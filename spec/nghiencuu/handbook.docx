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b/>
          <w:bCs/>
          <w:sz w:val="36"/>
          <w:szCs w:val="36"/>
        </w:rPr>
        <w:id w:val="-789354366"/>
        <w:docPartObj>
          <w:docPartGallery w:val="Cover Pages"/>
          <w:docPartUnique/>
        </w:docPartObj>
      </w:sdtPr>
      <w:sdtContent>
        <w:p w14:paraId="5F3B7552" w14:textId="25F94FE1" w:rsidR="00DC234E" w:rsidRDefault="00DC234E">
          <w:pPr>
            <w:rPr>
              <w:rFonts w:ascii="Times New Roman" w:eastAsia="Times New Roman" w:hAnsi="Times New Roman" w:cs="Times New Roman"/>
              <w:b/>
              <w:bCs/>
              <w:sz w:val="36"/>
              <w:szCs w:val="36"/>
            </w:rPr>
          </w:pPr>
          <w:r w:rsidRPr="00DC234E">
            <w:rPr>
              <w:rFonts w:ascii="Times New Roman" w:eastAsia="Times New Roman" w:hAnsi="Times New Roman" w:cs="Times New Roman"/>
              <w:b/>
              <w:bCs/>
              <w:noProof/>
              <w:sz w:val="36"/>
              <w:szCs w:val="36"/>
            </w:rPr>
            <mc:AlternateContent>
              <mc:Choice Requires="wps">
                <w:drawing>
                  <wp:anchor distT="0" distB="0" distL="114300" distR="114300" simplePos="0" relativeHeight="251659264" behindDoc="0" locked="0" layoutInCell="1" allowOverlap="1" wp14:anchorId="7F400D59" wp14:editId="574D04E5">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3146"/>
                                </w:tblGrid>
                                <w:tr w:rsidR="00DC234E" w14:paraId="055223E4" w14:textId="77777777">
                                  <w:trPr>
                                    <w:jc w:val="center"/>
                                  </w:trPr>
                                  <w:tc>
                                    <w:tcPr>
                                      <w:tcW w:w="2568" w:type="pct"/>
                                      <w:vAlign w:val="center"/>
                                    </w:tcPr>
                                    <w:p w14:paraId="25857AC8" w14:textId="77777777" w:rsidR="00DC234E" w:rsidRDefault="00DC234E">
                                      <w:pPr>
                                        <w:jc w:val="right"/>
                                      </w:pPr>
                                      <w:r>
                                        <w:rPr>
                                          <w:noProof/>
                                        </w:rPr>
                                        <w:drawing>
                                          <wp:inline distT="0" distB="0" distL="0" distR="0" wp14:anchorId="2F32DF6F" wp14:editId="4DB260AB">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ascii="Times New Roman" w:eastAsia="Times New Roman" w:hAnsi="Times New Roman" w:cs="Times New Roman"/>
                                          <w:b/>
                                          <w:bCs/>
                                          <w:kern w:val="36"/>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CC412AA" w14:textId="3F472363" w:rsidR="00DC234E" w:rsidRDefault="00DC234E">
                                          <w:pPr>
                                            <w:pStyle w:val="NoSpacing"/>
                                            <w:spacing w:line="312" w:lineRule="auto"/>
                                            <w:jc w:val="right"/>
                                            <w:rPr>
                                              <w:caps/>
                                              <w:color w:val="191919" w:themeColor="text1" w:themeTint="E6"/>
                                              <w:sz w:val="72"/>
                                              <w:szCs w:val="72"/>
                                            </w:rPr>
                                          </w:pPr>
                                          <w:r w:rsidRPr="00DC234E">
                                            <w:rPr>
                                              <w:rFonts w:ascii="Times New Roman" w:eastAsia="Times New Roman" w:hAnsi="Times New Roman" w:cs="Times New Roman"/>
                                              <w:b/>
                                              <w:bCs/>
                                              <w:kern w:val="36"/>
                                              <w:sz w:val="48"/>
                                              <w:szCs w:val="48"/>
                                            </w:rPr>
                                            <w:t>THUCHOCVN HANDBOOK</w:t>
                                          </w:r>
                                        </w:p>
                                      </w:sdtContent>
                                    </w:sdt>
                                    <w:sdt>
                                      <w:sdtPr>
                                        <w:rPr>
                                          <w:rFonts w:ascii="Times New Roman" w:eastAsia="Times New Roman" w:hAnsi="Times New Roman" w:cs="Times New Roman"/>
                                          <w:b/>
                                          <w:bCs/>
                                          <w:sz w:val="27"/>
                                          <w:szCs w:val="27"/>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90CCC96" w14:textId="4EBADC6C" w:rsidR="00DC234E" w:rsidRDefault="00DC234E">
                                          <w:pPr>
                                            <w:jc w:val="right"/>
                                            <w:rPr>
                                              <w:sz w:val="24"/>
                                              <w:szCs w:val="24"/>
                                            </w:rPr>
                                          </w:pPr>
                                          <w:r w:rsidRPr="00DC234E">
                                            <w:rPr>
                                              <w:rFonts w:ascii="Times New Roman" w:eastAsia="Times New Roman" w:hAnsi="Times New Roman" w:cs="Times New Roman"/>
                                              <w:b/>
                                              <w:bCs/>
                                              <w:sz w:val="27"/>
                                              <w:szCs w:val="27"/>
                                            </w:rPr>
                                            <w:t xml:space="preserve">Tài </w:t>
                                          </w:r>
                                          <w:proofErr w:type="spellStart"/>
                                          <w:r w:rsidRPr="00DC234E">
                                            <w:rPr>
                                              <w:rFonts w:ascii="Times New Roman" w:eastAsia="Times New Roman" w:hAnsi="Times New Roman" w:cs="Times New Roman"/>
                                              <w:b/>
                                              <w:bCs/>
                                              <w:sz w:val="27"/>
                                              <w:szCs w:val="27"/>
                                            </w:rPr>
                                            <w:t>liệu</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nền</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tảng</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dành</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cho</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đội</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ngũ</w:t>
                                          </w:r>
                                          <w:proofErr w:type="spellEnd"/>
                                          <w:r w:rsidRPr="00DC234E">
                                            <w:rPr>
                                              <w:rFonts w:ascii="Times New Roman" w:eastAsia="Times New Roman" w:hAnsi="Times New Roman" w:cs="Times New Roman"/>
                                              <w:b/>
                                              <w:bCs/>
                                              <w:sz w:val="27"/>
                                              <w:szCs w:val="27"/>
                                            </w:rPr>
                                            <w:t xml:space="preserve"> THUCHOCVN</w:t>
                                          </w:r>
                                        </w:p>
                                      </w:sdtContent>
                                    </w:sdt>
                                  </w:tc>
                                  <w:tc>
                                    <w:tcPr>
                                      <w:tcW w:w="2432" w:type="pct"/>
                                      <w:vAlign w:val="center"/>
                                    </w:tcPr>
                                    <w:p w14:paraId="542ABA28" w14:textId="77777777" w:rsidR="00DC234E" w:rsidRPr="00DC234E" w:rsidRDefault="00DC234E" w:rsidP="00DC234E">
                                      <w:pPr>
                                        <w:spacing w:before="100" w:beforeAutospacing="1" w:after="100" w:afterAutospacing="1" w:line="240" w:lineRule="auto"/>
                                        <w:outlineLvl w:val="2"/>
                                        <w:rPr>
                                          <w:rFonts w:ascii="Times New Roman" w:eastAsia="Times New Roman" w:hAnsi="Times New Roman" w:cs="Times New Roman"/>
                                          <w:b/>
                                          <w:bCs/>
                                          <w:sz w:val="27"/>
                                          <w:szCs w:val="27"/>
                                        </w:rPr>
                                      </w:pPr>
                                      <w:r w:rsidRPr="00DC234E">
                                        <w:rPr>
                                          <w:rFonts w:ascii="Times New Roman" w:eastAsia="Times New Roman" w:hAnsi="Times New Roman" w:cs="Times New Roman"/>
                                          <w:b/>
                                          <w:bCs/>
                                          <w:sz w:val="27"/>
                                          <w:szCs w:val="27"/>
                                        </w:rPr>
                                        <w:t>Internal Handbook</w:t>
                                      </w:r>
                                    </w:p>
                                    <w:sdt>
                                      <w:sdtPr>
                                        <w:rPr>
                                          <w:rFonts w:ascii="Times New Roman" w:eastAsia="Times New Roman" w:hAnsi="Times New Roman" w:cs="Times New Roman"/>
                                          <w:b/>
                                          <w:bCs/>
                                          <w:kern w:val="36"/>
                                          <w:sz w:val="48"/>
                                          <w:szCs w:val="48"/>
                                        </w:rPr>
                                        <w:alias w:val="Abstract"/>
                                        <w:tag w:val=""/>
                                        <w:id w:val="-2036181933"/>
                                        <w:dataBinding w:prefixMappings="xmlns:ns0='http://schemas.microsoft.com/office/2006/coverPageProps' " w:xpath="/ns0:CoverPageProperties[1]/ns0:Abstract[1]" w:storeItemID="{55AF091B-3C7A-41E3-B477-F2FDAA23CFDA}"/>
                                        <w:text/>
                                      </w:sdtPr>
                                      <w:sdtContent>
                                        <w:p w14:paraId="4A3F99D2" w14:textId="7C305267" w:rsidR="00DC234E" w:rsidRDefault="00DC234E">
                                          <w:pPr>
                                            <w:rPr>
                                              <w:color w:val="000000" w:themeColor="text1"/>
                                            </w:rPr>
                                          </w:pPr>
                                          <w:r w:rsidRPr="00DC234E">
                                            <w:rPr>
                                              <w:rFonts w:ascii="Times New Roman" w:eastAsia="Times New Roman" w:hAnsi="Times New Roman" w:cs="Times New Roman"/>
                                              <w:b/>
                                              <w:bCs/>
                                              <w:kern w:val="36"/>
                                              <w:sz w:val="48"/>
                                              <w:szCs w:val="48"/>
                                            </w:rPr>
                                            <w:t>Business Consulting Framework &amp; Operating System</w:t>
                                          </w:r>
                                        </w:p>
                                      </w:sdtContent>
                                    </w:sdt>
                                    <w:p w14:paraId="77FECED8" w14:textId="36C62499" w:rsidR="00DC234E" w:rsidRDefault="00DC234E" w:rsidP="00DC234E">
                                      <w:pPr>
                                        <w:pStyle w:val="NoSpacing"/>
                                      </w:pPr>
                                      <w:r w:rsidRPr="00DC234E">
                                        <w:rPr>
                                          <w:rFonts w:ascii="Times New Roman" w:eastAsia="Times New Roman" w:hAnsi="Times New Roman" w:cs="Times New Roman"/>
                                          <w:b/>
                                          <w:bCs/>
                                          <w:sz w:val="24"/>
                                          <w:szCs w:val="24"/>
                                        </w:rPr>
                                        <w:t xml:space="preserve">Version 1.0 </w:t>
                                      </w:r>
                                      <w:sdt>
                                        <w:sdtPr>
                                          <w:rPr>
                                            <w:rFonts w:ascii="Times New Roman" w:eastAsia="Times New Roman" w:hAnsi="Times New Roman" w:cs="Times New Roman"/>
                                            <w:b/>
                                            <w:bCs/>
                                            <w:sz w:val="36"/>
                                            <w:szCs w:val="36"/>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DC234E">
                                            <w:rPr>
                                              <w:rFonts w:ascii="Times New Roman" w:eastAsia="Times New Roman" w:hAnsi="Times New Roman" w:cs="Times New Roman"/>
                                              <w:b/>
                                              <w:bCs/>
                                              <w:sz w:val="36"/>
                                              <w:szCs w:val="36"/>
                                            </w:rPr>
                                            <w:t>Published2026</w:t>
                                          </w:r>
                                        </w:sdtContent>
                                      </w:sdt>
                                    </w:p>
                                  </w:tc>
                                </w:tr>
                              </w:tbl>
                              <w:p w14:paraId="3B379933" w14:textId="77777777" w:rsidR="00DC234E" w:rsidRDefault="00DC234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7F400D59" id="_x0000_t202" coordsize="21600,21600" o:spt="202" path="m,l,21600r21600,l21600,xe">
                    <v:stroke joinstyle="miter"/>
                    <v:path gradientshapeok="t" o:connecttype="rect"/>
                  </v:shapetype>
                  <v:shape id="Text Box 139" o:spid="_x0000_s1026" type="#_x0000_t202" style="position:absolute;margin-left:0;margin-top:0;width:134.85pt;height:302.4pt;z-index:25165926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5550"/>
                            <w:gridCol w:w="3146"/>
                          </w:tblGrid>
                          <w:tr w:rsidR="00DC234E" w14:paraId="055223E4" w14:textId="77777777">
                            <w:trPr>
                              <w:jc w:val="center"/>
                            </w:trPr>
                            <w:tc>
                              <w:tcPr>
                                <w:tcW w:w="2568" w:type="pct"/>
                                <w:vAlign w:val="center"/>
                              </w:tcPr>
                              <w:p w14:paraId="25857AC8" w14:textId="77777777" w:rsidR="00DC234E" w:rsidRDefault="00DC234E">
                                <w:pPr>
                                  <w:jc w:val="right"/>
                                </w:pPr>
                                <w:r>
                                  <w:rPr>
                                    <w:noProof/>
                                  </w:rPr>
                                  <w:drawing>
                                    <wp:inline distT="0" distB="0" distL="0" distR="0" wp14:anchorId="2F32DF6F" wp14:editId="4DB260AB">
                                      <wp:extent cx="3065006" cy="3831336"/>
                                      <wp:effectExtent l="0" t="0" r="2540" b="0"/>
                                      <wp:docPr id="139" name="Picture 137" descr="A picture of a winding road and trees" title="R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ree crop.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65006" cy="3831336"/>
                                              </a:xfrm>
                                              <a:prstGeom prst="rect">
                                                <a:avLst/>
                                              </a:prstGeom>
                                            </pic:spPr>
                                          </pic:pic>
                                        </a:graphicData>
                                      </a:graphic>
                                    </wp:inline>
                                  </w:drawing>
                                </w:r>
                              </w:p>
                              <w:sdt>
                                <w:sdtPr>
                                  <w:rPr>
                                    <w:rFonts w:ascii="Times New Roman" w:eastAsia="Times New Roman" w:hAnsi="Times New Roman" w:cs="Times New Roman"/>
                                    <w:b/>
                                    <w:bCs/>
                                    <w:kern w:val="36"/>
                                    <w:sz w:val="48"/>
                                    <w:szCs w:val="48"/>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0CC412AA" w14:textId="3F472363" w:rsidR="00DC234E" w:rsidRDefault="00DC234E">
                                    <w:pPr>
                                      <w:pStyle w:val="NoSpacing"/>
                                      <w:spacing w:line="312" w:lineRule="auto"/>
                                      <w:jc w:val="right"/>
                                      <w:rPr>
                                        <w:caps/>
                                        <w:color w:val="191919" w:themeColor="text1" w:themeTint="E6"/>
                                        <w:sz w:val="72"/>
                                        <w:szCs w:val="72"/>
                                      </w:rPr>
                                    </w:pPr>
                                    <w:r w:rsidRPr="00DC234E">
                                      <w:rPr>
                                        <w:rFonts w:ascii="Times New Roman" w:eastAsia="Times New Roman" w:hAnsi="Times New Roman" w:cs="Times New Roman"/>
                                        <w:b/>
                                        <w:bCs/>
                                        <w:kern w:val="36"/>
                                        <w:sz w:val="48"/>
                                        <w:szCs w:val="48"/>
                                      </w:rPr>
                                      <w:t>THUCHOCVN HANDBOOK</w:t>
                                    </w:r>
                                  </w:p>
                                </w:sdtContent>
                              </w:sdt>
                              <w:sdt>
                                <w:sdtPr>
                                  <w:rPr>
                                    <w:rFonts w:ascii="Times New Roman" w:eastAsia="Times New Roman" w:hAnsi="Times New Roman" w:cs="Times New Roman"/>
                                    <w:b/>
                                    <w:bCs/>
                                    <w:sz w:val="27"/>
                                    <w:szCs w:val="27"/>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90CCC96" w14:textId="4EBADC6C" w:rsidR="00DC234E" w:rsidRDefault="00DC234E">
                                    <w:pPr>
                                      <w:jc w:val="right"/>
                                      <w:rPr>
                                        <w:sz w:val="24"/>
                                        <w:szCs w:val="24"/>
                                      </w:rPr>
                                    </w:pPr>
                                    <w:r w:rsidRPr="00DC234E">
                                      <w:rPr>
                                        <w:rFonts w:ascii="Times New Roman" w:eastAsia="Times New Roman" w:hAnsi="Times New Roman" w:cs="Times New Roman"/>
                                        <w:b/>
                                        <w:bCs/>
                                        <w:sz w:val="27"/>
                                        <w:szCs w:val="27"/>
                                      </w:rPr>
                                      <w:t xml:space="preserve">Tài </w:t>
                                    </w:r>
                                    <w:proofErr w:type="spellStart"/>
                                    <w:r w:rsidRPr="00DC234E">
                                      <w:rPr>
                                        <w:rFonts w:ascii="Times New Roman" w:eastAsia="Times New Roman" w:hAnsi="Times New Roman" w:cs="Times New Roman"/>
                                        <w:b/>
                                        <w:bCs/>
                                        <w:sz w:val="27"/>
                                        <w:szCs w:val="27"/>
                                      </w:rPr>
                                      <w:t>liệu</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nền</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tảng</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dành</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cho</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đội</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ngũ</w:t>
                                    </w:r>
                                    <w:proofErr w:type="spellEnd"/>
                                    <w:r w:rsidRPr="00DC234E">
                                      <w:rPr>
                                        <w:rFonts w:ascii="Times New Roman" w:eastAsia="Times New Roman" w:hAnsi="Times New Roman" w:cs="Times New Roman"/>
                                        <w:b/>
                                        <w:bCs/>
                                        <w:sz w:val="27"/>
                                        <w:szCs w:val="27"/>
                                      </w:rPr>
                                      <w:t xml:space="preserve"> THUCHOCVN</w:t>
                                    </w:r>
                                  </w:p>
                                </w:sdtContent>
                              </w:sdt>
                            </w:tc>
                            <w:tc>
                              <w:tcPr>
                                <w:tcW w:w="2432" w:type="pct"/>
                                <w:vAlign w:val="center"/>
                              </w:tcPr>
                              <w:p w14:paraId="542ABA28" w14:textId="77777777" w:rsidR="00DC234E" w:rsidRPr="00DC234E" w:rsidRDefault="00DC234E" w:rsidP="00DC234E">
                                <w:pPr>
                                  <w:spacing w:before="100" w:beforeAutospacing="1" w:after="100" w:afterAutospacing="1" w:line="240" w:lineRule="auto"/>
                                  <w:outlineLvl w:val="2"/>
                                  <w:rPr>
                                    <w:rFonts w:ascii="Times New Roman" w:eastAsia="Times New Roman" w:hAnsi="Times New Roman" w:cs="Times New Roman"/>
                                    <w:b/>
                                    <w:bCs/>
                                    <w:sz w:val="27"/>
                                    <w:szCs w:val="27"/>
                                  </w:rPr>
                                </w:pPr>
                                <w:r w:rsidRPr="00DC234E">
                                  <w:rPr>
                                    <w:rFonts w:ascii="Times New Roman" w:eastAsia="Times New Roman" w:hAnsi="Times New Roman" w:cs="Times New Roman"/>
                                    <w:b/>
                                    <w:bCs/>
                                    <w:sz w:val="27"/>
                                    <w:szCs w:val="27"/>
                                  </w:rPr>
                                  <w:t>Internal Handbook</w:t>
                                </w:r>
                              </w:p>
                              <w:sdt>
                                <w:sdtPr>
                                  <w:rPr>
                                    <w:rFonts w:ascii="Times New Roman" w:eastAsia="Times New Roman" w:hAnsi="Times New Roman" w:cs="Times New Roman"/>
                                    <w:b/>
                                    <w:bCs/>
                                    <w:kern w:val="36"/>
                                    <w:sz w:val="48"/>
                                    <w:szCs w:val="48"/>
                                  </w:rPr>
                                  <w:alias w:val="Abstract"/>
                                  <w:tag w:val=""/>
                                  <w:id w:val="-2036181933"/>
                                  <w:dataBinding w:prefixMappings="xmlns:ns0='http://schemas.microsoft.com/office/2006/coverPageProps' " w:xpath="/ns0:CoverPageProperties[1]/ns0:Abstract[1]" w:storeItemID="{55AF091B-3C7A-41E3-B477-F2FDAA23CFDA}"/>
                                  <w:text/>
                                </w:sdtPr>
                                <w:sdtContent>
                                  <w:p w14:paraId="4A3F99D2" w14:textId="7C305267" w:rsidR="00DC234E" w:rsidRDefault="00DC234E">
                                    <w:pPr>
                                      <w:rPr>
                                        <w:color w:val="000000" w:themeColor="text1"/>
                                      </w:rPr>
                                    </w:pPr>
                                    <w:r w:rsidRPr="00DC234E">
                                      <w:rPr>
                                        <w:rFonts w:ascii="Times New Roman" w:eastAsia="Times New Roman" w:hAnsi="Times New Roman" w:cs="Times New Roman"/>
                                        <w:b/>
                                        <w:bCs/>
                                        <w:kern w:val="36"/>
                                        <w:sz w:val="48"/>
                                        <w:szCs w:val="48"/>
                                      </w:rPr>
                                      <w:t>Business Consulting Framework &amp; Operating System</w:t>
                                    </w:r>
                                  </w:p>
                                </w:sdtContent>
                              </w:sdt>
                              <w:p w14:paraId="77FECED8" w14:textId="36C62499" w:rsidR="00DC234E" w:rsidRDefault="00DC234E" w:rsidP="00DC234E">
                                <w:pPr>
                                  <w:pStyle w:val="NoSpacing"/>
                                </w:pPr>
                                <w:r w:rsidRPr="00DC234E">
                                  <w:rPr>
                                    <w:rFonts w:ascii="Times New Roman" w:eastAsia="Times New Roman" w:hAnsi="Times New Roman" w:cs="Times New Roman"/>
                                    <w:b/>
                                    <w:bCs/>
                                    <w:sz w:val="24"/>
                                    <w:szCs w:val="24"/>
                                  </w:rPr>
                                  <w:t xml:space="preserve">Version 1.0 </w:t>
                                </w:r>
                                <w:sdt>
                                  <w:sdtPr>
                                    <w:rPr>
                                      <w:rFonts w:ascii="Times New Roman" w:eastAsia="Times New Roman" w:hAnsi="Times New Roman" w:cs="Times New Roman"/>
                                      <w:b/>
                                      <w:bCs/>
                                      <w:sz w:val="36"/>
                                      <w:szCs w:val="36"/>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Pr="00DC234E">
                                      <w:rPr>
                                        <w:rFonts w:ascii="Times New Roman" w:eastAsia="Times New Roman" w:hAnsi="Times New Roman" w:cs="Times New Roman"/>
                                        <w:b/>
                                        <w:bCs/>
                                        <w:sz w:val="36"/>
                                        <w:szCs w:val="36"/>
                                      </w:rPr>
                                      <w:t>Published2026</w:t>
                                    </w:r>
                                  </w:sdtContent>
                                </w:sdt>
                              </w:p>
                            </w:tc>
                          </w:tr>
                        </w:tbl>
                        <w:p w14:paraId="3B379933" w14:textId="77777777" w:rsidR="00DC234E" w:rsidRDefault="00DC234E"/>
                      </w:txbxContent>
                    </v:textbox>
                    <w10:wrap anchorx="page" anchory="page"/>
                  </v:shape>
                </w:pict>
              </mc:Fallback>
            </mc:AlternateContent>
          </w:r>
          <w:r>
            <w:rPr>
              <w:rFonts w:ascii="Times New Roman" w:eastAsia="Times New Roman" w:hAnsi="Times New Roman" w:cs="Times New Roman"/>
              <w:b/>
              <w:bCs/>
              <w:sz w:val="36"/>
              <w:szCs w:val="36"/>
            </w:rPr>
            <w:br w:type="page"/>
          </w:r>
        </w:p>
      </w:sdtContent>
    </w:sdt>
    <w:p w14:paraId="16811911" w14:textId="77777777" w:rsidR="00DC234E" w:rsidRPr="00DC234E" w:rsidRDefault="00DC234E" w:rsidP="00DC23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34E">
        <w:rPr>
          <w:rFonts w:ascii="Times New Roman" w:eastAsia="Times New Roman" w:hAnsi="Times New Roman" w:cs="Times New Roman"/>
          <w:b/>
          <w:bCs/>
          <w:kern w:val="36"/>
          <w:sz w:val="48"/>
          <w:szCs w:val="48"/>
        </w:rPr>
        <w:lastRenderedPageBreak/>
        <w:t>THUCHOCVN</w:t>
      </w:r>
    </w:p>
    <w:p w14:paraId="71AB63B6" w14:textId="77777777" w:rsidR="00DC234E" w:rsidRPr="00DC234E" w:rsidRDefault="00DC234E" w:rsidP="00DC234E">
      <w:pPr>
        <w:spacing w:before="100" w:beforeAutospacing="1" w:after="100" w:afterAutospacing="1" w:line="240" w:lineRule="auto"/>
        <w:outlineLvl w:val="1"/>
        <w:rPr>
          <w:rFonts w:ascii="Times New Roman" w:eastAsia="Times New Roman" w:hAnsi="Times New Roman" w:cs="Times New Roman"/>
          <w:b/>
          <w:bCs/>
          <w:sz w:val="36"/>
          <w:szCs w:val="36"/>
        </w:rPr>
      </w:pPr>
      <w:r w:rsidRPr="00DC234E">
        <w:rPr>
          <w:rFonts w:ascii="Times New Roman" w:eastAsia="Times New Roman" w:hAnsi="Times New Roman" w:cs="Times New Roman"/>
          <w:b/>
          <w:bCs/>
          <w:sz w:val="36"/>
          <w:szCs w:val="36"/>
        </w:rPr>
        <w:t>HANDBOOK</w:t>
      </w:r>
    </w:p>
    <w:p w14:paraId="571D2258" w14:textId="77777777" w:rsidR="00DC234E" w:rsidRPr="00DC234E" w:rsidRDefault="00DC234E" w:rsidP="00DC234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C234E">
        <w:rPr>
          <w:rFonts w:ascii="Times New Roman" w:eastAsia="Times New Roman" w:hAnsi="Times New Roman" w:cs="Times New Roman"/>
          <w:b/>
          <w:bCs/>
          <w:kern w:val="36"/>
          <w:sz w:val="48"/>
          <w:szCs w:val="48"/>
        </w:rPr>
        <w:t>Business Consulting Framework &amp; Operating System</w:t>
      </w:r>
    </w:p>
    <w:p w14:paraId="13BB7319" w14:textId="77777777" w:rsidR="00DC234E" w:rsidRPr="00DC234E" w:rsidRDefault="00DC234E" w:rsidP="00DC234E">
      <w:pPr>
        <w:spacing w:before="100" w:beforeAutospacing="1" w:after="100" w:afterAutospacing="1" w:line="240" w:lineRule="auto"/>
        <w:outlineLvl w:val="2"/>
        <w:rPr>
          <w:rFonts w:ascii="Times New Roman" w:eastAsia="Times New Roman" w:hAnsi="Times New Roman" w:cs="Times New Roman"/>
          <w:b/>
          <w:bCs/>
          <w:sz w:val="27"/>
          <w:szCs w:val="27"/>
        </w:rPr>
      </w:pPr>
      <w:r w:rsidRPr="00DC234E">
        <w:rPr>
          <w:rFonts w:ascii="Times New Roman" w:eastAsia="Times New Roman" w:hAnsi="Times New Roman" w:cs="Times New Roman"/>
          <w:b/>
          <w:bCs/>
          <w:sz w:val="27"/>
          <w:szCs w:val="27"/>
        </w:rPr>
        <w:t>Internal Handbook</w:t>
      </w:r>
    </w:p>
    <w:p w14:paraId="193B337E" w14:textId="77777777" w:rsidR="00DC234E" w:rsidRPr="00DC234E" w:rsidRDefault="00DC234E" w:rsidP="00DC234E">
      <w:pPr>
        <w:spacing w:after="0" w:line="240" w:lineRule="auto"/>
        <w:rPr>
          <w:rFonts w:ascii="Times New Roman" w:eastAsia="Times New Roman" w:hAnsi="Times New Roman" w:cs="Times New Roman"/>
          <w:sz w:val="24"/>
          <w:szCs w:val="24"/>
        </w:rPr>
      </w:pPr>
      <w:r w:rsidRPr="00DC234E">
        <w:rPr>
          <w:rFonts w:ascii="Times New Roman" w:eastAsia="Times New Roman" w:hAnsi="Times New Roman" w:cs="Times New Roman"/>
          <w:sz w:val="24"/>
          <w:szCs w:val="24"/>
        </w:rPr>
        <w:pict w14:anchorId="4576AFF8">
          <v:rect id="_x0000_i1953" style="width:0;height:1.5pt" o:hralign="center" o:hrstd="t" o:hr="t" fillcolor="#a0a0a0" stroked="f"/>
        </w:pict>
      </w:r>
    </w:p>
    <w:p w14:paraId="0F331F1A" w14:textId="77777777" w:rsidR="00DC234E" w:rsidRPr="00DC234E" w:rsidRDefault="00DC234E" w:rsidP="00DC234E">
      <w:pPr>
        <w:spacing w:before="100" w:beforeAutospacing="1" w:after="100" w:afterAutospacing="1" w:line="240" w:lineRule="auto"/>
        <w:outlineLvl w:val="2"/>
        <w:rPr>
          <w:rFonts w:ascii="Times New Roman" w:eastAsia="Times New Roman" w:hAnsi="Times New Roman" w:cs="Times New Roman"/>
          <w:b/>
          <w:bCs/>
          <w:sz w:val="27"/>
          <w:szCs w:val="27"/>
        </w:rPr>
      </w:pPr>
      <w:r w:rsidRPr="00DC234E">
        <w:rPr>
          <w:rFonts w:ascii="Times New Roman" w:eastAsia="Times New Roman" w:hAnsi="Times New Roman" w:cs="Times New Roman"/>
          <w:b/>
          <w:bCs/>
          <w:sz w:val="27"/>
          <w:szCs w:val="27"/>
        </w:rPr>
        <w:t xml:space="preserve">Học </w:t>
      </w:r>
      <w:proofErr w:type="spellStart"/>
      <w:r w:rsidRPr="00DC234E">
        <w:rPr>
          <w:rFonts w:ascii="Times New Roman" w:eastAsia="Times New Roman" w:hAnsi="Times New Roman" w:cs="Times New Roman"/>
          <w:b/>
          <w:bCs/>
          <w:sz w:val="27"/>
          <w:szCs w:val="27"/>
        </w:rPr>
        <w:t>thật</w:t>
      </w:r>
      <w:proofErr w:type="spellEnd"/>
      <w:r w:rsidRPr="00DC234E">
        <w:rPr>
          <w:rFonts w:ascii="Times New Roman" w:eastAsia="Times New Roman" w:hAnsi="Times New Roman" w:cs="Times New Roman"/>
          <w:b/>
          <w:bCs/>
          <w:sz w:val="27"/>
          <w:szCs w:val="27"/>
        </w:rPr>
        <w:t xml:space="preserve"> • </w:t>
      </w:r>
      <w:proofErr w:type="spellStart"/>
      <w:r w:rsidRPr="00DC234E">
        <w:rPr>
          <w:rFonts w:ascii="Times New Roman" w:eastAsia="Times New Roman" w:hAnsi="Times New Roman" w:cs="Times New Roman"/>
          <w:b/>
          <w:bCs/>
          <w:sz w:val="27"/>
          <w:szCs w:val="27"/>
        </w:rPr>
        <w:t>Làm</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thật</w:t>
      </w:r>
      <w:proofErr w:type="spellEnd"/>
      <w:r w:rsidRPr="00DC234E">
        <w:rPr>
          <w:rFonts w:ascii="Times New Roman" w:eastAsia="Times New Roman" w:hAnsi="Times New Roman" w:cs="Times New Roman"/>
          <w:b/>
          <w:bCs/>
          <w:sz w:val="27"/>
          <w:szCs w:val="27"/>
        </w:rPr>
        <w:t xml:space="preserve"> • </w:t>
      </w:r>
      <w:proofErr w:type="spellStart"/>
      <w:r w:rsidRPr="00DC234E">
        <w:rPr>
          <w:rFonts w:ascii="Times New Roman" w:eastAsia="Times New Roman" w:hAnsi="Times New Roman" w:cs="Times New Roman"/>
          <w:b/>
          <w:bCs/>
          <w:sz w:val="27"/>
          <w:szCs w:val="27"/>
        </w:rPr>
        <w:t>Giá</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trị</w:t>
      </w:r>
      <w:proofErr w:type="spellEnd"/>
      <w:r w:rsidRPr="00DC234E">
        <w:rPr>
          <w:rFonts w:ascii="Times New Roman" w:eastAsia="Times New Roman" w:hAnsi="Times New Roman" w:cs="Times New Roman"/>
          <w:b/>
          <w:bCs/>
          <w:sz w:val="27"/>
          <w:szCs w:val="27"/>
        </w:rPr>
        <w:t xml:space="preserve"> </w:t>
      </w:r>
      <w:proofErr w:type="spellStart"/>
      <w:r w:rsidRPr="00DC234E">
        <w:rPr>
          <w:rFonts w:ascii="Times New Roman" w:eastAsia="Times New Roman" w:hAnsi="Times New Roman" w:cs="Times New Roman"/>
          <w:b/>
          <w:bCs/>
          <w:sz w:val="27"/>
          <w:szCs w:val="27"/>
        </w:rPr>
        <w:t>thật</w:t>
      </w:r>
      <w:proofErr w:type="spellEnd"/>
    </w:p>
    <w:p w14:paraId="373CD002" w14:textId="77777777" w:rsidR="00DC234E" w:rsidRPr="00DC234E" w:rsidRDefault="00DC234E" w:rsidP="00DC234E">
      <w:pPr>
        <w:spacing w:after="0" w:line="240" w:lineRule="auto"/>
        <w:rPr>
          <w:rFonts w:ascii="Times New Roman" w:eastAsia="Times New Roman" w:hAnsi="Times New Roman" w:cs="Times New Roman"/>
          <w:sz w:val="24"/>
          <w:szCs w:val="24"/>
        </w:rPr>
      </w:pPr>
      <w:r w:rsidRPr="00DC234E">
        <w:rPr>
          <w:rFonts w:ascii="Times New Roman" w:eastAsia="Times New Roman" w:hAnsi="Times New Roman" w:cs="Times New Roman"/>
          <w:sz w:val="24"/>
          <w:szCs w:val="24"/>
        </w:rPr>
        <w:pict w14:anchorId="75499282">
          <v:rect id="_x0000_i1954" style="width:0;height:1.5pt" o:hralign="center" o:hrstd="t" o:hr="t" fillcolor="#a0a0a0" stroked="f"/>
        </w:pict>
      </w:r>
    </w:p>
    <w:p w14:paraId="3304B2F8" w14:textId="6F38B1E9" w:rsidR="00DC234E" w:rsidRPr="00DC234E" w:rsidDel="00F54A08" w:rsidRDefault="00DC234E" w:rsidP="00DC234E">
      <w:pPr>
        <w:spacing w:before="100" w:beforeAutospacing="1" w:after="100" w:afterAutospacing="1" w:line="240" w:lineRule="auto"/>
        <w:outlineLvl w:val="1"/>
        <w:rPr>
          <w:del w:id="0" w:author="Admin" w:date="2026-07-06T16:40:00Z" w16du:dateUtc="2026-07-06T09:40:00Z"/>
          <w:rFonts w:ascii="Times New Roman" w:eastAsia="Times New Roman" w:hAnsi="Times New Roman" w:cs="Times New Roman"/>
          <w:b/>
          <w:bCs/>
          <w:sz w:val="36"/>
          <w:szCs w:val="36"/>
        </w:rPr>
      </w:pPr>
      <w:del w:id="1" w:author="Admin" w:date="2026-07-06T16:40:00Z" w16du:dateUtc="2026-07-06T09:40:00Z">
        <w:r w:rsidRPr="00DC234E" w:rsidDel="00F54A08">
          <w:rPr>
            <w:rFonts w:ascii="Times New Roman" w:eastAsia="Times New Roman" w:hAnsi="Times New Roman" w:cs="Times New Roman"/>
            <w:b/>
            <w:bCs/>
            <w:sz w:val="36"/>
            <w:szCs w:val="36"/>
          </w:rPr>
          <w:delText>Version</w:delText>
        </w:r>
      </w:del>
    </w:p>
    <w:p w14:paraId="5652B08E" w14:textId="53706960" w:rsidR="00DC234E" w:rsidRPr="00DC234E" w:rsidDel="00F54A08" w:rsidRDefault="00DC234E" w:rsidP="00DC234E">
      <w:pPr>
        <w:spacing w:before="100" w:beforeAutospacing="1" w:after="100" w:afterAutospacing="1" w:line="240" w:lineRule="auto"/>
        <w:rPr>
          <w:del w:id="2" w:author="Admin" w:date="2026-07-06T16:40:00Z" w16du:dateUtc="2026-07-06T09:40:00Z"/>
          <w:rFonts w:ascii="Times New Roman" w:eastAsia="Times New Roman" w:hAnsi="Times New Roman" w:cs="Times New Roman"/>
          <w:sz w:val="24"/>
          <w:szCs w:val="24"/>
        </w:rPr>
      </w:pPr>
      <w:del w:id="3" w:author="Admin" w:date="2026-07-06T16:40:00Z" w16du:dateUtc="2026-07-06T09:40:00Z">
        <w:r w:rsidRPr="00DC234E" w:rsidDel="00F54A08">
          <w:rPr>
            <w:rFonts w:ascii="Times New Roman" w:eastAsia="Times New Roman" w:hAnsi="Times New Roman" w:cs="Times New Roman"/>
            <w:b/>
            <w:bCs/>
            <w:sz w:val="24"/>
            <w:szCs w:val="24"/>
          </w:rPr>
          <w:delText>Version 1.0 (Founder's Edition)</w:delText>
        </w:r>
      </w:del>
    </w:p>
    <w:p w14:paraId="2B1A0AB3" w14:textId="56607F4A" w:rsidR="00DC234E" w:rsidRPr="00DC234E" w:rsidDel="00F54A08" w:rsidRDefault="00DC234E" w:rsidP="00DC234E">
      <w:pPr>
        <w:spacing w:before="100" w:beforeAutospacing="1" w:after="100" w:afterAutospacing="1" w:line="240" w:lineRule="auto"/>
        <w:outlineLvl w:val="1"/>
        <w:rPr>
          <w:del w:id="4" w:author="Admin" w:date="2026-07-06T16:40:00Z" w16du:dateUtc="2026-07-06T09:40:00Z"/>
          <w:rFonts w:ascii="Times New Roman" w:eastAsia="Times New Roman" w:hAnsi="Times New Roman" w:cs="Times New Roman"/>
          <w:b/>
          <w:bCs/>
          <w:sz w:val="36"/>
          <w:szCs w:val="36"/>
        </w:rPr>
      </w:pPr>
      <w:del w:id="5" w:author="Admin" w:date="2026-07-06T16:40:00Z" w16du:dateUtc="2026-07-06T09:40:00Z">
        <w:r w:rsidRPr="00DC234E" w:rsidDel="00F54A08">
          <w:rPr>
            <w:rFonts w:ascii="Times New Roman" w:eastAsia="Times New Roman" w:hAnsi="Times New Roman" w:cs="Times New Roman"/>
            <w:b/>
            <w:bCs/>
            <w:sz w:val="36"/>
            <w:szCs w:val="36"/>
          </w:rPr>
          <w:delText>Author</w:delText>
        </w:r>
      </w:del>
    </w:p>
    <w:p w14:paraId="2119505E" w14:textId="537415AF" w:rsidR="00DC234E" w:rsidRPr="00DC234E" w:rsidDel="00F54A08" w:rsidRDefault="00DC234E" w:rsidP="00DC234E">
      <w:pPr>
        <w:spacing w:before="100" w:beforeAutospacing="1" w:after="100" w:afterAutospacing="1" w:line="240" w:lineRule="auto"/>
        <w:rPr>
          <w:del w:id="6" w:author="Admin" w:date="2026-07-06T16:40:00Z" w16du:dateUtc="2026-07-06T09:40:00Z"/>
          <w:rFonts w:ascii="Times New Roman" w:eastAsia="Times New Roman" w:hAnsi="Times New Roman" w:cs="Times New Roman"/>
          <w:sz w:val="24"/>
          <w:szCs w:val="24"/>
        </w:rPr>
      </w:pPr>
      <w:del w:id="7" w:author="Admin" w:date="2026-07-06T16:40:00Z" w16du:dateUtc="2026-07-06T09:40:00Z">
        <w:r w:rsidRPr="00DC234E" w:rsidDel="00F54A08">
          <w:rPr>
            <w:rFonts w:ascii="Times New Roman" w:eastAsia="Times New Roman" w:hAnsi="Times New Roman" w:cs="Times New Roman"/>
            <w:b/>
            <w:bCs/>
            <w:sz w:val="24"/>
            <w:szCs w:val="24"/>
          </w:rPr>
          <w:delText>Lê Thị Hà</w:delText>
        </w:r>
      </w:del>
    </w:p>
    <w:p w14:paraId="632CE9BB" w14:textId="2D0D726B" w:rsidR="00DC234E" w:rsidRPr="00DC234E" w:rsidDel="00F54A08" w:rsidRDefault="00DC234E" w:rsidP="00DC234E">
      <w:pPr>
        <w:spacing w:before="100" w:beforeAutospacing="1" w:after="100" w:afterAutospacing="1" w:line="240" w:lineRule="auto"/>
        <w:rPr>
          <w:del w:id="8" w:author="Admin" w:date="2026-07-06T16:40:00Z" w16du:dateUtc="2026-07-06T09:40:00Z"/>
          <w:rFonts w:ascii="Times New Roman" w:eastAsia="Times New Roman" w:hAnsi="Times New Roman" w:cs="Times New Roman"/>
          <w:sz w:val="24"/>
          <w:szCs w:val="24"/>
        </w:rPr>
      </w:pPr>
      <w:del w:id="9" w:author="Admin" w:date="2026-07-06T16:40:00Z" w16du:dateUtc="2026-07-06T09:40:00Z">
        <w:r w:rsidRPr="00DC234E" w:rsidDel="00F54A08">
          <w:rPr>
            <w:rFonts w:ascii="Times New Roman" w:eastAsia="Times New Roman" w:hAnsi="Times New Roman" w:cs="Times New Roman"/>
            <w:sz w:val="24"/>
            <w:szCs w:val="24"/>
          </w:rPr>
          <w:delText>Founder</w:delText>
        </w:r>
      </w:del>
    </w:p>
    <w:p w14:paraId="4D0FA4FE" w14:textId="16BD0CE2" w:rsidR="00DC234E" w:rsidRPr="00DC234E" w:rsidDel="00F54A08" w:rsidRDefault="00DC234E" w:rsidP="00DC234E">
      <w:pPr>
        <w:spacing w:before="100" w:beforeAutospacing="1" w:after="100" w:afterAutospacing="1" w:line="240" w:lineRule="auto"/>
        <w:rPr>
          <w:del w:id="10" w:author="Admin" w:date="2026-07-06T16:40:00Z" w16du:dateUtc="2026-07-06T09:40:00Z"/>
          <w:rFonts w:ascii="Times New Roman" w:eastAsia="Times New Roman" w:hAnsi="Times New Roman" w:cs="Times New Roman"/>
          <w:sz w:val="24"/>
          <w:szCs w:val="24"/>
        </w:rPr>
      </w:pPr>
      <w:del w:id="11" w:author="Admin" w:date="2026-07-06T16:40:00Z" w16du:dateUtc="2026-07-06T09:40:00Z">
        <w:r w:rsidRPr="00DC234E" w:rsidDel="00F54A08">
          <w:rPr>
            <w:rFonts w:ascii="Times New Roman" w:eastAsia="Times New Roman" w:hAnsi="Times New Roman" w:cs="Times New Roman"/>
            <w:sz w:val="24"/>
            <w:szCs w:val="24"/>
          </w:rPr>
          <w:delText>THUCHOCVN</w:delText>
        </w:r>
      </w:del>
    </w:p>
    <w:p w14:paraId="7409D751" w14:textId="43E123D1" w:rsidR="00DC234E" w:rsidRPr="00DC234E" w:rsidDel="00F54A08" w:rsidRDefault="00DC234E" w:rsidP="00DC234E">
      <w:pPr>
        <w:spacing w:before="100" w:beforeAutospacing="1" w:after="100" w:afterAutospacing="1" w:line="240" w:lineRule="auto"/>
        <w:outlineLvl w:val="1"/>
        <w:rPr>
          <w:del w:id="12" w:author="Admin" w:date="2026-07-06T16:40:00Z" w16du:dateUtc="2026-07-06T09:40:00Z"/>
          <w:rFonts w:ascii="Times New Roman" w:eastAsia="Times New Roman" w:hAnsi="Times New Roman" w:cs="Times New Roman"/>
          <w:b/>
          <w:bCs/>
          <w:sz w:val="36"/>
          <w:szCs w:val="36"/>
        </w:rPr>
      </w:pPr>
      <w:del w:id="13" w:author="Admin" w:date="2026-07-06T16:40:00Z" w16du:dateUtc="2026-07-06T09:40:00Z">
        <w:r w:rsidRPr="00DC234E" w:rsidDel="00F54A08">
          <w:rPr>
            <w:rFonts w:ascii="Times New Roman" w:eastAsia="Times New Roman" w:hAnsi="Times New Roman" w:cs="Times New Roman"/>
            <w:b/>
            <w:bCs/>
            <w:sz w:val="36"/>
            <w:szCs w:val="36"/>
          </w:rPr>
          <w:delText>Document Status</w:delText>
        </w:r>
      </w:del>
    </w:p>
    <w:p w14:paraId="38963ABC" w14:textId="2AC2AD64" w:rsidR="00DC234E" w:rsidRPr="00DC234E" w:rsidDel="00F54A08" w:rsidRDefault="00DC234E" w:rsidP="00DC234E">
      <w:pPr>
        <w:spacing w:before="100" w:beforeAutospacing="1" w:after="100" w:afterAutospacing="1" w:line="240" w:lineRule="auto"/>
        <w:rPr>
          <w:del w:id="14" w:author="Admin" w:date="2026-07-06T16:40:00Z" w16du:dateUtc="2026-07-06T09:40:00Z"/>
          <w:rFonts w:ascii="Times New Roman" w:eastAsia="Times New Roman" w:hAnsi="Times New Roman" w:cs="Times New Roman"/>
          <w:sz w:val="24"/>
          <w:szCs w:val="24"/>
        </w:rPr>
      </w:pPr>
      <w:del w:id="15" w:author="Admin" w:date="2026-07-06T16:40:00Z" w16du:dateUtc="2026-07-06T09:40:00Z">
        <w:r w:rsidRPr="00DC234E" w:rsidDel="00F54A08">
          <w:rPr>
            <w:rFonts w:ascii="Times New Roman" w:eastAsia="Times New Roman" w:hAnsi="Times New Roman" w:cs="Times New Roman"/>
            <w:sz w:val="24"/>
            <w:szCs w:val="24"/>
          </w:rPr>
          <w:delText>Draft</w:delText>
        </w:r>
      </w:del>
    </w:p>
    <w:p w14:paraId="28DCF3D8" w14:textId="72A137A8" w:rsidR="00DC234E" w:rsidRPr="00DC234E" w:rsidDel="00F54A08" w:rsidRDefault="00DC234E" w:rsidP="00DC234E">
      <w:pPr>
        <w:spacing w:before="100" w:beforeAutospacing="1" w:after="100" w:afterAutospacing="1" w:line="240" w:lineRule="auto"/>
        <w:outlineLvl w:val="1"/>
        <w:rPr>
          <w:del w:id="16" w:author="Admin" w:date="2026-07-06T16:40:00Z" w16du:dateUtc="2026-07-06T09:40:00Z"/>
          <w:rFonts w:ascii="Times New Roman" w:eastAsia="Times New Roman" w:hAnsi="Times New Roman" w:cs="Times New Roman"/>
          <w:b/>
          <w:bCs/>
          <w:sz w:val="36"/>
          <w:szCs w:val="36"/>
        </w:rPr>
      </w:pPr>
      <w:del w:id="17" w:author="Admin" w:date="2026-07-06T16:40:00Z" w16du:dateUtc="2026-07-06T09:40:00Z">
        <w:r w:rsidRPr="00DC234E" w:rsidDel="00F54A08">
          <w:rPr>
            <w:rFonts w:ascii="Times New Roman" w:eastAsia="Times New Roman" w:hAnsi="Times New Roman" w:cs="Times New Roman"/>
            <w:b/>
            <w:bCs/>
            <w:sz w:val="36"/>
            <w:szCs w:val="36"/>
          </w:rPr>
          <w:delText>Confidentiality</w:delText>
        </w:r>
      </w:del>
    </w:p>
    <w:p w14:paraId="3F835C3E" w14:textId="301C6B34" w:rsidR="00DC234E" w:rsidRPr="00DC234E" w:rsidDel="00F54A08" w:rsidRDefault="00DC234E" w:rsidP="00DC234E">
      <w:pPr>
        <w:spacing w:before="100" w:beforeAutospacing="1" w:after="100" w:afterAutospacing="1" w:line="240" w:lineRule="auto"/>
        <w:rPr>
          <w:del w:id="18" w:author="Admin" w:date="2026-07-06T16:40:00Z" w16du:dateUtc="2026-07-06T09:40:00Z"/>
          <w:rFonts w:ascii="Times New Roman" w:eastAsia="Times New Roman" w:hAnsi="Times New Roman" w:cs="Times New Roman"/>
          <w:sz w:val="24"/>
          <w:szCs w:val="24"/>
        </w:rPr>
      </w:pPr>
      <w:del w:id="19" w:author="Admin" w:date="2026-07-06T16:40:00Z" w16du:dateUtc="2026-07-06T09:40:00Z">
        <w:r w:rsidRPr="00DC234E" w:rsidDel="00F54A08">
          <w:rPr>
            <w:rFonts w:ascii="Times New Roman" w:eastAsia="Times New Roman" w:hAnsi="Times New Roman" w:cs="Times New Roman"/>
            <w:sz w:val="24"/>
            <w:szCs w:val="24"/>
          </w:rPr>
          <w:delText>Internal Use Only</w:delText>
        </w:r>
      </w:del>
    </w:p>
    <w:p w14:paraId="37484012" w14:textId="156CAFD8" w:rsidR="00DC234E" w:rsidRPr="00DC234E" w:rsidDel="00F54A08" w:rsidRDefault="00DC234E" w:rsidP="00DC234E">
      <w:pPr>
        <w:spacing w:before="100" w:beforeAutospacing="1" w:after="100" w:afterAutospacing="1" w:line="240" w:lineRule="auto"/>
        <w:outlineLvl w:val="1"/>
        <w:rPr>
          <w:del w:id="20" w:author="Admin" w:date="2026-07-06T16:40:00Z" w16du:dateUtc="2026-07-06T09:40:00Z"/>
          <w:rFonts w:ascii="Times New Roman" w:eastAsia="Times New Roman" w:hAnsi="Times New Roman" w:cs="Times New Roman"/>
          <w:b/>
          <w:bCs/>
          <w:sz w:val="36"/>
          <w:szCs w:val="36"/>
        </w:rPr>
      </w:pPr>
      <w:del w:id="21" w:author="Admin" w:date="2026-07-06T16:40:00Z" w16du:dateUtc="2026-07-06T09:40:00Z">
        <w:r w:rsidRPr="00DC234E" w:rsidDel="00F54A08">
          <w:rPr>
            <w:rFonts w:ascii="Times New Roman" w:eastAsia="Times New Roman" w:hAnsi="Times New Roman" w:cs="Times New Roman"/>
            <w:b/>
            <w:bCs/>
            <w:sz w:val="36"/>
            <w:szCs w:val="36"/>
          </w:rPr>
          <w:delText>Published</w:delText>
        </w:r>
      </w:del>
    </w:p>
    <w:p w14:paraId="09ACA14A" w14:textId="199DD49A" w:rsidR="00F54A08" w:rsidRPr="00DC234E" w:rsidRDefault="00DC234E" w:rsidP="00F54A08">
      <w:pPr>
        <w:spacing w:before="100" w:beforeAutospacing="1" w:after="100" w:afterAutospacing="1" w:line="240" w:lineRule="auto"/>
        <w:outlineLvl w:val="1"/>
        <w:rPr>
          <w:moveTo w:id="22" w:author="Admin" w:date="2026-07-06T16:40:00Z" w16du:dateUtc="2026-07-06T09:40:00Z"/>
          <w:rFonts w:ascii="Times New Roman" w:eastAsia="Times New Roman" w:hAnsi="Times New Roman" w:cs="Times New Roman"/>
          <w:b/>
          <w:bCs/>
          <w:sz w:val="36"/>
          <w:szCs w:val="36"/>
        </w:rPr>
      </w:pPr>
      <w:del w:id="23" w:author="Admin" w:date="2026-07-06T16:40:00Z" w16du:dateUtc="2026-07-06T09:40:00Z">
        <w:r w:rsidRPr="00DC234E" w:rsidDel="00F54A08">
          <w:rPr>
            <w:rFonts w:ascii="Times New Roman" w:eastAsia="Times New Roman" w:hAnsi="Times New Roman" w:cs="Times New Roman"/>
            <w:sz w:val="24"/>
            <w:szCs w:val="24"/>
          </w:rPr>
          <w:delText>2026</w:delText>
        </w:r>
      </w:del>
      <w:ins w:id="24" w:author="Admin" w:date="2026-07-06T16:40:00Z" w16du:dateUtc="2026-07-06T09:40:00Z">
        <w:r w:rsidR="00F54A08" w:rsidRPr="00F54A08">
          <w:rPr>
            <w:rFonts w:ascii="Times New Roman" w:eastAsia="Times New Roman" w:hAnsi="Times New Roman" w:cs="Times New Roman"/>
            <w:b/>
            <w:bCs/>
            <w:sz w:val="36"/>
            <w:szCs w:val="36"/>
          </w:rPr>
          <w:t xml:space="preserve"> </w:t>
        </w:r>
      </w:ins>
      <w:moveToRangeStart w:id="25" w:author="Admin" w:date="2026-07-06T16:40:00Z" w:name="move234248434"/>
      <w:moveTo w:id="26" w:author="Admin" w:date="2026-07-06T16:40:00Z" w16du:dateUtc="2026-07-06T09:40:00Z">
        <w:r w:rsidR="00F54A08" w:rsidRPr="00DC234E">
          <w:rPr>
            <w:rFonts w:ascii="Times New Roman" w:eastAsia="Times New Roman" w:hAnsi="Times New Roman" w:cs="Times New Roman"/>
            <w:b/>
            <w:bCs/>
            <w:sz w:val="36"/>
            <w:szCs w:val="36"/>
          </w:rPr>
          <w:t>Document Information</w:t>
        </w:r>
      </w:moveTo>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5242"/>
      </w:tblGrid>
      <w:tr w:rsidR="00F54A08" w:rsidRPr="00DC234E" w14:paraId="4CCA6C42" w14:textId="77777777" w:rsidTr="00557FF8">
        <w:trPr>
          <w:tblHeader/>
          <w:tblCellSpacing w:w="15" w:type="dxa"/>
        </w:trPr>
        <w:tc>
          <w:tcPr>
            <w:tcW w:w="0" w:type="auto"/>
            <w:vAlign w:val="center"/>
            <w:hideMark/>
          </w:tcPr>
          <w:p w14:paraId="3EB45BD0" w14:textId="77777777" w:rsidR="00F54A08" w:rsidRPr="00DC234E" w:rsidRDefault="00F54A08" w:rsidP="00557FF8">
            <w:pPr>
              <w:spacing w:after="0" w:line="240" w:lineRule="auto"/>
              <w:jc w:val="center"/>
              <w:rPr>
                <w:moveTo w:id="27" w:author="Admin" w:date="2026-07-06T16:40:00Z" w16du:dateUtc="2026-07-06T09:40:00Z"/>
                <w:rFonts w:ascii="Times New Roman" w:eastAsia="Times New Roman" w:hAnsi="Times New Roman" w:cs="Times New Roman"/>
                <w:b/>
                <w:bCs/>
                <w:sz w:val="24"/>
                <w:szCs w:val="24"/>
              </w:rPr>
            </w:pPr>
            <w:moveTo w:id="28" w:author="Admin" w:date="2026-07-06T16:40:00Z" w16du:dateUtc="2026-07-06T09:40:00Z">
              <w:r w:rsidRPr="00DC234E">
                <w:rPr>
                  <w:rFonts w:ascii="Times New Roman" w:eastAsia="Times New Roman" w:hAnsi="Times New Roman" w:cs="Times New Roman"/>
                  <w:b/>
                  <w:bCs/>
                  <w:sz w:val="24"/>
                  <w:szCs w:val="24"/>
                </w:rPr>
                <w:t>Item</w:t>
              </w:r>
            </w:moveTo>
          </w:p>
        </w:tc>
        <w:tc>
          <w:tcPr>
            <w:tcW w:w="0" w:type="auto"/>
            <w:vAlign w:val="center"/>
            <w:hideMark/>
          </w:tcPr>
          <w:p w14:paraId="283322CA" w14:textId="77777777" w:rsidR="00F54A08" w:rsidRPr="00DC234E" w:rsidRDefault="00F54A08" w:rsidP="00557FF8">
            <w:pPr>
              <w:spacing w:after="0" w:line="240" w:lineRule="auto"/>
              <w:jc w:val="center"/>
              <w:rPr>
                <w:moveTo w:id="29" w:author="Admin" w:date="2026-07-06T16:40:00Z" w16du:dateUtc="2026-07-06T09:40:00Z"/>
                <w:rFonts w:ascii="Times New Roman" w:eastAsia="Times New Roman" w:hAnsi="Times New Roman" w:cs="Times New Roman"/>
                <w:b/>
                <w:bCs/>
                <w:sz w:val="24"/>
                <w:szCs w:val="24"/>
              </w:rPr>
            </w:pPr>
            <w:moveTo w:id="30" w:author="Admin" w:date="2026-07-06T16:40:00Z" w16du:dateUtc="2026-07-06T09:40:00Z">
              <w:r w:rsidRPr="00DC234E">
                <w:rPr>
                  <w:rFonts w:ascii="Times New Roman" w:eastAsia="Times New Roman" w:hAnsi="Times New Roman" w:cs="Times New Roman"/>
                  <w:b/>
                  <w:bCs/>
                  <w:sz w:val="24"/>
                  <w:szCs w:val="24"/>
                </w:rPr>
                <w:t>Information</w:t>
              </w:r>
            </w:moveTo>
          </w:p>
        </w:tc>
      </w:tr>
      <w:tr w:rsidR="00F54A08" w:rsidRPr="00DC234E" w14:paraId="603EEEA2" w14:textId="77777777" w:rsidTr="00557FF8">
        <w:trPr>
          <w:tblCellSpacing w:w="15" w:type="dxa"/>
        </w:trPr>
        <w:tc>
          <w:tcPr>
            <w:tcW w:w="0" w:type="auto"/>
            <w:vAlign w:val="center"/>
            <w:hideMark/>
          </w:tcPr>
          <w:p w14:paraId="0CA807C1" w14:textId="77777777" w:rsidR="00F54A08" w:rsidRPr="00DC234E" w:rsidRDefault="00F54A08" w:rsidP="00557FF8">
            <w:pPr>
              <w:spacing w:after="0" w:line="240" w:lineRule="auto"/>
              <w:rPr>
                <w:moveTo w:id="31" w:author="Admin" w:date="2026-07-06T16:40:00Z" w16du:dateUtc="2026-07-06T09:40:00Z"/>
                <w:rFonts w:ascii="Times New Roman" w:eastAsia="Times New Roman" w:hAnsi="Times New Roman" w:cs="Times New Roman"/>
                <w:sz w:val="24"/>
                <w:szCs w:val="24"/>
              </w:rPr>
            </w:pPr>
            <w:moveTo w:id="32" w:author="Admin" w:date="2026-07-06T16:40:00Z" w16du:dateUtc="2026-07-06T09:40:00Z">
              <w:r w:rsidRPr="00DC234E">
                <w:rPr>
                  <w:rFonts w:ascii="Times New Roman" w:eastAsia="Times New Roman" w:hAnsi="Times New Roman" w:cs="Times New Roman"/>
                  <w:sz w:val="24"/>
                  <w:szCs w:val="24"/>
                </w:rPr>
                <w:t>Document</w:t>
              </w:r>
            </w:moveTo>
          </w:p>
        </w:tc>
        <w:tc>
          <w:tcPr>
            <w:tcW w:w="0" w:type="auto"/>
            <w:vAlign w:val="center"/>
            <w:hideMark/>
          </w:tcPr>
          <w:p w14:paraId="253E408C" w14:textId="77777777" w:rsidR="00F54A08" w:rsidRPr="00DC234E" w:rsidRDefault="00F54A08" w:rsidP="00557FF8">
            <w:pPr>
              <w:spacing w:after="0" w:line="240" w:lineRule="auto"/>
              <w:rPr>
                <w:moveTo w:id="33" w:author="Admin" w:date="2026-07-06T16:40:00Z" w16du:dateUtc="2026-07-06T09:40:00Z"/>
                <w:rFonts w:ascii="Times New Roman" w:eastAsia="Times New Roman" w:hAnsi="Times New Roman" w:cs="Times New Roman"/>
                <w:sz w:val="24"/>
                <w:szCs w:val="24"/>
              </w:rPr>
            </w:pPr>
            <w:moveTo w:id="34" w:author="Admin" w:date="2026-07-06T16:40:00Z" w16du:dateUtc="2026-07-06T09:40:00Z">
              <w:r w:rsidRPr="00DC234E">
                <w:rPr>
                  <w:rFonts w:ascii="Times New Roman" w:eastAsia="Times New Roman" w:hAnsi="Times New Roman" w:cs="Times New Roman"/>
                  <w:sz w:val="24"/>
                  <w:szCs w:val="24"/>
                </w:rPr>
                <w:t>THUCHOCVN Handbook</w:t>
              </w:r>
            </w:moveTo>
          </w:p>
        </w:tc>
      </w:tr>
      <w:tr w:rsidR="00F54A08" w:rsidRPr="00DC234E" w14:paraId="67AE5417" w14:textId="77777777" w:rsidTr="00557FF8">
        <w:trPr>
          <w:tblCellSpacing w:w="15" w:type="dxa"/>
        </w:trPr>
        <w:tc>
          <w:tcPr>
            <w:tcW w:w="0" w:type="auto"/>
            <w:vAlign w:val="center"/>
            <w:hideMark/>
          </w:tcPr>
          <w:p w14:paraId="6955AA65" w14:textId="77777777" w:rsidR="00F54A08" w:rsidRPr="00DC234E" w:rsidRDefault="00F54A08" w:rsidP="00557FF8">
            <w:pPr>
              <w:spacing w:after="0" w:line="240" w:lineRule="auto"/>
              <w:rPr>
                <w:moveTo w:id="35" w:author="Admin" w:date="2026-07-06T16:40:00Z" w16du:dateUtc="2026-07-06T09:40:00Z"/>
                <w:rFonts w:ascii="Times New Roman" w:eastAsia="Times New Roman" w:hAnsi="Times New Roman" w:cs="Times New Roman"/>
                <w:sz w:val="24"/>
                <w:szCs w:val="24"/>
              </w:rPr>
            </w:pPr>
            <w:moveTo w:id="36" w:author="Admin" w:date="2026-07-06T16:40:00Z" w16du:dateUtc="2026-07-06T09:40:00Z">
              <w:r w:rsidRPr="00DC234E">
                <w:rPr>
                  <w:rFonts w:ascii="Times New Roman" w:eastAsia="Times New Roman" w:hAnsi="Times New Roman" w:cs="Times New Roman"/>
                  <w:sz w:val="24"/>
                  <w:szCs w:val="24"/>
                </w:rPr>
                <w:t>Subtitle</w:t>
              </w:r>
            </w:moveTo>
          </w:p>
        </w:tc>
        <w:tc>
          <w:tcPr>
            <w:tcW w:w="0" w:type="auto"/>
            <w:vAlign w:val="center"/>
            <w:hideMark/>
          </w:tcPr>
          <w:p w14:paraId="1676D3F6" w14:textId="77777777" w:rsidR="00F54A08" w:rsidRPr="00DC234E" w:rsidRDefault="00F54A08" w:rsidP="00557FF8">
            <w:pPr>
              <w:spacing w:after="0" w:line="240" w:lineRule="auto"/>
              <w:rPr>
                <w:moveTo w:id="37" w:author="Admin" w:date="2026-07-06T16:40:00Z" w16du:dateUtc="2026-07-06T09:40:00Z"/>
                <w:rFonts w:ascii="Times New Roman" w:eastAsia="Times New Roman" w:hAnsi="Times New Roman" w:cs="Times New Roman"/>
                <w:sz w:val="24"/>
                <w:szCs w:val="24"/>
              </w:rPr>
            </w:pPr>
            <w:moveTo w:id="38" w:author="Admin" w:date="2026-07-06T16:40:00Z" w16du:dateUtc="2026-07-06T09:40:00Z">
              <w:r w:rsidRPr="00DC234E">
                <w:rPr>
                  <w:rFonts w:ascii="Times New Roman" w:eastAsia="Times New Roman" w:hAnsi="Times New Roman" w:cs="Times New Roman"/>
                  <w:sz w:val="24"/>
                  <w:szCs w:val="24"/>
                </w:rPr>
                <w:t>Business Consulting Framework &amp; Operating System</w:t>
              </w:r>
            </w:moveTo>
          </w:p>
        </w:tc>
      </w:tr>
      <w:tr w:rsidR="00F54A08" w:rsidRPr="00DC234E" w14:paraId="7A9F2F42" w14:textId="77777777" w:rsidTr="00557FF8">
        <w:trPr>
          <w:tblCellSpacing w:w="15" w:type="dxa"/>
        </w:trPr>
        <w:tc>
          <w:tcPr>
            <w:tcW w:w="0" w:type="auto"/>
            <w:vAlign w:val="center"/>
            <w:hideMark/>
          </w:tcPr>
          <w:p w14:paraId="25DCDA63" w14:textId="77777777" w:rsidR="00F54A08" w:rsidRPr="00DC234E" w:rsidRDefault="00F54A08" w:rsidP="00557FF8">
            <w:pPr>
              <w:spacing w:after="0" w:line="240" w:lineRule="auto"/>
              <w:rPr>
                <w:moveTo w:id="39" w:author="Admin" w:date="2026-07-06T16:40:00Z" w16du:dateUtc="2026-07-06T09:40:00Z"/>
                <w:rFonts w:ascii="Times New Roman" w:eastAsia="Times New Roman" w:hAnsi="Times New Roman" w:cs="Times New Roman"/>
                <w:sz w:val="24"/>
                <w:szCs w:val="24"/>
              </w:rPr>
            </w:pPr>
            <w:moveTo w:id="40" w:author="Admin" w:date="2026-07-06T16:40:00Z" w16du:dateUtc="2026-07-06T09:40:00Z">
              <w:r w:rsidRPr="00DC234E">
                <w:rPr>
                  <w:rFonts w:ascii="Times New Roman" w:eastAsia="Times New Roman" w:hAnsi="Times New Roman" w:cs="Times New Roman"/>
                  <w:sz w:val="24"/>
                  <w:szCs w:val="24"/>
                </w:rPr>
                <w:t>Version</w:t>
              </w:r>
            </w:moveTo>
          </w:p>
        </w:tc>
        <w:tc>
          <w:tcPr>
            <w:tcW w:w="0" w:type="auto"/>
            <w:vAlign w:val="center"/>
            <w:hideMark/>
          </w:tcPr>
          <w:p w14:paraId="24B2CE40" w14:textId="77777777" w:rsidR="00F54A08" w:rsidRPr="00DC234E" w:rsidRDefault="00F54A08" w:rsidP="00557FF8">
            <w:pPr>
              <w:spacing w:after="0" w:line="240" w:lineRule="auto"/>
              <w:rPr>
                <w:moveTo w:id="41" w:author="Admin" w:date="2026-07-06T16:40:00Z" w16du:dateUtc="2026-07-06T09:40:00Z"/>
                <w:rFonts w:ascii="Times New Roman" w:eastAsia="Times New Roman" w:hAnsi="Times New Roman" w:cs="Times New Roman"/>
                <w:sz w:val="24"/>
                <w:szCs w:val="24"/>
              </w:rPr>
            </w:pPr>
            <w:moveTo w:id="42" w:author="Admin" w:date="2026-07-06T16:40:00Z" w16du:dateUtc="2026-07-06T09:40:00Z">
              <w:r w:rsidRPr="00DC234E">
                <w:rPr>
                  <w:rFonts w:ascii="Times New Roman" w:eastAsia="Times New Roman" w:hAnsi="Times New Roman" w:cs="Times New Roman"/>
                  <w:sz w:val="24"/>
                  <w:szCs w:val="24"/>
                </w:rPr>
                <w:t>1.0</w:t>
              </w:r>
            </w:moveTo>
          </w:p>
        </w:tc>
      </w:tr>
      <w:tr w:rsidR="00F54A08" w:rsidRPr="00DC234E" w14:paraId="3DFCF692" w14:textId="77777777" w:rsidTr="00557FF8">
        <w:trPr>
          <w:tblCellSpacing w:w="15" w:type="dxa"/>
        </w:trPr>
        <w:tc>
          <w:tcPr>
            <w:tcW w:w="0" w:type="auto"/>
            <w:vAlign w:val="center"/>
            <w:hideMark/>
          </w:tcPr>
          <w:p w14:paraId="47E4F827" w14:textId="77777777" w:rsidR="00F54A08" w:rsidRPr="00DC234E" w:rsidRDefault="00F54A08" w:rsidP="00557FF8">
            <w:pPr>
              <w:spacing w:after="0" w:line="240" w:lineRule="auto"/>
              <w:rPr>
                <w:moveTo w:id="43" w:author="Admin" w:date="2026-07-06T16:40:00Z" w16du:dateUtc="2026-07-06T09:40:00Z"/>
                <w:rFonts w:ascii="Times New Roman" w:eastAsia="Times New Roman" w:hAnsi="Times New Roman" w:cs="Times New Roman"/>
                <w:sz w:val="24"/>
                <w:szCs w:val="24"/>
              </w:rPr>
            </w:pPr>
            <w:moveTo w:id="44" w:author="Admin" w:date="2026-07-06T16:40:00Z" w16du:dateUtc="2026-07-06T09:40:00Z">
              <w:r w:rsidRPr="00DC234E">
                <w:rPr>
                  <w:rFonts w:ascii="Times New Roman" w:eastAsia="Times New Roman" w:hAnsi="Times New Roman" w:cs="Times New Roman"/>
                  <w:sz w:val="24"/>
                  <w:szCs w:val="24"/>
                </w:rPr>
                <w:t>Status</w:t>
              </w:r>
            </w:moveTo>
          </w:p>
        </w:tc>
        <w:tc>
          <w:tcPr>
            <w:tcW w:w="0" w:type="auto"/>
            <w:vAlign w:val="center"/>
            <w:hideMark/>
          </w:tcPr>
          <w:p w14:paraId="3610CFB4" w14:textId="77777777" w:rsidR="00F54A08" w:rsidRPr="00DC234E" w:rsidRDefault="00F54A08" w:rsidP="00557FF8">
            <w:pPr>
              <w:spacing w:after="0" w:line="240" w:lineRule="auto"/>
              <w:rPr>
                <w:moveTo w:id="45" w:author="Admin" w:date="2026-07-06T16:40:00Z" w16du:dateUtc="2026-07-06T09:40:00Z"/>
                <w:rFonts w:ascii="Times New Roman" w:eastAsia="Times New Roman" w:hAnsi="Times New Roman" w:cs="Times New Roman"/>
                <w:sz w:val="24"/>
                <w:szCs w:val="24"/>
              </w:rPr>
            </w:pPr>
            <w:moveTo w:id="46" w:author="Admin" w:date="2026-07-06T16:40:00Z" w16du:dateUtc="2026-07-06T09:40:00Z">
              <w:r w:rsidRPr="00DC234E">
                <w:rPr>
                  <w:rFonts w:ascii="Times New Roman" w:eastAsia="Times New Roman" w:hAnsi="Times New Roman" w:cs="Times New Roman"/>
                  <w:sz w:val="24"/>
                  <w:szCs w:val="24"/>
                </w:rPr>
                <w:t>Draft</w:t>
              </w:r>
            </w:moveTo>
          </w:p>
        </w:tc>
      </w:tr>
      <w:tr w:rsidR="00F54A08" w:rsidRPr="00DC234E" w14:paraId="6E4FF85F" w14:textId="77777777" w:rsidTr="00557FF8">
        <w:trPr>
          <w:tblCellSpacing w:w="15" w:type="dxa"/>
        </w:trPr>
        <w:tc>
          <w:tcPr>
            <w:tcW w:w="0" w:type="auto"/>
            <w:vAlign w:val="center"/>
            <w:hideMark/>
          </w:tcPr>
          <w:p w14:paraId="2C8C1223" w14:textId="77777777" w:rsidR="00F54A08" w:rsidRPr="00DC234E" w:rsidRDefault="00F54A08" w:rsidP="00557FF8">
            <w:pPr>
              <w:spacing w:after="0" w:line="240" w:lineRule="auto"/>
              <w:rPr>
                <w:moveTo w:id="47" w:author="Admin" w:date="2026-07-06T16:40:00Z" w16du:dateUtc="2026-07-06T09:40:00Z"/>
                <w:rFonts w:ascii="Times New Roman" w:eastAsia="Times New Roman" w:hAnsi="Times New Roman" w:cs="Times New Roman"/>
                <w:sz w:val="24"/>
                <w:szCs w:val="24"/>
              </w:rPr>
            </w:pPr>
            <w:moveTo w:id="48" w:author="Admin" w:date="2026-07-06T16:40:00Z" w16du:dateUtc="2026-07-06T09:40:00Z">
              <w:r w:rsidRPr="00DC234E">
                <w:rPr>
                  <w:rFonts w:ascii="Times New Roman" w:eastAsia="Times New Roman" w:hAnsi="Times New Roman" w:cs="Times New Roman"/>
                  <w:sz w:val="24"/>
                  <w:szCs w:val="24"/>
                </w:rPr>
                <w:t>Owner</w:t>
              </w:r>
            </w:moveTo>
          </w:p>
        </w:tc>
        <w:tc>
          <w:tcPr>
            <w:tcW w:w="0" w:type="auto"/>
            <w:vAlign w:val="center"/>
            <w:hideMark/>
          </w:tcPr>
          <w:p w14:paraId="14A08D0D" w14:textId="77777777" w:rsidR="00F54A08" w:rsidRPr="00DC234E" w:rsidRDefault="00F54A08" w:rsidP="00557FF8">
            <w:pPr>
              <w:spacing w:after="0" w:line="240" w:lineRule="auto"/>
              <w:rPr>
                <w:moveTo w:id="49" w:author="Admin" w:date="2026-07-06T16:40:00Z" w16du:dateUtc="2026-07-06T09:40:00Z"/>
                <w:rFonts w:ascii="Times New Roman" w:eastAsia="Times New Roman" w:hAnsi="Times New Roman" w:cs="Times New Roman"/>
                <w:sz w:val="24"/>
                <w:szCs w:val="24"/>
              </w:rPr>
            </w:pPr>
            <w:moveTo w:id="50" w:author="Admin" w:date="2026-07-06T16:40:00Z" w16du:dateUtc="2026-07-06T09:40:00Z">
              <w:r w:rsidRPr="00DC234E">
                <w:rPr>
                  <w:rFonts w:ascii="Times New Roman" w:eastAsia="Times New Roman" w:hAnsi="Times New Roman" w:cs="Times New Roman"/>
                  <w:sz w:val="24"/>
                  <w:szCs w:val="24"/>
                </w:rPr>
                <w:t>THUCHOCVN</w:t>
              </w:r>
            </w:moveTo>
          </w:p>
        </w:tc>
      </w:tr>
      <w:tr w:rsidR="00F54A08" w:rsidRPr="00DC234E" w14:paraId="13547378" w14:textId="77777777" w:rsidTr="00557FF8">
        <w:trPr>
          <w:tblCellSpacing w:w="15" w:type="dxa"/>
        </w:trPr>
        <w:tc>
          <w:tcPr>
            <w:tcW w:w="0" w:type="auto"/>
            <w:vAlign w:val="center"/>
            <w:hideMark/>
          </w:tcPr>
          <w:p w14:paraId="0CF84DC0" w14:textId="77777777" w:rsidR="00F54A08" w:rsidRPr="00DC234E" w:rsidRDefault="00F54A08" w:rsidP="00557FF8">
            <w:pPr>
              <w:spacing w:after="0" w:line="240" w:lineRule="auto"/>
              <w:rPr>
                <w:moveTo w:id="51" w:author="Admin" w:date="2026-07-06T16:40:00Z" w16du:dateUtc="2026-07-06T09:40:00Z"/>
                <w:rFonts w:ascii="Times New Roman" w:eastAsia="Times New Roman" w:hAnsi="Times New Roman" w:cs="Times New Roman"/>
                <w:sz w:val="24"/>
                <w:szCs w:val="24"/>
              </w:rPr>
            </w:pPr>
            <w:moveTo w:id="52" w:author="Admin" w:date="2026-07-06T16:40:00Z" w16du:dateUtc="2026-07-06T09:40:00Z">
              <w:r w:rsidRPr="00DC234E">
                <w:rPr>
                  <w:rFonts w:ascii="Times New Roman" w:eastAsia="Times New Roman" w:hAnsi="Times New Roman" w:cs="Times New Roman"/>
                  <w:sz w:val="24"/>
                  <w:szCs w:val="24"/>
                </w:rPr>
                <w:t>Author</w:t>
              </w:r>
            </w:moveTo>
          </w:p>
        </w:tc>
        <w:tc>
          <w:tcPr>
            <w:tcW w:w="0" w:type="auto"/>
            <w:vAlign w:val="center"/>
            <w:hideMark/>
          </w:tcPr>
          <w:p w14:paraId="2CCB6E55" w14:textId="77777777" w:rsidR="00F54A08" w:rsidRPr="00DC234E" w:rsidRDefault="00F54A08" w:rsidP="00557FF8">
            <w:pPr>
              <w:spacing w:after="0" w:line="240" w:lineRule="auto"/>
              <w:rPr>
                <w:moveTo w:id="53" w:author="Admin" w:date="2026-07-06T16:40:00Z" w16du:dateUtc="2026-07-06T09:40:00Z"/>
                <w:rFonts w:ascii="Times New Roman" w:eastAsia="Times New Roman" w:hAnsi="Times New Roman" w:cs="Times New Roman"/>
                <w:sz w:val="24"/>
                <w:szCs w:val="24"/>
              </w:rPr>
            </w:pPr>
            <w:moveTo w:id="54" w:author="Admin" w:date="2026-07-06T16:40:00Z" w16du:dateUtc="2026-07-06T09:40:00Z">
              <w:r w:rsidRPr="00DC234E">
                <w:rPr>
                  <w:rFonts w:ascii="Times New Roman" w:eastAsia="Times New Roman" w:hAnsi="Times New Roman" w:cs="Times New Roman"/>
                  <w:sz w:val="24"/>
                  <w:szCs w:val="24"/>
                </w:rPr>
                <w:t>Lê Thị Hà</w:t>
              </w:r>
            </w:moveTo>
          </w:p>
        </w:tc>
      </w:tr>
      <w:tr w:rsidR="00F54A08" w:rsidRPr="00DC234E" w14:paraId="08F626DE" w14:textId="77777777" w:rsidTr="00557FF8">
        <w:trPr>
          <w:tblCellSpacing w:w="15" w:type="dxa"/>
        </w:trPr>
        <w:tc>
          <w:tcPr>
            <w:tcW w:w="0" w:type="auto"/>
            <w:vAlign w:val="center"/>
            <w:hideMark/>
          </w:tcPr>
          <w:p w14:paraId="29DE8C1A" w14:textId="77777777" w:rsidR="00F54A08" w:rsidRPr="00DC234E" w:rsidRDefault="00F54A08" w:rsidP="00557FF8">
            <w:pPr>
              <w:spacing w:after="0" w:line="240" w:lineRule="auto"/>
              <w:rPr>
                <w:moveTo w:id="55" w:author="Admin" w:date="2026-07-06T16:40:00Z" w16du:dateUtc="2026-07-06T09:40:00Z"/>
                <w:rFonts w:ascii="Times New Roman" w:eastAsia="Times New Roman" w:hAnsi="Times New Roman" w:cs="Times New Roman"/>
                <w:sz w:val="24"/>
                <w:szCs w:val="24"/>
              </w:rPr>
            </w:pPr>
            <w:moveTo w:id="56" w:author="Admin" w:date="2026-07-06T16:40:00Z" w16du:dateUtc="2026-07-06T09:40:00Z">
              <w:r w:rsidRPr="00DC234E">
                <w:rPr>
                  <w:rFonts w:ascii="Times New Roman" w:eastAsia="Times New Roman" w:hAnsi="Times New Roman" w:cs="Times New Roman"/>
                  <w:sz w:val="24"/>
                  <w:szCs w:val="24"/>
                </w:rPr>
                <w:t>Classification</w:t>
              </w:r>
            </w:moveTo>
          </w:p>
        </w:tc>
        <w:tc>
          <w:tcPr>
            <w:tcW w:w="0" w:type="auto"/>
            <w:vAlign w:val="center"/>
            <w:hideMark/>
          </w:tcPr>
          <w:p w14:paraId="59B17C30" w14:textId="77777777" w:rsidR="00F54A08" w:rsidRPr="00DC234E" w:rsidRDefault="00F54A08" w:rsidP="00557FF8">
            <w:pPr>
              <w:spacing w:after="0" w:line="240" w:lineRule="auto"/>
              <w:rPr>
                <w:moveTo w:id="57" w:author="Admin" w:date="2026-07-06T16:40:00Z" w16du:dateUtc="2026-07-06T09:40:00Z"/>
                <w:rFonts w:ascii="Times New Roman" w:eastAsia="Times New Roman" w:hAnsi="Times New Roman" w:cs="Times New Roman"/>
                <w:sz w:val="24"/>
                <w:szCs w:val="24"/>
              </w:rPr>
            </w:pPr>
            <w:moveTo w:id="58" w:author="Admin" w:date="2026-07-06T16:40:00Z" w16du:dateUtc="2026-07-06T09:40:00Z">
              <w:r w:rsidRPr="00DC234E">
                <w:rPr>
                  <w:rFonts w:ascii="Times New Roman" w:eastAsia="Times New Roman" w:hAnsi="Times New Roman" w:cs="Times New Roman"/>
                  <w:sz w:val="24"/>
                  <w:szCs w:val="24"/>
                </w:rPr>
                <w:t>Internal Use Only</w:t>
              </w:r>
            </w:moveTo>
          </w:p>
        </w:tc>
      </w:tr>
      <w:tr w:rsidR="00F54A08" w:rsidRPr="00DC234E" w14:paraId="76B15229" w14:textId="77777777" w:rsidTr="00557FF8">
        <w:trPr>
          <w:tblCellSpacing w:w="15" w:type="dxa"/>
        </w:trPr>
        <w:tc>
          <w:tcPr>
            <w:tcW w:w="0" w:type="auto"/>
            <w:vAlign w:val="center"/>
            <w:hideMark/>
          </w:tcPr>
          <w:p w14:paraId="663DB590" w14:textId="77777777" w:rsidR="00F54A08" w:rsidRPr="00DC234E" w:rsidRDefault="00F54A08" w:rsidP="00557FF8">
            <w:pPr>
              <w:spacing w:after="0" w:line="240" w:lineRule="auto"/>
              <w:rPr>
                <w:moveTo w:id="59" w:author="Admin" w:date="2026-07-06T16:40:00Z" w16du:dateUtc="2026-07-06T09:40:00Z"/>
                <w:rFonts w:ascii="Times New Roman" w:eastAsia="Times New Roman" w:hAnsi="Times New Roman" w:cs="Times New Roman"/>
                <w:sz w:val="24"/>
                <w:szCs w:val="24"/>
              </w:rPr>
            </w:pPr>
            <w:moveTo w:id="60" w:author="Admin" w:date="2026-07-06T16:40:00Z" w16du:dateUtc="2026-07-06T09:40:00Z">
              <w:r w:rsidRPr="00DC234E">
                <w:rPr>
                  <w:rFonts w:ascii="Times New Roman" w:eastAsia="Times New Roman" w:hAnsi="Times New Roman" w:cs="Times New Roman"/>
                  <w:sz w:val="24"/>
                  <w:szCs w:val="24"/>
                </w:rPr>
                <w:t>Language</w:t>
              </w:r>
            </w:moveTo>
          </w:p>
        </w:tc>
        <w:tc>
          <w:tcPr>
            <w:tcW w:w="0" w:type="auto"/>
            <w:vAlign w:val="center"/>
            <w:hideMark/>
          </w:tcPr>
          <w:p w14:paraId="686B47E0" w14:textId="77777777" w:rsidR="00F54A08" w:rsidRPr="00DC234E" w:rsidRDefault="00F54A08" w:rsidP="00557FF8">
            <w:pPr>
              <w:spacing w:after="0" w:line="240" w:lineRule="auto"/>
              <w:rPr>
                <w:moveTo w:id="61" w:author="Admin" w:date="2026-07-06T16:40:00Z" w16du:dateUtc="2026-07-06T09:40:00Z"/>
                <w:rFonts w:ascii="Times New Roman" w:eastAsia="Times New Roman" w:hAnsi="Times New Roman" w:cs="Times New Roman"/>
                <w:sz w:val="24"/>
                <w:szCs w:val="24"/>
              </w:rPr>
            </w:pPr>
            <w:moveTo w:id="62" w:author="Admin" w:date="2026-07-06T16:40:00Z" w16du:dateUtc="2026-07-06T09:40:00Z">
              <w:r w:rsidRPr="00DC234E">
                <w:rPr>
                  <w:rFonts w:ascii="Times New Roman" w:eastAsia="Times New Roman" w:hAnsi="Times New Roman" w:cs="Times New Roman"/>
                  <w:sz w:val="24"/>
                  <w:szCs w:val="24"/>
                </w:rPr>
                <w:t>Vietnamese</w:t>
              </w:r>
            </w:moveTo>
          </w:p>
        </w:tc>
      </w:tr>
      <w:tr w:rsidR="00F54A08" w:rsidRPr="00DC234E" w14:paraId="2B86FE2E" w14:textId="77777777" w:rsidTr="00557FF8">
        <w:trPr>
          <w:tblCellSpacing w:w="15" w:type="dxa"/>
        </w:trPr>
        <w:tc>
          <w:tcPr>
            <w:tcW w:w="0" w:type="auto"/>
            <w:vAlign w:val="center"/>
            <w:hideMark/>
          </w:tcPr>
          <w:p w14:paraId="0BA9DD6B" w14:textId="77777777" w:rsidR="00F54A08" w:rsidRPr="00DC234E" w:rsidRDefault="00F54A08" w:rsidP="00557FF8">
            <w:pPr>
              <w:spacing w:after="0" w:line="240" w:lineRule="auto"/>
              <w:rPr>
                <w:moveTo w:id="63" w:author="Admin" w:date="2026-07-06T16:40:00Z" w16du:dateUtc="2026-07-06T09:40:00Z"/>
                <w:rFonts w:ascii="Times New Roman" w:eastAsia="Times New Roman" w:hAnsi="Times New Roman" w:cs="Times New Roman"/>
                <w:sz w:val="24"/>
                <w:szCs w:val="24"/>
              </w:rPr>
            </w:pPr>
            <w:moveTo w:id="64" w:author="Admin" w:date="2026-07-06T16:40:00Z" w16du:dateUtc="2026-07-06T09:40:00Z">
              <w:r w:rsidRPr="00DC234E">
                <w:rPr>
                  <w:rFonts w:ascii="Times New Roman" w:eastAsia="Times New Roman" w:hAnsi="Times New Roman" w:cs="Times New Roman"/>
                  <w:sz w:val="24"/>
                  <w:szCs w:val="24"/>
                </w:rPr>
                <w:t>Started</w:t>
              </w:r>
            </w:moveTo>
          </w:p>
        </w:tc>
        <w:tc>
          <w:tcPr>
            <w:tcW w:w="0" w:type="auto"/>
            <w:vAlign w:val="center"/>
            <w:hideMark/>
          </w:tcPr>
          <w:p w14:paraId="0EA0025A" w14:textId="77777777" w:rsidR="00F54A08" w:rsidRPr="00DC234E" w:rsidRDefault="00F54A08" w:rsidP="00557FF8">
            <w:pPr>
              <w:spacing w:after="0" w:line="240" w:lineRule="auto"/>
              <w:rPr>
                <w:moveTo w:id="65" w:author="Admin" w:date="2026-07-06T16:40:00Z" w16du:dateUtc="2026-07-06T09:40:00Z"/>
                <w:rFonts w:ascii="Times New Roman" w:eastAsia="Times New Roman" w:hAnsi="Times New Roman" w:cs="Times New Roman"/>
                <w:sz w:val="24"/>
                <w:szCs w:val="24"/>
              </w:rPr>
            </w:pPr>
            <w:moveTo w:id="66" w:author="Admin" w:date="2026-07-06T16:40:00Z" w16du:dateUtc="2026-07-06T09:40:00Z">
              <w:r w:rsidRPr="00DC234E">
                <w:rPr>
                  <w:rFonts w:ascii="Times New Roman" w:eastAsia="Times New Roman" w:hAnsi="Times New Roman" w:cs="Times New Roman"/>
                  <w:sz w:val="24"/>
                  <w:szCs w:val="24"/>
                </w:rPr>
                <w:t>July 2026</w:t>
              </w:r>
            </w:moveTo>
          </w:p>
        </w:tc>
      </w:tr>
    </w:tbl>
    <w:p w14:paraId="74D1E920" w14:textId="77777777" w:rsidR="00F54A08" w:rsidRDefault="00F54A08" w:rsidP="00F54A08">
      <w:pPr>
        <w:rPr>
          <w:moveTo w:id="67" w:author="Admin" w:date="2026-07-06T16:40:00Z" w16du:dateUtc="2026-07-06T09:40:00Z"/>
          <w:rFonts w:ascii="Times New Roman" w:eastAsia="Times New Roman" w:hAnsi="Times New Roman" w:cs="Times New Roman"/>
          <w:b/>
          <w:bCs/>
          <w:kern w:val="36"/>
          <w:sz w:val="48"/>
          <w:szCs w:val="48"/>
        </w:rPr>
      </w:pPr>
    </w:p>
    <w:moveToRangeEnd w:id="25"/>
    <w:p w14:paraId="69CED13F" w14:textId="33E9563B" w:rsidR="00DC234E" w:rsidRDefault="00DC234E" w:rsidP="00DC234E">
      <w:pPr>
        <w:spacing w:before="100" w:beforeAutospacing="1" w:after="100" w:afterAutospacing="1" w:line="240" w:lineRule="auto"/>
        <w:rPr>
          <w:ins w:id="68" w:author="Admin" w:date="2026-07-06T16:40:00Z" w16du:dateUtc="2026-07-06T09:40:00Z"/>
          <w:rFonts w:ascii="Times New Roman" w:eastAsia="Times New Roman" w:hAnsi="Times New Roman" w:cs="Times New Roman"/>
          <w:sz w:val="24"/>
          <w:szCs w:val="24"/>
        </w:rPr>
      </w:pPr>
    </w:p>
    <w:p w14:paraId="3D260405" w14:textId="77777777" w:rsidR="00F54A08" w:rsidRDefault="00F54A08" w:rsidP="00DC234E">
      <w:pPr>
        <w:spacing w:before="100" w:beforeAutospacing="1" w:after="100" w:afterAutospacing="1" w:line="240" w:lineRule="auto"/>
        <w:rPr>
          <w:ins w:id="69" w:author="Admin" w:date="2026-07-06T16:40:00Z" w16du:dateUtc="2026-07-06T09:40:00Z"/>
          <w:rFonts w:ascii="Times New Roman" w:eastAsia="Times New Roman" w:hAnsi="Times New Roman" w:cs="Times New Roman"/>
          <w:sz w:val="24"/>
          <w:szCs w:val="24"/>
        </w:rPr>
      </w:pPr>
    </w:p>
    <w:p w14:paraId="0F30898D" w14:textId="77777777" w:rsidR="00F54A08" w:rsidRDefault="00F54A08" w:rsidP="00DC234E">
      <w:pPr>
        <w:spacing w:before="100" w:beforeAutospacing="1" w:after="100" w:afterAutospacing="1" w:line="240" w:lineRule="auto"/>
        <w:rPr>
          <w:ins w:id="70" w:author="Admin" w:date="2026-07-06T16:40:00Z" w16du:dateUtc="2026-07-06T09:40:00Z"/>
          <w:rFonts w:ascii="Times New Roman" w:eastAsia="Times New Roman" w:hAnsi="Times New Roman" w:cs="Times New Roman"/>
          <w:sz w:val="24"/>
          <w:szCs w:val="24"/>
        </w:rPr>
      </w:pPr>
    </w:p>
    <w:p w14:paraId="047923C2" w14:textId="77777777" w:rsidR="00F54A08" w:rsidRDefault="00F54A08" w:rsidP="00DC234E">
      <w:pPr>
        <w:spacing w:before="100" w:beforeAutospacing="1" w:after="100" w:afterAutospacing="1" w:line="240" w:lineRule="auto"/>
        <w:rPr>
          <w:ins w:id="71" w:author="Admin" w:date="2026-07-06T16:40:00Z" w16du:dateUtc="2026-07-06T09:40:00Z"/>
          <w:rFonts w:ascii="Times New Roman" w:eastAsia="Times New Roman" w:hAnsi="Times New Roman" w:cs="Times New Roman"/>
          <w:sz w:val="24"/>
          <w:szCs w:val="24"/>
        </w:rPr>
      </w:pPr>
    </w:p>
    <w:p w14:paraId="6E8482D0" w14:textId="77777777" w:rsidR="00F54A08" w:rsidRPr="00DC234E" w:rsidRDefault="00F54A08" w:rsidP="00DC234E">
      <w:pPr>
        <w:spacing w:before="100" w:beforeAutospacing="1" w:after="100" w:afterAutospacing="1" w:line="240" w:lineRule="auto"/>
        <w:rPr>
          <w:rFonts w:ascii="Times New Roman" w:eastAsia="Times New Roman" w:hAnsi="Times New Roman" w:cs="Times New Roman"/>
          <w:sz w:val="24"/>
          <w:szCs w:val="24"/>
        </w:rPr>
      </w:pPr>
    </w:p>
    <w:p w14:paraId="42478E59" w14:textId="77777777" w:rsidR="00DC234E" w:rsidRPr="00DC234E" w:rsidRDefault="00DC234E" w:rsidP="00DC234E">
      <w:pPr>
        <w:spacing w:before="100" w:beforeAutospacing="1" w:after="100" w:afterAutospacing="1" w:line="240" w:lineRule="auto"/>
        <w:outlineLvl w:val="1"/>
        <w:rPr>
          <w:rFonts w:ascii="Times New Roman" w:eastAsia="Times New Roman" w:hAnsi="Times New Roman" w:cs="Times New Roman"/>
          <w:b/>
          <w:bCs/>
          <w:sz w:val="36"/>
          <w:szCs w:val="36"/>
        </w:rPr>
      </w:pPr>
      <w:r w:rsidRPr="00DC234E">
        <w:rPr>
          <w:rFonts w:ascii="Times New Roman" w:eastAsia="Times New Roman" w:hAnsi="Times New Roman" w:cs="Times New Roman"/>
          <w:b/>
          <w:bCs/>
          <w:sz w:val="36"/>
          <w:szCs w:val="36"/>
        </w:rPr>
        <w:lastRenderedPageBreak/>
        <w:t>ABSTRACT</w:t>
      </w:r>
    </w:p>
    <w:p w14:paraId="4E2CB5FC" w14:textId="77777777" w:rsidR="00DC234E" w:rsidRPr="00DC234E" w:rsidRDefault="00DC234E" w:rsidP="00DC234E">
      <w:pPr>
        <w:spacing w:before="100" w:beforeAutospacing="1" w:after="100" w:afterAutospacing="1" w:line="240" w:lineRule="auto"/>
        <w:rPr>
          <w:rFonts w:ascii="Times New Roman" w:eastAsia="Times New Roman" w:hAnsi="Times New Roman" w:cs="Times New Roman"/>
          <w:sz w:val="24"/>
          <w:szCs w:val="24"/>
        </w:rPr>
      </w:pPr>
      <w:r w:rsidRPr="00DC234E">
        <w:rPr>
          <w:rFonts w:ascii="Times New Roman" w:eastAsia="Times New Roman" w:hAnsi="Times New Roman" w:cs="Times New Roman"/>
          <w:b/>
          <w:bCs/>
          <w:sz w:val="24"/>
          <w:szCs w:val="24"/>
        </w:rPr>
        <w:t>THUCHOCVN Handbook</w:t>
      </w:r>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là</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bộ</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tài</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liệu</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nền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tảng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mô</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tả</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toàn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diện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triết</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lý</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chiến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lược</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phương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pháp</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luận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mô</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hình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vận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hành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và</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kiến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trúc</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hệ</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thống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của</w:t>
      </w:r>
      <w:proofErr w:type="spellEnd"/>
      <w:r w:rsidRPr="00DC234E">
        <w:rPr>
          <w:rFonts w:ascii="Times New Roman" w:eastAsia="Times New Roman" w:hAnsi="Times New Roman" w:cs="Times New Roman"/>
          <w:sz w:val="24"/>
          <w:szCs w:val="24"/>
        </w:rPr>
        <w:t xml:space="preserve"> THUCHOCVN.</w:t>
      </w:r>
    </w:p>
    <w:p w14:paraId="244E7398" w14:textId="77777777" w:rsidR="00DC234E" w:rsidRPr="00DC234E" w:rsidRDefault="00DC234E" w:rsidP="00DC234E">
      <w:pPr>
        <w:spacing w:before="100" w:beforeAutospacing="1" w:after="100" w:afterAutospacing="1" w:line="240" w:lineRule="auto"/>
        <w:rPr>
          <w:rFonts w:ascii="Times New Roman" w:eastAsia="Times New Roman" w:hAnsi="Times New Roman" w:cs="Times New Roman"/>
          <w:sz w:val="24"/>
          <w:szCs w:val="24"/>
        </w:rPr>
      </w:pPr>
      <w:proofErr w:type="spellStart"/>
      <w:r w:rsidRPr="00DC234E">
        <w:rPr>
          <w:rFonts w:ascii="Times New Roman" w:eastAsia="Times New Roman" w:hAnsi="Times New Roman" w:cs="Times New Roman"/>
          <w:sz w:val="24"/>
          <w:szCs w:val="24"/>
        </w:rPr>
        <w:t>Bộ</w:t>
      </w:r>
      <w:proofErr w:type="spellEnd"/>
      <w:r w:rsidRPr="00DC234E">
        <w:rPr>
          <w:rFonts w:ascii="Times New Roman" w:eastAsia="Times New Roman" w:hAnsi="Times New Roman" w:cs="Times New Roman"/>
          <w:sz w:val="24"/>
          <w:szCs w:val="24"/>
        </w:rPr>
        <w:t xml:space="preserve"> Handbook </w:t>
      </w:r>
      <w:proofErr w:type="spellStart"/>
      <w:r w:rsidRPr="00DC234E">
        <w:rPr>
          <w:rFonts w:ascii="Times New Roman" w:eastAsia="Times New Roman" w:hAnsi="Times New Roman" w:cs="Times New Roman"/>
          <w:sz w:val="24"/>
          <w:szCs w:val="24"/>
        </w:rPr>
        <w:t>được</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xây</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dựng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nhằm</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chuẩn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hóa</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cách</w:t>
      </w:r>
      <w:proofErr w:type="spellEnd"/>
      <w:r w:rsidRPr="00DC234E">
        <w:rPr>
          <w:rFonts w:ascii="Times New Roman" w:eastAsia="Times New Roman" w:hAnsi="Times New Roman" w:cs="Times New Roman"/>
          <w:sz w:val="24"/>
          <w:szCs w:val="24"/>
        </w:rPr>
        <w:t xml:space="preserve"> THUCHOCVN </w:t>
      </w:r>
      <w:proofErr w:type="spellStart"/>
      <w:r w:rsidRPr="00DC234E">
        <w:rPr>
          <w:rFonts w:ascii="Times New Roman" w:eastAsia="Times New Roman" w:hAnsi="Times New Roman" w:cs="Times New Roman"/>
          <w:sz w:val="24"/>
          <w:szCs w:val="24"/>
        </w:rPr>
        <w:t>tư</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vấn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triển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khai</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và</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đồng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hành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cùng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doanh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nghiệp</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trong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quá</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trình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cải</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thiện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năng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lực</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tổ</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chức</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tối</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ưu</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vận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hành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và</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phát</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triển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nguồn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nhân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lực</w:t>
      </w:r>
      <w:proofErr w:type="spellEnd"/>
      <w:r w:rsidRPr="00DC234E">
        <w:rPr>
          <w:rFonts w:ascii="Times New Roman" w:eastAsia="Times New Roman" w:hAnsi="Times New Roman" w:cs="Times New Roman"/>
          <w:sz w:val="24"/>
          <w:szCs w:val="24"/>
        </w:rPr>
        <w:t>.</w:t>
      </w:r>
    </w:p>
    <w:p w14:paraId="70B54909" w14:textId="77777777" w:rsidR="00DC234E" w:rsidRPr="00DC234E" w:rsidRDefault="00DC234E" w:rsidP="00DC234E">
      <w:pPr>
        <w:spacing w:before="100" w:beforeAutospacing="1" w:after="100" w:afterAutospacing="1" w:line="240" w:lineRule="auto"/>
        <w:rPr>
          <w:rFonts w:ascii="Times New Roman" w:eastAsia="Times New Roman" w:hAnsi="Times New Roman" w:cs="Times New Roman"/>
          <w:sz w:val="24"/>
          <w:szCs w:val="24"/>
        </w:rPr>
      </w:pPr>
      <w:proofErr w:type="spellStart"/>
      <w:r w:rsidRPr="00DC234E">
        <w:rPr>
          <w:rFonts w:ascii="Times New Roman" w:eastAsia="Times New Roman" w:hAnsi="Times New Roman" w:cs="Times New Roman"/>
          <w:sz w:val="24"/>
          <w:szCs w:val="24"/>
        </w:rPr>
        <w:t>Đây</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là</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tài</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liệu</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nội</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bộ</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dành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cho</w:t>
      </w:r>
      <w:proofErr w:type="spellEnd"/>
      <w:r w:rsidRPr="00DC234E">
        <w:rPr>
          <w:rFonts w:ascii="Times New Roman" w:eastAsia="Times New Roman" w:hAnsi="Times New Roman" w:cs="Times New Roman"/>
          <w:sz w:val="24"/>
          <w:szCs w:val="24"/>
        </w:rPr>
        <w:t xml:space="preserve"> Founder, Consultant, Business Analyst, Product Owner, Project Manager </w:t>
      </w:r>
      <w:proofErr w:type="spellStart"/>
      <w:r w:rsidRPr="00DC234E">
        <w:rPr>
          <w:rFonts w:ascii="Times New Roman" w:eastAsia="Times New Roman" w:hAnsi="Times New Roman" w:cs="Times New Roman"/>
          <w:sz w:val="24"/>
          <w:szCs w:val="24"/>
        </w:rPr>
        <w:t>và</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đội</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ngũ</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phát</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triển</w:t>
      </w:r>
      <w:proofErr w:type="spellEnd"/>
      <w:r w:rsidRPr="00DC234E">
        <w:rPr>
          <w:rFonts w:ascii="Times New Roman" w:eastAsia="Times New Roman" w:hAnsi="Times New Roman" w:cs="Times New Roman"/>
          <w:sz w:val="24"/>
          <w:szCs w:val="24"/>
        </w:rPr>
        <w:t xml:space="preserve"> Business Consulting OS.</w:t>
      </w:r>
    </w:p>
    <w:p w14:paraId="75BFCEA9" w14:textId="77777777" w:rsidR="00DC234E" w:rsidRPr="00DC234E" w:rsidRDefault="00DC234E" w:rsidP="00DC234E">
      <w:pPr>
        <w:spacing w:before="100" w:beforeAutospacing="1" w:after="100" w:afterAutospacing="1" w:line="240" w:lineRule="auto"/>
        <w:rPr>
          <w:rFonts w:ascii="Times New Roman" w:eastAsia="Times New Roman" w:hAnsi="Times New Roman" w:cs="Times New Roman"/>
          <w:sz w:val="24"/>
          <w:szCs w:val="24"/>
        </w:rPr>
      </w:pPr>
      <w:r w:rsidRPr="00DC234E">
        <w:rPr>
          <w:rFonts w:ascii="Times New Roman" w:eastAsia="Times New Roman" w:hAnsi="Times New Roman" w:cs="Times New Roman"/>
          <w:sz w:val="24"/>
          <w:szCs w:val="24"/>
        </w:rPr>
        <w:t xml:space="preserve">Handbook </w:t>
      </w:r>
      <w:proofErr w:type="spellStart"/>
      <w:r w:rsidRPr="00DC234E">
        <w:rPr>
          <w:rFonts w:ascii="Times New Roman" w:eastAsia="Times New Roman" w:hAnsi="Times New Roman" w:cs="Times New Roman"/>
          <w:sz w:val="24"/>
          <w:szCs w:val="24"/>
        </w:rPr>
        <w:t>cũng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là</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nền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tảng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để</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phát</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triển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hệ</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thống</w:t>
      </w:r>
      <w:proofErr w:type="spellEnd"/>
      <w:r w:rsidRPr="00DC234E">
        <w:rPr>
          <w:rFonts w:ascii="Times New Roman" w:eastAsia="Times New Roman" w:hAnsi="Times New Roman" w:cs="Times New Roman"/>
          <w:sz w:val="24"/>
          <w:szCs w:val="24"/>
        </w:rPr>
        <w:t xml:space="preserve"> Business Consulting OS </w:t>
      </w:r>
      <w:proofErr w:type="spellStart"/>
      <w:r w:rsidRPr="00DC234E">
        <w:rPr>
          <w:rFonts w:ascii="Times New Roman" w:eastAsia="Times New Roman" w:hAnsi="Times New Roman" w:cs="Times New Roman"/>
          <w:sz w:val="24"/>
          <w:szCs w:val="24"/>
        </w:rPr>
        <w:t>và</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mở</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rộng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thành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hệ</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sinh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thái</w:t>
      </w:r>
      <w:proofErr w:type="spellEnd"/>
      <w:r w:rsidRPr="00DC234E">
        <w:rPr>
          <w:rFonts w:ascii="Times New Roman" w:eastAsia="Times New Roman" w:hAnsi="Times New Roman" w:cs="Times New Roman"/>
          <w:sz w:val="24"/>
          <w:szCs w:val="24"/>
        </w:rPr>
        <w:t xml:space="preserve"> Workforce Development </w:t>
      </w:r>
      <w:proofErr w:type="spellStart"/>
      <w:r w:rsidRPr="00DC234E">
        <w:rPr>
          <w:rFonts w:ascii="Times New Roman" w:eastAsia="Times New Roman" w:hAnsi="Times New Roman" w:cs="Times New Roman"/>
          <w:sz w:val="24"/>
          <w:szCs w:val="24"/>
        </w:rPr>
        <w:t>của</w:t>
      </w:r>
      <w:proofErr w:type="spellEnd"/>
      <w:r w:rsidRPr="00DC234E">
        <w:rPr>
          <w:rFonts w:ascii="Times New Roman" w:eastAsia="Times New Roman" w:hAnsi="Times New Roman" w:cs="Times New Roman"/>
          <w:sz w:val="24"/>
          <w:szCs w:val="24"/>
        </w:rPr>
        <w:t xml:space="preserve"> THUCHOCVN </w:t>
      </w:r>
      <w:proofErr w:type="spellStart"/>
      <w:r w:rsidRPr="00DC234E">
        <w:rPr>
          <w:rFonts w:ascii="Times New Roman" w:eastAsia="Times New Roman" w:hAnsi="Times New Roman" w:cs="Times New Roman"/>
          <w:sz w:val="24"/>
          <w:szCs w:val="24"/>
        </w:rPr>
        <w:t>trong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tương</w:t>
      </w:r>
      <w:proofErr w:type="spellEnd"/>
      <w:r w:rsidRPr="00DC234E">
        <w:rPr>
          <w:rFonts w:ascii="Times New Roman" w:eastAsia="Times New Roman" w:hAnsi="Times New Roman" w:cs="Times New Roman"/>
          <w:sz w:val="24"/>
          <w:szCs w:val="24"/>
        </w:rPr>
        <w:t xml:space="preserve"> lai.</w:t>
      </w:r>
    </w:p>
    <w:p w14:paraId="563A03E5" w14:textId="77777777" w:rsidR="00DC234E" w:rsidRDefault="00DC234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01C812A" w14:textId="62831CFB" w:rsidR="00DC234E" w:rsidDel="00F54A08" w:rsidRDefault="00DC234E">
      <w:pPr>
        <w:rPr>
          <w:del w:id="72" w:author="Admin" w:date="2026-07-06T16:40:00Z" w16du:dateUtc="2026-07-06T09:40:00Z"/>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7D40C7AB" w14:textId="67F0B79F" w:rsidR="00DC234E" w:rsidRPr="00DC234E" w:rsidDel="00F54A08" w:rsidRDefault="00DC234E" w:rsidP="00DC234E">
      <w:pPr>
        <w:spacing w:before="100" w:beforeAutospacing="1" w:after="100" w:afterAutospacing="1" w:line="240" w:lineRule="auto"/>
        <w:outlineLvl w:val="1"/>
        <w:rPr>
          <w:moveFrom w:id="73" w:author="Admin" w:date="2026-07-06T16:40:00Z" w16du:dateUtc="2026-07-06T09:40:00Z"/>
          <w:rFonts w:ascii="Times New Roman" w:eastAsia="Times New Roman" w:hAnsi="Times New Roman" w:cs="Times New Roman"/>
          <w:b/>
          <w:bCs/>
          <w:sz w:val="36"/>
          <w:szCs w:val="36"/>
        </w:rPr>
      </w:pPr>
      <w:moveFromRangeStart w:id="74" w:author="Admin" w:date="2026-07-06T16:40:00Z" w:name="move234248434"/>
      <w:moveFrom w:id="75" w:author="Admin" w:date="2026-07-06T16:40:00Z" w16du:dateUtc="2026-07-06T09:40:00Z">
        <w:r w:rsidRPr="00DC234E" w:rsidDel="00F54A08">
          <w:rPr>
            <w:rFonts w:ascii="Times New Roman" w:eastAsia="Times New Roman" w:hAnsi="Times New Roman" w:cs="Times New Roman"/>
            <w:b/>
            <w:bCs/>
            <w:sz w:val="36"/>
            <w:szCs w:val="36"/>
          </w:rPr>
          <w:t>Document Information</w:t>
        </w:r>
      </w:moveFrom>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5242"/>
      </w:tblGrid>
      <w:tr w:rsidR="00DC234E" w:rsidRPr="00DC234E" w:rsidDel="00F54A08" w14:paraId="7B3177E9" w14:textId="21373652">
        <w:trPr>
          <w:tblHeader/>
          <w:tblCellSpacing w:w="15" w:type="dxa"/>
        </w:trPr>
        <w:tc>
          <w:tcPr>
            <w:tcW w:w="0" w:type="auto"/>
            <w:vAlign w:val="center"/>
            <w:hideMark/>
          </w:tcPr>
          <w:p w14:paraId="3938EB53" w14:textId="475055D2" w:rsidR="00DC234E" w:rsidRPr="00DC234E" w:rsidDel="00F54A08" w:rsidRDefault="00DC234E" w:rsidP="00DC234E">
            <w:pPr>
              <w:spacing w:after="0" w:line="240" w:lineRule="auto"/>
              <w:jc w:val="center"/>
              <w:rPr>
                <w:moveFrom w:id="76" w:author="Admin" w:date="2026-07-06T16:40:00Z" w16du:dateUtc="2026-07-06T09:40:00Z"/>
                <w:rFonts w:ascii="Times New Roman" w:eastAsia="Times New Roman" w:hAnsi="Times New Roman" w:cs="Times New Roman"/>
                <w:b/>
                <w:bCs/>
                <w:sz w:val="24"/>
                <w:szCs w:val="24"/>
              </w:rPr>
            </w:pPr>
            <w:moveFrom w:id="77" w:author="Admin" w:date="2026-07-06T16:40:00Z" w16du:dateUtc="2026-07-06T09:40:00Z">
              <w:r w:rsidRPr="00DC234E" w:rsidDel="00F54A08">
                <w:rPr>
                  <w:rFonts w:ascii="Times New Roman" w:eastAsia="Times New Roman" w:hAnsi="Times New Roman" w:cs="Times New Roman"/>
                  <w:b/>
                  <w:bCs/>
                  <w:sz w:val="24"/>
                  <w:szCs w:val="24"/>
                </w:rPr>
                <w:t>Item</w:t>
              </w:r>
            </w:moveFrom>
          </w:p>
        </w:tc>
        <w:tc>
          <w:tcPr>
            <w:tcW w:w="0" w:type="auto"/>
            <w:vAlign w:val="center"/>
            <w:hideMark/>
          </w:tcPr>
          <w:p w14:paraId="57A8A0E6" w14:textId="4772FBEB" w:rsidR="00DC234E" w:rsidRPr="00DC234E" w:rsidDel="00F54A08" w:rsidRDefault="00DC234E" w:rsidP="00DC234E">
            <w:pPr>
              <w:spacing w:after="0" w:line="240" w:lineRule="auto"/>
              <w:jc w:val="center"/>
              <w:rPr>
                <w:moveFrom w:id="78" w:author="Admin" w:date="2026-07-06T16:40:00Z" w16du:dateUtc="2026-07-06T09:40:00Z"/>
                <w:rFonts w:ascii="Times New Roman" w:eastAsia="Times New Roman" w:hAnsi="Times New Roman" w:cs="Times New Roman"/>
                <w:b/>
                <w:bCs/>
                <w:sz w:val="24"/>
                <w:szCs w:val="24"/>
              </w:rPr>
            </w:pPr>
            <w:moveFrom w:id="79" w:author="Admin" w:date="2026-07-06T16:40:00Z" w16du:dateUtc="2026-07-06T09:40:00Z">
              <w:r w:rsidRPr="00DC234E" w:rsidDel="00F54A08">
                <w:rPr>
                  <w:rFonts w:ascii="Times New Roman" w:eastAsia="Times New Roman" w:hAnsi="Times New Roman" w:cs="Times New Roman"/>
                  <w:b/>
                  <w:bCs/>
                  <w:sz w:val="24"/>
                  <w:szCs w:val="24"/>
                </w:rPr>
                <w:t>Information</w:t>
              </w:r>
            </w:moveFrom>
          </w:p>
        </w:tc>
      </w:tr>
      <w:tr w:rsidR="00DC234E" w:rsidRPr="00DC234E" w:rsidDel="00F54A08" w14:paraId="2FEC7C16" w14:textId="36A38F59">
        <w:trPr>
          <w:tblCellSpacing w:w="15" w:type="dxa"/>
        </w:trPr>
        <w:tc>
          <w:tcPr>
            <w:tcW w:w="0" w:type="auto"/>
            <w:vAlign w:val="center"/>
            <w:hideMark/>
          </w:tcPr>
          <w:p w14:paraId="33D2161D" w14:textId="4E993BB4" w:rsidR="00DC234E" w:rsidRPr="00DC234E" w:rsidDel="00F54A08" w:rsidRDefault="00DC234E" w:rsidP="00DC234E">
            <w:pPr>
              <w:spacing w:after="0" w:line="240" w:lineRule="auto"/>
              <w:rPr>
                <w:moveFrom w:id="80" w:author="Admin" w:date="2026-07-06T16:40:00Z" w16du:dateUtc="2026-07-06T09:40:00Z"/>
                <w:rFonts w:ascii="Times New Roman" w:eastAsia="Times New Roman" w:hAnsi="Times New Roman" w:cs="Times New Roman"/>
                <w:sz w:val="24"/>
                <w:szCs w:val="24"/>
              </w:rPr>
            </w:pPr>
            <w:moveFrom w:id="81" w:author="Admin" w:date="2026-07-06T16:40:00Z" w16du:dateUtc="2026-07-06T09:40:00Z">
              <w:r w:rsidRPr="00DC234E" w:rsidDel="00F54A08">
                <w:rPr>
                  <w:rFonts w:ascii="Times New Roman" w:eastAsia="Times New Roman" w:hAnsi="Times New Roman" w:cs="Times New Roman"/>
                  <w:sz w:val="24"/>
                  <w:szCs w:val="24"/>
                </w:rPr>
                <w:t>Document</w:t>
              </w:r>
            </w:moveFrom>
          </w:p>
        </w:tc>
        <w:tc>
          <w:tcPr>
            <w:tcW w:w="0" w:type="auto"/>
            <w:vAlign w:val="center"/>
            <w:hideMark/>
          </w:tcPr>
          <w:p w14:paraId="1DA722BD" w14:textId="40166814" w:rsidR="00DC234E" w:rsidRPr="00DC234E" w:rsidDel="00F54A08" w:rsidRDefault="00DC234E" w:rsidP="00DC234E">
            <w:pPr>
              <w:spacing w:after="0" w:line="240" w:lineRule="auto"/>
              <w:rPr>
                <w:moveFrom w:id="82" w:author="Admin" w:date="2026-07-06T16:40:00Z" w16du:dateUtc="2026-07-06T09:40:00Z"/>
                <w:rFonts w:ascii="Times New Roman" w:eastAsia="Times New Roman" w:hAnsi="Times New Roman" w:cs="Times New Roman"/>
                <w:sz w:val="24"/>
                <w:szCs w:val="24"/>
              </w:rPr>
            </w:pPr>
            <w:moveFrom w:id="83" w:author="Admin" w:date="2026-07-06T16:40:00Z" w16du:dateUtc="2026-07-06T09:40:00Z">
              <w:r w:rsidRPr="00DC234E" w:rsidDel="00F54A08">
                <w:rPr>
                  <w:rFonts w:ascii="Times New Roman" w:eastAsia="Times New Roman" w:hAnsi="Times New Roman" w:cs="Times New Roman"/>
                  <w:sz w:val="24"/>
                  <w:szCs w:val="24"/>
                </w:rPr>
                <w:t>THUCHOCVN Handbook</w:t>
              </w:r>
            </w:moveFrom>
          </w:p>
        </w:tc>
      </w:tr>
      <w:tr w:rsidR="00DC234E" w:rsidRPr="00DC234E" w:rsidDel="00F54A08" w14:paraId="1FF04FEB" w14:textId="71D5FE2C">
        <w:trPr>
          <w:tblCellSpacing w:w="15" w:type="dxa"/>
        </w:trPr>
        <w:tc>
          <w:tcPr>
            <w:tcW w:w="0" w:type="auto"/>
            <w:vAlign w:val="center"/>
            <w:hideMark/>
          </w:tcPr>
          <w:p w14:paraId="1E612027" w14:textId="2D33F1FD" w:rsidR="00DC234E" w:rsidRPr="00DC234E" w:rsidDel="00F54A08" w:rsidRDefault="00DC234E" w:rsidP="00DC234E">
            <w:pPr>
              <w:spacing w:after="0" w:line="240" w:lineRule="auto"/>
              <w:rPr>
                <w:moveFrom w:id="84" w:author="Admin" w:date="2026-07-06T16:40:00Z" w16du:dateUtc="2026-07-06T09:40:00Z"/>
                <w:rFonts w:ascii="Times New Roman" w:eastAsia="Times New Roman" w:hAnsi="Times New Roman" w:cs="Times New Roman"/>
                <w:sz w:val="24"/>
                <w:szCs w:val="24"/>
              </w:rPr>
            </w:pPr>
            <w:moveFrom w:id="85" w:author="Admin" w:date="2026-07-06T16:40:00Z" w16du:dateUtc="2026-07-06T09:40:00Z">
              <w:r w:rsidRPr="00DC234E" w:rsidDel="00F54A08">
                <w:rPr>
                  <w:rFonts w:ascii="Times New Roman" w:eastAsia="Times New Roman" w:hAnsi="Times New Roman" w:cs="Times New Roman"/>
                  <w:sz w:val="24"/>
                  <w:szCs w:val="24"/>
                </w:rPr>
                <w:t>Subtitle</w:t>
              </w:r>
            </w:moveFrom>
          </w:p>
        </w:tc>
        <w:tc>
          <w:tcPr>
            <w:tcW w:w="0" w:type="auto"/>
            <w:vAlign w:val="center"/>
            <w:hideMark/>
          </w:tcPr>
          <w:p w14:paraId="0F1B2893" w14:textId="27B5504A" w:rsidR="00DC234E" w:rsidRPr="00DC234E" w:rsidDel="00F54A08" w:rsidRDefault="00DC234E" w:rsidP="00DC234E">
            <w:pPr>
              <w:spacing w:after="0" w:line="240" w:lineRule="auto"/>
              <w:rPr>
                <w:moveFrom w:id="86" w:author="Admin" w:date="2026-07-06T16:40:00Z" w16du:dateUtc="2026-07-06T09:40:00Z"/>
                <w:rFonts w:ascii="Times New Roman" w:eastAsia="Times New Roman" w:hAnsi="Times New Roman" w:cs="Times New Roman"/>
                <w:sz w:val="24"/>
                <w:szCs w:val="24"/>
              </w:rPr>
            </w:pPr>
            <w:moveFrom w:id="87" w:author="Admin" w:date="2026-07-06T16:40:00Z" w16du:dateUtc="2026-07-06T09:40:00Z">
              <w:r w:rsidRPr="00DC234E" w:rsidDel="00F54A08">
                <w:rPr>
                  <w:rFonts w:ascii="Times New Roman" w:eastAsia="Times New Roman" w:hAnsi="Times New Roman" w:cs="Times New Roman"/>
                  <w:sz w:val="24"/>
                  <w:szCs w:val="24"/>
                </w:rPr>
                <w:t>Business Consulting Framework &amp; Operating System</w:t>
              </w:r>
            </w:moveFrom>
          </w:p>
        </w:tc>
      </w:tr>
      <w:tr w:rsidR="00DC234E" w:rsidRPr="00DC234E" w:rsidDel="00F54A08" w14:paraId="136FD547" w14:textId="422B9975">
        <w:trPr>
          <w:tblCellSpacing w:w="15" w:type="dxa"/>
        </w:trPr>
        <w:tc>
          <w:tcPr>
            <w:tcW w:w="0" w:type="auto"/>
            <w:vAlign w:val="center"/>
            <w:hideMark/>
          </w:tcPr>
          <w:p w14:paraId="6136ACE8" w14:textId="3710A2D9" w:rsidR="00DC234E" w:rsidRPr="00DC234E" w:rsidDel="00F54A08" w:rsidRDefault="00DC234E" w:rsidP="00DC234E">
            <w:pPr>
              <w:spacing w:after="0" w:line="240" w:lineRule="auto"/>
              <w:rPr>
                <w:moveFrom w:id="88" w:author="Admin" w:date="2026-07-06T16:40:00Z" w16du:dateUtc="2026-07-06T09:40:00Z"/>
                <w:rFonts w:ascii="Times New Roman" w:eastAsia="Times New Roman" w:hAnsi="Times New Roman" w:cs="Times New Roman"/>
                <w:sz w:val="24"/>
                <w:szCs w:val="24"/>
              </w:rPr>
            </w:pPr>
            <w:moveFrom w:id="89" w:author="Admin" w:date="2026-07-06T16:40:00Z" w16du:dateUtc="2026-07-06T09:40:00Z">
              <w:r w:rsidRPr="00DC234E" w:rsidDel="00F54A08">
                <w:rPr>
                  <w:rFonts w:ascii="Times New Roman" w:eastAsia="Times New Roman" w:hAnsi="Times New Roman" w:cs="Times New Roman"/>
                  <w:sz w:val="24"/>
                  <w:szCs w:val="24"/>
                </w:rPr>
                <w:t>Version</w:t>
              </w:r>
            </w:moveFrom>
          </w:p>
        </w:tc>
        <w:tc>
          <w:tcPr>
            <w:tcW w:w="0" w:type="auto"/>
            <w:vAlign w:val="center"/>
            <w:hideMark/>
          </w:tcPr>
          <w:p w14:paraId="09942583" w14:textId="1498BA31" w:rsidR="00DC234E" w:rsidRPr="00DC234E" w:rsidDel="00F54A08" w:rsidRDefault="00DC234E" w:rsidP="00DC234E">
            <w:pPr>
              <w:spacing w:after="0" w:line="240" w:lineRule="auto"/>
              <w:rPr>
                <w:moveFrom w:id="90" w:author="Admin" w:date="2026-07-06T16:40:00Z" w16du:dateUtc="2026-07-06T09:40:00Z"/>
                <w:rFonts w:ascii="Times New Roman" w:eastAsia="Times New Roman" w:hAnsi="Times New Roman" w:cs="Times New Roman"/>
                <w:sz w:val="24"/>
                <w:szCs w:val="24"/>
              </w:rPr>
            </w:pPr>
            <w:moveFrom w:id="91" w:author="Admin" w:date="2026-07-06T16:40:00Z" w16du:dateUtc="2026-07-06T09:40:00Z">
              <w:r w:rsidRPr="00DC234E" w:rsidDel="00F54A08">
                <w:rPr>
                  <w:rFonts w:ascii="Times New Roman" w:eastAsia="Times New Roman" w:hAnsi="Times New Roman" w:cs="Times New Roman"/>
                  <w:sz w:val="24"/>
                  <w:szCs w:val="24"/>
                </w:rPr>
                <w:t>1.0</w:t>
              </w:r>
            </w:moveFrom>
          </w:p>
        </w:tc>
      </w:tr>
      <w:tr w:rsidR="00DC234E" w:rsidRPr="00DC234E" w:rsidDel="00F54A08" w14:paraId="339FFB18" w14:textId="281F5F82">
        <w:trPr>
          <w:tblCellSpacing w:w="15" w:type="dxa"/>
        </w:trPr>
        <w:tc>
          <w:tcPr>
            <w:tcW w:w="0" w:type="auto"/>
            <w:vAlign w:val="center"/>
            <w:hideMark/>
          </w:tcPr>
          <w:p w14:paraId="4455D198" w14:textId="40225C32" w:rsidR="00DC234E" w:rsidRPr="00DC234E" w:rsidDel="00F54A08" w:rsidRDefault="00DC234E" w:rsidP="00DC234E">
            <w:pPr>
              <w:spacing w:after="0" w:line="240" w:lineRule="auto"/>
              <w:rPr>
                <w:moveFrom w:id="92" w:author="Admin" w:date="2026-07-06T16:40:00Z" w16du:dateUtc="2026-07-06T09:40:00Z"/>
                <w:rFonts w:ascii="Times New Roman" w:eastAsia="Times New Roman" w:hAnsi="Times New Roman" w:cs="Times New Roman"/>
                <w:sz w:val="24"/>
                <w:szCs w:val="24"/>
              </w:rPr>
            </w:pPr>
            <w:moveFrom w:id="93" w:author="Admin" w:date="2026-07-06T16:40:00Z" w16du:dateUtc="2026-07-06T09:40:00Z">
              <w:r w:rsidRPr="00DC234E" w:rsidDel="00F54A08">
                <w:rPr>
                  <w:rFonts w:ascii="Times New Roman" w:eastAsia="Times New Roman" w:hAnsi="Times New Roman" w:cs="Times New Roman"/>
                  <w:sz w:val="24"/>
                  <w:szCs w:val="24"/>
                </w:rPr>
                <w:t>Status</w:t>
              </w:r>
            </w:moveFrom>
          </w:p>
        </w:tc>
        <w:tc>
          <w:tcPr>
            <w:tcW w:w="0" w:type="auto"/>
            <w:vAlign w:val="center"/>
            <w:hideMark/>
          </w:tcPr>
          <w:p w14:paraId="2B569507" w14:textId="548C5ED8" w:rsidR="00DC234E" w:rsidRPr="00DC234E" w:rsidDel="00F54A08" w:rsidRDefault="00DC234E" w:rsidP="00DC234E">
            <w:pPr>
              <w:spacing w:after="0" w:line="240" w:lineRule="auto"/>
              <w:rPr>
                <w:moveFrom w:id="94" w:author="Admin" w:date="2026-07-06T16:40:00Z" w16du:dateUtc="2026-07-06T09:40:00Z"/>
                <w:rFonts w:ascii="Times New Roman" w:eastAsia="Times New Roman" w:hAnsi="Times New Roman" w:cs="Times New Roman"/>
                <w:sz w:val="24"/>
                <w:szCs w:val="24"/>
              </w:rPr>
            </w:pPr>
            <w:moveFrom w:id="95" w:author="Admin" w:date="2026-07-06T16:40:00Z" w16du:dateUtc="2026-07-06T09:40:00Z">
              <w:r w:rsidRPr="00DC234E" w:rsidDel="00F54A08">
                <w:rPr>
                  <w:rFonts w:ascii="Times New Roman" w:eastAsia="Times New Roman" w:hAnsi="Times New Roman" w:cs="Times New Roman"/>
                  <w:sz w:val="24"/>
                  <w:szCs w:val="24"/>
                </w:rPr>
                <w:t>Draft</w:t>
              </w:r>
            </w:moveFrom>
          </w:p>
        </w:tc>
      </w:tr>
      <w:tr w:rsidR="00DC234E" w:rsidRPr="00DC234E" w:rsidDel="00F54A08" w14:paraId="6EF48F42" w14:textId="30DF2E1A">
        <w:trPr>
          <w:tblCellSpacing w:w="15" w:type="dxa"/>
        </w:trPr>
        <w:tc>
          <w:tcPr>
            <w:tcW w:w="0" w:type="auto"/>
            <w:vAlign w:val="center"/>
            <w:hideMark/>
          </w:tcPr>
          <w:p w14:paraId="1B70A17C" w14:textId="4D25565D" w:rsidR="00DC234E" w:rsidRPr="00DC234E" w:rsidDel="00F54A08" w:rsidRDefault="00DC234E" w:rsidP="00DC234E">
            <w:pPr>
              <w:spacing w:after="0" w:line="240" w:lineRule="auto"/>
              <w:rPr>
                <w:moveFrom w:id="96" w:author="Admin" w:date="2026-07-06T16:40:00Z" w16du:dateUtc="2026-07-06T09:40:00Z"/>
                <w:rFonts w:ascii="Times New Roman" w:eastAsia="Times New Roman" w:hAnsi="Times New Roman" w:cs="Times New Roman"/>
                <w:sz w:val="24"/>
                <w:szCs w:val="24"/>
              </w:rPr>
            </w:pPr>
            <w:moveFrom w:id="97" w:author="Admin" w:date="2026-07-06T16:40:00Z" w16du:dateUtc="2026-07-06T09:40:00Z">
              <w:r w:rsidRPr="00DC234E" w:rsidDel="00F54A08">
                <w:rPr>
                  <w:rFonts w:ascii="Times New Roman" w:eastAsia="Times New Roman" w:hAnsi="Times New Roman" w:cs="Times New Roman"/>
                  <w:sz w:val="24"/>
                  <w:szCs w:val="24"/>
                </w:rPr>
                <w:t>Owner</w:t>
              </w:r>
            </w:moveFrom>
          </w:p>
        </w:tc>
        <w:tc>
          <w:tcPr>
            <w:tcW w:w="0" w:type="auto"/>
            <w:vAlign w:val="center"/>
            <w:hideMark/>
          </w:tcPr>
          <w:p w14:paraId="4AEFDCC0" w14:textId="3CEB7B1F" w:rsidR="00DC234E" w:rsidRPr="00DC234E" w:rsidDel="00F54A08" w:rsidRDefault="00DC234E" w:rsidP="00DC234E">
            <w:pPr>
              <w:spacing w:after="0" w:line="240" w:lineRule="auto"/>
              <w:rPr>
                <w:moveFrom w:id="98" w:author="Admin" w:date="2026-07-06T16:40:00Z" w16du:dateUtc="2026-07-06T09:40:00Z"/>
                <w:rFonts w:ascii="Times New Roman" w:eastAsia="Times New Roman" w:hAnsi="Times New Roman" w:cs="Times New Roman"/>
                <w:sz w:val="24"/>
                <w:szCs w:val="24"/>
              </w:rPr>
            </w:pPr>
            <w:moveFrom w:id="99" w:author="Admin" w:date="2026-07-06T16:40:00Z" w16du:dateUtc="2026-07-06T09:40:00Z">
              <w:r w:rsidRPr="00DC234E" w:rsidDel="00F54A08">
                <w:rPr>
                  <w:rFonts w:ascii="Times New Roman" w:eastAsia="Times New Roman" w:hAnsi="Times New Roman" w:cs="Times New Roman"/>
                  <w:sz w:val="24"/>
                  <w:szCs w:val="24"/>
                </w:rPr>
                <w:t>THUCHOCVN</w:t>
              </w:r>
            </w:moveFrom>
          </w:p>
        </w:tc>
      </w:tr>
      <w:tr w:rsidR="00DC234E" w:rsidRPr="00DC234E" w:rsidDel="00F54A08" w14:paraId="5115275B" w14:textId="5FC724F7">
        <w:trPr>
          <w:tblCellSpacing w:w="15" w:type="dxa"/>
        </w:trPr>
        <w:tc>
          <w:tcPr>
            <w:tcW w:w="0" w:type="auto"/>
            <w:vAlign w:val="center"/>
            <w:hideMark/>
          </w:tcPr>
          <w:p w14:paraId="3728CB31" w14:textId="617EF149" w:rsidR="00DC234E" w:rsidRPr="00DC234E" w:rsidDel="00F54A08" w:rsidRDefault="00DC234E" w:rsidP="00DC234E">
            <w:pPr>
              <w:spacing w:after="0" w:line="240" w:lineRule="auto"/>
              <w:rPr>
                <w:moveFrom w:id="100" w:author="Admin" w:date="2026-07-06T16:40:00Z" w16du:dateUtc="2026-07-06T09:40:00Z"/>
                <w:rFonts w:ascii="Times New Roman" w:eastAsia="Times New Roman" w:hAnsi="Times New Roman" w:cs="Times New Roman"/>
                <w:sz w:val="24"/>
                <w:szCs w:val="24"/>
              </w:rPr>
            </w:pPr>
            <w:moveFrom w:id="101" w:author="Admin" w:date="2026-07-06T16:40:00Z" w16du:dateUtc="2026-07-06T09:40:00Z">
              <w:r w:rsidRPr="00DC234E" w:rsidDel="00F54A08">
                <w:rPr>
                  <w:rFonts w:ascii="Times New Roman" w:eastAsia="Times New Roman" w:hAnsi="Times New Roman" w:cs="Times New Roman"/>
                  <w:sz w:val="24"/>
                  <w:szCs w:val="24"/>
                </w:rPr>
                <w:t>Author</w:t>
              </w:r>
            </w:moveFrom>
          </w:p>
        </w:tc>
        <w:tc>
          <w:tcPr>
            <w:tcW w:w="0" w:type="auto"/>
            <w:vAlign w:val="center"/>
            <w:hideMark/>
          </w:tcPr>
          <w:p w14:paraId="3307E627" w14:textId="125847CC" w:rsidR="00DC234E" w:rsidRPr="00DC234E" w:rsidDel="00F54A08" w:rsidRDefault="00DC234E" w:rsidP="00DC234E">
            <w:pPr>
              <w:spacing w:after="0" w:line="240" w:lineRule="auto"/>
              <w:rPr>
                <w:moveFrom w:id="102" w:author="Admin" w:date="2026-07-06T16:40:00Z" w16du:dateUtc="2026-07-06T09:40:00Z"/>
                <w:rFonts w:ascii="Times New Roman" w:eastAsia="Times New Roman" w:hAnsi="Times New Roman" w:cs="Times New Roman"/>
                <w:sz w:val="24"/>
                <w:szCs w:val="24"/>
              </w:rPr>
            </w:pPr>
            <w:moveFrom w:id="103" w:author="Admin" w:date="2026-07-06T16:40:00Z" w16du:dateUtc="2026-07-06T09:40:00Z">
              <w:r w:rsidRPr="00DC234E" w:rsidDel="00F54A08">
                <w:rPr>
                  <w:rFonts w:ascii="Times New Roman" w:eastAsia="Times New Roman" w:hAnsi="Times New Roman" w:cs="Times New Roman"/>
                  <w:sz w:val="24"/>
                  <w:szCs w:val="24"/>
                </w:rPr>
                <w:t>Lê Thị Hà</w:t>
              </w:r>
            </w:moveFrom>
          </w:p>
        </w:tc>
      </w:tr>
      <w:tr w:rsidR="00DC234E" w:rsidRPr="00DC234E" w:rsidDel="00F54A08" w14:paraId="222BF8EE" w14:textId="6FB8D842">
        <w:trPr>
          <w:tblCellSpacing w:w="15" w:type="dxa"/>
        </w:trPr>
        <w:tc>
          <w:tcPr>
            <w:tcW w:w="0" w:type="auto"/>
            <w:vAlign w:val="center"/>
            <w:hideMark/>
          </w:tcPr>
          <w:p w14:paraId="3393A8F3" w14:textId="7919D2E8" w:rsidR="00DC234E" w:rsidRPr="00DC234E" w:rsidDel="00F54A08" w:rsidRDefault="00DC234E" w:rsidP="00DC234E">
            <w:pPr>
              <w:spacing w:after="0" w:line="240" w:lineRule="auto"/>
              <w:rPr>
                <w:moveFrom w:id="104" w:author="Admin" w:date="2026-07-06T16:40:00Z" w16du:dateUtc="2026-07-06T09:40:00Z"/>
                <w:rFonts w:ascii="Times New Roman" w:eastAsia="Times New Roman" w:hAnsi="Times New Roman" w:cs="Times New Roman"/>
                <w:sz w:val="24"/>
                <w:szCs w:val="24"/>
              </w:rPr>
            </w:pPr>
            <w:moveFrom w:id="105" w:author="Admin" w:date="2026-07-06T16:40:00Z" w16du:dateUtc="2026-07-06T09:40:00Z">
              <w:r w:rsidRPr="00DC234E" w:rsidDel="00F54A08">
                <w:rPr>
                  <w:rFonts w:ascii="Times New Roman" w:eastAsia="Times New Roman" w:hAnsi="Times New Roman" w:cs="Times New Roman"/>
                  <w:sz w:val="24"/>
                  <w:szCs w:val="24"/>
                </w:rPr>
                <w:t>Classification</w:t>
              </w:r>
            </w:moveFrom>
          </w:p>
        </w:tc>
        <w:tc>
          <w:tcPr>
            <w:tcW w:w="0" w:type="auto"/>
            <w:vAlign w:val="center"/>
            <w:hideMark/>
          </w:tcPr>
          <w:p w14:paraId="42C5326B" w14:textId="622CE778" w:rsidR="00DC234E" w:rsidRPr="00DC234E" w:rsidDel="00F54A08" w:rsidRDefault="00DC234E" w:rsidP="00DC234E">
            <w:pPr>
              <w:spacing w:after="0" w:line="240" w:lineRule="auto"/>
              <w:rPr>
                <w:moveFrom w:id="106" w:author="Admin" w:date="2026-07-06T16:40:00Z" w16du:dateUtc="2026-07-06T09:40:00Z"/>
                <w:rFonts w:ascii="Times New Roman" w:eastAsia="Times New Roman" w:hAnsi="Times New Roman" w:cs="Times New Roman"/>
                <w:sz w:val="24"/>
                <w:szCs w:val="24"/>
              </w:rPr>
            </w:pPr>
            <w:moveFrom w:id="107" w:author="Admin" w:date="2026-07-06T16:40:00Z" w16du:dateUtc="2026-07-06T09:40:00Z">
              <w:r w:rsidRPr="00DC234E" w:rsidDel="00F54A08">
                <w:rPr>
                  <w:rFonts w:ascii="Times New Roman" w:eastAsia="Times New Roman" w:hAnsi="Times New Roman" w:cs="Times New Roman"/>
                  <w:sz w:val="24"/>
                  <w:szCs w:val="24"/>
                </w:rPr>
                <w:t>Internal Use Only</w:t>
              </w:r>
            </w:moveFrom>
          </w:p>
        </w:tc>
      </w:tr>
      <w:tr w:rsidR="00DC234E" w:rsidRPr="00DC234E" w:rsidDel="00F54A08" w14:paraId="0646F5A1" w14:textId="6230BC03">
        <w:trPr>
          <w:tblCellSpacing w:w="15" w:type="dxa"/>
        </w:trPr>
        <w:tc>
          <w:tcPr>
            <w:tcW w:w="0" w:type="auto"/>
            <w:vAlign w:val="center"/>
            <w:hideMark/>
          </w:tcPr>
          <w:p w14:paraId="0BF995EF" w14:textId="2D3E2042" w:rsidR="00DC234E" w:rsidRPr="00DC234E" w:rsidDel="00F54A08" w:rsidRDefault="00DC234E" w:rsidP="00DC234E">
            <w:pPr>
              <w:spacing w:after="0" w:line="240" w:lineRule="auto"/>
              <w:rPr>
                <w:moveFrom w:id="108" w:author="Admin" w:date="2026-07-06T16:40:00Z" w16du:dateUtc="2026-07-06T09:40:00Z"/>
                <w:rFonts w:ascii="Times New Roman" w:eastAsia="Times New Roman" w:hAnsi="Times New Roman" w:cs="Times New Roman"/>
                <w:sz w:val="24"/>
                <w:szCs w:val="24"/>
              </w:rPr>
            </w:pPr>
            <w:moveFrom w:id="109" w:author="Admin" w:date="2026-07-06T16:40:00Z" w16du:dateUtc="2026-07-06T09:40:00Z">
              <w:r w:rsidRPr="00DC234E" w:rsidDel="00F54A08">
                <w:rPr>
                  <w:rFonts w:ascii="Times New Roman" w:eastAsia="Times New Roman" w:hAnsi="Times New Roman" w:cs="Times New Roman"/>
                  <w:sz w:val="24"/>
                  <w:szCs w:val="24"/>
                </w:rPr>
                <w:t>Language</w:t>
              </w:r>
            </w:moveFrom>
          </w:p>
        </w:tc>
        <w:tc>
          <w:tcPr>
            <w:tcW w:w="0" w:type="auto"/>
            <w:vAlign w:val="center"/>
            <w:hideMark/>
          </w:tcPr>
          <w:p w14:paraId="00F9B2A4" w14:textId="14C199AA" w:rsidR="00DC234E" w:rsidRPr="00DC234E" w:rsidDel="00F54A08" w:rsidRDefault="00DC234E" w:rsidP="00DC234E">
            <w:pPr>
              <w:spacing w:after="0" w:line="240" w:lineRule="auto"/>
              <w:rPr>
                <w:moveFrom w:id="110" w:author="Admin" w:date="2026-07-06T16:40:00Z" w16du:dateUtc="2026-07-06T09:40:00Z"/>
                <w:rFonts w:ascii="Times New Roman" w:eastAsia="Times New Roman" w:hAnsi="Times New Roman" w:cs="Times New Roman"/>
                <w:sz w:val="24"/>
                <w:szCs w:val="24"/>
              </w:rPr>
            </w:pPr>
            <w:moveFrom w:id="111" w:author="Admin" w:date="2026-07-06T16:40:00Z" w16du:dateUtc="2026-07-06T09:40:00Z">
              <w:r w:rsidRPr="00DC234E" w:rsidDel="00F54A08">
                <w:rPr>
                  <w:rFonts w:ascii="Times New Roman" w:eastAsia="Times New Roman" w:hAnsi="Times New Roman" w:cs="Times New Roman"/>
                  <w:sz w:val="24"/>
                  <w:szCs w:val="24"/>
                </w:rPr>
                <w:t>Vietnamese</w:t>
              </w:r>
            </w:moveFrom>
          </w:p>
        </w:tc>
      </w:tr>
      <w:tr w:rsidR="00DC234E" w:rsidRPr="00DC234E" w:rsidDel="00F54A08" w14:paraId="03550B6D" w14:textId="5E369D9D">
        <w:trPr>
          <w:tblCellSpacing w:w="15" w:type="dxa"/>
        </w:trPr>
        <w:tc>
          <w:tcPr>
            <w:tcW w:w="0" w:type="auto"/>
            <w:vAlign w:val="center"/>
            <w:hideMark/>
          </w:tcPr>
          <w:p w14:paraId="6B49CFDE" w14:textId="4373050F" w:rsidR="00DC234E" w:rsidRPr="00DC234E" w:rsidDel="00F54A08" w:rsidRDefault="00DC234E" w:rsidP="00DC234E">
            <w:pPr>
              <w:spacing w:after="0" w:line="240" w:lineRule="auto"/>
              <w:rPr>
                <w:moveFrom w:id="112" w:author="Admin" w:date="2026-07-06T16:40:00Z" w16du:dateUtc="2026-07-06T09:40:00Z"/>
                <w:rFonts w:ascii="Times New Roman" w:eastAsia="Times New Roman" w:hAnsi="Times New Roman" w:cs="Times New Roman"/>
                <w:sz w:val="24"/>
                <w:szCs w:val="24"/>
              </w:rPr>
            </w:pPr>
            <w:moveFrom w:id="113" w:author="Admin" w:date="2026-07-06T16:40:00Z" w16du:dateUtc="2026-07-06T09:40:00Z">
              <w:r w:rsidRPr="00DC234E" w:rsidDel="00F54A08">
                <w:rPr>
                  <w:rFonts w:ascii="Times New Roman" w:eastAsia="Times New Roman" w:hAnsi="Times New Roman" w:cs="Times New Roman"/>
                  <w:sz w:val="24"/>
                  <w:szCs w:val="24"/>
                </w:rPr>
                <w:t>Started</w:t>
              </w:r>
            </w:moveFrom>
          </w:p>
        </w:tc>
        <w:tc>
          <w:tcPr>
            <w:tcW w:w="0" w:type="auto"/>
            <w:vAlign w:val="center"/>
            <w:hideMark/>
          </w:tcPr>
          <w:p w14:paraId="09B86DB2" w14:textId="47A3490F" w:rsidR="00DC234E" w:rsidRPr="00DC234E" w:rsidDel="00F54A08" w:rsidRDefault="00DC234E" w:rsidP="00DC234E">
            <w:pPr>
              <w:spacing w:after="0" w:line="240" w:lineRule="auto"/>
              <w:rPr>
                <w:moveFrom w:id="114" w:author="Admin" w:date="2026-07-06T16:40:00Z" w16du:dateUtc="2026-07-06T09:40:00Z"/>
                <w:rFonts w:ascii="Times New Roman" w:eastAsia="Times New Roman" w:hAnsi="Times New Roman" w:cs="Times New Roman"/>
                <w:sz w:val="24"/>
                <w:szCs w:val="24"/>
              </w:rPr>
            </w:pPr>
            <w:moveFrom w:id="115" w:author="Admin" w:date="2026-07-06T16:40:00Z" w16du:dateUtc="2026-07-06T09:40:00Z">
              <w:r w:rsidRPr="00DC234E" w:rsidDel="00F54A08">
                <w:rPr>
                  <w:rFonts w:ascii="Times New Roman" w:eastAsia="Times New Roman" w:hAnsi="Times New Roman" w:cs="Times New Roman"/>
                  <w:sz w:val="24"/>
                  <w:szCs w:val="24"/>
                </w:rPr>
                <w:t>July 2026</w:t>
              </w:r>
            </w:moveFrom>
          </w:p>
        </w:tc>
      </w:tr>
    </w:tbl>
    <w:p w14:paraId="5126538A" w14:textId="70496FB7" w:rsidR="00DC234E" w:rsidDel="00F54A08" w:rsidRDefault="00DC234E">
      <w:pPr>
        <w:rPr>
          <w:moveFrom w:id="116" w:author="Admin" w:date="2026-07-06T16:40:00Z" w16du:dateUtc="2026-07-06T09:40:00Z"/>
          <w:rFonts w:ascii="Times New Roman" w:eastAsia="Times New Roman" w:hAnsi="Times New Roman" w:cs="Times New Roman"/>
          <w:b/>
          <w:bCs/>
          <w:kern w:val="36"/>
          <w:sz w:val="48"/>
          <w:szCs w:val="48"/>
        </w:rPr>
      </w:pPr>
    </w:p>
    <w:moveFromRangeEnd w:id="74"/>
    <w:p w14:paraId="7F28C218" w14:textId="7DA3C936" w:rsidR="00DC234E" w:rsidRPr="00DC234E" w:rsidRDefault="00DC234E" w:rsidP="00DC234E">
      <w:pPr>
        <w:rPr>
          <w:rFonts w:ascii="Times New Roman" w:eastAsia="Times New Roman" w:hAnsi="Times New Roman" w:cs="Times New Roman"/>
          <w:b/>
          <w:bCs/>
          <w:kern w:val="36"/>
          <w:sz w:val="48"/>
          <w:szCs w:val="48"/>
        </w:rPr>
      </w:pPr>
      <w:del w:id="117" w:author="Admin" w:date="2026-07-06T16:40:00Z" w16du:dateUtc="2026-07-06T09:40:00Z">
        <w:r w:rsidDel="00F54A08">
          <w:rPr>
            <w:rFonts w:ascii="Times New Roman" w:eastAsia="Times New Roman" w:hAnsi="Times New Roman" w:cs="Times New Roman"/>
            <w:b/>
            <w:bCs/>
            <w:kern w:val="36"/>
            <w:sz w:val="48"/>
            <w:szCs w:val="48"/>
          </w:rPr>
          <w:br w:type="page"/>
        </w:r>
      </w:del>
      <w:r w:rsidRPr="00DC234E">
        <w:rPr>
          <w:rFonts w:ascii="Times New Roman" w:eastAsia="Times New Roman" w:hAnsi="Times New Roman" w:cs="Times New Roman"/>
          <w:b/>
          <w:bCs/>
          <w:kern w:val="36"/>
          <w:sz w:val="48"/>
          <w:szCs w:val="48"/>
        </w:rPr>
        <w:t>HANDBOOK STRUCTURE</w:t>
      </w:r>
    </w:p>
    <w:p w14:paraId="59AB1312" w14:textId="77777777" w:rsidR="00DC234E" w:rsidRPr="00DC234E" w:rsidRDefault="00DC234E" w:rsidP="00DC23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C234E">
        <w:rPr>
          <w:rFonts w:ascii="Courier New" w:eastAsia="Times New Roman" w:hAnsi="Courier New" w:cs="Courier New"/>
          <w:sz w:val="20"/>
          <w:szCs w:val="20"/>
        </w:rPr>
        <w:t>Volume 01</w:t>
      </w:r>
      <w:r w:rsidRPr="00DC234E">
        <w:rPr>
          <w:rFonts w:ascii="Courier New" w:eastAsia="Times New Roman" w:hAnsi="Courier New" w:cs="Courier New"/>
          <w:sz w:val="20"/>
          <w:szCs w:val="20"/>
        </w:rPr>
        <w:br/>
        <w:t>FOUNDATION</w:t>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02</w:t>
      </w:r>
      <w:r w:rsidRPr="00DC234E">
        <w:rPr>
          <w:rFonts w:ascii="Courier New" w:eastAsia="Times New Roman" w:hAnsi="Courier New" w:cs="Courier New"/>
          <w:sz w:val="20"/>
          <w:szCs w:val="20"/>
        </w:rPr>
        <w:br/>
        <w:t>STRATEGY</w:t>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03</w:t>
      </w:r>
      <w:r w:rsidRPr="00DC234E">
        <w:rPr>
          <w:rFonts w:ascii="Courier New" w:eastAsia="Times New Roman" w:hAnsi="Courier New" w:cs="Courier New"/>
          <w:sz w:val="20"/>
          <w:szCs w:val="20"/>
        </w:rPr>
        <w:br/>
        <w:t>CONSULTING METHODOLOGY</w:t>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04</w:t>
      </w:r>
      <w:r w:rsidRPr="00DC234E">
        <w:rPr>
          <w:rFonts w:ascii="Courier New" w:eastAsia="Times New Roman" w:hAnsi="Courier New" w:cs="Courier New"/>
          <w:sz w:val="20"/>
          <w:szCs w:val="20"/>
        </w:rPr>
        <w:br/>
        <w:t>CONSULTING OPERATING SYSTEM</w:t>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05</w:t>
      </w:r>
      <w:r w:rsidRPr="00DC234E">
        <w:rPr>
          <w:rFonts w:ascii="Courier New" w:eastAsia="Times New Roman" w:hAnsi="Courier New" w:cs="Courier New"/>
          <w:sz w:val="20"/>
          <w:szCs w:val="20"/>
        </w:rPr>
        <w:br/>
        <w:t>BUSINESS CONSULTING OS</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06</w:t>
      </w:r>
      <w:r w:rsidRPr="00DC234E">
        <w:rPr>
          <w:rFonts w:ascii="Courier New" w:eastAsia="Times New Roman" w:hAnsi="Courier New" w:cs="Courier New"/>
          <w:sz w:val="20"/>
          <w:szCs w:val="20"/>
        </w:rPr>
        <w:br/>
        <w:t>IMPLEMENTATION GUIDE</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07</w:t>
      </w:r>
      <w:r w:rsidRPr="00DC234E">
        <w:rPr>
          <w:rFonts w:ascii="Courier New" w:eastAsia="Times New Roman" w:hAnsi="Courier New" w:cs="Courier New"/>
          <w:sz w:val="20"/>
          <w:szCs w:val="20"/>
        </w:rPr>
        <w:br/>
        <w:t>INDUSTRY SOLUTIONS</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08</w:t>
      </w:r>
      <w:r w:rsidRPr="00DC234E">
        <w:rPr>
          <w:rFonts w:ascii="Courier New" w:eastAsia="Times New Roman" w:hAnsi="Courier New" w:cs="Courier New"/>
          <w:sz w:val="20"/>
          <w:szCs w:val="20"/>
        </w:rPr>
        <w:br/>
        <w:t>KNOWLEDGE BASE</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09</w:t>
      </w:r>
      <w:r w:rsidRPr="00DC234E">
        <w:rPr>
          <w:rFonts w:ascii="Courier New" w:eastAsia="Times New Roman" w:hAnsi="Courier New" w:cs="Courier New"/>
          <w:sz w:val="20"/>
          <w:szCs w:val="20"/>
        </w:rPr>
        <w:br/>
        <w:t>TRAINING &amp; CERTIFICATION</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w:t>
      </w:r>
      <w:r w:rsidRPr="00DC234E">
        <w:rPr>
          <w:rFonts w:ascii="Courier New" w:eastAsia="Times New Roman" w:hAnsi="Courier New" w:cs="Courier New"/>
          <w:sz w:val="20"/>
          <w:szCs w:val="20"/>
        </w:rPr>
        <w:br/>
      </w:r>
      <w:r w:rsidRPr="00DC234E">
        <w:rPr>
          <w:rFonts w:ascii="Courier New" w:eastAsia="Times New Roman" w:hAnsi="Courier New" w:cs="Courier New"/>
          <w:sz w:val="20"/>
          <w:szCs w:val="20"/>
        </w:rPr>
        <w:br/>
        <w:t>Volume 10</w:t>
      </w:r>
      <w:r w:rsidRPr="00DC234E">
        <w:rPr>
          <w:rFonts w:ascii="Courier New" w:eastAsia="Times New Roman" w:hAnsi="Courier New" w:cs="Courier New"/>
          <w:sz w:val="20"/>
          <w:szCs w:val="20"/>
        </w:rPr>
        <w:br/>
        <w:t>ECOSYSTEM &amp; ROADMAP</w:t>
      </w:r>
    </w:p>
    <w:p w14:paraId="53C81785" w14:textId="1307793A" w:rsidR="00DC234E" w:rsidRDefault="00DC234E">
      <w:pPr>
        <w:rPr>
          <w:rFonts w:ascii="Times New Roman" w:eastAsia="Times New Roman" w:hAnsi="Times New Roman" w:cs="Times New Roman"/>
          <w:b/>
          <w:bCs/>
          <w:kern w:val="36"/>
          <w:sz w:val="48"/>
          <w:szCs w:val="48"/>
        </w:rPr>
      </w:pPr>
    </w:p>
    <w:p w14:paraId="1D58417D" w14:textId="3ABAE9B7" w:rsidR="00DC234E" w:rsidRDefault="00DC234E">
      <w:pPr>
        <w:rPr>
          <w:rFonts w:ascii="Times New Roman" w:eastAsia="Times New Roman" w:hAnsi="Times New Roman" w:cs="Times New Roman"/>
          <w:b/>
          <w:bCs/>
          <w:kern w:val="36"/>
          <w:sz w:val="48"/>
          <w:szCs w:val="48"/>
        </w:rPr>
      </w:pPr>
    </w:p>
    <w:p w14:paraId="2FA4D332" w14:textId="77777777" w:rsidR="00DC234E" w:rsidRDefault="00DC234E">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48C9E672" w14:textId="0AB44089"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lastRenderedPageBreak/>
        <w:t>THUCHOCVN HANDBOOK</w:t>
      </w:r>
    </w:p>
    <w:p w14:paraId="049A7C0F"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t xml:space="preserve">Học </w:t>
      </w:r>
      <w:proofErr w:type="spellStart"/>
      <w:r w:rsidRPr="00810AEE">
        <w:rPr>
          <w:rFonts w:ascii="Times New Roman" w:eastAsia="Times New Roman" w:hAnsi="Times New Roman" w:cs="Times New Roman"/>
          <w:b/>
          <w:bCs/>
          <w:sz w:val="36"/>
          <w:szCs w:val="36"/>
        </w:rPr>
        <w:t>thật</w:t>
      </w:r>
      <w:proofErr w:type="spellEnd"/>
      <w:r w:rsidRPr="00810AEE">
        <w:rPr>
          <w:rFonts w:ascii="Times New Roman" w:eastAsia="Times New Roman" w:hAnsi="Times New Roman" w:cs="Times New Roman"/>
          <w:b/>
          <w:bCs/>
          <w:sz w:val="36"/>
          <w:szCs w:val="36"/>
        </w:rPr>
        <w:t xml:space="preserve"> – </w:t>
      </w:r>
      <w:proofErr w:type="spellStart"/>
      <w:r w:rsidRPr="00810AEE">
        <w:rPr>
          <w:rFonts w:ascii="Times New Roman" w:eastAsia="Times New Roman" w:hAnsi="Times New Roman" w:cs="Times New Roman"/>
          <w:b/>
          <w:bCs/>
          <w:sz w:val="36"/>
          <w:szCs w:val="36"/>
        </w:rPr>
        <w:t>Làm</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thật</w:t>
      </w:r>
      <w:proofErr w:type="spellEnd"/>
      <w:r w:rsidRPr="00810AEE">
        <w:rPr>
          <w:rFonts w:ascii="Times New Roman" w:eastAsia="Times New Roman" w:hAnsi="Times New Roman" w:cs="Times New Roman"/>
          <w:b/>
          <w:bCs/>
          <w:sz w:val="36"/>
          <w:szCs w:val="36"/>
        </w:rPr>
        <w:t xml:space="preserve"> – </w:t>
      </w:r>
      <w:proofErr w:type="spellStart"/>
      <w:r w:rsidRPr="00810AEE">
        <w:rPr>
          <w:rFonts w:ascii="Times New Roman" w:eastAsia="Times New Roman" w:hAnsi="Times New Roman" w:cs="Times New Roman"/>
          <w:b/>
          <w:bCs/>
          <w:sz w:val="36"/>
          <w:szCs w:val="36"/>
        </w:rPr>
        <w:t>Giá</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trị</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thật</w:t>
      </w:r>
      <w:proofErr w:type="spellEnd"/>
    </w:p>
    <w:p w14:paraId="3595FA5B" w14:textId="77777777" w:rsidR="00810AEE" w:rsidRPr="00810AEE" w:rsidRDefault="00810AEE" w:rsidP="00810AEE">
      <w:pPr>
        <w:spacing w:before="100" w:beforeAutospacing="1" w:after="100" w:afterAutospacing="1" w:line="240" w:lineRule="auto"/>
        <w:outlineLvl w:val="2"/>
        <w:rPr>
          <w:rFonts w:ascii="Times New Roman" w:eastAsia="Times New Roman" w:hAnsi="Times New Roman" w:cs="Times New Roman"/>
          <w:b/>
          <w:bCs/>
          <w:sz w:val="27"/>
          <w:szCs w:val="27"/>
        </w:rPr>
      </w:pPr>
      <w:r w:rsidRPr="00810AEE">
        <w:rPr>
          <w:rFonts w:ascii="Times New Roman" w:eastAsia="Times New Roman" w:hAnsi="Times New Roman" w:cs="Times New Roman"/>
          <w:b/>
          <w:bCs/>
          <w:sz w:val="27"/>
          <w:szCs w:val="27"/>
        </w:rPr>
        <w:t xml:space="preserve">Tài </w:t>
      </w:r>
      <w:proofErr w:type="spellStart"/>
      <w:r w:rsidRPr="00810AEE">
        <w:rPr>
          <w:rFonts w:ascii="Times New Roman" w:eastAsia="Times New Roman" w:hAnsi="Times New Roman" w:cs="Times New Roman"/>
          <w:b/>
          <w:bCs/>
          <w:sz w:val="27"/>
          <w:szCs w:val="27"/>
        </w:rPr>
        <w:t>liệu</w:t>
      </w:r>
      <w:proofErr w:type="spellEnd"/>
      <w:r w:rsidRPr="00810AEE">
        <w:rPr>
          <w:rFonts w:ascii="Times New Roman" w:eastAsia="Times New Roman" w:hAnsi="Times New Roman" w:cs="Times New Roman"/>
          <w:b/>
          <w:bCs/>
          <w:sz w:val="27"/>
          <w:szCs w:val="27"/>
        </w:rPr>
        <w:t xml:space="preserve"> </w:t>
      </w:r>
      <w:proofErr w:type="spellStart"/>
      <w:r w:rsidRPr="00810AEE">
        <w:rPr>
          <w:rFonts w:ascii="Times New Roman" w:eastAsia="Times New Roman" w:hAnsi="Times New Roman" w:cs="Times New Roman"/>
          <w:b/>
          <w:bCs/>
          <w:sz w:val="27"/>
          <w:szCs w:val="27"/>
        </w:rPr>
        <w:t>nền</w:t>
      </w:r>
      <w:proofErr w:type="spellEnd"/>
      <w:r w:rsidRPr="00810AEE">
        <w:rPr>
          <w:rFonts w:ascii="Times New Roman" w:eastAsia="Times New Roman" w:hAnsi="Times New Roman" w:cs="Times New Roman"/>
          <w:b/>
          <w:bCs/>
          <w:sz w:val="27"/>
          <w:szCs w:val="27"/>
        </w:rPr>
        <w:t xml:space="preserve"> </w:t>
      </w:r>
      <w:proofErr w:type="spellStart"/>
      <w:r w:rsidRPr="00810AEE">
        <w:rPr>
          <w:rFonts w:ascii="Times New Roman" w:eastAsia="Times New Roman" w:hAnsi="Times New Roman" w:cs="Times New Roman"/>
          <w:b/>
          <w:bCs/>
          <w:sz w:val="27"/>
          <w:szCs w:val="27"/>
        </w:rPr>
        <w:t>tảng</w:t>
      </w:r>
      <w:proofErr w:type="spellEnd"/>
      <w:r w:rsidRPr="00810AEE">
        <w:rPr>
          <w:rFonts w:ascii="Times New Roman" w:eastAsia="Times New Roman" w:hAnsi="Times New Roman" w:cs="Times New Roman"/>
          <w:b/>
          <w:bCs/>
          <w:sz w:val="27"/>
          <w:szCs w:val="27"/>
        </w:rPr>
        <w:t xml:space="preserve"> </w:t>
      </w:r>
      <w:proofErr w:type="spellStart"/>
      <w:r w:rsidRPr="00810AEE">
        <w:rPr>
          <w:rFonts w:ascii="Times New Roman" w:eastAsia="Times New Roman" w:hAnsi="Times New Roman" w:cs="Times New Roman"/>
          <w:b/>
          <w:bCs/>
          <w:sz w:val="27"/>
          <w:szCs w:val="27"/>
        </w:rPr>
        <w:t>dành</w:t>
      </w:r>
      <w:proofErr w:type="spellEnd"/>
      <w:r w:rsidRPr="00810AEE">
        <w:rPr>
          <w:rFonts w:ascii="Times New Roman" w:eastAsia="Times New Roman" w:hAnsi="Times New Roman" w:cs="Times New Roman"/>
          <w:b/>
          <w:bCs/>
          <w:sz w:val="27"/>
          <w:szCs w:val="27"/>
        </w:rPr>
        <w:t xml:space="preserve"> </w:t>
      </w:r>
      <w:proofErr w:type="spellStart"/>
      <w:r w:rsidRPr="00810AEE">
        <w:rPr>
          <w:rFonts w:ascii="Times New Roman" w:eastAsia="Times New Roman" w:hAnsi="Times New Roman" w:cs="Times New Roman"/>
          <w:b/>
          <w:bCs/>
          <w:sz w:val="27"/>
          <w:szCs w:val="27"/>
        </w:rPr>
        <w:t>cho</w:t>
      </w:r>
      <w:proofErr w:type="spellEnd"/>
      <w:r w:rsidRPr="00810AEE">
        <w:rPr>
          <w:rFonts w:ascii="Times New Roman" w:eastAsia="Times New Roman" w:hAnsi="Times New Roman" w:cs="Times New Roman"/>
          <w:b/>
          <w:bCs/>
          <w:sz w:val="27"/>
          <w:szCs w:val="27"/>
        </w:rPr>
        <w:t xml:space="preserve"> </w:t>
      </w:r>
      <w:proofErr w:type="spellStart"/>
      <w:r w:rsidRPr="00810AEE">
        <w:rPr>
          <w:rFonts w:ascii="Times New Roman" w:eastAsia="Times New Roman" w:hAnsi="Times New Roman" w:cs="Times New Roman"/>
          <w:b/>
          <w:bCs/>
          <w:sz w:val="27"/>
          <w:szCs w:val="27"/>
        </w:rPr>
        <w:t>đội</w:t>
      </w:r>
      <w:proofErr w:type="spellEnd"/>
      <w:r w:rsidRPr="00810AEE">
        <w:rPr>
          <w:rFonts w:ascii="Times New Roman" w:eastAsia="Times New Roman" w:hAnsi="Times New Roman" w:cs="Times New Roman"/>
          <w:b/>
          <w:bCs/>
          <w:sz w:val="27"/>
          <w:szCs w:val="27"/>
        </w:rPr>
        <w:t xml:space="preserve"> </w:t>
      </w:r>
      <w:proofErr w:type="spellStart"/>
      <w:r w:rsidRPr="00810AEE">
        <w:rPr>
          <w:rFonts w:ascii="Times New Roman" w:eastAsia="Times New Roman" w:hAnsi="Times New Roman" w:cs="Times New Roman"/>
          <w:b/>
          <w:bCs/>
          <w:sz w:val="27"/>
          <w:szCs w:val="27"/>
        </w:rPr>
        <w:t>ngũ</w:t>
      </w:r>
      <w:proofErr w:type="spellEnd"/>
      <w:r w:rsidRPr="00810AEE">
        <w:rPr>
          <w:rFonts w:ascii="Times New Roman" w:eastAsia="Times New Roman" w:hAnsi="Times New Roman" w:cs="Times New Roman"/>
          <w:b/>
          <w:bCs/>
          <w:sz w:val="27"/>
          <w:szCs w:val="27"/>
        </w:rPr>
        <w:t xml:space="preserve"> THUCHOCVN</w:t>
      </w:r>
    </w:p>
    <w:p w14:paraId="55B243A8"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Phiên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bản</w:t>
      </w:r>
      <w:proofErr w:type="spellEnd"/>
      <w:r w:rsidRPr="00810AEE">
        <w:rPr>
          <w:rFonts w:ascii="Times New Roman" w:eastAsia="Times New Roman" w:hAnsi="Times New Roman" w:cs="Times New Roman"/>
          <w:b/>
          <w:bCs/>
          <w:sz w:val="24"/>
          <w:szCs w:val="24"/>
        </w:rPr>
        <w:t>:</w:t>
      </w:r>
      <w:r w:rsidRPr="00810AEE">
        <w:rPr>
          <w:rFonts w:ascii="Times New Roman" w:eastAsia="Times New Roman" w:hAnsi="Times New Roman" w:cs="Times New Roman"/>
          <w:sz w:val="24"/>
          <w:szCs w:val="24"/>
        </w:rPr>
        <w:t xml:space="preserve"> 1.0</w:t>
      </w:r>
    </w:p>
    <w:p w14:paraId="32DA72A0"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Ngày</w:t>
      </w:r>
      <w:proofErr w:type="spellEnd"/>
      <w:r w:rsidRPr="00810AEE">
        <w:rPr>
          <w:rFonts w:ascii="Times New Roman" w:eastAsia="Times New Roman" w:hAnsi="Times New Roman" w:cs="Times New Roman"/>
          <w:b/>
          <w:bCs/>
          <w:sz w:val="24"/>
          <w:szCs w:val="24"/>
        </w:rPr>
        <w:t xml:space="preserve"> ban </w:t>
      </w:r>
      <w:proofErr w:type="spellStart"/>
      <w:r w:rsidRPr="00810AEE">
        <w:rPr>
          <w:rFonts w:ascii="Times New Roman" w:eastAsia="Times New Roman" w:hAnsi="Times New Roman" w:cs="Times New Roman"/>
          <w:b/>
          <w:bCs/>
          <w:sz w:val="24"/>
          <w:szCs w:val="24"/>
        </w:rPr>
        <w:t>hành</w:t>
      </w:r>
      <w:proofErr w:type="spellEnd"/>
      <w:r w:rsidRPr="00810AEE">
        <w:rPr>
          <w:rFonts w:ascii="Times New Roman" w:eastAsia="Times New Roman" w:hAnsi="Times New Roman" w:cs="Times New Roman"/>
          <w:b/>
          <w:bCs/>
          <w:sz w:val="24"/>
          <w:szCs w:val="24"/>
        </w:rPr>
        <w:t>:</w:t>
      </w:r>
      <w:r w:rsidRPr="00810AEE">
        <w:rPr>
          <w:rFonts w:ascii="Times New Roman" w:eastAsia="Times New Roman" w:hAnsi="Times New Roman" w:cs="Times New Roman"/>
          <w:sz w:val="24"/>
          <w:szCs w:val="24"/>
        </w:rPr>
        <w:t xml:space="preserve"> 07/2026</w:t>
      </w:r>
    </w:p>
    <w:p w14:paraId="016C41DD" w14:textId="69A4D529" w:rsidR="00DC234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Đơn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vị</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phát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hành</w:t>
      </w:r>
      <w:proofErr w:type="spellEnd"/>
      <w:r w:rsidRPr="00810AEE">
        <w:rPr>
          <w:rFonts w:ascii="Times New Roman" w:eastAsia="Times New Roman" w:hAnsi="Times New Roman" w:cs="Times New Roman"/>
          <w:b/>
          <w:bCs/>
          <w:sz w:val="24"/>
          <w:szCs w:val="24"/>
        </w:rPr>
        <w:t>:</w:t>
      </w:r>
      <w:r w:rsidRPr="00810AEE">
        <w:rPr>
          <w:rFonts w:ascii="Times New Roman" w:eastAsia="Times New Roman" w:hAnsi="Times New Roman" w:cs="Times New Roman"/>
          <w:sz w:val="24"/>
          <w:szCs w:val="24"/>
        </w:rPr>
        <w:br/>
        <w:t xml:space="preserve">Công ty TNHH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Nhân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Việt Nam (THUCHOCVN)</w:t>
      </w:r>
    </w:p>
    <w:p w14:paraId="73926D38" w14:textId="77777777" w:rsidR="00DC234E" w:rsidRDefault="00DC234E">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227111F"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10AEE">
        <w:rPr>
          <w:rFonts w:ascii="Times New Roman" w:eastAsia="Times New Roman" w:hAnsi="Times New Roman" w:cs="Times New Roman"/>
          <w:b/>
          <w:bCs/>
          <w:sz w:val="36"/>
          <w:szCs w:val="36"/>
        </w:rPr>
        <w:lastRenderedPageBreak/>
        <w:t>Mục</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đích</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của</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tài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liệu</w:t>
      </w:r>
      <w:proofErr w:type="spellEnd"/>
    </w:p>
    <w:p w14:paraId="3FC8BF78"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THUCHOCVN Handbook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nhằm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thống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nhất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nhận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thức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về</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lý</w:t>
      </w:r>
      <w:proofErr w:type="spellEnd"/>
      <w:r w:rsidRPr="00810AEE">
        <w:rPr>
          <w:rFonts w:ascii="Times New Roman" w:eastAsia="Times New Roman" w:hAnsi="Times New Roman" w:cs="Times New Roman"/>
          <w:sz w:val="24"/>
          <w:szCs w:val="24"/>
        </w:rPr>
        <w:t xml:space="preserve"> do </w:t>
      </w:r>
      <w:proofErr w:type="spellStart"/>
      <w:r w:rsidRPr="00810AEE">
        <w:rPr>
          <w:rFonts w:ascii="Times New Roman" w:eastAsia="Times New Roman" w:hAnsi="Times New Roman" w:cs="Times New Roman"/>
          <w:sz w:val="24"/>
          <w:szCs w:val="24"/>
        </w:rPr>
        <w:t>tồn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hướng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thức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hoạt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THUCHOCVN.</w:t>
      </w:r>
    </w:p>
    <w:p w14:paraId="136641A7"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tài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cũng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cẩm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nang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nhân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tài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giúp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mọi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hiểu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rõ</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ta </w:t>
      </w:r>
      <w:proofErr w:type="spellStart"/>
      <w:r w:rsidRPr="00810AEE">
        <w:rPr>
          <w:rFonts w:ascii="Times New Roman" w:eastAsia="Times New Roman" w:hAnsi="Times New Roman" w:cs="Times New Roman"/>
          <w:sz w:val="24"/>
          <w:szCs w:val="24"/>
        </w:rPr>
        <w:t>đang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ta </w:t>
      </w:r>
      <w:proofErr w:type="spellStart"/>
      <w:r w:rsidRPr="00810AEE">
        <w:rPr>
          <w:rFonts w:ascii="Times New Roman" w:eastAsia="Times New Roman" w:hAnsi="Times New Roman" w:cs="Times New Roman"/>
          <w:sz w:val="24"/>
          <w:szCs w:val="24"/>
        </w:rPr>
        <w:t>lựa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chọn</w:t>
      </w:r>
      <w:proofErr w:type="spellEnd"/>
      <w:r w:rsidRPr="00810AEE">
        <w:rPr>
          <w:rFonts w:ascii="Times New Roman" w:eastAsia="Times New Roman" w:hAnsi="Times New Roman" w:cs="Times New Roman"/>
          <w:sz w:val="24"/>
          <w:szCs w:val="24"/>
        </w:rPr>
        <w:t xml:space="preserve"> con </w:t>
      </w:r>
      <w:proofErr w:type="spellStart"/>
      <w:r w:rsidRPr="00810AEE">
        <w:rPr>
          <w:rFonts w:ascii="Times New Roman" w:eastAsia="Times New Roman" w:hAnsi="Times New Roman" w:cs="Times New Roman"/>
          <w:sz w:val="24"/>
          <w:szCs w:val="24"/>
        </w:rPr>
        <w:t>đường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này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nguyên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tắc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sẽ</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luôn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suốt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w:t>
      </w:r>
    </w:p>
    <w:p w14:paraId="54F15C17"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Trong </w:t>
      </w:r>
      <w:proofErr w:type="spellStart"/>
      <w:r w:rsidRPr="00810AEE">
        <w:rPr>
          <w:rFonts w:ascii="Times New Roman" w:eastAsia="Times New Roman" w:hAnsi="Times New Roman" w:cs="Times New Roman"/>
          <w:sz w:val="24"/>
          <w:szCs w:val="24"/>
        </w:rPr>
        <w:t>giai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đoạn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khởi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mọi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thay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đổi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phù</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hợp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trường</w:t>
      </w:r>
      <w:proofErr w:type="spellEnd"/>
      <w:r w:rsidRPr="00810AEE">
        <w:rPr>
          <w:rFonts w:ascii="Times New Roman" w:eastAsia="Times New Roman" w:hAnsi="Times New Roman" w:cs="Times New Roman"/>
          <w:sz w:val="24"/>
          <w:szCs w:val="24"/>
        </w:rPr>
        <w:t xml:space="preserve">. Tuy </w:t>
      </w:r>
      <w:proofErr w:type="spellStart"/>
      <w:r w:rsidRPr="00810AEE">
        <w:rPr>
          <w:rFonts w:ascii="Times New Roman" w:eastAsia="Times New Roman" w:hAnsi="Times New Roman" w:cs="Times New Roman"/>
          <w:sz w:val="24"/>
          <w:szCs w:val="24"/>
        </w:rPr>
        <w:t>nhiên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cốt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lõi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mục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tiêu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hội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theo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đuổi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sẽ</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hướng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tất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về</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phẩm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hoạt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w:t>
      </w:r>
    </w:p>
    <w:p w14:paraId="606A96B5"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10AEE">
        <w:rPr>
          <w:rFonts w:ascii="Times New Roman" w:eastAsia="Times New Roman" w:hAnsi="Times New Roman" w:cs="Times New Roman"/>
          <w:b/>
          <w:bCs/>
          <w:sz w:val="36"/>
          <w:szCs w:val="36"/>
        </w:rPr>
        <w:t>Đối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tượng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sử</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dụng</w:t>
      </w:r>
      <w:proofErr w:type="spellEnd"/>
    </w:p>
    <w:p w14:paraId="742484B4"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Tài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này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cho</w:t>
      </w:r>
      <w:proofErr w:type="spellEnd"/>
      <w:r w:rsidRPr="00810AEE">
        <w:rPr>
          <w:rFonts w:ascii="Times New Roman" w:eastAsia="Times New Roman" w:hAnsi="Times New Roman" w:cs="Times New Roman"/>
          <w:sz w:val="24"/>
          <w:szCs w:val="24"/>
        </w:rPr>
        <w:t>:</w:t>
      </w:r>
    </w:p>
    <w:p w14:paraId="3803DD42" w14:textId="77777777" w:rsidR="00810AEE" w:rsidRPr="00810AEE" w:rsidRDefault="00810A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Ban </w:t>
      </w:r>
      <w:proofErr w:type="spellStart"/>
      <w:r w:rsidRPr="00810AEE">
        <w:rPr>
          <w:rFonts w:ascii="Times New Roman" w:eastAsia="Times New Roman" w:hAnsi="Times New Roman" w:cs="Times New Roman"/>
          <w:sz w:val="24"/>
          <w:szCs w:val="24"/>
        </w:rPr>
        <w:t>lãnh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đạo</w:t>
      </w:r>
      <w:proofErr w:type="spellEnd"/>
      <w:r w:rsidRPr="00810AEE">
        <w:rPr>
          <w:rFonts w:ascii="Times New Roman" w:eastAsia="Times New Roman" w:hAnsi="Times New Roman" w:cs="Times New Roman"/>
          <w:sz w:val="24"/>
          <w:szCs w:val="24"/>
        </w:rPr>
        <w:t xml:space="preserve"> THUCHOCVN.</w:t>
      </w:r>
    </w:p>
    <w:p w14:paraId="074C0E2A" w14:textId="77777777" w:rsidR="00810AEE" w:rsidRPr="00810AEE" w:rsidRDefault="00810AE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Nhân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THUCHOCVN.</w:t>
      </w:r>
    </w:p>
    <w:p w14:paraId="0BC804ED" w14:textId="77777777" w:rsidR="00810AEE" w:rsidRPr="00810AEE" w:rsidRDefault="00810AE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phẩm</w:t>
      </w:r>
      <w:proofErr w:type="spellEnd"/>
      <w:r w:rsidRPr="00810AEE">
        <w:rPr>
          <w:rFonts w:ascii="Times New Roman" w:eastAsia="Times New Roman" w:hAnsi="Times New Roman" w:cs="Times New Roman"/>
          <w:sz w:val="24"/>
          <w:szCs w:val="24"/>
        </w:rPr>
        <w:t>.</w:t>
      </w:r>
    </w:p>
    <w:p w14:paraId="1371BD42" w14:textId="77777777" w:rsidR="00810AEE" w:rsidRPr="00810AEE" w:rsidRDefault="00810AE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tổ</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chức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hợp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tác</w:t>
      </w:r>
      <w:proofErr w:type="spellEnd"/>
      <w:r w:rsidRPr="00810AEE">
        <w:rPr>
          <w:rFonts w:ascii="Times New Roman" w:eastAsia="Times New Roman" w:hAnsi="Times New Roman" w:cs="Times New Roman"/>
          <w:sz w:val="24"/>
          <w:szCs w:val="24"/>
        </w:rPr>
        <w:t>.</w:t>
      </w:r>
    </w:p>
    <w:p w14:paraId="0D76598F" w14:textId="77777777" w:rsidR="00810AEE" w:rsidRPr="00810AEE" w:rsidRDefault="00810AEE">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Nhà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thống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ngũ</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kỹ</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thuật</w:t>
      </w:r>
      <w:proofErr w:type="spellEnd"/>
      <w:r w:rsidRPr="00810AEE">
        <w:rPr>
          <w:rFonts w:ascii="Times New Roman" w:eastAsia="Times New Roman" w:hAnsi="Times New Roman" w:cs="Times New Roman"/>
          <w:sz w:val="24"/>
          <w:szCs w:val="24"/>
        </w:rPr>
        <w:t>.</w:t>
      </w:r>
    </w:p>
    <w:p w14:paraId="5DF35D53"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10AEE">
        <w:rPr>
          <w:rFonts w:ascii="Times New Roman" w:eastAsia="Times New Roman" w:hAnsi="Times New Roman" w:cs="Times New Roman"/>
          <w:b/>
          <w:bCs/>
          <w:sz w:val="36"/>
          <w:szCs w:val="36"/>
        </w:rPr>
        <w:t>Cách</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sử</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dụng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tài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liệu</w:t>
      </w:r>
      <w:proofErr w:type="spellEnd"/>
    </w:p>
    <w:p w14:paraId="5C5011CB"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THUCHOCVN Handbook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theo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phiên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sẽ</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cập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nhật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w:t>
      </w:r>
    </w:p>
    <w:p w14:paraId="06C76E05"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Các </w:t>
      </w:r>
      <w:proofErr w:type="spellStart"/>
      <w:r w:rsidRPr="00810AEE">
        <w:rPr>
          <w:rFonts w:ascii="Times New Roman" w:eastAsia="Times New Roman" w:hAnsi="Times New Roman" w:cs="Times New Roman"/>
          <w:sz w:val="24"/>
          <w:szCs w:val="24"/>
        </w:rPr>
        <w:t>tài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vụ</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thiết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phẩm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thống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hướng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Handbook </w:t>
      </w:r>
      <w:proofErr w:type="spellStart"/>
      <w:r w:rsidRPr="00810AEE">
        <w:rPr>
          <w:rFonts w:ascii="Times New Roman" w:eastAsia="Times New Roman" w:hAnsi="Times New Roman" w:cs="Times New Roman"/>
          <w:sz w:val="24"/>
          <w:szCs w:val="24"/>
        </w:rPr>
        <w:t>này</w:t>
      </w:r>
      <w:proofErr w:type="spellEnd"/>
      <w:r w:rsidRPr="00810AEE">
        <w:rPr>
          <w:rFonts w:ascii="Times New Roman" w:eastAsia="Times New Roman" w:hAnsi="Times New Roman" w:cs="Times New Roman"/>
          <w:sz w:val="24"/>
          <w:szCs w:val="24"/>
        </w:rPr>
        <w:t>.</w:t>
      </w:r>
    </w:p>
    <w:p w14:paraId="3499E893" w14:textId="77777777" w:rsidR="001C4A0C" w:rsidRDefault="001C4A0C" w:rsidP="00233D5E">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88389FE" w14:textId="77777777" w:rsidR="001C4A0C" w:rsidRDefault="001C4A0C">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6EE14990" w14:textId="0D50B73A" w:rsidR="00233D5E" w:rsidRPr="00831EF5" w:rsidRDefault="00233D5E" w:rsidP="00233D5E">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lastRenderedPageBreak/>
        <w:t xml:space="preserve">VOLUME 01: </w:t>
      </w:r>
      <w:r w:rsidRPr="00831EF5">
        <w:rPr>
          <w:rFonts w:ascii="Times New Roman" w:eastAsia="Times New Roman" w:hAnsi="Times New Roman" w:cs="Times New Roman"/>
          <w:b/>
          <w:bCs/>
          <w:kern w:val="36"/>
          <w:sz w:val="48"/>
          <w:szCs w:val="48"/>
        </w:rPr>
        <w:t>THUCHOCVN Foundation</w:t>
      </w:r>
    </w:p>
    <w:p w14:paraId="53D0073B" w14:textId="77777777" w:rsidR="00233D5E" w:rsidRPr="00831EF5" w:rsidRDefault="00233D5E" w:rsidP="00233D5E">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31EF5">
        <w:rPr>
          <w:rFonts w:ascii="Times New Roman" w:eastAsia="Times New Roman" w:hAnsi="Times New Roman" w:cs="Times New Roman"/>
          <w:b/>
          <w:bCs/>
          <w:kern w:val="36"/>
          <w:sz w:val="48"/>
          <w:szCs w:val="48"/>
        </w:rPr>
        <w:t>Nền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tảng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tư</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duy</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và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định</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hướng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phát</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triển</w:t>
      </w:r>
      <w:proofErr w:type="spellEnd"/>
    </w:p>
    <w:p w14:paraId="59992050" w14:textId="77777777" w:rsidR="00523E87" w:rsidRDefault="00523E87" w:rsidP="00233D5E">
      <w:pPr>
        <w:spacing w:before="100" w:beforeAutospacing="1" w:after="100" w:afterAutospacing="1" w:line="240" w:lineRule="auto"/>
        <w:outlineLvl w:val="2"/>
        <w:rPr>
          <w:rFonts w:ascii="Times New Roman" w:eastAsia="Times New Roman" w:hAnsi="Times New Roman" w:cs="Times New Roman"/>
          <w:b/>
          <w:bCs/>
          <w:sz w:val="27"/>
          <w:szCs w:val="27"/>
        </w:rPr>
      </w:pPr>
    </w:p>
    <w:p w14:paraId="687A3199" w14:textId="77777777" w:rsidR="00523E87" w:rsidRDefault="00523E87">
      <w:pPr>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br w:type="page"/>
      </w:r>
    </w:p>
    <w:p w14:paraId="0D290752"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lastRenderedPageBreak/>
        <w:t>CHƯƠNG 1</w:t>
      </w:r>
    </w:p>
    <w:p w14:paraId="7A0A8C28"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t>THUCHOCVN RA ĐỜI VÌ ĐIỀU GÌ?</w:t>
      </w:r>
    </w:p>
    <w:p w14:paraId="01AFE3A7"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i/>
          <w:iCs/>
          <w:sz w:val="24"/>
          <w:szCs w:val="24"/>
        </w:rPr>
        <w:t>"</w:t>
      </w:r>
      <w:proofErr w:type="spellStart"/>
      <w:r w:rsidRPr="00810AEE">
        <w:rPr>
          <w:rFonts w:ascii="Times New Roman" w:eastAsia="Times New Roman" w:hAnsi="Times New Roman" w:cs="Times New Roman"/>
          <w:i/>
          <w:iCs/>
          <w:sz w:val="24"/>
          <w:szCs w:val="24"/>
        </w:rPr>
        <w:t>Mọi</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doanh</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nghiệp</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đều</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cần</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đúng</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người</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Mọi</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người</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học</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đều</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cần</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đúng</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cơ</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hội</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Nhưng</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giữa</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hai</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bên</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vẫn</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còn</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một</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khoảng</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cách</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rất</w:t>
      </w:r>
      <w:proofErr w:type="spellEnd"/>
      <w:r w:rsidRPr="00810AEE">
        <w:rPr>
          <w:rFonts w:ascii="Times New Roman" w:eastAsia="Times New Roman" w:hAnsi="Times New Roman" w:cs="Times New Roman"/>
          <w:i/>
          <w:iCs/>
          <w:sz w:val="24"/>
          <w:szCs w:val="24"/>
        </w:rPr>
        <w:t xml:space="preserve"> </w:t>
      </w:r>
      <w:proofErr w:type="spellStart"/>
      <w:r w:rsidRPr="00810AEE">
        <w:rPr>
          <w:rFonts w:ascii="Times New Roman" w:eastAsia="Times New Roman" w:hAnsi="Times New Roman" w:cs="Times New Roman"/>
          <w:i/>
          <w:iCs/>
          <w:sz w:val="24"/>
          <w:szCs w:val="24"/>
        </w:rPr>
        <w:t>lớn</w:t>
      </w:r>
      <w:proofErr w:type="spellEnd"/>
      <w:r w:rsidRPr="00810AEE">
        <w:rPr>
          <w:rFonts w:ascii="Times New Roman" w:eastAsia="Times New Roman" w:hAnsi="Times New Roman" w:cs="Times New Roman"/>
          <w:i/>
          <w:iCs/>
          <w:sz w:val="24"/>
          <w:szCs w:val="24"/>
        </w:rPr>
        <w:t>."</w:t>
      </w:r>
    </w:p>
    <w:p w14:paraId="1E690F38"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t>1.1. M</w:t>
      </w:r>
      <w:proofErr w:type="spellStart"/>
      <w:r w:rsidRPr="00810AEE">
        <w:rPr>
          <w:rFonts w:ascii="Times New Roman" w:eastAsia="Times New Roman" w:hAnsi="Times New Roman" w:cs="Times New Roman"/>
          <w:b/>
          <w:bCs/>
          <w:sz w:val="36"/>
          <w:szCs w:val="36"/>
        </w:rPr>
        <w:t>ột</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khoảng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cách</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vẫn</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đang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tồn</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tại</w:t>
      </w:r>
      <w:proofErr w:type="spellEnd"/>
    </w:p>
    <w:p w14:paraId="3F799430"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Trong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năm</w:t>
      </w:r>
      <w:proofErr w:type="spellEnd"/>
      <w:r w:rsidRPr="00810AEE">
        <w:rPr>
          <w:rFonts w:ascii="Times New Roman" w:eastAsia="Times New Roman" w:hAnsi="Times New Roman" w:cs="Times New Roman"/>
          <w:sz w:val="24"/>
          <w:szCs w:val="24"/>
        </w:rPr>
        <w:t xml:space="preserve"> qua, Việt Nam </w:t>
      </w:r>
      <w:proofErr w:type="spellStart"/>
      <w:r w:rsidRPr="00810AEE">
        <w:rPr>
          <w:rFonts w:ascii="Times New Roman" w:eastAsia="Times New Roman" w:hAnsi="Times New Roman" w:cs="Times New Roman"/>
          <w:sz w:val="24"/>
          <w:szCs w:val="24"/>
        </w:rPr>
        <w:t>đã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tựu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dục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nghề</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nguồn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nhân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Mỗi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hàng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tham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tập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hoặc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tìm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kiếm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w:t>
      </w:r>
    </w:p>
    <w:p w14:paraId="3636BBCC"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Tuy </w:t>
      </w:r>
      <w:proofErr w:type="spellStart"/>
      <w:r w:rsidRPr="00810AEE">
        <w:rPr>
          <w:rFonts w:ascii="Times New Roman" w:eastAsia="Times New Roman" w:hAnsi="Times New Roman" w:cs="Times New Roman"/>
          <w:sz w:val="24"/>
          <w:szCs w:val="24"/>
        </w:rPr>
        <w:t>nhiên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vẫn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diễn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ra</w:t>
      </w:r>
      <w:proofErr w:type="spellEnd"/>
      <w:r w:rsidRPr="00810AEE">
        <w:rPr>
          <w:rFonts w:ascii="Times New Roman" w:eastAsia="Times New Roman" w:hAnsi="Times New Roman" w:cs="Times New Roman"/>
          <w:sz w:val="24"/>
          <w:szCs w:val="24"/>
        </w:rPr>
        <w:t xml:space="preserve"> ở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nghề</w:t>
      </w:r>
      <w:proofErr w:type="spellEnd"/>
      <w:r w:rsidRPr="00810AEE">
        <w:rPr>
          <w:rFonts w:ascii="Times New Roman" w:eastAsia="Times New Roman" w:hAnsi="Times New Roman" w:cs="Times New Roman"/>
          <w:sz w:val="24"/>
          <w:szCs w:val="24"/>
        </w:rPr>
        <w:t>:</w:t>
      </w:r>
    </w:p>
    <w:p w14:paraId="6CCF4A16" w14:textId="77777777" w:rsidR="00810AEE" w:rsidRPr="00810AEE" w:rsidRDefault="00810A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Doanh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tuyển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phù</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hợp</w:t>
      </w:r>
      <w:proofErr w:type="spellEnd"/>
      <w:r w:rsidRPr="00810AEE">
        <w:rPr>
          <w:rFonts w:ascii="Times New Roman" w:eastAsia="Times New Roman" w:hAnsi="Times New Roman" w:cs="Times New Roman"/>
          <w:sz w:val="24"/>
          <w:szCs w:val="24"/>
        </w:rPr>
        <w:t>.</w:t>
      </w:r>
    </w:p>
    <w:p w14:paraId="675A2B0C" w14:textId="77777777" w:rsidR="00810AEE" w:rsidRPr="00810AEE" w:rsidRDefault="00810AE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tìm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09324B59" w14:textId="77777777" w:rsidR="00810AEE" w:rsidRPr="00810AEE" w:rsidRDefault="00810AE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Nhà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gặp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cập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nhật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w:t>
      </w:r>
    </w:p>
    <w:p w14:paraId="69813C98" w14:textId="77777777" w:rsidR="00810AEE" w:rsidRPr="00810AEE" w:rsidRDefault="00810AEE">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Hoạt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sử</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dụng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chưa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chặt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chẽ</w:t>
      </w:r>
      <w:proofErr w:type="spellEnd"/>
      <w:r w:rsidRPr="00810AEE">
        <w:rPr>
          <w:rFonts w:ascii="Times New Roman" w:eastAsia="Times New Roman" w:hAnsi="Times New Roman" w:cs="Times New Roman"/>
          <w:sz w:val="24"/>
          <w:szCs w:val="24"/>
        </w:rPr>
        <w:t>.</w:t>
      </w:r>
    </w:p>
    <w:p w14:paraId="1DFE73F4"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này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khoảng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giữa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cần</w:t>
      </w:r>
      <w:proofErr w:type="spellEnd"/>
      <w:r w:rsidRPr="00810AEE">
        <w:rPr>
          <w:rFonts w:ascii="Times New Roman" w:eastAsia="Times New Roman" w:hAnsi="Times New Roman" w:cs="Times New Roman"/>
          <w:sz w:val="24"/>
          <w:szCs w:val="24"/>
        </w:rPr>
        <w:t>.</w:t>
      </w:r>
    </w:p>
    <w:p w14:paraId="45B31E39"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Khoảng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chỉ</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tăng</w:t>
      </w:r>
      <w:proofErr w:type="spellEnd"/>
      <w:r w:rsidRPr="00810AEE">
        <w:rPr>
          <w:rFonts w:ascii="Times New Roman" w:eastAsia="Times New Roman" w:hAnsi="Times New Roman" w:cs="Times New Roman"/>
          <w:sz w:val="24"/>
          <w:szCs w:val="24"/>
        </w:rPr>
        <w:t xml:space="preserve"> chi </w:t>
      </w:r>
      <w:proofErr w:type="spellStart"/>
      <w:r w:rsidRPr="00810AEE">
        <w:rPr>
          <w:rFonts w:ascii="Times New Roman" w:eastAsia="Times New Roman" w:hAnsi="Times New Roman" w:cs="Times New Roman"/>
          <w:sz w:val="24"/>
          <w:szCs w:val="24"/>
        </w:rPr>
        <w:t>phí</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tuyển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dụng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còn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khiến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mất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gian</w:t>
      </w:r>
      <w:proofErr w:type="spellEnd"/>
      <w:r w:rsidRPr="00810AEE">
        <w:rPr>
          <w:rFonts w:ascii="Times New Roman" w:eastAsia="Times New Roman" w:hAnsi="Times New Roman" w:cs="Times New Roman"/>
          <w:sz w:val="24"/>
          <w:szCs w:val="24"/>
        </w:rPr>
        <w:t xml:space="preserve">, chi </w:t>
      </w:r>
      <w:proofErr w:type="spellStart"/>
      <w:r w:rsidRPr="00810AEE">
        <w:rPr>
          <w:rFonts w:ascii="Times New Roman" w:eastAsia="Times New Roman" w:hAnsi="Times New Roman" w:cs="Times New Roman"/>
          <w:sz w:val="24"/>
          <w:szCs w:val="24"/>
        </w:rPr>
        <w:t>phí</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hội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nghề</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w:t>
      </w:r>
    </w:p>
    <w:p w14:paraId="7822E78B"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t xml:space="preserve">1.2. </w:t>
      </w:r>
      <w:proofErr w:type="spellStart"/>
      <w:r w:rsidRPr="00810AEE">
        <w:rPr>
          <w:rFonts w:ascii="Times New Roman" w:eastAsia="Times New Roman" w:hAnsi="Times New Roman" w:cs="Times New Roman"/>
          <w:b/>
          <w:bCs/>
          <w:sz w:val="36"/>
          <w:szCs w:val="36"/>
        </w:rPr>
        <w:t>Chúng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tôi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nhìn</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thấy</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vấn</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đề</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từ</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thực</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tế</w:t>
      </w:r>
      <w:proofErr w:type="spellEnd"/>
    </w:p>
    <w:p w14:paraId="6E19C6E4"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THUCHOCVN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bắt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ý </w:t>
      </w:r>
      <w:proofErr w:type="spellStart"/>
      <w:r w:rsidRPr="00810AEE">
        <w:rPr>
          <w:rFonts w:ascii="Times New Roman" w:eastAsia="Times New Roman" w:hAnsi="Times New Roman" w:cs="Times New Roman"/>
          <w:sz w:val="24"/>
          <w:szCs w:val="24"/>
        </w:rPr>
        <w:t>tưởng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nghệ</w:t>
      </w:r>
      <w:proofErr w:type="spellEnd"/>
      <w:r w:rsidRPr="00810AEE">
        <w:rPr>
          <w:rFonts w:ascii="Times New Roman" w:eastAsia="Times New Roman" w:hAnsi="Times New Roman" w:cs="Times New Roman"/>
          <w:sz w:val="24"/>
          <w:szCs w:val="24"/>
        </w:rPr>
        <w:t>.</w:t>
      </w:r>
    </w:p>
    <w:p w14:paraId="6DEFFB5B"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bắt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hợp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w:t>
      </w:r>
    </w:p>
    <w:p w14:paraId="2A8ACCDE"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Qua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nhận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thấy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lớn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nằm</w:t>
      </w:r>
      <w:proofErr w:type="spellEnd"/>
      <w:r w:rsidRPr="00810AEE">
        <w:rPr>
          <w:rFonts w:ascii="Times New Roman" w:eastAsia="Times New Roman" w:hAnsi="Times New Roman" w:cs="Times New Roman"/>
          <w:sz w:val="24"/>
          <w:szCs w:val="24"/>
        </w:rPr>
        <w:t xml:space="preserve"> ở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thiếu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nằm</w:t>
      </w:r>
      <w:proofErr w:type="spellEnd"/>
      <w:r w:rsidRPr="00810AEE">
        <w:rPr>
          <w:rFonts w:ascii="Times New Roman" w:eastAsia="Times New Roman" w:hAnsi="Times New Roman" w:cs="Times New Roman"/>
          <w:sz w:val="24"/>
          <w:szCs w:val="24"/>
        </w:rPr>
        <w:t xml:space="preserve"> ở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thiếu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hiểu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vấn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đề</w:t>
      </w:r>
      <w:proofErr w:type="spellEnd"/>
      <w:r w:rsidRPr="00810AEE">
        <w:rPr>
          <w:rFonts w:ascii="Times New Roman" w:eastAsia="Times New Roman" w:hAnsi="Times New Roman" w:cs="Times New Roman"/>
          <w:sz w:val="24"/>
          <w:szCs w:val="24"/>
        </w:rPr>
        <w:t>.</w:t>
      </w:r>
    </w:p>
    <w:p w14:paraId="29E22F66"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Doanh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biết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đang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gặp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nhưng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chưa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nguyên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nhân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cốt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lõi</w:t>
      </w:r>
      <w:proofErr w:type="spellEnd"/>
      <w:r w:rsidRPr="00810AEE">
        <w:rPr>
          <w:rFonts w:ascii="Times New Roman" w:eastAsia="Times New Roman" w:hAnsi="Times New Roman" w:cs="Times New Roman"/>
          <w:sz w:val="24"/>
          <w:szCs w:val="24"/>
        </w:rPr>
        <w:t>.</w:t>
      </w:r>
    </w:p>
    <w:p w14:paraId="65413238"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muốn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tốt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nhưng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chưa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biết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đang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nào</w:t>
      </w:r>
      <w:proofErr w:type="spellEnd"/>
      <w:r w:rsidRPr="00810AEE">
        <w:rPr>
          <w:rFonts w:ascii="Times New Roman" w:eastAsia="Times New Roman" w:hAnsi="Times New Roman" w:cs="Times New Roman"/>
          <w:sz w:val="24"/>
          <w:szCs w:val="24"/>
        </w:rPr>
        <w:t>.</w:t>
      </w:r>
    </w:p>
    <w:p w14:paraId="11308A34"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lastRenderedPageBreak/>
        <w:t>Nhà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muốn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đổi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chương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nhưng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thiếu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ánh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w:t>
      </w:r>
    </w:p>
    <w:p w14:paraId="0E32AA09"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Khi </w:t>
      </w:r>
      <w:proofErr w:type="spellStart"/>
      <w:r w:rsidRPr="00810AEE">
        <w:rPr>
          <w:rFonts w:ascii="Times New Roman" w:eastAsia="Times New Roman" w:hAnsi="Times New Roman" w:cs="Times New Roman"/>
          <w:sz w:val="24"/>
          <w:szCs w:val="24"/>
        </w:rPr>
        <w:t>mỗi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thiếu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ngôn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chung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khăn</w:t>
      </w:r>
      <w:proofErr w:type="spellEnd"/>
      <w:r w:rsidRPr="00810AEE">
        <w:rPr>
          <w:rFonts w:ascii="Times New Roman" w:eastAsia="Times New Roman" w:hAnsi="Times New Roman" w:cs="Times New Roman"/>
          <w:sz w:val="24"/>
          <w:szCs w:val="24"/>
        </w:rPr>
        <w:t>.</w:t>
      </w:r>
    </w:p>
    <w:p w14:paraId="69973892"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t xml:space="preserve">1.3. THUCHOCVN </w:t>
      </w:r>
      <w:proofErr w:type="spellStart"/>
      <w:r w:rsidRPr="00810AEE">
        <w:rPr>
          <w:rFonts w:ascii="Times New Roman" w:eastAsia="Times New Roman" w:hAnsi="Times New Roman" w:cs="Times New Roman"/>
          <w:b/>
          <w:bCs/>
          <w:sz w:val="36"/>
          <w:szCs w:val="36"/>
        </w:rPr>
        <w:t>được</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hình</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thành</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từ</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niềm</w:t>
      </w:r>
      <w:proofErr w:type="spellEnd"/>
      <w:r w:rsidRPr="00810AEE">
        <w:rPr>
          <w:rFonts w:ascii="Times New Roman" w:eastAsia="Times New Roman" w:hAnsi="Times New Roman" w:cs="Times New Roman"/>
          <w:b/>
          <w:bCs/>
          <w:sz w:val="36"/>
          <w:szCs w:val="36"/>
        </w:rPr>
        <w:t xml:space="preserve"> tin </w:t>
      </w:r>
      <w:proofErr w:type="spellStart"/>
      <w:r w:rsidRPr="00810AEE">
        <w:rPr>
          <w:rFonts w:ascii="Times New Roman" w:eastAsia="Times New Roman" w:hAnsi="Times New Roman" w:cs="Times New Roman"/>
          <w:b/>
          <w:bCs/>
          <w:sz w:val="36"/>
          <w:szCs w:val="36"/>
        </w:rPr>
        <w:t>đó</w:t>
      </w:r>
      <w:proofErr w:type="spellEnd"/>
    </w:p>
    <w:p w14:paraId="69623797"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THUCHOCVN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lập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niềm</w:t>
      </w:r>
      <w:proofErr w:type="spellEnd"/>
      <w:r w:rsidRPr="00810AEE">
        <w:rPr>
          <w:rFonts w:ascii="Times New Roman" w:eastAsia="Times New Roman" w:hAnsi="Times New Roman" w:cs="Times New Roman"/>
          <w:sz w:val="24"/>
          <w:szCs w:val="24"/>
        </w:rPr>
        <w:t xml:space="preserve"> tin </w:t>
      </w:r>
      <w:proofErr w:type="spellStart"/>
      <w:r w:rsidRPr="00810AEE">
        <w:rPr>
          <w:rFonts w:ascii="Times New Roman" w:eastAsia="Times New Roman" w:hAnsi="Times New Roman" w:cs="Times New Roman"/>
          <w:sz w:val="24"/>
          <w:szCs w:val="24"/>
        </w:rPr>
        <w:t>rằng</w:t>
      </w:r>
      <w:proofErr w:type="spellEnd"/>
      <w:r w:rsidRPr="00810AEE">
        <w:rPr>
          <w:rFonts w:ascii="Times New Roman" w:eastAsia="Times New Roman" w:hAnsi="Times New Roman" w:cs="Times New Roman"/>
          <w:sz w:val="24"/>
          <w:szCs w:val="24"/>
        </w:rPr>
        <w:t>:</w:t>
      </w:r>
    </w:p>
    <w:p w14:paraId="77FB940A"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Muốn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thu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hẹp</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khoảng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cách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giữa</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đào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tạo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việc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làm</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trước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hết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cần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hiểu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đúng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nhu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cầu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của</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doanh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nghiệp</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chuyển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hóa</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nhu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cầu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đó</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thành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năng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lực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mà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người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học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người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lao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động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có</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thể</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phát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triển</w:t>
      </w:r>
      <w:proofErr w:type="spellEnd"/>
      <w:r w:rsidRPr="00810AEE">
        <w:rPr>
          <w:rFonts w:ascii="Times New Roman" w:eastAsia="Times New Roman" w:hAnsi="Times New Roman" w:cs="Times New Roman"/>
          <w:b/>
          <w:bCs/>
          <w:sz w:val="24"/>
          <w:szCs w:val="24"/>
        </w:rPr>
        <w:t>.</w:t>
      </w:r>
    </w:p>
    <w:p w14:paraId="096B2AF6"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đòi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hỏi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khóa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w:t>
      </w:r>
    </w:p>
    <w:p w14:paraId="6F5BE56C"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mềm</w:t>
      </w:r>
      <w:proofErr w:type="spellEnd"/>
      <w:r w:rsidRPr="00810AEE">
        <w:rPr>
          <w:rFonts w:ascii="Times New Roman" w:eastAsia="Times New Roman" w:hAnsi="Times New Roman" w:cs="Times New Roman"/>
          <w:sz w:val="24"/>
          <w:szCs w:val="24"/>
        </w:rPr>
        <w:t>.</w:t>
      </w:r>
    </w:p>
    <w:p w14:paraId="337D5A12"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cũng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hoạt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tuyển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dụng</w:t>
      </w:r>
      <w:proofErr w:type="spellEnd"/>
      <w:r w:rsidRPr="00810AEE">
        <w:rPr>
          <w:rFonts w:ascii="Times New Roman" w:eastAsia="Times New Roman" w:hAnsi="Times New Roman" w:cs="Times New Roman"/>
          <w:sz w:val="24"/>
          <w:szCs w:val="24"/>
        </w:rPr>
        <w:t>.</w:t>
      </w:r>
    </w:p>
    <w:p w14:paraId="6AF52580"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thống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giữa</w:t>
      </w:r>
      <w:proofErr w:type="spellEnd"/>
      <w:r w:rsidRPr="00810AEE">
        <w:rPr>
          <w:rFonts w:ascii="Times New Roman" w:eastAsia="Times New Roman" w:hAnsi="Times New Roman" w:cs="Times New Roman"/>
          <w:sz w:val="24"/>
          <w:szCs w:val="24"/>
        </w:rPr>
        <w:t>:</w:t>
      </w:r>
    </w:p>
    <w:p w14:paraId="59AC8BD8" w14:textId="77777777" w:rsidR="00810AEE" w:rsidRPr="00810AEE" w:rsidRDefault="00810A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Nhu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w:t>
      </w:r>
    </w:p>
    <w:p w14:paraId="4B7DD07C" w14:textId="77777777" w:rsidR="00810AEE" w:rsidRPr="00810AEE" w:rsidRDefault="00810AE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con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w:t>
      </w:r>
    </w:p>
    <w:p w14:paraId="34B3F7EB" w14:textId="77777777" w:rsidR="00810AEE" w:rsidRPr="00810AEE" w:rsidRDefault="00810AE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Hoạt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w:t>
      </w:r>
    </w:p>
    <w:p w14:paraId="773AC829" w14:textId="77777777" w:rsidR="00810AEE" w:rsidRPr="00810AEE" w:rsidRDefault="00810AEE">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Cơ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hội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w:t>
      </w:r>
    </w:p>
    <w:p w14:paraId="03326B2E"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t xml:space="preserve">1.4. </w:t>
      </w:r>
      <w:proofErr w:type="spellStart"/>
      <w:r w:rsidRPr="00810AEE">
        <w:rPr>
          <w:rFonts w:ascii="Times New Roman" w:eastAsia="Times New Roman" w:hAnsi="Times New Roman" w:cs="Times New Roman"/>
          <w:b/>
          <w:bCs/>
          <w:sz w:val="36"/>
          <w:szCs w:val="36"/>
        </w:rPr>
        <w:t>Chúng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tôi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bắt</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đầu</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từ</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doanh</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nghiệp</w:t>
      </w:r>
      <w:proofErr w:type="spellEnd"/>
    </w:p>
    <w:p w14:paraId="40467DB5"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Trong </w:t>
      </w:r>
      <w:proofErr w:type="spellStart"/>
      <w:r w:rsidRPr="00810AEE">
        <w:rPr>
          <w:rFonts w:ascii="Times New Roman" w:eastAsia="Times New Roman" w:hAnsi="Times New Roman" w:cs="Times New Roman"/>
          <w:sz w:val="24"/>
          <w:szCs w:val="24"/>
        </w:rPr>
        <w:t>giai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đoạn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khởi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lựa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chọn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bắt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w:t>
      </w:r>
    </w:p>
    <w:p w14:paraId="6B5152DC"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mục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tiêu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cuối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cùng</w:t>
      </w:r>
      <w:proofErr w:type="spellEnd"/>
      <w:r w:rsidRPr="00810AEE">
        <w:rPr>
          <w:rFonts w:ascii="Times New Roman" w:eastAsia="Times New Roman" w:hAnsi="Times New Roman" w:cs="Times New Roman"/>
          <w:sz w:val="24"/>
          <w:szCs w:val="24"/>
        </w:rPr>
        <w:t>.</w:t>
      </w:r>
    </w:p>
    <w:p w14:paraId="29E4A50E"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ánh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rõ</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nhất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w:t>
      </w:r>
    </w:p>
    <w:p w14:paraId="439CC98D"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Thông qua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đồng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bài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toán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chuẩn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hóa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ngũ</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từng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bước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w:t>
      </w:r>
    </w:p>
    <w:p w14:paraId="70ECFA4A" w14:textId="77777777" w:rsidR="00810AEE" w:rsidRPr="00810AEE" w:rsidRDefault="00810AE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Dữ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về</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theo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trí</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w:t>
      </w:r>
    </w:p>
    <w:p w14:paraId="4E4AE171" w14:textId="77777777" w:rsidR="00810AEE" w:rsidRPr="00810AEE" w:rsidRDefault="00810A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Khung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theo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nghề</w:t>
      </w:r>
      <w:proofErr w:type="spellEnd"/>
      <w:r w:rsidRPr="00810AEE">
        <w:rPr>
          <w:rFonts w:ascii="Times New Roman" w:eastAsia="Times New Roman" w:hAnsi="Times New Roman" w:cs="Times New Roman"/>
          <w:sz w:val="24"/>
          <w:szCs w:val="24"/>
        </w:rPr>
        <w:t>.</w:t>
      </w:r>
    </w:p>
    <w:p w14:paraId="29B78FEF" w14:textId="77777777" w:rsidR="00810AEE" w:rsidRPr="00810AEE" w:rsidRDefault="00810A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Các </w:t>
      </w:r>
      <w:proofErr w:type="spellStart"/>
      <w:r w:rsidRPr="00810AEE">
        <w:rPr>
          <w:rFonts w:ascii="Times New Roman" w:eastAsia="Times New Roman" w:hAnsi="Times New Roman" w:cs="Times New Roman"/>
          <w:sz w:val="24"/>
          <w:szCs w:val="24"/>
        </w:rPr>
        <w:t>bài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tiễn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mô</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khai</w:t>
      </w:r>
      <w:proofErr w:type="spellEnd"/>
      <w:r w:rsidRPr="00810AEE">
        <w:rPr>
          <w:rFonts w:ascii="Times New Roman" w:eastAsia="Times New Roman" w:hAnsi="Times New Roman" w:cs="Times New Roman"/>
          <w:sz w:val="24"/>
          <w:szCs w:val="24"/>
        </w:rPr>
        <w:t>.</w:t>
      </w:r>
    </w:p>
    <w:p w14:paraId="02197C2D" w14:textId="77777777" w:rsidR="00810AEE" w:rsidRPr="00810AEE" w:rsidRDefault="00810AEE">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Bộ</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cụ</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hỗ</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đánh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26BD6E3D"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Những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này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sẽ</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rộng</w:t>
      </w:r>
      <w:proofErr w:type="spellEnd"/>
      <w:r w:rsidRPr="00810AEE">
        <w:rPr>
          <w:rFonts w:ascii="Times New Roman" w:eastAsia="Times New Roman" w:hAnsi="Times New Roman" w:cs="Times New Roman"/>
          <w:sz w:val="24"/>
          <w:szCs w:val="24"/>
        </w:rPr>
        <w:t xml:space="preserve"> sang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đoạn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tiếp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theo.</w:t>
      </w:r>
      <w:proofErr w:type="spellEnd"/>
    </w:p>
    <w:p w14:paraId="0CB82C4A"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lastRenderedPageBreak/>
        <w:t xml:space="preserve">1.5. </w:t>
      </w:r>
      <w:proofErr w:type="spellStart"/>
      <w:r w:rsidRPr="00810AEE">
        <w:rPr>
          <w:rFonts w:ascii="Times New Roman" w:eastAsia="Times New Roman" w:hAnsi="Times New Roman" w:cs="Times New Roman"/>
          <w:b/>
          <w:bCs/>
          <w:sz w:val="36"/>
          <w:szCs w:val="36"/>
        </w:rPr>
        <w:t>Chúng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tôi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không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chỉ</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xây</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phần</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mềm</w:t>
      </w:r>
      <w:proofErr w:type="spellEnd"/>
    </w:p>
    <w:p w14:paraId="1087D6D9"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THUCHOCVN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đặt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mục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tiêu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mềm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lý</w:t>
      </w:r>
      <w:proofErr w:type="spellEnd"/>
      <w:r w:rsidRPr="00810AEE">
        <w:rPr>
          <w:rFonts w:ascii="Times New Roman" w:eastAsia="Times New Roman" w:hAnsi="Times New Roman" w:cs="Times New Roman"/>
          <w:sz w:val="24"/>
          <w:szCs w:val="24"/>
        </w:rPr>
        <w:t xml:space="preserve"> hay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tảng</w:t>
      </w:r>
      <w:proofErr w:type="spellEnd"/>
      <w:r w:rsidRPr="00810AEE">
        <w:rPr>
          <w:rFonts w:ascii="Times New Roman" w:eastAsia="Times New Roman" w:hAnsi="Times New Roman" w:cs="Times New Roman"/>
          <w:sz w:val="24"/>
          <w:szCs w:val="24"/>
        </w:rPr>
        <w:t xml:space="preserve"> AI </w:t>
      </w:r>
      <w:proofErr w:type="spellStart"/>
      <w:r w:rsidRPr="00810AEE">
        <w:rPr>
          <w:rFonts w:ascii="Times New Roman" w:eastAsia="Times New Roman" w:hAnsi="Times New Roman" w:cs="Times New Roman"/>
          <w:sz w:val="24"/>
          <w:szCs w:val="24"/>
        </w:rPr>
        <w:t>đơn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thuần</w:t>
      </w:r>
      <w:proofErr w:type="spellEnd"/>
      <w:r w:rsidRPr="00810AEE">
        <w:rPr>
          <w:rFonts w:ascii="Times New Roman" w:eastAsia="Times New Roman" w:hAnsi="Times New Roman" w:cs="Times New Roman"/>
          <w:sz w:val="24"/>
          <w:szCs w:val="24"/>
        </w:rPr>
        <w:t>.</w:t>
      </w:r>
    </w:p>
    <w:p w14:paraId="4649ECA4"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muốn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phương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giúp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hiểu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nhau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tốt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thông</w:t>
      </w:r>
      <w:proofErr w:type="spellEnd"/>
      <w:r w:rsidRPr="00810AEE">
        <w:rPr>
          <w:rFonts w:ascii="Times New Roman" w:eastAsia="Times New Roman" w:hAnsi="Times New Roman" w:cs="Times New Roman"/>
          <w:sz w:val="24"/>
          <w:szCs w:val="24"/>
        </w:rPr>
        <w:t xml:space="preserve"> qua </w:t>
      </w:r>
      <w:proofErr w:type="spellStart"/>
      <w:r w:rsidRPr="00810AEE">
        <w:rPr>
          <w:rFonts w:ascii="Times New Roman" w:eastAsia="Times New Roman" w:hAnsi="Times New Roman" w:cs="Times New Roman"/>
          <w:sz w:val="24"/>
          <w:szCs w:val="24"/>
        </w:rPr>
        <w:t>dữ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1D08370E"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Công </w:t>
      </w:r>
      <w:proofErr w:type="spellStart"/>
      <w:r w:rsidRPr="00810AEE">
        <w:rPr>
          <w:rFonts w:ascii="Times New Roman" w:eastAsia="Times New Roman" w:hAnsi="Times New Roman" w:cs="Times New Roman"/>
          <w:sz w:val="24"/>
          <w:szCs w:val="24"/>
        </w:rPr>
        <w:t>nghệ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chỉ</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cụ</w:t>
      </w:r>
      <w:proofErr w:type="spellEnd"/>
      <w:r w:rsidRPr="00810AEE">
        <w:rPr>
          <w:rFonts w:ascii="Times New Roman" w:eastAsia="Times New Roman" w:hAnsi="Times New Roman" w:cs="Times New Roman"/>
          <w:sz w:val="24"/>
          <w:szCs w:val="24"/>
        </w:rPr>
        <w:t>.</w:t>
      </w:r>
    </w:p>
    <w:p w14:paraId="5F34E801"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lang w:val="fr-FR"/>
        </w:rPr>
      </w:pPr>
      <w:r w:rsidRPr="00810AEE">
        <w:rPr>
          <w:rFonts w:ascii="Times New Roman" w:eastAsia="Times New Roman" w:hAnsi="Times New Roman" w:cs="Times New Roman"/>
          <w:sz w:val="24"/>
          <w:szCs w:val="24"/>
          <w:lang w:val="fr-FR"/>
        </w:rPr>
        <w:t xml:space="preserve">Con </w:t>
      </w:r>
      <w:proofErr w:type="spellStart"/>
      <w:r w:rsidRPr="00810AEE">
        <w:rPr>
          <w:rFonts w:ascii="Times New Roman" w:eastAsia="Times New Roman" w:hAnsi="Times New Roman" w:cs="Times New Roman"/>
          <w:sz w:val="24"/>
          <w:szCs w:val="24"/>
          <w:lang w:val="fr-FR"/>
        </w:rPr>
        <w:t>người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mới</w:t>
      </w:r>
      <w:proofErr w:type="spellEnd"/>
      <w:r w:rsidRPr="00810AEE">
        <w:rPr>
          <w:rFonts w:ascii="Times New Roman" w:eastAsia="Times New Roman" w:hAnsi="Times New Roman" w:cs="Times New Roman"/>
          <w:sz w:val="24"/>
          <w:szCs w:val="24"/>
          <w:lang w:val="fr-FR"/>
        </w:rPr>
        <w:t xml:space="preserve"> là </w:t>
      </w:r>
      <w:proofErr w:type="spellStart"/>
      <w:r w:rsidRPr="00810AEE">
        <w:rPr>
          <w:rFonts w:ascii="Times New Roman" w:eastAsia="Times New Roman" w:hAnsi="Times New Roman" w:cs="Times New Roman"/>
          <w:sz w:val="24"/>
          <w:szCs w:val="24"/>
          <w:lang w:val="fr-FR"/>
        </w:rPr>
        <w:t>trung</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tâm</w:t>
      </w:r>
      <w:proofErr w:type="spellEnd"/>
      <w:r w:rsidRPr="00810AEE">
        <w:rPr>
          <w:rFonts w:ascii="Times New Roman" w:eastAsia="Times New Roman" w:hAnsi="Times New Roman" w:cs="Times New Roman"/>
          <w:sz w:val="24"/>
          <w:szCs w:val="24"/>
          <w:lang w:val="fr-FR"/>
        </w:rPr>
        <w:t>.</w:t>
      </w:r>
    </w:p>
    <w:p w14:paraId="0BB558FD"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810AEE">
        <w:rPr>
          <w:rFonts w:ascii="Times New Roman" w:eastAsia="Times New Roman" w:hAnsi="Times New Roman" w:cs="Times New Roman"/>
          <w:sz w:val="24"/>
          <w:szCs w:val="24"/>
          <w:lang w:val="fr-FR"/>
        </w:rPr>
        <w:t>Mỗi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tài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liệu</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mỗi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quy</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trình</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và</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mỗi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sản</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phẩm</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của</w:t>
      </w:r>
      <w:proofErr w:type="spellEnd"/>
      <w:r w:rsidRPr="00810AEE">
        <w:rPr>
          <w:rFonts w:ascii="Times New Roman" w:eastAsia="Times New Roman" w:hAnsi="Times New Roman" w:cs="Times New Roman"/>
          <w:sz w:val="24"/>
          <w:szCs w:val="24"/>
          <w:lang w:val="fr-FR"/>
        </w:rPr>
        <w:t xml:space="preserve"> THUCHOCVN </w:t>
      </w:r>
      <w:proofErr w:type="spellStart"/>
      <w:r w:rsidRPr="00810AEE">
        <w:rPr>
          <w:rFonts w:ascii="Times New Roman" w:eastAsia="Times New Roman" w:hAnsi="Times New Roman" w:cs="Times New Roman"/>
          <w:sz w:val="24"/>
          <w:szCs w:val="24"/>
          <w:lang w:val="fr-FR"/>
        </w:rPr>
        <w:t>đều</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phải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trả</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lời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được</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một</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câu</w:t>
      </w:r>
      <w:proofErr w:type="spellEnd"/>
      <w:r w:rsidRPr="00810AEE">
        <w:rPr>
          <w:rFonts w:ascii="Times New Roman" w:eastAsia="Times New Roman" w:hAnsi="Times New Roman" w:cs="Times New Roman"/>
          <w:sz w:val="24"/>
          <w:szCs w:val="24"/>
          <w:lang w:val="fr-FR"/>
        </w:rPr>
        <w:t xml:space="preserve"> </w:t>
      </w:r>
      <w:proofErr w:type="spellStart"/>
      <w:proofErr w:type="gramStart"/>
      <w:r w:rsidRPr="00810AEE">
        <w:rPr>
          <w:rFonts w:ascii="Times New Roman" w:eastAsia="Times New Roman" w:hAnsi="Times New Roman" w:cs="Times New Roman"/>
          <w:sz w:val="24"/>
          <w:szCs w:val="24"/>
          <w:lang w:val="fr-FR"/>
        </w:rPr>
        <w:t>hỏi</w:t>
      </w:r>
      <w:proofErr w:type="spellEnd"/>
      <w:r w:rsidRPr="00810AEE">
        <w:rPr>
          <w:rFonts w:ascii="Times New Roman" w:eastAsia="Times New Roman" w:hAnsi="Times New Roman" w:cs="Times New Roman"/>
          <w:sz w:val="24"/>
          <w:szCs w:val="24"/>
          <w:lang w:val="fr-FR"/>
        </w:rPr>
        <w:t>:</w:t>
      </w:r>
      <w:proofErr w:type="gramEnd"/>
    </w:p>
    <w:p w14:paraId="4723A798"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lang w:val="fr-FR"/>
        </w:rPr>
      </w:pPr>
      <w:r w:rsidRPr="00810AEE">
        <w:rPr>
          <w:rFonts w:ascii="Times New Roman" w:eastAsia="Times New Roman" w:hAnsi="Times New Roman" w:cs="Times New Roman"/>
          <w:b/>
          <w:bCs/>
          <w:sz w:val="24"/>
          <w:szCs w:val="24"/>
          <w:lang w:val="fr-FR"/>
        </w:rPr>
        <w:t>"</w:t>
      </w:r>
      <w:proofErr w:type="spellStart"/>
      <w:r w:rsidRPr="00810AEE">
        <w:rPr>
          <w:rFonts w:ascii="Times New Roman" w:eastAsia="Times New Roman" w:hAnsi="Times New Roman" w:cs="Times New Roman"/>
          <w:b/>
          <w:bCs/>
          <w:sz w:val="24"/>
          <w:szCs w:val="24"/>
          <w:lang w:val="fr-FR"/>
        </w:rPr>
        <w:t>Điều</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này</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có</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thực</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sự</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giúp</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doanh</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nghiệp</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người</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học</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hoặc</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người</w:t>
      </w:r>
      <w:proofErr w:type="spellEnd"/>
      <w:r w:rsidRPr="00810AEE">
        <w:rPr>
          <w:rFonts w:ascii="Times New Roman" w:eastAsia="Times New Roman" w:hAnsi="Times New Roman" w:cs="Times New Roman"/>
          <w:b/>
          <w:bCs/>
          <w:sz w:val="24"/>
          <w:szCs w:val="24"/>
          <w:lang w:val="fr-FR"/>
        </w:rPr>
        <w:t xml:space="preserve"> lao </w:t>
      </w:r>
      <w:proofErr w:type="spellStart"/>
      <w:r w:rsidRPr="00810AEE">
        <w:rPr>
          <w:rFonts w:ascii="Times New Roman" w:eastAsia="Times New Roman" w:hAnsi="Times New Roman" w:cs="Times New Roman"/>
          <w:b/>
          <w:bCs/>
          <w:sz w:val="24"/>
          <w:szCs w:val="24"/>
          <w:lang w:val="fr-FR"/>
        </w:rPr>
        <w:t>động</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phát</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triển</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tốt</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hơn</w:t>
      </w:r>
      <w:proofErr w:type="spellEnd"/>
      <w:r w:rsidRPr="00810AEE">
        <w:rPr>
          <w:rFonts w:ascii="Times New Roman" w:eastAsia="Times New Roman" w:hAnsi="Times New Roman" w:cs="Times New Roman"/>
          <w:b/>
          <w:bCs/>
          <w:sz w:val="24"/>
          <w:szCs w:val="24"/>
          <w:lang w:val="fr-FR"/>
        </w:rPr>
        <w:t xml:space="preserve"> </w:t>
      </w:r>
      <w:proofErr w:type="spellStart"/>
      <w:r w:rsidRPr="00810AEE">
        <w:rPr>
          <w:rFonts w:ascii="Times New Roman" w:eastAsia="Times New Roman" w:hAnsi="Times New Roman" w:cs="Times New Roman"/>
          <w:b/>
          <w:bCs/>
          <w:sz w:val="24"/>
          <w:szCs w:val="24"/>
          <w:lang w:val="fr-FR"/>
        </w:rPr>
        <w:t>hay</w:t>
      </w:r>
      <w:proofErr w:type="spellEnd"/>
      <w:r w:rsidRPr="00810AEE">
        <w:rPr>
          <w:rFonts w:ascii="Times New Roman" w:eastAsia="Times New Roman" w:hAnsi="Times New Roman" w:cs="Times New Roman"/>
          <w:b/>
          <w:bCs/>
          <w:sz w:val="24"/>
          <w:szCs w:val="24"/>
          <w:lang w:val="fr-FR"/>
        </w:rPr>
        <w:t xml:space="preserve"> </w:t>
      </w:r>
      <w:proofErr w:type="spellStart"/>
      <w:proofErr w:type="gramStart"/>
      <w:r w:rsidRPr="00810AEE">
        <w:rPr>
          <w:rFonts w:ascii="Times New Roman" w:eastAsia="Times New Roman" w:hAnsi="Times New Roman" w:cs="Times New Roman"/>
          <w:b/>
          <w:bCs/>
          <w:sz w:val="24"/>
          <w:szCs w:val="24"/>
          <w:lang w:val="fr-FR"/>
        </w:rPr>
        <w:t>không</w:t>
      </w:r>
      <w:proofErr w:type="spellEnd"/>
      <w:r w:rsidRPr="00810AEE">
        <w:rPr>
          <w:rFonts w:ascii="Times New Roman" w:eastAsia="Times New Roman" w:hAnsi="Times New Roman" w:cs="Times New Roman"/>
          <w:b/>
          <w:bCs/>
          <w:sz w:val="24"/>
          <w:szCs w:val="24"/>
          <w:lang w:val="fr-FR"/>
        </w:rPr>
        <w:t>?</w:t>
      </w:r>
      <w:proofErr w:type="gramEnd"/>
      <w:r w:rsidRPr="00810AEE">
        <w:rPr>
          <w:rFonts w:ascii="Times New Roman" w:eastAsia="Times New Roman" w:hAnsi="Times New Roman" w:cs="Times New Roman"/>
          <w:b/>
          <w:bCs/>
          <w:sz w:val="24"/>
          <w:szCs w:val="24"/>
          <w:lang w:val="fr-FR"/>
        </w:rPr>
        <w:t>"</w:t>
      </w:r>
    </w:p>
    <w:p w14:paraId="3DE14936"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810AEE">
        <w:rPr>
          <w:rFonts w:ascii="Times New Roman" w:eastAsia="Times New Roman" w:hAnsi="Times New Roman" w:cs="Times New Roman"/>
          <w:sz w:val="24"/>
          <w:szCs w:val="24"/>
          <w:lang w:val="fr-FR"/>
        </w:rPr>
        <w:t>Nếu</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câu</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trả</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lời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là</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không</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chúng</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tôi</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sẽ</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không</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theo</w:t>
      </w:r>
      <w:proofErr w:type="spellEnd"/>
      <w:r w:rsidRPr="00810AEE">
        <w:rPr>
          <w:rFonts w:ascii="Times New Roman" w:eastAsia="Times New Roman" w:hAnsi="Times New Roman" w:cs="Times New Roman"/>
          <w:sz w:val="24"/>
          <w:szCs w:val="24"/>
          <w:lang w:val="fr-FR"/>
        </w:rPr>
        <w:t xml:space="preserve"> </w:t>
      </w:r>
      <w:proofErr w:type="spellStart"/>
      <w:r w:rsidRPr="00810AEE">
        <w:rPr>
          <w:rFonts w:ascii="Times New Roman" w:eastAsia="Times New Roman" w:hAnsi="Times New Roman" w:cs="Times New Roman"/>
          <w:sz w:val="24"/>
          <w:szCs w:val="24"/>
          <w:lang w:val="fr-FR"/>
        </w:rPr>
        <w:t>đuổi</w:t>
      </w:r>
      <w:proofErr w:type="spellEnd"/>
      <w:r w:rsidRPr="00810AEE">
        <w:rPr>
          <w:rFonts w:ascii="Times New Roman" w:eastAsia="Times New Roman" w:hAnsi="Times New Roman" w:cs="Times New Roman"/>
          <w:sz w:val="24"/>
          <w:szCs w:val="24"/>
          <w:lang w:val="fr-FR"/>
        </w:rPr>
        <w:t>.</w:t>
      </w:r>
    </w:p>
    <w:p w14:paraId="6C9D9FCE"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t xml:space="preserve">1.6. </w:t>
      </w:r>
      <w:proofErr w:type="spellStart"/>
      <w:r w:rsidRPr="00810AEE">
        <w:rPr>
          <w:rFonts w:ascii="Times New Roman" w:eastAsia="Times New Roman" w:hAnsi="Times New Roman" w:cs="Times New Roman"/>
          <w:b/>
          <w:bCs/>
          <w:sz w:val="36"/>
          <w:szCs w:val="36"/>
        </w:rPr>
        <w:t>Hành</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trình</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của</w:t>
      </w:r>
      <w:proofErr w:type="spellEnd"/>
      <w:r w:rsidRPr="00810AEE">
        <w:rPr>
          <w:rFonts w:ascii="Times New Roman" w:eastAsia="Times New Roman" w:hAnsi="Times New Roman" w:cs="Times New Roman"/>
          <w:b/>
          <w:bCs/>
          <w:sz w:val="36"/>
          <w:szCs w:val="36"/>
        </w:rPr>
        <w:t xml:space="preserve"> THUCHOCVN</w:t>
      </w:r>
    </w:p>
    <w:p w14:paraId="7608882F"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Trong </w:t>
      </w:r>
      <w:proofErr w:type="spellStart"/>
      <w:r w:rsidRPr="00810AEE">
        <w:rPr>
          <w:rFonts w:ascii="Times New Roman" w:eastAsia="Times New Roman" w:hAnsi="Times New Roman" w:cs="Times New Roman"/>
          <w:sz w:val="24"/>
          <w:szCs w:val="24"/>
        </w:rPr>
        <w:t>giai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đoạn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đầu</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tập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trung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thông</w:t>
      </w:r>
      <w:proofErr w:type="spellEnd"/>
      <w:r w:rsidRPr="00810AEE">
        <w:rPr>
          <w:rFonts w:ascii="Times New Roman" w:eastAsia="Times New Roman" w:hAnsi="Times New Roman" w:cs="Times New Roman"/>
          <w:sz w:val="24"/>
          <w:szCs w:val="24"/>
        </w:rPr>
        <w:t xml:space="preserve"> qua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đồng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cùng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w:t>
      </w:r>
    </w:p>
    <w:p w14:paraId="405D7812"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hỏi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hoàn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thiện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phương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kiểm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chứng</w:t>
      </w:r>
      <w:proofErr w:type="spellEnd"/>
      <w:r w:rsidRPr="00810AEE">
        <w:rPr>
          <w:rFonts w:ascii="Times New Roman" w:eastAsia="Times New Roman" w:hAnsi="Times New Roman" w:cs="Times New Roman"/>
          <w:sz w:val="24"/>
          <w:szCs w:val="24"/>
        </w:rPr>
        <w:t>.</w:t>
      </w:r>
    </w:p>
    <w:p w14:paraId="5CD43443"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Từ</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sẽ</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bước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nhằm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nối</w:t>
      </w:r>
      <w:proofErr w:type="spellEnd"/>
      <w:r w:rsidRPr="00810AEE">
        <w:rPr>
          <w:rFonts w:ascii="Times New Roman" w:eastAsia="Times New Roman" w:hAnsi="Times New Roman" w:cs="Times New Roman"/>
          <w:sz w:val="24"/>
          <w:szCs w:val="24"/>
        </w:rPr>
        <w:t>:</w:t>
      </w:r>
    </w:p>
    <w:p w14:paraId="53E5D37E"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b/>
          <w:bCs/>
          <w:sz w:val="24"/>
          <w:szCs w:val="24"/>
        </w:rPr>
        <w:t xml:space="preserve">Doanh </w:t>
      </w:r>
      <w:proofErr w:type="spellStart"/>
      <w:r w:rsidRPr="00810AEE">
        <w:rPr>
          <w:rFonts w:ascii="Times New Roman" w:eastAsia="Times New Roman" w:hAnsi="Times New Roman" w:cs="Times New Roman"/>
          <w:b/>
          <w:bCs/>
          <w:sz w:val="24"/>
          <w:szCs w:val="24"/>
        </w:rPr>
        <w:t>nghiệp</w:t>
      </w:r>
      <w:proofErr w:type="spellEnd"/>
      <w:r w:rsidRPr="00810AEE">
        <w:rPr>
          <w:rFonts w:ascii="Times New Roman" w:eastAsia="Times New Roman" w:hAnsi="Times New Roman" w:cs="Times New Roman"/>
          <w:b/>
          <w:bCs/>
          <w:sz w:val="24"/>
          <w:szCs w:val="24"/>
        </w:rPr>
        <w:t xml:space="preserve"> → Nhu </w:t>
      </w:r>
      <w:proofErr w:type="spellStart"/>
      <w:r w:rsidRPr="00810AEE">
        <w:rPr>
          <w:rFonts w:ascii="Times New Roman" w:eastAsia="Times New Roman" w:hAnsi="Times New Roman" w:cs="Times New Roman"/>
          <w:b/>
          <w:bCs/>
          <w:sz w:val="24"/>
          <w:szCs w:val="24"/>
        </w:rPr>
        <w:t>cầu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năng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lực</w:t>
      </w:r>
      <w:proofErr w:type="spellEnd"/>
      <w:r w:rsidRPr="00810AEE">
        <w:rPr>
          <w:rFonts w:ascii="Times New Roman" w:eastAsia="Times New Roman" w:hAnsi="Times New Roman" w:cs="Times New Roman"/>
          <w:b/>
          <w:bCs/>
          <w:sz w:val="24"/>
          <w:szCs w:val="24"/>
        </w:rPr>
        <w:t xml:space="preserve"> → Đào </w:t>
      </w:r>
      <w:proofErr w:type="spellStart"/>
      <w:r w:rsidRPr="00810AEE">
        <w:rPr>
          <w:rFonts w:ascii="Times New Roman" w:eastAsia="Times New Roman" w:hAnsi="Times New Roman" w:cs="Times New Roman"/>
          <w:b/>
          <w:bCs/>
          <w:sz w:val="24"/>
          <w:szCs w:val="24"/>
        </w:rPr>
        <w:t>tạo</w:t>
      </w:r>
      <w:proofErr w:type="spellEnd"/>
      <w:r w:rsidRPr="00810AEE">
        <w:rPr>
          <w:rFonts w:ascii="Times New Roman" w:eastAsia="Times New Roman" w:hAnsi="Times New Roman" w:cs="Times New Roman"/>
          <w:b/>
          <w:bCs/>
          <w:sz w:val="24"/>
          <w:szCs w:val="24"/>
        </w:rPr>
        <w:t xml:space="preserve"> → </w:t>
      </w:r>
      <w:proofErr w:type="spellStart"/>
      <w:r w:rsidRPr="00810AEE">
        <w:rPr>
          <w:rFonts w:ascii="Times New Roman" w:eastAsia="Times New Roman" w:hAnsi="Times New Roman" w:cs="Times New Roman"/>
          <w:b/>
          <w:bCs/>
          <w:sz w:val="24"/>
          <w:szCs w:val="24"/>
        </w:rPr>
        <w:t>Người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học</w:t>
      </w:r>
      <w:proofErr w:type="spellEnd"/>
      <w:r w:rsidRPr="00810AEE">
        <w:rPr>
          <w:rFonts w:ascii="Times New Roman" w:eastAsia="Times New Roman" w:hAnsi="Times New Roman" w:cs="Times New Roman"/>
          <w:b/>
          <w:bCs/>
          <w:sz w:val="24"/>
          <w:szCs w:val="24"/>
        </w:rPr>
        <w:t xml:space="preserve"> → </w:t>
      </w:r>
      <w:proofErr w:type="spellStart"/>
      <w:r w:rsidRPr="00810AEE">
        <w:rPr>
          <w:rFonts w:ascii="Times New Roman" w:eastAsia="Times New Roman" w:hAnsi="Times New Roman" w:cs="Times New Roman"/>
          <w:b/>
          <w:bCs/>
          <w:sz w:val="24"/>
          <w:szCs w:val="24"/>
        </w:rPr>
        <w:t>Người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lao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động</w:t>
      </w:r>
      <w:proofErr w:type="spellEnd"/>
      <w:r w:rsidRPr="00810AEE">
        <w:rPr>
          <w:rFonts w:ascii="Times New Roman" w:eastAsia="Times New Roman" w:hAnsi="Times New Roman" w:cs="Times New Roman"/>
          <w:b/>
          <w:bCs/>
          <w:sz w:val="24"/>
          <w:szCs w:val="24"/>
        </w:rPr>
        <w:t xml:space="preserve"> → </w:t>
      </w:r>
      <w:proofErr w:type="spellStart"/>
      <w:r w:rsidRPr="00810AEE">
        <w:rPr>
          <w:rFonts w:ascii="Times New Roman" w:eastAsia="Times New Roman" w:hAnsi="Times New Roman" w:cs="Times New Roman"/>
          <w:b/>
          <w:bCs/>
          <w:sz w:val="24"/>
          <w:szCs w:val="24"/>
        </w:rPr>
        <w:t>Việc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làm</w:t>
      </w:r>
      <w:proofErr w:type="spellEnd"/>
    </w:p>
    <w:p w14:paraId="32EF6ADB"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dài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lựa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chọn</w:t>
      </w:r>
      <w:proofErr w:type="spellEnd"/>
      <w:r w:rsidRPr="00810AEE">
        <w:rPr>
          <w:rFonts w:ascii="Times New Roman" w:eastAsia="Times New Roman" w:hAnsi="Times New Roman" w:cs="Times New Roman"/>
          <w:sz w:val="24"/>
          <w:szCs w:val="24"/>
        </w:rPr>
        <w:t>.</w:t>
      </w:r>
    </w:p>
    <w:p w14:paraId="25E3247C"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con </w:t>
      </w:r>
      <w:proofErr w:type="spellStart"/>
      <w:r w:rsidRPr="00810AEE">
        <w:rPr>
          <w:rFonts w:ascii="Times New Roman" w:eastAsia="Times New Roman" w:hAnsi="Times New Roman" w:cs="Times New Roman"/>
          <w:sz w:val="24"/>
          <w:szCs w:val="24"/>
        </w:rPr>
        <w:t>đường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dễ</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nhất</w:t>
      </w:r>
      <w:proofErr w:type="spellEnd"/>
      <w:r w:rsidRPr="00810AEE">
        <w:rPr>
          <w:rFonts w:ascii="Times New Roman" w:eastAsia="Times New Roman" w:hAnsi="Times New Roman" w:cs="Times New Roman"/>
          <w:sz w:val="24"/>
          <w:szCs w:val="24"/>
        </w:rPr>
        <w:t>.</w:t>
      </w:r>
    </w:p>
    <w:p w14:paraId="15FB631F"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tin </w:t>
      </w:r>
      <w:proofErr w:type="spellStart"/>
      <w:r w:rsidRPr="00810AEE">
        <w:rPr>
          <w:rFonts w:ascii="Times New Roman" w:eastAsia="Times New Roman" w:hAnsi="Times New Roman" w:cs="Times New Roman"/>
          <w:sz w:val="24"/>
          <w:szCs w:val="24"/>
        </w:rPr>
        <w:t>rằng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con </w:t>
      </w:r>
      <w:proofErr w:type="spellStart"/>
      <w:r w:rsidRPr="00810AEE">
        <w:rPr>
          <w:rFonts w:ascii="Times New Roman" w:eastAsia="Times New Roman" w:hAnsi="Times New Roman" w:cs="Times New Roman"/>
          <w:sz w:val="24"/>
          <w:szCs w:val="24"/>
        </w:rPr>
        <w:t>đường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nhất</w:t>
      </w:r>
      <w:proofErr w:type="spellEnd"/>
      <w:r w:rsidRPr="00810AEE">
        <w:rPr>
          <w:rFonts w:ascii="Times New Roman" w:eastAsia="Times New Roman" w:hAnsi="Times New Roman" w:cs="Times New Roman"/>
          <w:sz w:val="24"/>
          <w:szCs w:val="24"/>
        </w:rPr>
        <w:t>.</w:t>
      </w:r>
    </w:p>
    <w:p w14:paraId="0AA6EB14" w14:textId="77777777" w:rsidR="00810AEE" w:rsidRDefault="00810AEE" w:rsidP="00810AEE">
      <w:pPr>
        <w:spacing w:after="0" w:line="240" w:lineRule="auto"/>
        <w:rPr>
          <w:rFonts w:ascii="Times New Roman" w:eastAsia="Times New Roman" w:hAnsi="Times New Roman" w:cs="Times New Roman"/>
          <w:sz w:val="24"/>
          <w:szCs w:val="24"/>
        </w:rPr>
      </w:pPr>
    </w:p>
    <w:p w14:paraId="42CA0992"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t>CHƯƠNG 2</w:t>
      </w:r>
    </w:p>
    <w:p w14:paraId="5BDE1143"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t>TẦM NHÌN (VISION)</w:t>
      </w:r>
    </w:p>
    <w:p w14:paraId="71490E67"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lastRenderedPageBreak/>
        <w:t>"</w:t>
      </w:r>
      <w:proofErr w:type="spellStart"/>
      <w:r w:rsidRPr="00810AEE">
        <w:rPr>
          <w:rFonts w:ascii="Times New Roman" w:eastAsia="Times New Roman" w:hAnsi="Times New Roman" w:cs="Times New Roman"/>
          <w:b/>
          <w:bCs/>
          <w:sz w:val="36"/>
          <w:szCs w:val="36"/>
        </w:rPr>
        <w:t>Chúng</w:t>
      </w:r>
      <w:proofErr w:type="spellEnd"/>
      <w:r w:rsidRPr="00810AEE">
        <w:rPr>
          <w:rFonts w:ascii="Times New Roman" w:eastAsia="Times New Roman" w:hAnsi="Times New Roman" w:cs="Times New Roman"/>
          <w:b/>
          <w:bCs/>
          <w:sz w:val="36"/>
          <w:szCs w:val="36"/>
        </w:rPr>
        <w:t xml:space="preserve"> ta </w:t>
      </w:r>
      <w:proofErr w:type="spellStart"/>
      <w:r w:rsidRPr="00810AEE">
        <w:rPr>
          <w:rFonts w:ascii="Times New Roman" w:eastAsia="Times New Roman" w:hAnsi="Times New Roman" w:cs="Times New Roman"/>
          <w:b/>
          <w:bCs/>
          <w:sz w:val="36"/>
          <w:szCs w:val="36"/>
        </w:rPr>
        <w:t>muốn</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đi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tới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đâu</w:t>
      </w:r>
      <w:proofErr w:type="spellEnd"/>
      <w:r w:rsidRPr="00810AEE">
        <w:rPr>
          <w:rFonts w:ascii="Times New Roman" w:eastAsia="Times New Roman" w:hAnsi="Times New Roman" w:cs="Times New Roman"/>
          <w:b/>
          <w:bCs/>
          <w:sz w:val="36"/>
          <w:szCs w:val="36"/>
        </w:rPr>
        <w:t>?"</w:t>
      </w:r>
    </w:p>
    <w:p w14:paraId="0106B21E" w14:textId="77777777" w:rsidR="00810AEE" w:rsidRPr="00810AEE" w:rsidRDefault="00810AEE" w:rsidP="00810AEE">
      <w:pPr>
        <w:spacing w:before="100" w:beforeAutospacing="1" w:after="100" w:afterAutospacing="1" w:line="240" w:lineRule="auto"/>
        <w:outlineLvl w:val="1"/>
        <w:rPr>
          <w:rFonts w:ascii="Times New Roman" w:eastAsia="Times New Roman" w:hAnsi="Times New Roman" w:cs="Times New Roman"/>
          <w:b/>
          <w:bCs/>
          <w:sz w:val="36"/>
          <w:szCs w:val="36"/>
        </w:rPr>
      </w:pPr>
      <w:r w:rsidRPr="00810AEE">
        <w:rPr>
          <w:rFonts w:ascii="Times New Roman" w:eastAsia="Times New Roman" w:hAnsi="Times New Roman" w:cs="Times New Roman"/>
          <w:b/>
          <w:bCs/>
          <w:sz w:val="36"/>
          <w:szCs w:val="36"/>
        </w:rPr>
        <w:t>2.1. T</w:t>
      </w:r>
      <w:proofErr w:type="spellStart"/>
      <w:r w:rsidRPr="00810AEE">
        <w:rPr>
          <w:rFonts w:ascii="Times New Roman" w:eastAsia="Times New Roman" w:hAnsi="Times New Roman" w:cs="Times New Roman"/>
          <w:b/>
          <w:bCs/>
          <w:sz w:val="36"/>
          <w:szCs w:val="36"/>
        </w:rPr>
        <w:t>ầm</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nhìn</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không</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phải</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là</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khẩu</w:t>
      </w:r>
      <w:proofErr w:type="spellEnd"/>
      <w:r w:rsidRPr="00810AEE">
        <w:rPr>
          <w:rFonts w:ascii="Times New Roman" w:eastAsia="Times New Roman" w:hAnsi="Times New Roman" w:cs="Times New Roman"/>
          <w:b/>
          <w:bCs/>
          <w:sz w:val="36"/>
          <w:szCs w:val="36"/>
        </w:rPr>
        <w:t xml:space="preserve"> </w:t>
      </w:r>
      <w:proofErr w:type="spellStart"/>
      <w:r w:rsidRPr="00810AEE">
        <w:rPr>
          <w:rFonts w:ascii="Times New Roman" w:eastAsia="Times New Roman" w:hAnsi="Times New Roman" w:cs="Times New Roman"/>
          <w:b/>
          <w:bCs/>
          <w:sz w:val="36"/>
          <w:szCs w:val="36"/>
        </w:rPr>
        <w:t>hiệu</w:t>
      </w:r>
      <w:proofErr w:type="spellEnd"/>
    </w:p>
    <w:p w14:paraId="78EBC9DD"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tầm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nhìn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hiện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ngắn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gọn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treo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hoặc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xuất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hiện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trên</w:t>
      </w:r>
      <w:proofErr w:type="spellEnd"/>
      <w:r w:rsidRPr="00810AEE">
        <w:rPr>
          <w:rFonts w:ascii="Times New Roman" w:eastAsia="Times New Roman" w:hAnsi="Times New Roman" w:cs="Times New Roman"/>
          <w:sz w:val="24"/>
          <w:szCs w:val="24"/>
        </w:rPr>
        <w:t xml:space="preserve"> website. Tuy </w:t>
      </w:r>
      <w:proofErr w:type="spellStart"/>
      <w:r w:rsidRPr="00810AEE">
        <w:rPr>
          <w:rFonts w:ascii="Times New Roman" w:eastAsia="Times New Roman" w:hAnsi="Times New Roman" w:cs="Times New Roman"/>
          <w:sz w:val="24"/>
          <w:szCs w:val="24"/>
        </w:rPr>
        <w:t>nhiên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vận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những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còn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đóng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trò</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hướng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ngày</w:t>
      </w:r>
      <w:proofErr w:type="spellEnd"/>
      <w:r w:rsidRPr="00810AEE">
        <w:rPr>
          <w:rFonts w:ascii="Times New Roman" w:eastAsia="Times New Roman" w:hAnsi="Times New Roman" w:cs="Times New Roman"/>
          <w:sz w:val="24"/>
          <w:szCs w:val="24"/>
        </w:rPr>
        <w:t>.</w:t>
      </w:r>
    </w:p>
    <w:p w14:paraId="08AC207F"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THUCHOCVN </w:t>
      </w:r>
      <w:proofErr w:type="spellStart"/>
      <w:r w:rsidRPr="00810AEE">
        <w:rPr>
          <w:rFonts w:ascii="Times New Roman" w:eastAsia="Times New Roman" w:hAnsi="Times New Roman" w:cs="Times New Roman"/>
          <w:sz w:val="24"/>
          <w:szCs w:val="24"/>
        </w:rPr>
        <w:t>lựa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chọn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tiếp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cận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khác</w:t>
      </w:r>
      <w:proofErr w:type="spellEnd"/>
      <w:r w:rsidRPr="00810AEE">
        <w:rPr>
          <w:rFonts w:ascii="Times New Roman" w:eastAsia="Times New Roman" w:hAnsi="Times New Roman" w:cs="Times New Roman"/>
          <w:sz w:val="24"/>
          <w:szCs w:val="24"/>
        </w:rPr>
        <w:t>.</w:t>
      </w:r>
    </w:p>
    <w:p w14:paraId="4E6754DE"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tầm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nhìn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khẩu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truyền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thông</w:t>
      </w:r>
      <w:proofErr w:type="spellEnd"/>
      <w:r w:rsidRPr="00810AEE">
        <w:rPr>
          <w:rFonts w:ascii="Times New Roman" w:eastAsia="Times New Roman" w:hAnsi="Times New Roman" w:cs="Times New Roman"/>
          <w:sz w:val="24"/>
          <w:szCs w:val="24"/>
        </w:rPr>
        <w:t>.</w:t>
      </w:r>
    </w:p>
    <w:p w14:paraId="6D2FB358"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Tầm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nhìn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hỏi</w:t>
      </w:r>
      <w:proofErr w:type="spellEnd"/>
      <w:r w:rsidRPr="00810AEE">
        <w:rPr>
          <w:rFonts w:ascii="Times New Roman" w:eastAsia="Times New Roman" w:hAnsi="Times New Roman" w:cs="Times New Roman"/>
          <w:sz w:val="24"/>
          <w:szCs w:val="24"/>
        </w:rPr>
        <w:t>:</w:t>
      </w:r>
    </w:p>
    <w:p w14:paraId="5A0029FB"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Nếu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sau</w:t>
      </w:r>
      <w:proofErr w:type="spellEnd"/>
      <w:r w:rsidRPr="00810AEE">
        <w:rPr>
          <w:rFonts w:ascii="Times New Roman" w:eastAsia="Times New Roman" w:hAnsi="Times New Roman" w:cs="Times New Roman"/>
          <w:b/>
          <w:bCs/>
          <w:sz w:val="24"/>
          <w:szCs w:val="24"/>
        </w:rPr>
        <w:t xml:space="preserve"> 10–20 </w:t>
      </w:r>
      <w:proofErr w:type="spellStart"/>
      <w:r w:rsidRPr="00810AEE">
        <w:rPr>
          <w:rFonts w:ascii="Times New Roman" w:eastAsia="Times New Roman" w:hAnsi="Times New Roman" w:cs="Times New Roman"/>
          <w:b/>
          <w:bCs/>
          <w:sz w:val="24"/>
          <w:szCs w:val="24"/>
        </w:rPr>
        <w:t>năm</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nhìn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lại</w:t>
      </w:r>
      <w:proofErr w:type="spellEnd"/>
      <w:r w:rsidRPr="00810AEE">
        <w:rPr>
          <w:rFonts w:ascii="Times New Roman" w:eastAsia="Times New Roman" w:hAnsi="Times New Roman" w:cs="Times New Roman"/>
          <w:b/>
          <w:bCs/>
          <w:sz w:val="24"/>
          <w:szCs w:val="24"/>
        </w:rPr>
        <w:t xml:space="preserve">, THUCHOCVN </w:t>
      </w:r>
      <w:proofErr w:type="spellStart"/>
      <w:r w:rsidRPr="00810AEE">
        <w:rPr>
          <w:rFonts w:ascii="Times New Roman" w:eastAsia="Times New Roman" w:hAnsi="Times New Roman" w:cs="Times New Roman"/>
          <w:b/>
          <w:bCs/>
          <w:sz w:val="24"/>
          <w:szCs w:val="24"/>
        </w:rPr>
        <w:t>mong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muốn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để</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lại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điều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gì</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cho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xã</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hội</w:t>
      </w:r>
      <w:proofErr w:type="spellEnd"/>
      <w:r w:rsidRPr="00810AEE">
        <w:rPr>
          <w:rFonts w:ascii="Times New Roman" w:eastAsia="Times New Roman" w:hAnsi="Times New Roman" w:cs="Times New Roman"/>
          <w:b/>
          <w:bCs/>
          <w:sz w:val="24"/>
          <w:szCs w:val="24"/>
        </w:rPr>
        <w:t>?</w:t>
      </w:r>
    </w:p>
    <w:p w14:paraId="53577B7E"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Chính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sẽ</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hướng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mọi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phẩm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mọi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mọi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hoạt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hợp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mọi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tương</w:t>
      </w:r>
      <w:proofErr w:type="spellEnd"/>
      <w:r w:rsidRPr="00810AEE">
        <w:rPr>
          <w:rFonts w:ascii="Times New Roman" w:eastAsia="Times New Roman" w:hAnsi="Times New Roman" w:cs="Times New Roman"/>
          <w:sz w:val="24"/>
          <w:szCs w:val="24"/>
        </w:rPr>
        <w:t xml:space="preserve"> lai.</w:t>
      </w:r>
    </w:p>
    <w:p w14:paraId="765BF5A9"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t>2.2. T</w:t>
      </w:r>
      <w:proofErr w:type="spellStart"/>
      <w:r w:rsidRPr="00810AEE">
        <w:rPr>
          <w:rFonts w:ascii="Times New Roman" w:eastAsia="Times New Roman" w:hAnsi="Times New Roman" w:cs="Times New Roman"/>
          <w:b/>
          <w:bCs/>
          <w:kern w:val="36"/>
          <w:sz w:val="48"/>
          <w:szCs w:val="48"/>
        </w:rPr>
        <w:t>ầm</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nhìn</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của</w:t>
      </w:r>
      <w:proofErr w:type="spellEnd"/>
      <w:r w:rsidRPr="00810AEE">
        <w:rPr>
          <w:rFonts w:ascii="Times New Roman" w:eastAsia="Times New Roman" w:hAnsi="Times New Roman" w:cs="Times New Roman"/>
          <w:b/>
          <w:bCs/>
          <w:kern w:val="36"/>
          <w:sz w:val="48"/>
          <w:szCs w:val="48"/>
        </w:rPr>
        <w:t xml:space="preserve"> THUCHOCVN</w:t>
      </w:r>
    </w:p>
    <w:p w14:paraId="40EC4CE1"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Trở</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thành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nền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tảng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kết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nối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phát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triển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nguồn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nhân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lực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dựa</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trên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năng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lực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thực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tế</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góp</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phần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thu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hẹp</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khoảng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cách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giữa</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đào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tạo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việc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làm</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tại</w:t>
      </w:r>
      <w:proofErr w:type="spellEnd"/>
      <w:r w:rsidRPr="00810AEE">
        <w:rPr>
          <w:rFonts w:ascii="Times New Roman" w:eastAsia="Times New Roman" w:hAnsi="Times New Roman" w:cs="Times New Roman"/>
          <w:b/>
          <w:bCs/>
          <w:sz w:val="24"/>
          <w:szCs w:val="24"/>
        </w:rPr>
        <w:t xml:space="preserve"> Việt Nam.</w:t>
      </w:r>
    </w:p>
    <w:p w14:paraId="444E3093"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tầm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nhìn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này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chỉ</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nói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về</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hay </w:t>
      </w:r>
      <w:proofErr w:type="spellStart"/>
      <w:r w:rsidRPr="00810AEE">
        <w:rPr>
          <w:rFonts w:ascii="Times New Roman" w:eastAsia="Times New Roman" w:hAnsi="Times New Roman" w:cs="Times New Roman"/>
          <w:sz w:val="24"/>
          <w:szCs w:val="24"/>
        </w:rPr>
        <w:t>tuyển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dụng</w:t>
      </w:r>
      <w:proofErr w:type="spellEnd"/>
      <w:r w:rsidRPr="00810AEE">
        <w:rPr>
          <w:rFonts w:ascii="Times New Roman" w:eastAsia="Times New Roman" w:hAnsi="Times New Roman" w:cs="Times New Roman"/>
          <w:sz w:val="24"/>
          <w:szCs w:val="24"/>
        </w:rPr>
        <w:t>.</w:t>
      </w:r>
    </w:p>
    <w:p w14:paraId="06AA5345"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muốn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nơi</w:t>
      </w:r>
      <w:proofErr w:type="spellEnd"/>
      <w:r w:rsidRPr="00810AEE">
        <w:rPr>
          <w:rFonts w:ascii="Times New Roman" w:eastAsia="Times New Roman" w:hAnsi="Times New Roman" w:cs="Times New Roman"/>
          <w:sz w:val="24"/>
          <w:szCs w:val="24"/>
        </w:rPr>
        <w:t>:</w:t>
      </w:r>
    </w:p>
    <w:p w14:paraId="4F4925B4" w14:textId="77777777" w:rsidR="00810AEE" w:rsidRPr="00810AEE" w:rsidRDefault="00810A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Doanh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rõ</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4438479A" w14:textId="77777777" w:rsidR="00810AEE" w:rsidRPr="00810AEE" w:rsidRDefault="00810AE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biết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gì</w:t>
      </w:r>
      <w:proofErr w:type="spellEnd"/>
      <w:r w:rsidRPr="00810AEE">
        <w:rPr>
          <w:rFonts w:ascii="Times New Roman" w:eastAsia="Times New Roman" w:hAnsi="Times New Roman" w:cs="Times New Roman"/>
          <w:sz w:val="24"/>
          <w:szCs w:val="24"/>
        </w:rPr>
        <w:t>.</w:t>
      </w:r>
    </w:p>
    <w:p w14:paraId="3E1FB749" w14:textId="77777777" w:rsidR="00810AEE" w:rsidRPr="00810AEE" w:rsidRDefault="00810AE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Cơ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đổi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chương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w:t>
      </w:r>
    </w:p>
    <w:p w14:paraId="61C74B47" w14:textId="77777777" w:rsidR="00810AEE" w:rsidRPr="00810AEE" w:rsidRDefault="00810AEE">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hội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nghề</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phù</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hợp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359FC1E1" w14:textId="77777777" w:rsidR="00810AEE" w:rsidRPr="00810AEE" w:rsidRDefault="00810A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Các </w:t>
      </w:r>
      <w:proofErr w:type="spellStart"/>
      <w:r w:rsidRPr="00810AEE">
        <w:rPr>
          <w:rFonts w:ascii="Times New Roman" w:eastAsia="Times New Roman" w:hAnsi="Times New Roman" w:cs="Times New Roman"/>
          <w:sz w:val="24"/>
          <w:szCs w:val="24"/>
        </w:rPr>
        <w:t>bên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cùng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sử</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dụng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ngôn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chung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về</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ra.</w:t>
      </w:r>
      <w:proofErr w:type="spellEnd"/>
    </w:p>
    <w:p w14:paraId="6CA2366A"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t xml:space="preserve">2.3. </w:t>
      </w:r>
      <w:proofErr w:type="spellStart"/>
      <w:r w:rsidRPr="00810AEE">
        <w:rPr>
          <w:rFonts w:ascii="Times New Roman" w:eastAsia="Times New Roman" w:hAnsi="Times New Roman" w:cs="Times New Roman"/>
          <w:b/>
          <w:bCs/>
          <w:kern w:val="36"/>
          <w:sz w:val="48"/>
          <w:szCs w:val="48"/>
        </w:rPr>
        <w:t>Điều</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chúng</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tôi</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muốn</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thay</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đổi</w:t>
      </w:r>
      <w:proofErr w:type="spellEnd"/>
    </w:p>
    <w:p w14:paraId="260E68F6"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Nếu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hôm</w:t>
      </w:r>
      <w:proofErr w:type="spellEnd"/>
      <w:r w:rsidRPr="00810AEE">
        <w:rPr>
          <w:rFonts w:ascii="Times New Roman" w:eastAsia="Times New Roman" w:hAnsi="Times New Roman" w:cs="Times New Roman"/>
          <w:sz w:val="24"/>
          <w:szCs w:val="24"/>
        </w:rPr>
        <w:t xml:space="preserve"> nay </w:t>
      </w:r>
      <w:proofErr w:type="spellStart"/>
      <w:r w:rsidRPr="00810AEE">
        <w:rPr>
          <w:rFonts w:ascii="Times New Roman" w:eastAsia="Times New Roman" w:hAnsi="Times New Roman" w:cs="Times New Roman"/>
          <w:sz w:val="24"/>
          <w:szCs w:val="24"/>
        </w:rPr>
        <w:t>hỏi</w:t>
      </w:r>
      <w:proofErr w:type="spellEnd"/>
      <w:r w:rsidRPr="00810AEE">
        <w:rPr>
          <w:rFonts w:ascii="Times New Roman" w:eastAsia="Times New Roman" w:hAnsi="Times New Roman" w:cs="Times New Roman"/>
          <w:sz w:val="24"/>
          <w:szCs w:val="24"/>
        </w:rPr>
        <w:t>:</w:t>
      </w:r>
    </w:p>
    <w:p w14:paraId="11DD60F0"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Điều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gì</w:t>
      </w:r>
      <w:proofErr w:type="spellEnd"/>
      <w:r w:rsidRPr="00810AEE">
        <w:rPr>
          <w:rFonts w:ascii="Times New Roman" w:eastAsia="Times New Roman" w:hAnsi="Times New Roman" w:cs="Times New Roman"/>
          <w:b/>
          <w:bCs/>
          <w:sz w:val="24"/>
          <w:szCs w:val="24"/>
        </w:rPr>
        <w:t xml:space="preserve"> THUCHOCVN </w:t>
      </w:r>
      <w:proofErr w:type="spellStart"/>
      <w:r w:rsidRPr="00810AEE">
        <w:rPr>
          <w:rFonts w:ascii="Times New Roman" w:eastAsia="Times New Roman" w:hAnsi="Times New Roman" w:cs="Times New Roman"/>
          <w:b/>
          <w:bCs/>
          <w:sz w:val="24"/>
          <w:szCs w:val="24"/>
        </w:rPr>
        <w:t>muốn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thay</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đổi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nhất</w:t>
      </w:r>
      <w:proofErr w:type="spellEnd"/>
      <w:r w:rsidRPr="00810AEE">
        <w:rPr>
          <w:rFonts w:ascii="Times New Roman" w:eastAsia="Times New Roman" w:hAnsi="Times New Roman" w:cs="Times New Roman"/>
          <w:b/>
          <w:bCs/>
          <w:sz w:val="24"/>
          <w:szCs w:val="24"/>
        </w:rPr>
        <w:t>?</w:t>
      </w:r>
    </w:p>
    <w:p w14:paraId="74DC9A2C"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Câu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w:t>
      </w:r>
    </w:p>
    <w:p w14:paraId="4E1372A9" w14:textId="77777777" w:rsidR="00810AEE" w:rsidRPr="00810AEE" w:rsidRDefault="00810AE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tảng</w:t>
      </w:r>
      <w:proofErr w:type="spellEnd"/>
      <w:r w:rsidRPr="00810AEE">
        <w:rPr>
          <w:rFonts w:ascii="Times New Roman" w:eastAsia="Times New Roman" w:hAnsi="Times New Roman" w:cs="Times New Roman"/>
          <w:sz w:val="24"/>
          <w:szCs w:val="24"/>
        </w:rPr>
        <w:t xml:space="preserve"> AI.</w:t>
      </w:r>
    </w:p>
    <w:p w14:paraId="5B228DCB" w14:textId="77777777" w:rsidR="00810AEE" w:rsidRPr="00810AEE" w:rsidRDefault="00810AEE">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lastRenderedPageBreak/>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mềm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trị</w:t>
      </w:r>
      <w:proofErr w:type="spellEnd"/>
      <w:r w:rsidRPr="00810AEE">
        <w:rPr>
          <w:rFonts w:ascii="Times New Roman" w:eastAsia="Times New Roman" w:hAnsi="Times New Roman" w:cs="Times New Roman"/>
          <w:sz w:val="24"/>
          <w:szCs w:val="24"/>
        </w:rPr>
        <w:t>.</w:t>
      </w:r>
    </w:p>
    <w:p w14:paraId="57A67AC3" w14:textId="77777777" w:rsidR="00810AEE" w:rsidRPr="00810AEE" w:rsidRDefault="00810A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Hay </w:t>
      </w:r>
      <w:proofErr w:type="spellStart"/>
      <w:r w:rsidRPr="00810AEE">
        <w:rPr>
          <w:rFonts w:ascii="Times New Roman" w:eastAsia="Times New Roman" w:hAnsi="Times New Roman" w:cs="Times New Roman"/>
          <w:sz w:val="24"/>
          <w:szCs w:val="24"/>
        </w:rPr>
        <w:t>mở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trung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tâm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w:t>
      </w:r>
    </w:p>
    <w:p w14:paraId="28C078C3"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muốn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thay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đổi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nhìn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nhận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nguồn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nhân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7AE59638"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Từ</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tiếp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cận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cấp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hoặc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cảm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tính</w:t>
      </w:r>
      <w:proofErr w:type="spellEnd"/>
      <w:r w:rsidRPr="00810AEE">
        <w:rPr>
          <w:rFonts w:ascii="Times New Roman" w:eastAsia="Times New Roman" w:hAnsi="Times New Roman" w:cs="Times New Roman"/>
          <w:sz w:val="24"/>
          <w:szCs w:val="24"/>
        </w:rPr>
        <w:t>.</w:t>
      </w:r>
    </w:p>
    <w:p w14:paraId="54C0EA30"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Chuyển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dần</w:t>
      </w:r>
      <w:proofErr w:type="spellEnd"/>
      <w:r w:rsidRPr="00810AEE">
        <w:rPr>
          <w:rFonts w:ascii="Times New Roman" w:eastAsia="Times New Roman" w:hAnsi="Times New Roman" w:cs="Times New Roman"/>
          <w:sz w:val="24"/>
          <w:szCs w:val="24"/>
        </w:rPr>
        <w:t xml:space="preserve"> sang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tiếp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cận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trên</w:t>
      </w:r>
      <w:proofErr w:type="spellEnd"/>
      <w:r w:rsidRPr="00810AEE">
        <w:rPr>
          <w:rFonts w:ascii="Times New Roman" w:eastAsia="Times New Roman" w:hAnsi="Times New Roman" w:cs="Times New Roman"/>
          <w:sz w:val="24"/>
          <w:szCs w:val="24"/>
        </w:rPr>
        <w:t>:</w:t>
      </w:r>
    </w:p>
    <w:p w14:paraId="07E5196B" w14:textId="77777777" w:rsidR="00810AEE" w:rsidRPr="00810AEE" w:rsidRDefault="00810AE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7B0CD983" w14:textId="77777777" w:rsidR="00810AEE" w:rsidRPr="00810AEE" w:rsidRDefault="00810AE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Dữ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w:t>
      </w:r>
    </w:p>
    <w:p w14:paraId="370166E9" w14:textId="77777777" w:rsidR="00810AEE" w:rsidRPr="00810AEE" w:rsidRDefault="00810A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Hiệu </w:t>
      </w:r>
      <w:proofErr w:type="spellStart"/>
      <w:r w:rsidRPr="00810AEE">
        <w:rPr>
          <w:rFonts w:ascii="Times New Roman" w:eastAsia="Times New Roman" w:hAnsi="Times New Roman" w:cs="Times New Roman"/>
          <w:sz w:val="24"/>
          <w:szCs w:val="24"/>
        </w:rPr>
        <w:t>quả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w:t>
      </w:r>
    </w:p>
    <w:p w14:paraId="4BD5B6E9" w14:textId="77777777" w:rsidR="00810AEE" w:rsidRPr="00810AEE" w:rsidRDefault="00810AEE">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Quá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liên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tục</w:t>
      </w:r>
      <w:proofErr w:type="spellEnd"/>
      <w:r w:rsidRPr="00810AEE">
        <w:rPr>
          <w:rFonts w:ascii="Times New Roman" w:eastAsia="Times New Roman" w:hAnsi="Times New Roman" w:cs="Times New Roman"/>
          <w:sz w:val="24"/>
          <w:szCs w:val="24"/>
        </w:rPr>
        <w:t>.</w:t>
      </w:r>
    </w:p>
    <w:p w14:paraId="2E682478"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t xml:space="preserve">2.4. </w:t>
      </w:r>
      <w:proofErr w:type="spellStart"/>
      <w:r w:rsidRPr="00810AEE">
        <w:rPr>
          <w:rFonts w:ascii="Times New Roman" w:eastAsia="Times New Roman" w:hAnsi="Times New Roman" w:cs="Times New Roman"/>
          <w:b/>
          <w:bCs/>
          <w:kern w:val="36"/>
          <w:sz w:val="48"/>
          <w:szCs w:val="48"/>
        </w:rPr>
        <w:t>Hành</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trình</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thực</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hiện</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tầm</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nhìn</w:t>
      </w:r>
      <w:proofErr w:type="spellEnd"/>
    </w:p>
    <w:p w14:paraId="6C4BED67"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THUCHOCVN </w:t>
      </w:r>
      <w:proofErr w:type="spellStart"/>
      <w:r w:rsidRPr="00810AEE">
        <w:rPr>
          <w:rFonts w:ascii="Times New Roman" w:eastAsia="Times New Roman" w:hAnsi="Times New Roman" w:cs="Times New Roman"/>
          <w:sz w:val="24"/>
          <w:szCs w:val="24"/>
        </w:rPr>
        <w:t>hiểu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tầm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nhìn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này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năm</w:t>
      </w:r>
      <w:proofErr w:type="spellEnd"/>
      <w:r w:rsidRPr="00810AEE">
        <w:rPr>
          <w:rFonts w:ascii="Times New Roman" w:eastAsia="Times New Roman" w:hAnsi="Times New Roman" w:cs="Times New Roman"/>
          <w:sz w:val="24"/>
          <w:szCs w:val="24"/>
        </w:rPr>
        <w:t>.</w:t>
      </w:r>
    </w:p>
    <w:p w14:paraId="37DF7225"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Vì</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vậy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chọn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theo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đoạn</w:t>
      </w:r>
      <w:proofErr w:type="spellEnd"/>
      <w:r w:rsidRPr="00810AEE">
        <w:rPr>
          <w:rFonts w:ascii="Times New Roman" w:eastAsia="Times New Roman" w:hAnsi="Times New Roman" w:cs="Times New Roman"/>
          <w:sz w:val="24"/>
          <w:szCs w:val="24"/>
        </w:rPr>
        <w:t>.</w:t>
      </w:r>
    </w:p>
    <w:p w14:paraId="122AB44F" w14:textId="77777777" w:rsidR="00810AEE" w:rsidRPr="00810AEE" w:rsidRDefault="00810AEE" w:rsidP="00810AEE">
      <w:pPr>
        <w:spacing w:before="100" w:beforeAutospacing="1" w:after="100" w:afterAutospacing="1" w:line="240" w:lineRule="auto"/>
        <w:outlineLvl w:val="2"/>
        <w:rPr>
          <w:rFonts w:ascii="Times New Roman" w:eastAsia="Times New Roman" w:hAnsi="Times New Roman" w:cs="Times New Roman"/>
          <w:b/>
          <w:bCs/>
          <w:sz w:val="27"/>
          <w:szCs w:val="27"/>
        </w:rPr>
      </w:pPr>
      <w:r w:rsidRPr="00810AEE">
        <w:rPr>
          <w:rFonts w:ascii="Times New Roman" w:eastAsia="Times New Roman" w:hAnsi="Times New Roman" w:cs="Times New Roman"/>
          <w:b/>
          <w:bCs/>
          <w:sz w:val="27"/>
          <w:szCs w:val="27"/>
        </w:rPr>
        <w:t xml:space="preserve">Giai </w:t>
      </w:r>
      <w:proofErr w:type="spellStart"/>
      <w:r w:rsidRPr="00810AEE">
        <w:rPr>
          <w:rFonts w:ascii="Times New Roman" w:eastAsia="Times New Roman" w:hAnsi="Times New Roman" w:cs="Times New Roman"/>
          <w:b/>
          <w:bCs/>
          <w:sz w:val="27"/>
          <w:szCs w:val="27"/>
        </w:rPr>
        <w:t>đoạn</w:t>
      </w:r>
      <w:proofErr w:type="spellEnd"/>
      <w:r w:rsidRPr="00810AEE">
        <w:rPr>
          <w:rFonts w:ascii="Times New Roman" w:eastAsia="Times New Roman" w:hAnsi="Times New Roman" w:cs="Times New Roman"/>
          <w:b/>
          <w:bCs/>
          <w:sz w:val="27"/>
          <w:szCs w:val="27"/>
        </w:rPr>
        <w:t xml:space="preserve"> 1</w:t>
      </w:r>
    </w:p>
    <w:p w14:paraId="0B53FD64"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Đồng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hành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cùng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doanh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nghiệp</w:t>
      </w:r>
      <w:proofErr w:type="spellEnd"/>
    </w:p>
    <w:p w14:paraId="302C8BC5"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Mục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tiêu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hiểu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phương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tư</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vấn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tích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lũy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mô</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khai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quả</w:t>
      </w:r>
      <w:proofErr w:type="spellEnd"/>
      <w:r w:rsidRPr="00810AEE">
        <w:rPr>
          <w:rFonts w:ascii="Times New Roman" w:eastAsia="Times New Roman" w:hAnsi="Times New Roman" w:cs="Times New Roman"/>
          <w:sz w:val="24"/>
          <w:szCs w:val="24"/>
        </w:rPr>
        <w:t>.</w:t>
      </w:r>
    </w:p>
    <w:p w14:paraId="297EA3A4" w14:textId="77777777" w:rsidR="00810AEE" w:rsidRPr="00810AEE" w:rsidRDefault="00810AEE" w:rsidP="00810AEE">
      <w:pPr>
        <w:spacing w:before="100" w:beforeAutospacing="1" w:after="100" w:afterAutospacing="1" w:line="240" w:lineRule="auto"/>
        <w:outlineLvl w:val="2"/>
        <w:rPr>
          <w:rFonts w:ascii="Times New Roman" w:eastAsia="Times New Roman" w:hAnsi="Times New Roman" w:cs="Times New Roman"/>
          <w:b/>
          <w:bCs/>
          <w:sz w:val="27"/>
          <w:szCs w:val="27"/>
        </w:rPr>
      </w:pPr>
      <w:r w:rsidRPr="00810AEE">
        <w:rPr>
          <w:rFonts w:ascii="Times New Roman" w:eastAsia="Times New Roman" w:hAnsi="Times New Roman" w:cs="Times New Roman"/>
          <w:b/>
          <w:bCs/>
          <w:sz w:val="27"/>
          <w:szCs w:val="27"/>
        </w:rPr>
        <w:t xml:space="preserve">Giai </w:t>
      </w:r>
      <w:proofErr w:type="spellStart"/>
      <w:r w:rsidRPr="00810AEE">
        <w:rPr>
          <w:rFonts w:ascii="Times New Roman" w:eastAsia="Times New Roman" w:hAnsi="Times New Roman" w:cs="Times New Roman"/>
          <w:b/>
          <w:bCs/>
          <w:sz w:val="27"/>
          <w:szCs w:val="27"/>
        </w:rPr>
        <w:t>đoạn</w:t>
      </w:r>
      <w:proofErr w:type="spellEnd"/>
      <w:r w:rsidRPr="00810AEE">
        <w:rPr>
          <w:rFonts w:ascii="Times New Roman" w:eastAsia="Times New Roman" w:hAnsi="Times New Roman" w:cs="Times New Roman"/>
          <w:b/>
          <w:bCs/>
          <w:sz w:val="27"/>
          <w:szCs w:val="27"/>
        </w:rPr>
        <w:t xml:space="preserve"> 2</w:t>
      </w:r>
    </w:p>
    <w:p w14:paraId="7A58A457"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Chuẩn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hóa</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năng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lực</w:t>
      </w:r>
      <w:proofErr w:type="spellEnd"/>
    </w:p>
    <w:p w14:paraId="35A58EAC"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Từ</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khung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bộ</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tiêu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chí</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đánh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cụ</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hỗ</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nguồn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nhân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7F43995B" w14:textId="77777777" w:rsidR="00810AEE" w:rsidRPr="00810AEE" w:rsidRDefault="00810AEE" w:rsidP="00810AEE">
      <w:pPr>
        <w:spacing w:before="100" w:beforeAutospacing="1" w:after="100" w:afterAutospacing="1" w:line="240" w:lineRule="auto"/>
        <w:outlineLvl w:val="2"/>
        <w:rPr>
          <w:rFonts w:ascii="Times New Roman" w:eastAsia="Times New Roman" w:hAnsi="Times New Roman" w:cs="Times New Roman"/>
          <w:b/>
          <w:bCs/>
          <w:sz w:val="27"/>
          <w:szCs w:val="27"/>
        </w:rPr>
      </w:pPr>
      <w:r w:rsidRPr="00810AEE">
        <w:rPr>
          <w:rFonts w:ascii="Times New Roman" w:eastAsia="Times New Roman" w:hAnsi="Times New Roman" w:cs="Times New Roman"/>
          <w:b/>
          <w:bCs/>
          <w:sz w:val="27"/>
          <w:szCs w:val="27"/>
        </w:rPr>
        <w:t xml:space="preserve">Giai </w:t>
      </w:r>
      <w:proofErr w:type="spellStart"/>
      <w:r w:rsidRPr="00810AEE">
        <w:rPr>
          <w:rFonts w:ascii="Times New Roman" w:eastAsia="Times New Roman" w:hAnsi="Times New Roman" w:cs="Times New Roman"/>
          <w:b/>
          <w:bCs/>
          <w:sz w:val="27"/>
          <w:szCs w:val="27"/>
        </w:rPr>
        <w:t>đoạn</w:t>
      </w:r>
      <w:proofErr w:type="spellEnd"/>
      <w:r w:rsidRPr="00810AEE">
        <w:rPr>
          <w:rFonts w:ascii="Times New Roman" w:eastAsia="Times New Roman" w:hAnsi="Times New Roman" w:cs="Times New Roman"/>
          <w:b/>
          <w:bCs/>
          <w:sz w:val="27"/>
          <w:szCs w:val="27"/>
        </w:rPr>
        <w:t xml:space="preserve"> 3</w:t>
      </w:r>
    </w:p>
    <w:p w14:paraId="5F5F2993"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Đồng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hành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cùng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người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học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người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lao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động</w:t>
      </w:r>
      <w:proofErr w:type="spellEnd"/>
    </w:p>
    <w:p w14:paraId="60CACD6F"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Hỗ</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mỗi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nhân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hiểu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rõ</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hiện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khoảng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lộ</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tập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phù</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hợp</w:t>
      </w:r>
      <w:proofErr w:type="spellEnd"/>
      <w:r w:rsidRPr="00810AEE">
        <w:rPr>
          <w:rFonts w:ascii="Times New Roman" w:eastAsia="Times New Roman" w:hAnsi="Times New Roman" w:cs="Times New Roman"/>
          <w:sz w:val="24"/>
          <w:szCs w:val="24"/>
        </w:rPr>
        <w:t>.</w:t>
      </w:r>
    </w:p>
    <w:p w14:paraId="020FAF10" w14:textId="77777777" w:rsidR="00810AEE" w:rsidRPr="00810AEE" w:rsidRDefault="00810AEE" w:rsidP="00810AEE">
      <w:pPr>
        <w:spacing w:before="100" w:beforeAutospacing="1" w:after="100" w:afterAutospacing="1" w:line="240" w:lineRule="auto"/>
        <w:outlineLvl w:val="2"/>
        <w:rPr>
          <w:rFonts w:ascii="Times New Roman" w:eastAsia="Times New Roman" w:hAnsi="Times New Roman" w:cs="Times New Roman"/>
          <w:b/>
          <w:bCs/>
          <w:sz w:val="27"/>
          <w:szCs w:val="27"/>
        </w:rPr>
      </w:pPr>
      <w:r w:rsidRPr="00810AEE">
        <w:rPr>
          <w:rFonts w:ascii="Times New Roman" w:eastAsia="Times New Roman" w:hAnsi="Times New Roman" w:cs="Times New Roman"/>
          <w:b/>
          <w:bCs/>
          <w:sz w:val="27"/>
          <w:szCs w:val="27"/>
        </w:rPr>
        <w:t xml:space="preserve">Giai </w:t>
      </w:r>
      <w:proofErr w:type="spellStart"/>
      <w:r w:rsidRPr="00810AEE">
        <w:rPr>
          <w:rFonts w:ascii="Times New Roman" w:eastAsia="Times New Roman" w:hAnsi="Times New Roman" w:cs="Times New Roman"/>
          <w:b/>
          <w:bCs/>
          <w:sz w:val="27"/>
          <w:szCs w:val="27"/>
        </w:rPr>
        <w:t>đoạn</w:t>
      </w:r>
      <w:proofErr w:type="spellEnd"/>
      <w:r w:rsidRPr="00810AEE">
        <w:rPr>
          <w:rFonts w:ascii="Times New Roman" w:eastAsia="Times New Roman" w:hAnsi="Times New Roman" w:cs="Times New Roman"/>
          <w:b/>
          <w:bCs/>
          <w:sz w:val="27"/>
          <w:szCs w:val="27"/>
        </w:rPr>
        <w:t xml:space="preserve"> 4</w:t>
      </w:r>
    </w:p>
    <w:p w14:paraId="2EBB9E47"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Kết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nối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với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việc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làm</w:t>
      </w:r>
      <w:proofErr w:type="spellEnd"/>
    </w:p>
    <w:p w14:paraId="6EB3DCBD"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lastRenderedPageBreak/>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giữa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tuyển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dụng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góp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giảm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khoảng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giữa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trường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w:t>
      </w:r>
    </w:p>
    <w:p w14:paraId="72234B7F"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t>2.5. T</w:t>
      </w:r>
      <w:proofErr w:type="spellStart"/>
      <w:r w:rsidRPr="00810AEE">
        <w:rPr>
          <w:rFonts w:ascii="Times New Roman" w:eastAsia="Times New Roman" w:hAnsi="Times New Roman" w:cs="Times New Roman"/>
          <w:b/>
          <w:bCs/>
          <w:kern w:val="36"/>
          <w:sz w:val="48"/>
          <w:szCs w:val="48"/>
        </w:rPr>
        <w:t>ầm</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nhìn</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dẫn</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dắt</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mọi</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quyết</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định</w:t>
      </w:r>
      <w:proofErr w:type="spellEnd"/>
    </w:p>
    <w:p w14:paraId="4F14476A"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Trong </w:t>
      </w:r>
      <w:proofErr w:type="spellStart"/>
      <w:r w:rsidRPr="00810AEE">
        <w:rPr>
          <w:rFonts w:ascii="Times New Roman" w:eastAsia="Times New Roman" w:hAnsi="Times New Roman" w:cs="Times New Roman"/>
          <w:sz w:val="24"/>
          <w:szCs w:val="24"/>
        </w:rPr>
        <w:t>quá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thay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đổi</w:t>
      </w:r>
      <w:proofErr w:type="spellEnd"/>
      <w:r w:rsidRPr="00810AEE">
        <w:rPr>
          <w:rFonts w:ascii="Times New Roman" w:eastAsia="Times New Roman" w:hAnsi="Times New Roman" w:cs="Times New Roman"/>
          <w:sz w:val="24"/>
          <w:szCs w:val="24"/>
        </w:rPr>
        <w:t>:</w:t>
      </w:r>
    </w:p>
    <w:p w14:paraId="58048626" w14:textId="77777777" w:rsidR="00810AEE" w:rsidRPr="00810AEE" w:rsidRDefault="00810AE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Sản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phẩm</w:t>
      </w:r>
      <w:proofErr w:type="spellEnd"/>
      <w:r w:rsidRPr="00810AEE">
        <w:rPr>
          <w:rFonts w:ascii="Times New Roman" w:eastAsia="Times New Roman" w:hAnsi="Times New Roman" w:cs="Times New Roman"/>
          <w:sz w:val="24"/>
          <w:szCs w:val="24"/>
        </w:rPr>
        <w:t>.</w:t>
      </w:r>
    </w:p>
    <w:p w14:paraId="409B3513" w14:textId="77777777" w:rsidR="00810AEE" w:rsidRPr="00810AEE" w:rsidRDefault="00810A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Công </w:t>
      </w:r>
      <w:proofErr w:type="spellStart"/>
      <w:r w:rsidRPr="00810AEE">
        <w:rPr>
          <w:rFonts w:ascii="Times New Roman" w:eastAsia="Times New Roman" w:hAnsi="Times New Roman" w:cs="Times New Roman"/>
          <w:sz w:val="24"/>
          <w:szCs w:val="24"/>
        </w:rPr>
        <w:t>nghệ</w:t>
      </w:r>
      <w:proofErr w:type="spellEnd"/>
      <w:r w:rsidRPr="00810AEE">
        <w:rPr>
          <w:rFonts w:ascii="Times New Roman" w:eastAsia="Times New Roman" w:hAnsi="Times New Roman" w:cs="Times New Roman"/>
          <w:sz w:val="24"/>
          <w:szCs w:val="24"/>
        </w:rPr>
        <w:t>.</w:t>
      </w:r>
    </w:p>
    <w:p w14:paraId="1D4FE881" w14:textId="77777777" w:rsidR="00810AEE" w:rsidRPr="00810AEE" w:rsidRDefault="00810AEE">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Mô</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w:t>
      </w:r>
    </w:p>
    <w:p w14:paraId="1D976519" w14:textId="77777777" w:rsidR="00810AEE" w:rsidRPr="00810AEE" w:rsidRDefault="00810AE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Phương </w:t>
      </w:r>
      <w:proofErr w:type="spellStart"/>
      <w:r w:rsidRPr="00810AEE">
        <w:rPr>
          <w:rFonts w:ascii="Times New Roman" w:eastAsia="Times New Roman" w:hAnsi="Times New Roman" w:cs="Times New Roman"/>
          <w:sz w:val="24"/>
          <w:szCs w:val="24"/>
        </w:rPr>
        <w:t>pháp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khai</w:t>
      </w:r>
      <w:proofErr w:type="spellEnd"/>
      <w:r w:rsidRPr="00810AEE">
        <w:rPr>
          <w:rFonts w:ascii="Times New Roman" w:eastAsia="Times New Roman" w:hAnsi="Times New Roman" w:cs="Times New Roman"/>
          <w:sz w:val="24"/>
          <w:szCs w:val="24"/>
        </w:rPr>
        <w:t>.</w:t>
      </w:r>
    </w:p>
    <w:p w14:paraId="540E2774"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Nhưng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điều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thay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đổi</w:t>
      </w:r>
      <w:proofErr w:type="spellEnd"/>
      <w:r w:rsidRPr="00810AEE">
        <w:rPr>
          <w:rFonts w:ascii="Times New Roman" w:eastAsia="Times New Roman" w:hAnsi="Times New Roman" w:cs="Times New Roman"/>
          <w:sz w:val="24"/>
          <w:szCs w:val="24"/>
        </w:rPr>
        <w:t>.</w:t>
      </w:r>
    </w:p>
    <w:p w14:paraId="3E0C6FE6"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Mọi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quyết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định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đều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được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hỏi</w:t>
      </w:r>
      <w:proofErr w:type="spellEnd"/>
      <w:r w:rsidRPr="00810AEE">
        <w:rPr>
          <w:rFonts w:ascii="Times New Roman" w:eastAsia="Times New Roman" w:hAnsi="Times New Roman" w:cs="Times New Roman"/>
          <w:sz w:val="24"/>
          <w:szCs w:val="24"/>
        </w:rPr>
        <w:t>:</w:t>
      </w:r>
    </w:p>
    <w:p w14:paraId="7E2D8D76"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Quyết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định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này</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có</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giúp</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thu</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hẹp</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khoảng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cách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giữa</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đào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tạo</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việc</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làm</w:t>
      </w:r>
      <w:proofErr w:type="spellEnd"/>
      <w:r w:rsidRPr="00810AEE">
        <w:rPr>
          <w:rFonts w:ascii="Times New Roman" w:eastAsia="Times New Roman" w:hAnsi="Times New Roman" w:cs="Times New Roman"/>
          <w:b/>
          <w:bCs/>
          <w:sz w:val="24"/>
          <w:szCs w:val="24"/>
        </w:rPr>
        <w:t xml:space="preserve"> hay </w:t>
      </w:r>
      <w:proofErr w:type="spellStart"/>
      <w:r w:rsidRPr="00810AEE">
        <w:rPr>
          <w:rFonts w:ascii="Times New Roman" w:eastAsia="Times New Roman" w:hAnsi="Times New Roman" w:cs="Times New Roman"/>
          <w:b/>
          <w:bCs/>
          <w:sz w:val="24"/>
          <w:szCs w:val="24"/>
        </w:rPr>
        <w:t>không</w:t>
      </w:r>
      <w:proofErr w:type="spellEnd"/>
      <w:r w:rsidRPr="00810AEE">
        <w:rPr>
          <w:rFonts w:ascii="Times New Roman" w:eastAsia="Times New Roman" w:hAnsi="Times New Roman" w:cs="Times New Roman"/>
          <w:b/>
          <w:bCs/>
          <w:sz w:val="24"/>
          <w:szCs w:val="24"/>
        </w:rPr>
        <w:t>?</w:t>
      </w:r>
    </w:p>
    <w:p w14:paraId="3498EFF0"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Nếu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phải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hướng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lựa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chọn</w:t>
      </w:r>
      <w:proofErr w:type="spellEnd"/>
      <w:r w:rsidRPr="00810AEE">
        <w:rPr>
          <w:rFonts w:ascii="Times New Roman" w:eastAsia="Times New Roman" w:hAnsi="Times New Roman" w:cs="Times New Roman"/>
          <w:sz w:val="24"/>
          <w:szCs w:val="24"/>
        </w:rPr>
        <w:t>.</w:t>
      </w:r>
    </w:p>
    <w:p w14:paraId="3F877B87"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10AEE">
        <w:rPr>
          <w:rFonts w:ascii="Times New Roman" w:eastAsia="Times New Roman" w:hAnsi="Times New Roman" w:cs="Times New Roman"/>
          <w:b/>
          <w:bCs/>
          <w:kern w:val="36"/>
          <w:sz w:val="48"/>
          <w:szCs w:val="48"/>
        </w:rPr>
        <w:t xml:space="preserve">2.6. </w:t>
      </w:r>
      <w:proofErr w:type="spellStart"/>
      <w:r w:rsidRPr="00810AEE">
        <w:rPr>
          <w:rFonts w:ascii="Times New Roman" w:eastAsia="Times New Roman" w:hAnsi="Times New Roman" w:cs="Times New Roman"/>
          <w:b/>
          <w:bCs/>
          <w:kern w:val="36"/>
          <w:sz w:val="48"/>
          <w:szCs w:val="48"/>
        </w:rPr>
        <w:t>Hình</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ảnh</w:t>
      </w:r>
      <w:proofErr w:type="spellEnd"/>
      <w:r w:rsidRPr="00810AEE">
        <w:rPr>
          <w:rFonts w:ascii="Times New Roman" w:eastAsia="Times New Roman" w:hAnsi="Times New Roman" w:cs="Times New Roman"/>
          <w:b/>
          <w:bCs/>
          <w:kern w:val="36"/>
          <w:sz w:val="48"/>
          <w:szCs w:val="48"/>
        </w:rPr>
        <w:t xml:space="preserve"> THUCHOCVN </w:t>
      </w:r>
      <w:proofErr w:type="spellStart"/>
      <w:r w:rsidRPr="00810AEE">
        <w:rPr>
          <w:rFonts w:ascii="Times New Roman" w:eastAsia="Times New Roman" w:hAnsi="Times New Roman" w:cs="Times New Roman"/>
          <w:b/>
          <w:bCs/>
          <w:kern w:val="36"/>
          <w:sz w:val="48"/>
          <w:szCs w:val="48"/>
        </w:rPr>
        <w:t>trong</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tương</w:t>
      </w:r>
      <w:proofErr w:type="spellEnd"/>
      <w:r w:rsidRPr="00810AEE">
        <w:rPr>
          <w:rFonts w:ascii="Times New Roman" w:eastAsia="Times New Roman" w:hAnsi="Times New Roman" w:cs="Times New Roman"/>
          <w:b/>
          <w:bCs/>
          <w:kern w:val="36"/>
          <w:sz w:val="48"/>
          <w:szCs w:val="48"/>
        </w:rPr>
        <w:t xml:space="preserve"> lai</w:t>
      </w:r>
    </w:p>
    <w:p w14:paraId="4B9AB93E"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Chúng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tôi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vọng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tương</w:t>
      </w:r>
      <w:proofErr w:type="spellEnd"/>
      <w:r w:rsidRPr="00810AEE">
        <w:rPr>
          <w:rFonts w:ascii="Times New Roman" w:eastAsia="Times New Roman" w:hAnsi="Times New Roman" w:cs="Times New Roman"/>
          <w:sz w:val="24"/>
          <w:szCs w:val="24"/>
        </w:rPr>
        <w:t xml:space="preserve"> lai, </w:t>
      </w:r>
      <w:proofErr w:type="spellStart"/>
      <w:r w:rsidRPr="00810AEE">
        <w:rPr>
          <w:rFonts w:ascii="Times New Roman" w:eastAsia="Times New Roman" w:hAnsi="Times New Roman" w:cs="Times New Roman"/>
          <w:sz w:val="24"/>
          <w:szCs w:val="24"/>
        </w:rPr>
        <w:t>khi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nhắc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đến</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mọi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sẽ</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chỉ</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nghĩ</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đến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ty </w:t>
      </w:r>
      <w:proofErr w:type="spellStart"/>
      <w:r w:rsidRPr="00810AEE">
        <w:rPr>
          <w:rFonts w:ascii="Times New Roman" w:eastAsia="Times New Roman" w:hAnsi="Times New Roman" w:cs="Times New Roman"/>
          <w:sz w:val="24"/>
          <w:szCs w:val="24"/>
        </w:rPr>
        <w:t>tư</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vấn</w:t>
      </w:r>
      <w:proofErr w:type="spellEnd"/>
      <w:r w:rsidRPr="00810AEE">
        <w:rPr>
          <w:rFonts w:ascii="Times New Roman" w:eastAsia="Times New Roman" w:hAnsi="Times New Roman" w:cs="Times New Roman"/>
          <w:sz w:val="24"/>
          <w:szCs w:val="24"/>
        </w:rPr>
        <w:t xml:space="preserve"> hay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nền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công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nghệ</w:t>
      </w:r>
      <w:proofErr w:type="spellEnd"/>
      <w:r w:rsidRPr="00810AEE">
        <w:rPr>
          <w:rFonts w:ascii="Times New Roman" w:eastAsia="Times New Roman" w:hAnsi="Times New Roman" w:cs="Times New Roman"/>
          <w:sz w:val="24"/>
          <w:szCs w:val="24"/>
        </w:rPr>
        <w:t>.</w:t>
      </w:r>
    </w:p>
    <w:p w14:paraId="09C15924"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nghĩ</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đến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đơn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khả</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nối</w:t>
      </w:r>
      <w:proofErr w:type="spellEnd"/>
      <w:r w:rsidRPr="00810AEE">
        <w:rPr>
          <w:rFonts w:ascii="Times New Roman" w:eastAsia="Times New Roman" w:hAnsi="Times New Roman" w:cs="Times New Roman"/>
          <w:sz w:val="24"/>
          <w:szCs w:val="24"/>
        </w:rPr>
        <w:t>:</w:t>
      </w:r>
    </w:p>
    <w:p w14:paraId="598576D8" w14:textId="77777777" w:rsidR="00810AEE" w:rsidRPr="00810AEE" w:rsidRDefault="00810A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Nhu </w:t>
      </w:r>
      <w:proofErr w:type="spellStart"/>
      <w:r w:rsidRPr="00810AEE">
        <w:rPr>
          <w:rFonts w:ascii="Times New Roman" w:eastAsia="Times New Roman" w:hAnsi="Times New Roman" w:cs="Times New Roman"/>
          <w:sz w:val="24"/>
          <w:szCs w:val="24"/>
        </w:rPr>
        <w:t>cầu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w:t>
      </w:r>
    </w:p>
    <w:p w14:paraId="702D2238" w14:textId="77777777" w:rsidR="00810AEE" w:rsidRPr="00810AEE" w:rsidRDefault="00810AE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Hoạt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w:t>
      </w:r>
    </w:p>
    <w:p w14:paraId="0E86B1D0" w14:textId="77777777" w:rsidR="00810AEE" w:rsidRPr="00810AEE" w:rsidRDefault="00810AE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Quá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trình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triển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w:t>
      </w:r>
    </w:p>
    <w:p w14:paraId="60602897" w14:textId="77777777" w:rsidR="00810AEE" w:rsidRPr="00810AEE" w:rsidRDefault="00810AEE">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Cơ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hội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w:t>
      </w:r>
    </w:p>
    <w:p w14:paraId="64021340"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r w:rsidRPr="00810AEE">
        <w:rPr>
          <w:rFonts w:ascii="Times New Roman" w:eastAsia="Times New Roman" w:hAnsi="Times New Roman" w:cs="Times New Roman"/>
          <w:sz w:val="24"/>
          <w:szCs w:val="24"/>
        </w:rPr>
        <w:t xml:space="preserve">Thông qua </w:t>
      </w:r>
      <w:proofErr w:type="spellStart"/>
      <w:r w:rsidRPr="00810AEE">
        <w:rPr>
          <w:rFonts w:ascii="Times New Roman" w:eastAsia="Times New Roman" w:hAnsi="Times New Roman" w:cs="Times New Roman"/>
          <w:sz w:val="24"/>
          <w:szCs w:val="24"/>
        </w:rPr>
        <w:t>dữ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phương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pháp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sự</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đồng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hành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lâu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dài</w:t>
      </w:r>
      <w:proofErr w:type="spellEnd"/>
      <w:r w:rsidRPr="00810AEE">
        <w:rPr>
          <w:rFonts w:ascii="Times New Roman" w:eastAsia="Times New Roman" w:hAnsi="Times New Roman" w:cs="Times New Roman"/>
          <w:sz w:val="24"/>
          <w:szCs w:val="24"/>
        </w:rPr>
        <w:t>.</w:t>
      </w:r>
    </w:p>
    <w:p w14:paraId="3EA97BC1"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trị</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mà</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mong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muốn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ra.</w:t>
      </w:r>
      <w:proofErr w:type="spellEnd"/>
    </w:p>
    <w:p w14:paraId="45E995E3" w14:textId="77777777" w:rsidR="00810AEE" w:rsidRPr="00810AEE" w:rsidRDefault="00810AEE" w:rsidP="00810AEE">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10AEE">
        <w:rPr>
          <w:rFonts w:ascii="Times New Roman" w:eastAsia="Times New Roman" w:hAnsi="Times New Roman" w:cs="Times New Roman"/>
          <w:b/>
          <w:bCs/>
          <w:kern w:val="36"/>
          <w:sz w:val="48"/>
          <w:szCs w:val="48"/>
        </w:rPr>
        <w:t>Tóm</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tắt</w:t>
      </w:r>
      <w:proofErr w:type="spellEnd"/>
      <w:r w:rsidRPr="00810AEE">
        <w:rPr>
          <w:rFonts w:ascii="Times New Roman" w:eastAsia="Times New Roman" w:hAnsi="Times New Roman" w:cs="Times New Roman"/>
          <w:b/>
          <w:bCs/>
          <w:kern w:val="36"/>
          <w:sz w:val="48"/>
          <w:szCs w:val="48"/>
        </w:rPr>
        <w:t xml:space="preserve"> </w:t>
      </w:r>
      <w:proofErr w:type="spellStart"/>
      <w:r w:rsidRPr="00810AEE">
        <w:rPr>
          <w:rFonts w:ascii="Times New Roman" w:eastAsia="Times New Roman" w:hAnsi="Times New Roman" w:cs="Times New Roman"/>
          <w:b/>
          <w:bCs/>
          <w:kern w:val="36"/>
          <w:sz w:val="48"/>
          <w:szCs w:val="48"/>
        </w:rPr>
        <w:t>chương</w:t>
      </w:r>
      <w:proofErr w:type="spellEnd"/>
    </w:p>
    <w:p w14:paraId="2D280C91" w14:textId="77777777" w:rsidR="00810AEE" w:rsidRPr="00810AEE" w:rsidRDefault="00810AEE" w:rsidP="00810AEE">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b/>
          <w:bCs/>
          <w:sz w:val="24"/>
          <w:szCs w:val="24"/>
        </w:rPr>
        <w:t>Tầm</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nhìn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của</w:t>
      </w:r>
      <w:proofErr w:type="spellEnd"/>
      <w:r w:rsidRPr="00810AEE">
        <w:rPr>
          <w:rFonts w:ascii="Times New Roman" w:eastAsia="Times New Roman" w:hAnsi="Times New Roman" w:cs="Times New Roman"/>
          <w:b/>
          <w:bCs/>
          <w:sz w:val="24"/>
          <w:szCs w:val="24"/>
        </w:rPr>
        <w:t xml:space="preserve"> THUCHOCVN </w:t>
      </w:r>
      <w:proofErr w:type="spellStart"/>
      <w:r w:rsidRPr="00810AEE">
        <w:rPr>
          <w:rFonts w:ascii="Times New Roman" w:eastAsia="Times New Roman" w:hAnsi="Times New Roman" w:cs="Times New Roman"/>
          <w:b/>
          <w:bCs/>
          <w:sz w:val="24"/>
          <w:szCs w:val="24"/>
        </w:rPr>
        <w:t>không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phải</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là</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xây</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dựng</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một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phần</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mềm</w:t>
      </w:r>
      <w:proofErr w:type="spellEnd"/>
      <w:r w:rsidRPr="00810AEE">
        <w:rPr>
          <w:rFonts w:ascii="Times New Roman" w:eastAsia="Times New Roman" w:hAnsi="Times New Roman" w:cs="Times New Roman"/>
          <w:b/>
          <w:bCs/>
          <w:sz w:val="24"/>
          <w:szCs w:val="24"/>
        </w:rPr>
        <w:t xml:space="preserve"> hay </w:t>
      </w:r>
      <w:proofErr w:type="spellStart"/>
      <w:r w:rsidRPr="00810AEE">
        <w:rPr>
          <w:rFonts w:ascii="Times New Roman" w:eastAsia="Times New Roman" w:hAnsi="Times New Roman" w:cs="Times New Roman"/>
          <w:b/>
          <w:bCs/>
          <w:sz w:val="24"/>
          <w:szCs w:val="24"/>
        </w:rPr>
        <w:t>một</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doanh</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nghiệp</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tư</w:t>
      </w:r>
      <w:proofErr w:type="spellEnd"/>
      <w:r w:rsidRPr="00810AEE">
        <w:rPr>
          <w:rFonts w:ascii="Times New Roman" w:eastAsia="Times New Roman" w:hAnsi="Times New Roman" w:cs="Times New Roman"/>
          <w:b/>
          <w:bCs/>
          <w:sz w:val="24"/>
          <w:szCs w:val="24"/>
        </w:rPr>
        <w:t xml:space="preserve"> </w:t>
      </w:r>
      <w:proofErr w:type="spellStart"/>
      <w:r w:rsidRPr="00810AEE">
        <w:rPr>
          <w:rFonts w:ascii="Times New Roman" w:eastAsia="Times New Roman" w:hAnsi="Times New Roman" w:cs="Times New Roman"/>
          <w:b/>
          <w:bCs/>
          <w:sz w:val="24"/>
          <w:szCs w:val="24"/>
        </w:rPr>
        <w:t>vấn</w:t>
      </w:r>
      <w:proofErr w:type="spellEnd"/>
      <w:r w:rsidRPr="00810AEE">
        <w:rPr>
          <w:rFonts w:ascii="Times New Roman" w:eastAsia="Times New Roman" w:hAnsi="Times New Roman" w:cs="Times New Roman"/>
          <w:b/>
          <w:bCs/>
          <w:sz w:val="24"/>
          <w:szCs w:val="24"/>
        </w:rPr>
        <w:t>.</w:t>
      </w:r>
    </w:p>
    <w:p w14:paraId="12EF816E" w14:textId="09451342" w:rsidR="001968E2" w:rsidRPr="001968E2" w:rsidRDefault="00810AEE"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810AEE">
        <w:rPr>
          <w:rFonts w:ascii="Times New Roman" w:eastAsia="Times New Roman" w:hAnsi="Times New Roman" w:cs="Times New Roman"/>
          <w:sz w:val="24"/>
          <w:szCs w:val="24"/>
        </w:rPr>
        <w:lastRenderedPageBreak/>
        <w:t>Tầm</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nhìn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của</w:t>
      </w:r>
      <w:proofErr w:type="spellEnd"/>
      <w:r w:rsidRPr="00810AEE">
        <w:rPr>
          <w:rFonts w:ascii="Times New Roman" w:eastAsia="Times New Roman" w:hAnsi="Times New Roman" w:cs="Times New Roman"/>
          <w:sz w:val="24"/>
          <w:szCs w:val="24"/>
        </w:rPr>
        <w:t xml:space="preserve"> THUCHOCVN </w:t>
      </w:r>
      <w:proofErr w:type="spellStart"/>
      <w:r w:rsidRPr="00810AEE">
        <w:rPr>
          <w:rFonts w:ascii="Times New Roman" w:eastAsia="Times New Roman" w:hAnsi="Times New Roman" w:cs="Times New Roman"/>
          <w:sz w:val="24"/>
          <w:szCs w:val="24"/>
        </w:rPr>
        <w:t>là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góp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phần</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xây</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dựng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một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hệ</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sinh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nơi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doanh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nghiệp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học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người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lao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động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cơ</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sở</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thể</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kết</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nối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với</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nhau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thông</w:t>
      </w:r>
      <w:proofErr w:type="spellEnd"/>
      <w:r w:rsidRPr="00810AEE">
        <w:rPr>
          <w:rFonts w:ascii="Times New Roman" w:eastAsia="Times New Roman" w:hAnsi="Times New Roman" w:cs="Times New Roman"/>
          <w:sz w:val="24"/>
          <w:szCs w:val="24"/>
        </w:rPr>
        <w:t xml:space="preserve"> qua </w:t>
      </w:r>
      <w:proofErr w:type="spellStart"/>
      <w:r w:rsidRPr="00810AEE">
        <w:rPr>
          <w:rFonts w:ascii="Times New Roman" w:eastAsia="Times New Roman" w:hAnsi="Times New Roman" w:cs="Times New Roman"/>
          <w:sz w:val="24"/>
          <w:szCs w:val="24"/>
        </w:rPr>
        <w:t>năng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thực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tế</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dữ</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liệu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đó</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từng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bước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thu</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hẹp</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khoảng</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cách</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giữa</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đào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tạo</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và</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việc</w:t>
      </w:r>
      <w:proofErr w:type="spellEnd"/>
      <w:r w:rsidRPr="00810AEE">
        <w:rPr>
          <w:rFonts w:ascii="Times New Roman" w:eastAsia="Times New Roman" w:hAnsi="Times New Roman" w:cs="Times New Roman"/>
          <w:sz w:val="24"/>
          <w:szCs w:val="24"/>
        </w:rPr>
        <w:t xml:space="preserve"> </w:t>
      </w:r>
      <w:proofErr w:type="spellStart"/>
      <w:r w:rsidRPr="00810AEE">
        <w:rPr>
          <w:rFonts w:ascii="Times New Roman" w:eastAsia="Times New Roman" w:hAnsi="Times New Roman" w:cs="Times New Roman"/>
          <w:sz w:val="24"/>
          <w:szCs w:val="24"/>
        </w:rPr>
        <w:t>làm</w:t>
      </w:r>
      <w:proofErr w:type="spellEnd"/>
      <w:r w:rsidRPr="00810AEE">
        <w:rPr>
          <w:rFonts w:ascii="Times New Roman" w:eastAsia="Times New Roman" w:hAnsi="Times New Roman" w:cs="Times New Roman"/>
          <w:sz w:val="24"/>
          <w:szCs w:val="24"/>
        </w:rPr>
        <w:t>.</w:t>
      </w:r>
    </w:p>
    <w:p w14:paraId="290F9235" w14:textId="77777777" w:rsidR="001C4A0C" w:rsidRDefault="001C4A0C"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F7685E7" w14:textId="77777777" w:rsidR="001C4A0C" w:rsidRDefault="001C4A0C">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72A8BC35" w14:textId="28DA78B9"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lastRenderedPageBreak/>
        <w:t>CHƯƠNG 3</w:t>
      </w:r>
    </w:p>
    <w:p w14:paraId="4E4938CF"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SỨ MỆNH (MISSION)</w:t>
      </w:r>
    </w:p>
    <w:p w14:paraId="6A154B44" w14:textId="77777777" w:rsidR="001968E2" w:rsidRPr="001968E2" w:rsidRDefault="001968E2" w:rsidP="001968E2">
      <w:pPr>
        <w:spacing w:before="100" w:beforeAutospacing="1" w:after="100" w:afterAutospacing="1" w:line="240" w:lineRule="auto"/>
        <w:outlineLvl w:val="1"/>
        <w:rPr>
          <w:rFonts w:ascii="Times New Roman" w:eastAsia="Times New Roman" w:hAnsi="Times New Roman" w:cs="Times New Roman"/>
          <w:b/>
          <w:bCs/>
          <w:sz w:val="36"/>
          <w:szCs w:val="36"/>
        </w:rPr>
      </w:pPr>
      <w:r w:rsidRPr="001968E2">
        <w:rPr>
          <w:rFonts w:ascii="Times New Roman" w:eastAsia="Times New Roman" w:hAnsi="Times New Roman" w:cs="Times New Roman"/>
          <w:b/>
          <w:bCs/>
          <w:sz w:val="36"/>
          <w:szCs w:val="36"/>
        </w:rPr>
        <w:t>"</w:t>
      </w:r>
      <w:proofErr w:type="spellStart"/>
      <w:r w:rsidRPr="001968E2">
        <w:rPr>
          <w:rFonts w:ascii="Times New Roman" w:eastAsia="Times New Roman" w:hAnsi="Times New Roman" w:cs="Times New Roman"/>
          <w:b/>
          <w:bCs/>
          <w:sz w:val="36"/>
          <w:szCs w:val="36"/>
        </w:rPr>
        <w:t>Chúng</w:t>
      </w:r>
      <w:proofErr w:type="spellEnd"/>
      <w:r w:rsidRPr="001968E2">
        <w:rPr>
          <w:rFonts w:ascii="Times New Roman" w:eastAsia="Times New Roman" w:hAnsi="Times New Roman" w:cs="Times New Roman"/>
          <w:b/>
          <w:bCs/>
          <w:sz w:val="36"/>
          <w:szCs w:val="36"/>
        </w:rPr>
        <w:t xml:space="preserve"> ta </w:t>
      </w:r>
      <w:proofErr w:type="spellStart"/>
      <w:r w:rsidRPr="001968E2">
        <w:rPr>
          <w:rFonts w:ascii="Times New Roman" w:eastAsia="Times New Roman" w:hAnsi="Times New Roman" w:cs="Times New Roman"/>
          <w:b/>
          <w:bCs/>
          <w:sz w:val="36"/>
          <w:szCs w:val="36"/>
        </w:rPr>
        <w:t>tạo</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ra</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giá</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trị</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bằng</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cách</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nào</w:t>
      </w:r>
      <w:proofErr w:type="spellEnd"/>
      <w:r w:rsidRPr="001968E2">
        <w:rPr>
          <w:rFonts w:ascii="Times New Roman" w:eastAsia="Times New Roman" w:hAnsi="Times New Roman" w:cs="Times New Roman"/>
          <w:b/>
          <w:bCs/>
          <w:sz w:val="36"/>
          <w:szCs w:val="36"/>
        </w:rPr>
        <w:t>?"</w:t>
      </w:r>
    </w:p>
    <w:p w14:paraId="5AD8D434" w14:textId="77777777" w:rsidR="001968E2" w:rsidRPr="001968E2" w:rsidRDefault="001968E2" w:rsidP="001968E2">
      <w:pPr>
        <w:spacing w:before="100" w:beforeAutospacing="1" w:after="100" w:afterAutospacing="1" w:line="240" w:lineRule="auto"/>
        <w:outlineLvl w:val="1"/>
        <w:rPr>
          <w:rFonts w:ascii="Times New Roman" w:eastAsia="Times New Roman" w:hAnsi="Times New Roman" w:cs="Times New Roman"/>
          <w:b/>
          <w:bCs/>
          <w:sz w:val="36"/>
          <w:szCs w:val="36"/>
        </w:rPr>
      </w:pPr>
      <w:r w:rsidRPr="001968E2">
        <w:rPr>
          <w:rFonts w:ascii="Times New Roman" w:eastAsia="Times New Roman" w:hAnsi="Times New Roman" w:cs="Times New Roman"/>
          <w:b/>
          <w:bCs/>
          <w:sz w:val="36"/>
          <w:szCs w:val="36"/>
        </w:rPr>
        <w:t xml:space="preserve">3.1. </w:t>
      </w:r>
      <w:proofErr w:type="spellStart"/>
      <w:r w:rsidRPr="001968E2">
        <w:rPr>
          <w:rFonts w:ascii="Times New Roman" w:eastAsia="Times New Roman" w:hAnsi="Times New Roman" w:cs="Times New Roman"/>
          <w:b/>
          <w:bCs/>
          <w:sz w:val="36"/>
          <w:szCs w:val="36"/>
        </w:rPr>
        <w:t>Sứ</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mệnh</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không</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phải</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là</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công</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việc</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hằng</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ngày</w:t>
      </w:r>
      <w:proofErr w:type="spellEnd"/>
    </w:p>
    <w:p w14:paraId="4B51B58B"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thay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phẩm</w:t>
      </w:r>
      <w:proofErr w:type="spellEnd"/>
      <w:r w:rsidRPr="001968E2">
        <w:rPr>
          <w:rFonts w:ascii="Times New Roman" w:eastAsia="Times New Roman" w:hAnsi="Times New Roman" w:cs="Times New Roman"/>
          <w:sz w:val="24"/>
          <w:szCs w:val="24"/>
        </w:rPr>
        <w:t>.</w:t>
      </w:r>
    </w:p>
    <w:p w14:paraId="18AE697E"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thay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nghệ</w:t>
      </w:r>
      <w:proofErr w:type="spellEnd"/>
      <w:r w:rsidRPr="001968E2">
        <w:rPr>
          <w:rFonts w:ascii="Times New Roman" w:eastAsia="Times New Roman" w:hAnsi="Times New Roman" w:cs="Times New Roman"/>
          <w:sz w:val="24"/>
          <w:szCs w:val="24"/>
        </w:rPr>
        <w:t>.</w:t>
      </w:r>
    </w:p>
    <w:p w14:paraId="7611D200"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thay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mô</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kinh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w:t>
      </w:r>
    </w:p>
    <w:p w14:paraId="24B231ED"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Nhưng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nên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thay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w:t>
      </w:r>
    </w:p>
    <w:p w14:paraId="6332288A"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với</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thuần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cung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cấp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dịch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vụ</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hay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mềm</w:t>
      </w:r>
      <w:proofErr w:type="spellEnd"/>
      <w:r w:rsidRPr="001968E2">
        <w:rPr>
          <w:rFonts w:ascii="Times New Roman" w:eastAsia="Times New Roman" w:hAnsi="Times New Roman" w:cs="Times New Roman"/>
          <w:sz w:val="24"/>
          <w:szCs w:val="24"/>
        </w:rPr>
        <w:t>.</w:t>
      </w:r>
    </w:p>
    <w:p w14:paraId="164A0F00"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chỉ</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những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tiện</w:t>
      </w:r>
      <w:proofErr w:type="spellEnd"/>
      <w:r w:rsidRPr="001968E2">
        <w:rPr>
          <w:rFonts w:ascii="Times New Roman" w:eastAsia="Times New Roman" w:hAnsi="Times New Roman" w:cs="Times New Roman"/>
          <w:sz w:val="24"/>
          <w:szCs w:val="24"/>
        </w:rPr>
        <w:t>.</w:t>
      </w:r>
    </w:p>
    <w:p w14:paraId="322E36D0"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lâu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dài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cho</w:t>
      </w:r>
      <w:proofErr w:type="spellEnd"/>
      <w:r w:rsidRPr="001968E2">
        <w:rPr>
          <w:rFonts w:ascii="Times New Roman" w:eastAsia="Times New Roman" w:hAnsi="Times New Roman" w:cs="Times New Roman"/>
          <w:sz w:val="24"/>
          <w:szCs w:val="24"/>
        </w:rPr>
        <w:t xml:space="preserve"> con </w:t>
      </w: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hội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thông</w:t>
      </w:r>
      <w:proofErr w:type="spellEnd"/>
      <w:r w:rsidRPr="001968E2">
        <w:rPr>
          <w:rFonts w:ascii="Times New Roman" w:eastAsia="Times New Roman" w:hAnsi="Times New Roman" w:cs="Times New Roman"/>
          <w:sz w:val="24"/>
          <w:szCs w:val="24"/>
        </w:rPr>
        <w:t xml:space="preserve"> qua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nguồn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nhân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trên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w:t>
      </w:r>
    </w:p>
    <w:p w14:paraId="4D7500D4"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3.2. </w:t>
      </w:r>
      <w:proofErr w:type="spellStart"/>
      <w:r w:rsidRPr="001968E2">
        <w:rPr>
          <w:rFonts w:ascii="Times New Roman" w:eastAsia="Times New Roman" w:hAnsi="Times New Roman" w:cs="Times New Roman"/>
          <w:b/>
          <w:bCs/>
          <w:kern w:val="36"/>
          <w:sz w:val="48"/>
          <w:szCs w:val="48"/>
        </w:rPr>
        <w:t>Sứ</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mệnh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của</w:t>
      </w:r>
      <w:proofErr w:type="spellEnd"/>
      <w:r w:rsidRPr="001968E2">
        <w:rPr>
          <w:rFonts w:ascii="Times New Roman" w:eastAsia="Times New Roman" w:hAnsi="Times New Roman" w:cs="Times New Roman"/>
          <w:b/>
          <w:bCs/>
          <w:kern w:val="36"/>
          <w:sz w:val="48"/>
          <w:szCs w:val="48"/>
        </w:rPr>
        <w:t xml:space="preserve"> THUCHOCVN</w:t>
      </w:r>
    </w:p>
    <w:p w14:paraId="1CAD9830"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b/>
          <w:bCs/>
          <w:sz w:val="24"/>
          <w:szCs w:val="24"/>
        </w:rPr>
        <w:t>Đồng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hành</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cùng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doanh</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nghiệp</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cơ</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sở</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đào</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tạo</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và</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người</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lao</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động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trong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việc</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xác</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định</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phát</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triển</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và</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kết</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nối</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năng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lực</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thực</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tế</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góp</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phần</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thu</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hẹp</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khoảng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cách</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giữa</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đào</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tạo</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và</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việc</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làm</w:t>
      </w:r>
      <w:proofErr w:type="spellEnd"/>
      <w:r w:rsidRPr="001968E2">
        <w:rPr>
          <w:rFonts w:ascii="Times New Roman" w:eastAsia="Times New Roman" w:hAnsi="Times New Roman" w:cs="Times New Roman"/>
          <w:b/>
          <w:bCs/>
          <w:sz w:val="24"/>
          <w:szCs w:val="24"/>
        </w:rPr>
        <w:t>.</w:t>
      </w:r>
    </w:p>
    <w:p w14:paraId="4AB434BD"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xuyên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suốt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w:t>
      </w:r>
    </w:p>
    <w:p w14:paraId="7E58258D"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trong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nghề</w:t>
      </w:r>
      <w:proofErr w:type="spellEnd"/>
      <w:r w:rsidRPr="001968E2">
        <w:rPr>
          <w:rFonts w:ascii="Times New Roman" w:eastAsia="Times New Roman" w:hAnsi="Times New Roman" w:cs="Times New Roman"/>
          <w:sz w:val="24"/>
          <w:szCs w:val="24"/>
        </w:rPr>
        <w:t>.</w:t>
      </w:r>
    </w:p>
    <w:p w14:paraId="16A58BD6"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trong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phẩm</w:t>
      </w:r>
      <w:proofErr w:type="spellEnd"/>
      <w:r w:rsidRPr="001968E2">
        <w:rPr>
          <w:rFonts w:ascii="Times New Roman" w:eastAsia="Times New Roman" w:hAnsi="Times New Roman" w:cs="Times New Roman"/>
          <w:sz w:val="24"/>
          <w:szCs w:val="24"/>
        </w:rPr>
        <w:t>.</w:t>
      </w:r>
    </w:p>
    <w:p w14:paraId="67F23CB9"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Cũng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trong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đoạn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w:t>
      </w:r>
    </w:p>
    <w:p w14:paraId="39B017C7"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3.3. </w:t>
      </w:r>
      <w:proofErr w:type="spellStart"/>
      <w:r w:rsidRPr="001968E2">
        <w:rPr>
          <w:rFonts w:ascii="Times New Roman" w:eastAsia="Times New Roman" w:hAnsi="Times New Roman" w:cs="Times New Roman"/>
          <w:b/>
          <w:bCs/>
          <w:kern w:val="36"/>
          <w:sz w:val="48"/>
          <w:szCs w:val="48"/>
        </w:rPr>
        <w:t>Chúng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tôi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lựa</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chọn</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bắt</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đầu</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từ</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doanh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nghiệp</w:t>
      </w:r>
      <w:proofErr w:type="spellEnd"/>
    </w:p>
    <w:p w14:paraId="338CFC6B"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lastRenderedPageBreak/>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góp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nguồn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nhân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w:t>
      </w:r>
    </w:p>
    <w:p w14:paraId="42BC6784"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THUCHOCVN </w:t>
      </w:r>
      <w:proofErr w:type="spellStart"/>
      <w:r w:rsidRPr="001968E2">
        <w:rPr>
          <w:rFonts w:ascii="Times New Roman" w:eastAsia="Times New Roman" w:hAnsi="Times New Roman" w:cs="Times New Roman"/>
          <w:sz w:val="24"/>
          <w:szCs w:val="24"/>
        </w:rPr>
        <w:t>lựa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chọn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bắt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vì</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tin </w:t>
      </w:r>
      <w:proofErr w:type="spellStart"/>
      <w:r w:rsidRPr="001968E2">
        <w:rPr>
          <w:rFonts w:ascii="Times New Roman" w:eastAsia="Times New Roman" w:hAnsi="Times New Roman" w:cs="Times New Roman"/>
          <w:sz w:val="24"/>
          <w:szCs w:val="24"/>
        </w:rPr>
        <w:t>rằng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nơi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trung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nhất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trường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w:t>
      </w:r>
    </w:p>
    <w:p w14:paraId="50DC1A34"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Khi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đang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gì</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ta </w:t>
      </w:r>
      <w:proofErr w:type="spellStart"/>
      <w:r w:rsidRPr="001968E2">
        <w:rPr>
          <w:rFonts w:ascii="Times New Roman" w:eastAsia="Times New Roman" w:hAnsi="Times New Roman" w:cs="Times New Roman"/>
          <w:sz w:val="24"/>
          <w:szCs w:val="24"/>
        </w:rPr>
        <w:t>mới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w:t>
      </w:r>
    </w:p>
    <w:p w14:paraId="26E62245" w14:textId="77777777" w:rsidR="001968E2" w:rsidRPr="001968E2" w:rsidRDefault="001968E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gì</w:t>
      </w:r>
      <w:proofErr w:type="spellEnd"/>
      <w:r w:rsidRPr="001968E2">
        <w:rPr>
          <w:rFonts w:ascii="Times New Roman" w:eastAsia="Times New Roman" w:hAnsi="Times New Roman" w:cs="Times New Roman"/>
          <w:sz w:val="24"/>
          <w:szCs w:val="24"/>
        </w:rPr>
        <w:t>?</w:t>
      </w:r>
    </w:p>
    <w:p w14:paraId="65BD81B0" w14:textId="77777777" w:rsidR="001968E2" w:rsidRPr="001968E2" w:rsidRDefault="001968E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w:t>
      </w:r>
    </w:p>
    <w:p w14:paraId="322527DD" w14:textId="77777777" w:rsidR="001968E2" w:rsidRPr="001968E2" w:rsidRDefault="001968E2">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sở</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thay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sao</w:t>
      </w:r>
      <w:proofErr w:type="spellEnd"/>
      <w:r w:rsidRPr="001968E2">
        <w:rPr>
          <w:rFonts w:ascii="Times New Roman" w:eastAsia="Times New Roman" w:hAnsi="Times New Roman" w:cs="Times New Roman"/>
          <w:sz w:val="24"/>
          <w:szCs w:val="24"/>
        </w:rPr>
        <w:t>?</w:t>
      </w:r>
    </w:p>
    <w:p w14:paraId="5677047A" w14:textId="77777777" w:rsidR="001968E2" w:rsidRPr="001968E2" w:rsidRDefault="001968E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Các </w:t>
      </w:r>
      <w:proofErr w:type="spellStart"/>
      <w:r w:rsidRPr="001968E2">
        <w:rPr>
          <w:rFonts w:ascii="Times New Roman" w:eastAsia="Times New Roman" w:hAnsi="Times New Roman" w:cs="Times New Roman"/>
          <w:sz w:val="24"/>
          <w:szCs w:val="24"/>
        </w:rPr>
        <w:t>tổ</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chức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kỹ</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trong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tương</w:t>
      </w:r>
      <w:proofErr w:type="spellEnd"/>
      <w:r w:rsidRPr="001968E2">
        <w:rPr>
          <w:rFonts w:ascii="Times New Roman" w:eastAsia="Times New Roman" w:hAnsi="Times New Roman" w:cs="Times New Roman"/>
          <w:sz w:val="24"/>
          <w:szCs w:val="24"/>
        </w:rPr>
        <w:t xml:space="preserve"> lai?</w:t>
      </w:r>
    </w:p>
    <w:p w14:paraId="2EF3A931"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Do </w:t>
      </w: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phải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mục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tiêu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cuối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cùng</w:t>
      </w:r>
      <w:proofErr w:type="spellEnd"/>
      <w:r w:rsidRPr="001968E2">
        <w:rPr>
          <w:rFonts w:ascii="Times New Roman" w:eastAsia="Times New Roman" w:hAnsi="Times New Roman" w:cs="Times New Roman"/>
          <w:sz w:val="24"/>
          <w:szCs w:val="24"/>
        </w:rPr>
        <w:t>.</w:t>
      </w:r>
    </w:p>
    <w:p w14:paraId="54AE93B7"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bước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tiên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biết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về</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trường</w:t>
      </w:r>
      <w:proofErr w:type="spellEnd"/>
      <w:r w:rsidRPr="001968E2">
        <w:rPr>
          <w:rFonts w:ascii="Times New Roman" w:eastAsia="Times New Roman" w:hAnsi="Times New Roman" w:cs="Times New Roman"/>
          <w:sz w:val="24"/>
          <w:szCs w:val="24"/>
        </w:rPr>
        <w:t>.</w:t>
      </w:r>
    </w:p>
    <w:p w14:paraId="03C1C5E8"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3.4. </w:t>
      </w:r>
      <w:proofErr w:type="spellStart"/>
      <w:r w:rsidRPr="001968E2">
        <w:rPr>
          <w:rFonts w:ascii="Times New Roman" w:eastAsia="Times New Roman" w:hAnsi="Times New Roman" w:cs="Times New Roman"/>
          <w:b/>
          <w:bCs/>
          <w:kern w:val="36"/>
          <w:sz w:val="48"/>
          <w:szCs w:val="48"/>
        </w:rPr>
        <w:t>Chúng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tôi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tạo</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ra</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giá</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trị</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như</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thế</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nào</w:t>
      </w:r>
      <w:proofErr w:type="spellEnd"/>
      <w:r w:rsidRPr="001968E2">
        <w:rPr>
          <w:rFonts w:ascii="Times New Roman" w:eastAsia="Times New Roman" w:hAnsi="Times New Roman" w:cs="Times New Roman"/>
          <w:b/>
          <w:bCs/>
          <w:kern w:val="36"/>
          <w:sz w:val="48"/>
          <w:szCs w:val="48"/>
        </w:rPr>
        <w:t>?</w:t>
      </w:r>
    </w:p>
    <w:p w14:paraId="3BD214E5"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THUCHOCVN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hơn</w:t>
      </w:r>
      <w:proofErr w:type="spellEnd"/>
      <w:r w:rsidRPr="001968E2">
        <w:rPr>
          <w:rFonts w:ascii="Times New Roman" w:eastAsia="Times New Roman" w:hAnsi="Times New Roman" w:cs="Times New Roman"/>
          <w:sz w:val="24"/>
          <w:szCs w:val="24"/>
        </w:rPr>
        <w:t>.</w:t>
      </w:r>
    </w:p>
    <w:p w14:paraId="05787734"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Cũng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mềm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hơn</w:t>
      </w:r>
      <w:proofErr w:type="spellEnd"/>
      <w:r w:rsidRPr="001968E2">
        <w:rPr>
          <w:rFonts w:ascii="Times New Roman" w:eastAsia="Times New Roman" w:hAnsi="Times New Roman" w:cs="Times New Roman"/>
          <w:sz w:val="24"/>
          <w:szCs w:val="24"/>
        </w:rPr>
        <w:t>.</w:t>
      </w:r>
    </w:p>
    <w:p w14:paraId="7981A97A"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thông</w:t>
      </w:r>
      <w:proofErr w:type="spellEnd"/>
      <w:r w:rsidRPr="001968E2">
        <w:rPr>
          <w:rFonts w:ascii="Times New Roman" w:eastAsia="Times New Roman" w:hAnsi="Times New Roman" w:cs="Times New Roman"/>
          <w:sz w:val="24"/>
          <w:szCs w:val="24"/>
        </w:rPr>
        <w:t xml:space="preserve"> qua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chu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liên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tục</w:t>
      </w:r>
      <w:proofErr w:type="spellEnd"/>
      <w:r w:rsidRPr="001968E2">
        <w:rPr>
          <w:rFonts w:ascii="Times New Roman" w:eastAsia="Times New Roman" w:hAnsi="Times New Roman" w:cs="Times New Roman"/>
          <w:sz w:val="24"/>
          <w:szCs w:val="24"/>
        </w:rPr>
        <w:t>.</w:t>
      </w:r>
    </w:p>
    <w:p w14:paraId="7E4FB83C"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Lắng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nghe</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doanh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nghiệp</w:t>
      </w:r>
      <w:proofErr w:type="spellEnd"/>
    </w:p>
    <w:p w14:paraId="535BCD02"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3D49F45"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0EEECFDE"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A93B28"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Hiểu</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đúng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vấn</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đề</w:t>
      </w:r>
      <w:proofErr w:type="spellEnd"/>
    </w:p>
    <w:p w14:paraId="494F609F"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53A8D9B"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32571E9E"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33E6CC9"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Xác</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định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khoảng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cách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năng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lực</w:t>
      </w:r>
      <w:proofErr w:type="spellEnd"/>
    </w:p>
    <w:p w14:paraId="1CE04F9C"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5ADF6C"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0D3A2494"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99FC4A"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Đề</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xuất</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giải</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pháp</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phù</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hợp</w:t>
      </w:r>
      <w:proofErr w:type="spellEnd"/>
    </w:p>
    <w:p w14:paraId="5070510A"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E1C246"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12E6E8E0"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808D27"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Đồng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hành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triển</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khai</w:t>
      </w:r>
      <w:proofErr w:type="spellEnd"/>
    </w:p>
    <w:p w14:paraId="41B3D85A"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B7FBD9A"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5E998CAB"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3B66027"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Đo</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lường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kết</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quả</w:t>
      </w:r>
      <w:proofErr w:type="spellEnd"/>
    </w:p>
    <w:p w14:paraId="46937E73"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366EA28"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3E31B4FB"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3F8E0B8"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Chuyển</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hóa</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thành</w:t>
      </w:r>
      <w:proofErr w:type="spellEnd"/>
      <w:r w:rsidRPr="001968E2">
        <w:rPr>
          <w:rFonts w:ascii="Courier New" w:eastAsia="Times New Roman" w:hAnsi="Courier New" w:cs="Courier New"/>
          <w:sz w:val="20"/>
          <w:szCs w:val="20"/>
        </w:rPr>
        <w:t xml:space="preserve"> tri </w:t>
      </w:r>
      <w:proofErr w:type="spellStart"/>
      <w:r w:rsidRPr="001968E2">
        <w:rPr>
          <w:rFonts w:ascii="Courier New" w:eastAsia="Times New Roman" w:hAnsi="Courier New" w:cs="Courier New"/>
          <w:sz w:val="20"/>
          <w:szCs w:val="20"/>
        </w:rPr>
        <w:t>thức</w:t>
      </w:r>
      <w:proofErr w:type="spellEnd"/>
    </w:p>
    <w:p w14:paraId="4DD1BD06"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24D6247"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lastRenderedPageBreak/>
        <w:t>↓</w:t>
      </w:r>
    </w:p>
    <w:p w14:paraId="6DC00220"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1E78A4"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Áp</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dụng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cho</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những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doanh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nghiệp</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và</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người</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học</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khác</w:t>
      </w:r>
      <w:proofErr w:type="spellEnd"/>
    </w:p>
    <w:p w14:paraId="7E071573"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chỉ</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giải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quyết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đề</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còn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đóng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góp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thêm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dữ</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liệu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kinh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bài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hoàn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w:t>
      </w:r>
    </w:p>
    <w:p w14:paraId="490C316F"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3.5. B</w:t>
      </w:r>
      <w:proofErr w:type="spellStart"/>
      <w:r w:rsidRPr="001968E2">
        <w:rPr>
          <w:rFonts w:ascii="Times New Roman" w:eastAsia="Times New Roman" w:hAnsi="Times New Roman" w:cs="Times New Roman"/>
          <w:b/>
          <w:bCs/>
          <w:kern w:val="36"/>
          <w:sz w:val="48"/>
          <w:szCs w:val="48"/>
        </w:rPr>
        <w:t>ốn</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nhóm</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đối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tượng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mà</w:t>
      </w:r>
      <w:proofErr w:type="spellEnd"/>
      <w:r w:rsidRPr="001968E2">
        <w:rPr>
          <w:rFonts w:ascii="Times New Roman" w:eastAsia="Times New Roman" w:hAnsi="Times New Roman" w:cs="Times New Roman"/>
          <w:b/>
          <w:bCs/>
          <w:kern w:val="36"/>
          <w:sz w:val="48"/>
          <w:szCs w:val="48"/>
        </w:rPr>
        <w:t xml:space="preserve"> THUCHOCVN </w:t>
      </w:r>
      <w:proofErr w:type="spellStart"/>
      <w:r w:rsidRPr="001968E2">
        <w:rPr>
          <w:rFonts w:ascii="Times New Roman" w:eastAsia="Times New Roman" w:hAnsi="Times New Roman" w:cs="Times New Roman"/>
          <w:b/>
          <w:bCs/>
          <w:kern w:val="36"/>
          <w:sz w:val="48"/>
          <w:szCs w:val="48"/>
        </w:rPr>
        <w:t>phục</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vụ</w:t>
      </w:r>
      <w:proofErr w:type="spellEnd"/>
    </w:p>
    <w:p w14:paraId="73D143EA" w14:textId="77777777" w:rsidR="001968E2" w:rsidRPr="001968E2" w:rsidRDefault="001968E2" w:rsidP="001968E2">
      <w:pPr>
        <w:spacing w:before="100" w:beforeAutospacing="1" w:after="100" w:afterAutospacing="1" w:line="240" w:lineRule="auto"/>
        <w:outlineLvl w:val="1"/>
        <w:rPr>
          <w:rFonts w:ascii="Times New Roman" w:eastAsia="Times New Roman" w:hAnsi="Times New Roman" w:cs="Times New Roman"/>
          <w:b/>
          <w:bCs/>
          <w:sz w:val="36"/>
          <w:szCs w:val="36"/>
        </w:rPr>
      </w:pPr>
      <w:r w:rsidRPr="001968E2">
        <w:rPr>
          <w:rFonts w:ascii="Times New Roman" w:eastAsia="Times New Roman" w:hAnsi="Times New Roman" w:cs="Times New Roman"/>
          <w:b/>
          <w:bCs/>
          <w:sz w:val="36"/>
          <w:szCs w:val="36"/>
        </w:rPr>
        <w:t xml:space="preserve">Doanh </w:t>
      </w:r>
      <w:proofErr w:type="spellStart"/>
      <w:r w:rsidRPr="001968E2">
        <w:rPr>
          <w:rFonts w:ascii="Times New Roman" w:eastAsia="Times New Roman" w:hAnsi="Times New Roman" w:cs="Times New Roman"/>
          <w:b/>
          <w:bCs/>
          <w:sz w:val="36"/>
          <w:szCs w:val="36"/>
        </w:rPr>
        <w:t>nghiệp</w:t>
      </w:r>
      <w:proofErr w:type="spellEnd"/>
    </w:p>
    <w:p w14:paraId="3E276AFC"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rõ</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về</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con </w:t>
      </w: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chuẩn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nâng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ngũ</w:t>
      </w:r>
      <w:proofErr w:type="spellEnd"/>
      <w:r w:rsidRPr="001968E2">
        <w:rPr>
          <w:rFonts w:ascii="Times New Roman" w:eastAsia="Times New Roman" w:hAnsi="Times New Roman" w:cs="Times New Roman"/>
          <w:sz w:val="24"/>
          <w:szCs w:val="24"/>
        </w:rPr>
        <w:t>.</w:t>
      </w:r>
    </w:p>
    <w:p w14:paraId="792C8B39" w14:textId="77777777" w:rsidR="001968E2" w:rsidRPr="001968E2" w:rsidRDefault="001968E2" w:rsidP="001968E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968E2">
        <w:rPr>
          <w:rFonts w:ascii="Times New Roman" w:eastAsia="Times New Roman" w:hAnsi="Times New Roman" w:cs="Times New Roman"/>
          <w:b/>
          <w:bCs/>
          <w:sz w:val="36"/>
          <w:szCs w:val="36"/>
        </w:rPr>
        <w:t>Người</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học</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và</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người</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lao</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động</w:t>
      </w:r>
      <w:proofErr w:type="spellEnd"/>
    </w:p>
    <w:p w14:paraId="3CE60C28"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nhân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biết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khoảng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thêm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hội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tiếp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cận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phù</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hợp</w:t>
      </w:r>
      <w:proofErr w:type="spellEnd"/>
      <w:r w:rsidRPr="001968E2">
        <w:rPr>
          <w:rFonts w:ascii="Times New Roman" w:eastAsia="Times New Roman" w:hAnsi="Times New Roman" w:cs="Times New Roman"/>
          <w:sz w:val="24"/>
          <w:szCs w:val="24"/>
        </w:rPr>
        <w:t>.</w:t>
      </w:r>
    </w:p>
    <w:p w14:paraId="59DDA268" w14:textId="77777777" w:rsidR="001968E2" w:rsidRPr="001968E2" w:rsidRDefault="001968E2" w:rsidP="001968E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968E2">
        <w:rPr>
          <w:rFonts w:ascii="Times New Roman" w:eastAsia="Times New Roman" w:hAnsi="Times New Roman" w:cs="Times New Roman"/>
          <w:b/>
          <w:bCs/>
          <w:sz w:val="36"/>
          <w:szCs w:val="36"/>
        </w:rPr>
        <w:t>Cơ</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sở</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đào</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tạo</w:t>
      </w:r>
      <w:proofErr w:type="spellEnd"/>
    </w:p>
    <w:p w14:paraId="26AC4520"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Đồng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trong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cập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nhật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trên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trường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w:t>
      </w:r>
    </w:p>
    <w:p w14:paraId="1594EC47" w14:textId="77777777" w:rsidR="001968E2" w:rsidRPr="001968E2" w:rsidRDefault="001968E2" w:rsidP="001968E2">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968E2">
        <w:rPr>
          <w:rFonts w:ascii="Times New Roman" w:eastAsia="Times New Roman" w:hAnsi="Times New Roman" w:cs="Times New Roman"/>
          <w:b/>
          <w:bCs/>
          <w:sz w:val="36"/>
          <w:szCs w:val="36"/>
        </w:rPr>
        <w:t>Xã</w:t>
      </w:r>
      <w:proofErr w:type="spellEnd"/>
      <w:r w:rsidRPr="001968E2">
        <w:rPr>
          <w:rFonts w:ascii="Times New Roman" w:eastAsia="Times New Roman" w:hAnsi="Times New Roman" w:cs="Times New Roman"/>
          <w:b/>
          <w:bCs/>
          <w:sz w:val="36"/>
          <w:szCs w:val="36"/>
        </w:rPr>
        <w:t xml:space="preserve"> </w:t>
      </w:r>
      <w:proofErr w:type="spellStart"/>
      <w:r w:rsidRPr="001968E2">
        <w:rPr>
          <w:rFonts w:ascii="Times New Roman" w:eastAsia="Times New Roman" w:hAnsi="Times New Roman" w:cs="Times New Roman"/>
          <w:b/>
          <w:bCs/>
          <w:sz w:val="36"/>
          <w:szCs w:val="36"/>
        </w:rPr>
        <w:t>hội</w:t>
      </w:r>
      <w:proofErr w:type="spellEnd"/>
    </w:p>
    <w:p w14:paraId="0D39178B"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Góp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hệ</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sinh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thái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nguồn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nhân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minh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hiệu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bền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vững</w:t>
      </w:r>
      <w:proofErr w:type="spellEnd"/>
      <w:r w:rsidRPr="001968E2">
        <w:rPr>
          <w:rFonts w:ascii="Times New Roman" w:eastAsia="Times New Roman" w:hAnsi="Times New Roman" w:cs="Times New Roman"/>
          <w:sz w:val="24"/>
          <w:szCs w:val="24"/>
        </w:rPr>
        <w:t>.</w:t>
      </w:r>
    </w:p>
    <w:p w14:paraId="220732D2"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3.6. </w:t>
      </w:r>
      <w:proofErr w:type="spellStart"/>
      <w:r w:rsidRPr="001968E2">
        <w:rPr>
          <w:rFonts w:ascii="Times New Roman" w:eastAsia="Times New Roman" w:hAnsi="Times New Roman" w:cs="Times New Roman"/>
          <w:b/>
          <w:bCs/>
          <w:kern w:val="36"/>
          <w:sz w:val="48"/>
          <w:szCs w:val="48"/>
        </w:rPr>
        <w:t>Điều</w:t>
      </w:r>
      <w:proofErr w:type="spellEnd"/>
      <w:r w:rsidRPr="001968E2">
        <w:rPr>
          <w:rFonts w:ascii="Times New Roman" w:eastAsia="Times New Roman" w:hAnsi="Times New Roman" w:cs="Times New Roman"/>
          <w:b/>
          <w:bCs/>
          <w:kern w:val="36"/>
          <w:sz w:val="48"/>
          <w:szCs w:val="48"/>
        </w:rPr>
        <w:t xml:space="preserve"> THUCHOCVN cam </w:t>
      </w:r>
      <w:proofErr w:type="spellStart"/>
      <w:r w:rsidRPr="001968E2">
        <w:rPr>
          <w:rFonts w:ascii="Times New Roman" w:eastAsia="Times New Roman" w:hAnsi="Times New Roman" w:cs="Times New Roman"/>
          <w:b/>
          <w:bCs/>
          <w:kern w:val="36"/>
          <w:sz w:val="48"/>
          <w:szCs w:val="48"/>
        </w:rPr>
        <w:t>kết</w:t>
      </w:r>
      <w:proofErr w:type="spellEnd"/>
    </w:p>
    <w:p w14:paraId="09355F82"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Trong </w:t>
      </w:r>
      <w:proofErr w:type="spellStart"/>
      <w:r w:rsidRPr="001968E2">
        <w:rPr>
          <w:rFonts w:ascii="Times New Roman" w:eastAsia="Times New Roman" w:hAnsi="Times New Roman" w:cs="Times New Roman"/>
          <w:sz w:val="24"/>
          <w:szCs w:val="24"/>
        </w:rPr>
        <w:t>quá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THUCHOCVN cam </w:t>
      </w:r>
      <w:proofErr w:type="spellStart"/>
      <w:r w:rsidRPr="001968E2">
        <w:rPr>
          <w:rFonts w:ascii="Times New Roman" w:eastAsia="Times New Roman" w:hAnsi="Times New Roman" w:cs="Times New Roman"/>
          <w:sz w:val="24"/>
          <w:szCs w:val="24"/>
        </w:rPr>
        <w:t>kết</w:t>
      </w:r>
      <w:proofErr w:type="spellEnd"/>
      <w:r w:rsidRPr="001968E2">
        <w:rPr>
          <w:rFonts w:ascii="Times New Roman" w:eastAsia="Times New Roman" w:hAnsi="Times New Roman" w:cs="Times New Roman"/>
          <w:sz w:val="24"/>
          <w:szCs w:val="24"/>
        </w:rPr>
        <w:t>:</w:t>
      </w:r>
    </w:p>
    <w:p w14:paraId="5F9DC110" w14:textId="77777777" w:rsidR="001968E2" w:rsidRPr="001968E2" w:rsidRDefault="001968E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Luôn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đặt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cho</w:t>
      </w:r>
      <w:proofErr w:type="spellEnd"/>
      <w:r w:rsidRPr="001968E2">
        <w:rPr>
          <w:rFonts w:ascii="Times New Roman" w:eastAsia="Times New Roman" w:hAnsi="Times New Roman" w:cs="Times New Roman"/>
          <w:sz w:val="24"/>
          <w:szCs w:val="24"/>
        </w:rPr>
        <w:t xml:space="preserve"> con </w:t>
      </w: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lên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trước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nghệ</w:t>
      </w:r>
      <w:proofErr w:type="spellEnd"/>
      <w:r w:rsidRPr="001968E2">
        <w:rPr>
          <w:rFonts w:ascii="Times New Roman" w:eastAsia="Times New Roman" w:hAnsi="Times New Roman" w:cs="Times New Roman"/>
          <w:sz w:val="24"/>
          <w:szCs w:val="24"/>
        </w:rPr>
        <w:t>.</w:t>
      </w:r>
    </w:p>
    <w:p w14:paraId="42045D8D" w14:textId="77777777" w:rsidR="001968E2" w:rsidRPr="001968E2" w:rsidRDefault="001968E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Đồng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giải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phù</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hợp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nguồn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w:t>
      </w:r>
    </w:p>
    <w:p w14:paraId="3C85C2CA" w14:textId="77777777" w:rsidR="001968E2" w:rsidRPr="001968E2" w:rsidRDefault="001968E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Tôn </w:t>
      </w:r>
      <w:proofErr w:type="spellStart"/>
      <w:r w:rsidRPr="001968E2">
        <w:rPr>
          <w:rFonts w:ascii="Times New Roman" w:eastAsia="Times New Roman" w:hAnsi="Times New Roman" w:cs="Times New Roman"/>
          <w:sz w:val="24"/>
          <w:szCs w:val="24"/>
        </w:rPr>
        <w:t>trọng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dữ</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liệu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sử</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dụng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dữ</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liệu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nhiệm</w:t>
      </w:r>
      <w:proofErr w:type="spellEnd"/>
      <w:r w:rsidRPr="001968E2">
        <w:rPr>
          <w:rFonts w:ascii="Times New Roman" w:eastAsia="Times New Roman" w:hAnsi="Times New Roman" w:cs="Times New Roman"/>
          <w:sz w:val="24"/>
          <w:szCs w:val="24"/>
        </w:rPr>
        <w:t>.</w:t>
      </w:r>
    </w:p>
    <w:p w14:paraId="728E8DAE" w14:textId="77777777" w:rsidR="001968E2" w:rsidRPr="001968E2" w:rsidRDefault="001968E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chạy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theo</w:t>
      </w:r>
      <w:proofErr w:type="spellEnd"/>
      <w:r w:rsidRPr="001968E2">
        <w:rPr>
          <w:rFonts w:ascii="Times New Roman" w:eastAsia="Times New Roman" w:hAnsi="Times New Roman" w:cs="Times New Roman"/>
          <w:sz w:val="24"/>
          <w:szCs w:val="24"/>
        </w:rPr>
        <w:t xml:space="preserve"> xu </w:t>
      </w:r>
      <w:proofErr w:type="spellStart"/>
      <w:r w:rsidRPr="001968E2">
        <w:rPr>
          <w:rFonts w:ascii="Times New Roman" w:eastAsia="Times New Roman" w:hAnsi="Times New Roman" w:cs="Times New Roman"/>
          <w:sz w:val="24"/>
          <w:szCs w:val="24"/>
        </w:rPr>
        <w:t>hướng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nếu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w:t>
      </w:r>
    </w:p>
    <w:p w14:paraId="61DE454B" w14:textId="77777777" w:rsidR="001968E2" w:rsidRPr="001968E2" w:rsidRDefault="001968E2">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ngừng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hỏi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tiễn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hoàn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w:t>
      </w:r>
    </w:p>
    <w:p w14:paraId="27153C78"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Những cam </w:t>
      </w:r>
      <w:proofErr w:type="spellStart"/>
      <w:r w:rsidRPr="001968E2">
        <w:rPr>
          <w:rFonts w:ascii="Times New Roman" w:eastAsia="Times New Roman" w:hAnsi="Times New Roman" w:cs="Times New Roman"/>
          <w:sz w:val="24"/>
          <w:szCs w:val="24"/>
        </w:rPr>
        <w:t>kết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nền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tảng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niềm</w:t>
      </w:r>
      <w:proofErr w:type="spellEnd"/>
      <w:r w:rsidRPr="001968E2">
        <w:rPr>
          <w:rFonts w:ascii="Times New Roman" w:eastAsia="Times New Roman" w:hAnsi="Times New Roman" w:cs="Times New Roman"/>
          <w:sz w:val="24"/>
          <w:szCs w:val="24"/>
        </w:rPr>
        <w:t xml:space="preserve"> tin </w:t>
      </w:r>
      <w:proofErr w:type="spellStart"/>
      <w:r w:rsidRPr="001968E2">
        <w:rPr>
          <w:rFonts w:ascii="Times New Roman" w:eastAsia="Times New Roman" w:hAnsi="Times New Roman" w:cs="Times New Roman"/>
          <w:sz w:val="24"/>
          <w:szCs w:val="24"/>
        </w:rPr>
        <w:t>với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hàng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tác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đồng</w:t>
      </w:r>
      <w:proofErr w:type="spellEnd"/>
      <w:r w:rsidRPr="001968E2">
        <w:rPr>
          <w:rFonts w:ascii="Times New Roman" w:eastAsia="Times New Roman" w:hAnsi="Times New Roman" w:cs="Times New Roman"/>
          <w:sz w:val="24"/>
          <w:szCs w:val="24"/>
        </w:rPr>
        <w:t>.</w:t>
      </w:r>
    </w:p>
    <w:p w14:paraId="2543C669"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lastRenderedPageBreak/>
        <w:t xml:space="preserve">3.7. </w:t>
      </w:r>
      <w:proofErr w:type="spellStart"/>
      <w:r w:rsidRPr="001968E2">
        <w:rPr>
          <w:rFonts w:ascii="Times New Roman" w:eastAsia="Times New Roman" w:hAnsi="Times New Roman" w:cs="Times New Roman"/>
          <w:b/>
          <w:bCs/>
          <w:kern w:val="36"/>
          <w:sz w:val="48"/>
          <w:szCs w:val="48"/>
        </w:rPr>
        <w:t>Từ</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sứ</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mệnh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đến</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hành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động</w:t>
      </w:r>
      <w:proofErr w:type="spellEnd"/>
    </w:p>
    <w:p w14:paraId="341F6B42"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chỉ</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ý </w:t>
      </w:r>
      <w:proofErr w:type="spellStart"/>
      <w:r w:rsidRPr="001968E2">
        <w:rPr>
          <w:rFonts w:ascii="Times New Roman" w:eastAsia="Times New Roman" w:hAnsi="Times New Roman" w:cs="Times New Roman"/>
          <w:sz w:val="24"/>
          <w:szCs w:val="24"/>
        </w:rPr>
        <w:t>nghĩa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chuyển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cụ</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w:t>
      </w:r>
    </w:p>
    <w:p w14:paraId="346296E6"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Trong </w:t>
      </w:r>
      <w:proofErr w:type="spellStart"/>
      <w:r w:rsidRPr="001968E2">
        <w:rPr>
          <w:rFonts w:ascii="Times New Roman" w:eastAsia="Times New Roman" w:hAnsi="Times New Roman" w:cs="Times New Roman"/>
          <w:sz w:val="24"/>
          <w:szCs w:val="24"/>
        </w:rPr>
        <w:t>giai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đoạn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khởi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tập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trung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bốn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hướng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ưu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tiên</w:t>
      </w:r>
      <w:proofErr w:type="spellEnd"/>
      <w:r w:rsidRPr="001968E2">
        <w:rPr>
          <w:rFonts w:ascii="Times New Roman" w:eastAsia="Times New Roman" w:hAnsi="Times New Roman" w:cs="Times New Roman"/>
          <w:sz w:val="24"/>
          <w:szCs w:val="24"/>
        </w:rPr>
        <w:t>:</w:t>
      </w:r>
    </w:p>
    <w:p w14:paraId="4543B9D0" w14:textId="77777777" w:rsidR="001968E2" w:rsidRPr="001968E2" w:rsidRDefault="001968E2" w:rsidP="001968E2">
      <w:pPr>
        <w:spacing w:before="100" w:beforeAutospacing="1" w:after="100" w:afterAutospacing="1" w:line="240" w:lineRule="auto"/>
        <w:outlineLvl w:val="2"/>
        <w:rPr>
          <w:rFonts w:ascii="Times New Roman" w:eastAsia="Times New Roman" w:hAnsi="Times New Roman" w:cs="Times New Roman"/>
          <w:b/>
          <w:bCs/>
          <w:sz w:val="27"/>
          <w:szCs w:val="27"/>
        </w:rPr>
      </w:pPr>
      <w:r w:rsidRPr="001968E2">
        <w:rPr>
          <w:rFonts w:ascii="Times New Roman" w:eastAsia="Times New Roman" w:hAnsi="Times New Roman" w:cs="Times New Roman"/>
          <w:b/>
          <w:bCs/>
          <w:sz w:val="27"/>
          <w:szCs w:val="27"/>
        </w:rPr>
        <w:t xml:space="preserve">1. </w:t>
      </w:r>
      <w:proofErr w:type="spellStart"/>
      <w:r w:rsidRPr="001968E2">
        <w:rPr>
          <w:rFonts w:ascii="Times New Roman" w:eastAsia="Times New Roman" w:hAnsi="Times New Roman" w:cs="Times New Roman"/>
          <w:b/>
          <w:bCs/>
          <w:sz w:val="27"/>
          <w:szCs w:val="27"/>
        </w:rPr>
        <w:t>Đồng</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hành</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cùng</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doanh</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nghiệp</w:t>
      </w:r>
      <w:proofErr w:type="spellEnd"/>
    </w:p>
    <w:p w14:paraId="523C4C9C"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Thông qua </w:t>
      </w:r>
      <w:proofErr w:type="spellStart"/>
      <w:r w:rsidRPr="001968E2">
        <w:rPr>
          <w:rFonts w:ascii="Times New Roman" w:eastAsia="Times New Roman" w:hAnsi="Times New Roman" w:cs="Times New Roman"/>
          <w:sz w:val="24"/>
          <w:szCs w:val="24"/>
        </w:rPr>
        <w:t>hoạt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nguồn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nhân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w:t>
      </w:r>
    </w:p>
    <w:p w14:paraId="6E53D3A9" w14:textId="77777777" w:rsidR="001968E2" w:rsidRPr="001968E2" w:rsidRDefault="001968E2" w:rsidP="001968E2">
      <w:pPr>
        <w:spacing w:before="100" w:beforeAutospacing="1" w:after="100" w:afterAutospacing="1" w:line="240" w:lineRule="auto"/>
        <w:outlineLvl w:val="2"/>
        <w:rPr>
          <w:rFonts w:ascii="Times New Roman" w:eastAsia="Times New Roman" w:hAnsi="Times New Roman" w:cs="Times New Roman"/>
          <w:b/>
          <w:bCs/>
          <w:sz w:val="27"/>
          <w:szCs w:val="27"/>
        </w:rPr>
      </w:pPr>
      <w:r w:rsidRPr="001968E2">
        <w:rPr>
          <w:rFonts w:ascii="Times New Roman" w:eastAsia="Times New Roman" w:hAnsi="Times New Roman" w:cs="Times New Roman"/>
          <w:b/>
          <w:bCs/>
          <w:sz w:val="27"/>
          <w:szCs w:val="27"/>
        </w:rPr>
        <w:t xml:space="preserve">2. </w:t>
      </w:r>
      <w:proofErr w:type="spellStart"/>
      <w:r w:rsidRPr="001968E2">
        <w:rPr>
          <w:rFonts w:ascii="Times New Roman" w:eastAsia="Times New Roman" w:hAnsi="Times New Roman" w:cs="Times New Roman"/>
          <w:b/>
          <w:bCs/>
          <w:sz w:val="27"/>
          <w:szCs w:val="27"/>
        </w:rPr>
        <w:t>Xây</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dựng</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phương</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pháp</w:t>
      </w:r>
      <w:proofErr w:type="spellEnd"/>
    </w:p>
    <w:p w14:paraId="20EBF62E"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Chuẩn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tài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liệu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cụ</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dụng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nhất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quán</w:t>
      </w:r>
      <w:proofErr w:type="spellEnd"/>
      <w:r w:rsidRPr="001968E2">
        <w:rPr>
          <w:rFonts w:ascii="Times New Roman" w:eastAsia="Times New Roman" w:hAnsi="Times New Roman" w:cs="Times New Roman"/>
          <w:sz w:val="24"/>
          <w:szCs w:val="24"/>
        </w:rPr>
        <w:t>.</w:t>
      </w:r>
    </w:p>
    <w:p w14:paraId="174FF8E3" w14:textId="77777777" w:rsidR="001968E2" w:rsidRPr="001968E2" w:rsidRDefault="001968E2" w:rsidP="001968E2">
      <w:pPr>
        <w:spacing w:before="100" w:beforeAutospacing="1" w:after="100" w:afterAutospacing="1" w:line="240" w:lineRule="auto"/>
        <w:outlineLvl w:val="2"/>
        <w:rPr>
          <w:rFonts w:ascii="Times New Roman" w:eastAsia="Times New Roman" w:hAnsi="Times New Roman" w:cs="Times New Roman"/>
          <w:b/>
          <w:bCs/>
          <w:sz w:val="27"/>
          <w:szCs w:val="27"/>
        </w:rPr>
      </w:pPr>
      <w:r w:rsidRPr="001968E2">
        <w:rPr>
          <w:rFonts w:ascii="Times New Roman" w:eastAsia="Times New Roman" w:hAnsi="Times New Roman" w:cs="Times New Roman"/>
          <w:b/>
          <w:bCs/>
          <w:sz w:val="27"/>
          <w:szCs w:val="27"/>
        </w:rPr>
        <w:t xml:space="preserve">3. </w:t>
      </w:r>
      <w:proofErr w:type="spellStart"/>
      <w:r w:rsidRPr="001968E2">
        <w:rPr>
          <w:rFonts w:ascii="Times New Roman" w:eastAsia="Times New Roman" w:hAnsi="Times New Roman" w:cs="Times New Roman"/>
          <w:b/>
          <w:bCs/>
          <w:sz w:val="27"/>
          <w:szCs w:val="27"/>
        </w:rPr>
        <w:t>Phát</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triển</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hệ</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thống</w:t>
      </w:r>
      <w:proofErr w:type="spellEnd"/>
    </w:p>
    <w:p w14:paraId="720BDC73"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Xây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dựng</w:t>
      </w:r>
      <w:proofErr w:type="spellEnd"/>
      <w:r w:rsidRPr="001968E2">
        <w:rPr>
          <w:rFonts w:ascii="Times New Roman" w:eastAsia="Times New Roman" w:hAnsi="Times New Roman" w:cs="Times New Roman"/>
          <w:sz w:val="24"/>
          <w:szCs w:val="24"/>
        </w:rPr>
        <w:t xml:space="preserve"> Business Consulting OS </w:t>
      </w:r>
      <w:proofErr w:type="spellStart"/>
      <w:r w:rsidRPr="001968E2">
        <w:rPr>
          <w:rFonts w:ascii="Times New Roman" w:eastAsia="Times New Roman" w:hAnsi="Times New Roman" w:cs="Times New Roman"/>
          <w:sz w:val="24"/>
          <w:szCs w:val="24"/>
        </w:rPr>
        <w:t>như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nền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tảng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nội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bộ</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nâng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chất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lượng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lý</w:t>
      </w:r>
      <w:proofErr w:type="spellEnd"/>
      <w:r w:rsidRPr="001968E2">
        <w:rPr>
          <w:rFonts w:ascii="Times New Roman" w:eastAsia="Times New Roman" w:hAnsi="Times New Roman" w:cs="Times New Roman"/>
          <w:sz w:val="24"/>
          <w:szCs w:val="24"/>
        </w:rPr>
        <w:t xml:space="preserve"> tri </w:t>
      </w:r>
      <w:proofErr w:type="spellStart"/>
      <w:r w:rsidRPr="001968E2">
        <w:rPr>
          <w:rFonts w:ascii="Times New Roman" w:eastAsia="Times New Roman" w:hAnsi="Times New Roman" w:cs="Times New Roman"/>
          <w:sz w:val="24"/>
          <w:szCs w:val="24"/>
        </w:rPr>
        <w:t>thức</w:t>
      </w:r>
      <w:proofErr w:type="spellEnd"/>
      <w:r w:rsidRPr="001968E2">
        <w:rPr>
          <w:rFonts w:ascii="Times New Roman" w:eastAsia="Times New Roman" w:hAnsi="Times New Roman" w:cs="Times New Roman"/>
          <w:sz w:val="24"/>
          <w:szCs w:val="24"/>
        </w:rPr>
        <w:t>.</w:t>
      </w:r>
    </w:p>
    <w:p w14:paraId="4C152CA0" w14:textId="77777777" w:rsidR="001968E2" w:rsidRPr="001968E2" w:rsidRDefault="001968E2" w:rsidP="001968E2">
      <w:pPr>
        <w:spacing w:before="100" w:beforeAutospacing="1" w:after="100" w:afterAutospacing="1" w:line="240" w:lineRule="auto"/>
        <w:outlineLvl w:val="2"/>
        <w:rPr>
          <w:rFonts w:ascii="Times New Roman" w:eastAsia="Times New Roman" w:hAnsi="Times New Roman" w:cs="Times New Roman"/>
          <w:b/>
          <w:bCs/>
          <w:sz w:val="27"/>
          <w:szCs w:val="27"/>
        </w:rPr>
      </w:pPr>
      <w:r w:rsidRPr="001968E2">
        <w:rPr>
          <w:rFonts w:ascii="Times New Roman" w:eastAsia="Times New Roman" w:hAnsi="Times New Roman" w:cs="Times New Roman"/>
          <w:b/>
          <w:bCs/>
          <w:sz w:val="27"/>
          <w:szCs w:val="27"/>
        </w:rPr>
        <w:t xml:space="preserve">4. </w:t>
      </w:r>
      <w:proofErr w:type="spellStart"/>
      <w:r w:rsidRPr="001968E2">
        <w:rPr>
          <w:rFonts w:ascii="Times New Roman" w:eastAsia="Times New Roman" w:hAnsi="Times New Roman" w:cs="Times New Roman"/>
          <w:b/>
          <w:bCs/>
          <w:sz w:val="27"/>
          <w:szCs w:val="27"/>
        </w:rPr>
        <w:t>Tích</w:t>
      </w:r>
      <w:proofErr w:type="spellEnd"/>
      <w:r w:rsidRPr="001968E2">
        <w:rPr>
          <w:rFonts w:ascii="Times New Roman" w:eastAsia="Times New Roman" w:hAnsi="Times New Roman" w:cs="Times New Roman"/>
          <w:b/>
          <w:bCs/>
          <w:sz w:val="27"/>
          <w:szCs w:val="27"/>
        </w:rPr>
        <w:t xml:space="preserve"> </w:t>
      </w:r>
      <w:proofErr w:type="spellStart"/>
      <w:r w:rsidRPr="001968E2">
        <w:rPr>
          <w:rFonts w:ascii="Times New Roman" w:eastAsia="Times New Roman" w:hAnsi="Times New Roman" w:cs="Times New Roman"/>
          <w:b/>
          <w:bCs/>
          <w:sz w:val="27"/>
          <w:szCs w:val="27"/>
        </w:rPr>
        <w:t>lũy</w:t>
      </w:r>
      <w:proofErr w:type="spellEnd"/>
      <w:r w:rsidRPr="001968E2">
        <w:rPr>
          <w:rFonts w:ascii="Times New Roman" w:eastAsia="Times New Roman" w:hAnsi="Times New Roman" w:cs="Times New Roman"/>
          <w:b/>
          <w:bCs/>
          <w:sz w:val="27"/>
          <w:szCs w:val="27"/>
        </w:rPr>
        <w:t xml:space="preserve"> tri </w:t>
      </w:r>
      <w:proofErr w:type="spellStart"/>
      <w:r w:rsidRPr="001968E2">
        <w:rPr>
          <w:rFonts w:ascii="Times New Roman" w:eastAsia="Times New Roman" w:hAnsi="Times New Roman" w:cs="Times New Roman"/>
          <w:b/>
          <w:bCs/>
          <w:sz w:val="27"/>
          <w:szCs w:val="27"/>
        </w:rPr>
        <w:t>thức</w:t>
      </w:r>
      <w:proofErr w:type="spellEnd"/>
    </w:p>
    <w:p w14:paraId="635DD1E9"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Biến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Case Study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bài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tài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chung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w:t>
      </w:r>
    </w:p>
    <w:p w14:paraId="4C75F1F7"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968E2">
        <w:rPr>
          <w:rFonts w:ascii="Times New Roman" w:eastAsia="Times New Roman" w:hAnsi="Times New Roman" w:cs="Times New Roman"/>
          <w:b/>
          <w:bCs/>
          <w:kern w:val="36"/>
          <w:sz w:val="48"/>
          <w:szCs w:val="48"/>
        </w:rPr>
        <w:t>Tóm</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tắt</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chương</w:t>
      </w:r>
      <w:proofErr w:type="spellEnd"/>
    </w:p>
    <w:p w14:paraId="63D068B2"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phải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cung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cấp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dịch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vụ</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hay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mềm</w:t>
      </w:r>
      <w:proofErr w:type="spellEnd"/>
      <w:r w:rsidRPr="001968E2">
        <w:rPr>
          <w:rFonts w:ascii="Times New Roman" w:eastAsia="Times New Roman" w:hAnsi="Times New Roman" w:cs="Times New Roman"/>
          <w:sz w:val="24"/>
          <w:szCs w:val="24"/>
        </w:rPr>
        <w:t>.</w:t>
      </w:r>
    </w:p>
    <w:p w14:paraId="4D4D57F2"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đồng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cùng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sở</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góp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hẹp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khoảng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giữa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làm</w:t>
      </w:r>
      <w:proofErr w:type="spellEnd"/>
      <w:r w:rsidRPr="001968E2">
        <w:rPr>
          <w:rFonts w:ascii="Times New Roman" w:eastAsia="Times New Roman" w:hAnsi="Times New Roman" w:cs="Times New Roman"/>
          <w:sz w:val="24"/>
          <w:szCs w:val="24"/>
        </w:rPr>
        <w:t>.</w:t>
      </w:r>
    </w:p>
    <w:p w14:paraId="2B33AC3E" w14:textId="77777777" w:rsid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Mọi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trong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đoạn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hiện</w:t>
      </w:r>
      <w:proofErr w:type="spellEnd"/>
      <w:r w:rsidRPr="001968E2">
        <w:rPr>
          <w:rFonts w:ascii="Times New Roman" w:eastAsia="Times New Roman" w:hAnsi="Times New Roman" w:cs="Times New Roman"/>
          <w:sz w:val="24"/>
          <w:szCs w:val="24"/>
        </w:rPr>
        <w:t xml:space="preserve"> nay </w:t>
      </w:r>
      <w:proofErr w:type="spellStart"/>
      <w:r w:rsidRPr="001968E2">
        <w:rPr>
          <w:rFonts w:ascii="Times New Roman" w:eastAsia="Times New Roman" w:hAnsi="Times New Roman" w:cs="Times New Roman"/>
          <w:sz w:val="24"/>
          <w:szCs w:val="24"/>
        </w:rPr>
        <w:t>đều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hướng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mục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tiêu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w:t>
      </w:r>
    </w:p>
    <w:p w14:paraId="1A59DB56" w14:textId="77777777" w:rsidR="001C4A0C" w:rsidRDefault="001C4A0C"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C1EFF14" w14:textId="77777777" w:rsidR="001C4A0C" w:rsidRDefault="001C4A0C">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3126FEF9" w14:textId="588ED79D"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lastRenderedPageBreak/>
        <w:t>CHƯƠNG 4</w:t>
      </w:r>
    </w:p>
    <w:p w14:paraId="401062CF"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CON ĐƯỜNG THUCHOCVN LỰA CHỌN</w:t>
      </w:r>
    </w:p>
    <w:p w14:paraId="4FAB7C8F"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i/>
          <w:iCs/>
          <w:sz w:val="24"/>
          <w:szCs w:val="24"/>
        </w:rPr>
        <w:t>"</w:t>
      </w:r>
      <w:proofErr w:type="spellStart"/>
      <w:r w:rsidRPr="001968E2">
        <w:rPr>
          <w:rFonts w:ascii="Times New Roman" w:eastAsia="Times New Roman" w:hAnsi="Times New Roman" w:cs="Times New Roman"/>
          <w:i/>
          <w:iCs/>
          <w:sz w:val="24"/>
          <w:szCs w:val="24"/>
        </w:rPr>
        <w:t>Không</w:t>
      </w:r>
      <w:proofErr w:type="spellEnd"/>
      <w:r w:rsidRPr="001968E2">
        <w:rPr>
          <w:rFonts w:ascii="Times New Roman" w:eastAsia="Times New Roman" w:hAnsi="Times New Roman" w:cs="Times New Roman"/>
          <w:i/>
          <w:iCs/>
          <w:sz w:val="24"/>
          <w:szCs w:val="24"/>
        </w:rPr>
        <w:t xml:space="preserve"> </w:t>
      </w:r>
      <w:proofErr w:type="spellStart"/>
      <w:r w:rsidRPr="001968E2">
        <w:rPr>
          <w:rFonts w:ascii="Times New Roman" w:eastAsia="Times New Roman" w:hAnsi="Times New Roman" w:cs="Times New Roman"/>
          <w:i/>
          <w:iCs/>
          <w:sz w:val="24"/>
          <w:szCs w:val="24"/>
        </w:rPr>
        <w:t>phải</w:t>
      </w:r>
      <w:proofErr w:type="spellEnd"/>
      <w:r w:rsidRPr="001968E2">
        <w:rPr>
          <w:rFonts w:ascii="Times New Roman" w:eastAsia="Times New Roman" w:hAnsi="Times New Roman" w:cs="Times New Roman"/>
          <w:i/>
          <w:iCs/>
          <w:sz w:val="24"/>
          <w:szCs w:val="24"/>
        </w:rPr>
        <w:t xml:space="preserve"> con </w:t>
      </w:r>
      <w:proofErr w:type="spellStart"/>
      <w:r w:rsidRPr="001968E2">
        <w:rPr>
          <w:rFonts w:ascii="Times New Roman" w:eastAsia="Times New Roman" w:hAnsi="Times New Roman" w:cs="Times New Roman"/>
          <w:i/>
          <w:iCs/>
          <w:sz w:val="24"/>
          <w:szCs w:val="24"/>
        </w:rPr>
        <w:t>đường</w:t>
      </w:r>
      <w:proofErr w:type="spellEnd"/>
      <w:r w:rsidRPr="001968E2">
        <w:rPr>
          <w:rFonts w:ascii="Times New Roman" w:eastAsia="Times New Roman" w:hAnsi="Times New Roman" w:cs="Times New Roman"/>
          <w:i/>
          <w:iCs/>
          <w:sz w:val="24"/>
          <w:szCs w:val="24"/>
        </w:rPr>
        <w:t xml:space="preserve"> </w:t>
      </w:r>
      <w:proofErr w:type="spellStart"/>
      <w:r w:rsidRPr="001968E2">
        <w:rPr>
          <w:rFonts w:ascii="Times New Roman" w:eastAsia="Times New Roman" w:hAnsi="Times New Roman" w:cs="Times New Roman"/>
          <w:i/>
          <w:iCs/>
          <w:sz w:val="24"/>
          <w:szCs w:val="24"/>
        </w:rPr>
        <w:t>ngắn</w:t>
      </w:r>
      <w:proofErr w:type="spellEnd"/>
      <w:r w:rsidRPr="001968E2">
        <w:rPr>
          <w:rFonts w:ascii="Times New Roman" w:eastAsia="Times New Roman" w:hAnsi="Times New Roman" w:cs="Times New Roman"/>
          <w:i/>
          <w:iCs/>
          <w:sz w:val="24"/>
          <w:szCs w:val="24"/>
        </w:rPr>
        <w:t xml:space="preserve"> </w:t>
      </w:r>
      <w:proofErr w:type="spellStart"/>
      <w:r w:rsidRPr="001968E2">
        <w:rPr>
          <w:rFonts w:ascii="Times New Roman" w:eastAsia="Times New Roman" w:hAnsi="Times New Roman" w:cs="Times New Roman"/>
          <w:i/>
          <w:iCs/>
          <w:sz w:val="24"/>
          <w:szCs w:val="24"/>
        </w:rPr>
        <w:t>nhất</w:t>
      </w:r>
      <w:proofErr w:type="spellEnd"/>
      <w:r w:rsidRPr="001968E2">
        <w:rPr>
          <w:rFonts w:ascii="Times New Roman" w:eastAsia="Times New Roman" w:hAnsi="Times New Roman" w:cs="Times New Roman"/>
          <w:i/>
          <w:iCs/>
          <w:sz w:val="24"/>
          <w:szCs w:val="24"/>
        </w:rPr>
        <w:t xml:space="preserve">, </w:t>
      </w:r>
      <w:proofErr w:type="spellStart"/>
      <w:r w:rsidRPr="001968E2">
        <w:rPr>
          <w:rFonts w:ascii="Times New Roman" w:eastAsia="Times New Roman" w:hAnsi="Times New Roman" w:cs="Times New Roman"/>
          <w:i/>
          <w:iCs/>
          <w:sz w:val="24"/>
          <w:szCs w:val="24"/>
        </w:rPr>
        <w:t>mà</w:t>
      </w:r>
      <w:proofErr w:type="spellEnd"/>
      <w:r w:rsidRPr="001968E2">
        <w:rPr>
          <w:rFonts w:ascii="Times New Roman" w:eastAsia="Times New Roman" w:hAnsi="Times New Roman" w:cs="Times New Roman"/>
          <w:i/>
          <w:iCs/>
          <w:sz w:val="24"/>
          <w:szCs w:val="24"/>
        </w:rPr>
        <w:t xml:space="preserve"> </w:t>
      </w:r>
      <w:proofErr w:type="spellStart"/>
      <w:r w:rsidRPr="001968E2">
        <w:rPr>
          <w:rFonts w:ascii="Times New Roman" w:eastAsia="Times New Roman" w:hAnsi="Times New Roman" w:cs="Times New Roman"/>
          <w:i/>
          <w:iCs/>
          <w:sz w:val="24"/>
          <w:szCs w:val="24"/>
        </w:rPr>
        <w:t>là</w:t>
      </w:r>
      <w:proofErr w:type="spellEnd"/>
      <w:r w:rsidRPr="001968E2">
        <w:rPr>
          <w:rFonts w:ascii="Times New Roman" w:eastAsia="Times New Roman" w:hAnsi="Times New Roman" w:cs="Times New Roman"/>
          <w:i/>
          <w:iCs/>
          <w:sz w:val="24"/>
          <w:szCs w:val="24"/>
        </w:rPr>
        <w:t xml:space="preserve"> con </w:t>
      </w:r>
      <w:proofErr w:type="spellStart"/>
      <w:r w:rsidRPr="001968E2">
        <w:rPr>
          <w:rFonts w:ascii="Times New Roman" w:eastAsia="Times New Roman" w:hAnsi="Times New Roman" w:cs="Times New Roman"/>
          <w:i/>
          <w:iCs/>
          <w:sz w:val="24"/>
          <w:szCs w:val="24"/>
        </w:rPr>
        <w:t>đường</w:t>
      </w:r>
      <w:proofErr w:type="spellEnd"/>
      <w:r w:rsidRPr="001968E2">
        <w:rPr>
          <w:rFonts w:ascii="Times New Roman" w:eastAsia="Times New Roman" w:hAnsi="Times New Roman" w:cs="Times New Roman"/>
          <w:i/>
          <w:iCs/>
          <w:sz w:val="24"/>
          <w:szCs w:val="24"/>
        </w:rPr>
        <w:t xml:space="preserve"> </w:t>
      </w:r>
      <w:proofErr w:type="spellStart"/>
      <w:r w:rsidRPr="001968E2">
        <w:rPr>
          <w:rFonts w:ascii="Times New Roman" w:eastAsia="Times New Roman" w:hAnsi="Times New Roman" w:cs="Times New Roman"/>
          <w:i/>
          <w:iCs/>
          <w:sz w:val="24"/>
          <w:szCs w:val="24"/>
        </w:rPr>
        <w:t>phù</w:t>
      </w:r>
      <w:proofErr w:type="spellEnd"/>
      <w:r w:rsidRPr="001968E2">
        <w:rPr>
          <w:rFonts w:ascii="Times New Roman" w:eastAsia="Times New Roman" w:hAnsi="Times New Roman" w:cs="Times New Roman"/>
          <w:i/>
          <w:iCs/>
          <w:sz w:val="24"/>
          <w:szCs w:val="24"/>
        </w:rPr>
        <w:t xml:space="preserve"> </w:t>
      </w:r>
      <w:proofErr w:type="spellStart"/>
      <w:r w:rsidRPr="001968E2">
        <w:rPr>
          <w:rFonts w:ascii="Times New Roman" w:eastAsia="Times New Roman" w:hAnsi="Times New Roman" w:cs="Times New Roman"/>
          <w:i/>
          <w:iCs/>
          <w:sz w:val="24"/>
          <w:szCs w:val="24"/>
        </w:rPr>
        <w:t>hợp</w:t>
      </w:r>
      <w:proofErr w:type="spellEnd"/>
      <w:r w:rsidRPr="001968E2">
        <w:rPr>
          <w:rFonts w:ascii="Times New Roman" w:eastAsia="Times New Roman" w:hAnsi="Times New Roman" w:cs="Times New Roman"/>
          <w:i/>
          <w:iCs/>
          <w:sz w:val="24"/>
          <w:szCs w:val="24"/>
        </w:rPr>
        <w:t xml:space="preserve"> </w:t>
      </w:r>
      <w:proofErr w:type="spellStart"/>
      <w:r w:rsidRPr="001968E2">
        <w:rPr>
          <w:rFonts w:ascii="Times New Roman" w:eastAsia="Times New Roman" w:hAnsi="Times New Roman" w:cs="Times New Roman"/>
          <w:i/>
          <w:iCs/>
          <w:sz w:val="24"/>
          <w:szCs w:val="24"/>
        </w:rPr>
        <w:t>nhất</w:t>
      </w:r>
      <w:proofErr w:type="spellEnd"/>
      <w:r w:rsidRPr="001968E2">
        <w:rPr>
          <w:rFonts w:ascii="Times New Roman" w:eastAsia="Times New Roman" w:hAnsi="Times New Roman" w:cs="Times New Roman"/>
          <w:i/>
          <w:iCs/>
          <w:sz w:val="24"/>
          <w:szCs w:val="24"/>
        </w:rPr>
        <w:t>."</w:t>
      </w:r>
    </w:p>
    <w:p w14:paraId="3B366896"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4.1. </w:t>
      </w:r>
      <w:proofErr w:type="spellStart"/>
      <w:r w:rsidRPr="001968E2">
        <w:rPr>
          <w:rFonts w:ascii="Times New Roman" w:eastAsia="Times New Roman" w:hAnsi="Times New Roman" w:cs="Times New Roman"/>
          <w:b/>
          <w:bCs/>
          <w:kern w:val="36"/>
          <w:sz w:val="48"/>
          <w:szCs w:val="48"/>
        </w:rPr>
        <w:t>Chúng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tôi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không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bắt</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đầu</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từ</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công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nghệ</w:t>
      </w:r>
      <w:proofErr w:type="spellEnd"/>
    </w:p>
    <w:p w14:paraId="31572254"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Trong </w:t>
      </w:r>
      <w:proofErr w:type="spellStart"/>
      <w:r w:rsidRPr="001968E2">
        <w:rPr>
          <w:rFonts w:ascii="Times New Roman" w:eastAsia="Times New Roman" w:hAnsi="Times New Roman" w:cs="Times New Roman"/>
          <w:sz w:val="24"/>
          <w:szCs w:val="24"/>
        </w:rPr>
        <w:t>bối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cảnh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chuyển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số</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trí</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tuệ</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nhân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mạnh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mẽ</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tổ</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chức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chọn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bắt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nền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tảng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nghệ</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hoặc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phẩm</w:t>
      </w:r>
      <w:proofErr w:type="spellEnd"/>
      <w:r w:rsidRPr="001968E2">
        <w:rPr>
          <w:rFonts w:ascii="Times New Roman" w:eastAsia="Times New Roman" w:hAnsi="Times New Roman" w:cs="Times New Roman"/>
          <w:sz w:val="24"/>
          <w:szCs w:val="24"/>
        </w:rPr>
        <w:t xml:space="preserve"> AI.</w:t>
      </w:r>
    </w:p>
    <w:p w14:paraId="76CCBBAA"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THUCHOCVN </w:t>
      </w:r>
      <w:proofErr w:type="spellStart"/>
      <w:r w:rsidRPr="001968E2">
        <w:rPr>
          <w:rFonts w:ascii="Times New Roman" w:eastAsia="Times New Roman" w:hAnsi="Times New Roman" w:cs="Times New Roman"/>
          <w:sz w:val="24"/>
          <w:szCs w:val="24"/>
        </w:rPr>
        <w:t>lựa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chọn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hướng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khác</w:t>
      </w:r>
      <w:proofErr w:type="spellEnd"/>
      <w:r w:rsidRPr="001968E2">
        <w:rPr>
          <w:rFonts w:ascii="Times New Roman" w:eastAsia="Times New Roman" w:hAnsi="Times New Roman" w:cs="Times New Roman"/>
          <w:sz w:val="24"/>
          <w:szCs w:val="24"/>
        </w:rPr>
        <w:t>.</w:t>
      </w:r>
    </w:p>
    <w:p w14:paraId="27487015"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bắt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câu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hỏi</w:t>
      </w:r>
      <w:proofErr w:type="spellEnd"/>
      <w:r w:rsidRPr="001968E2">
        <w:rPr>
          <w:rFonts w:ascii="Times New Roman" w:eastAsia="Times New Roman" w:hAnsi="Times New Roman" w:cs="Times New Roman"/>
          <w:sz w:val="24"/>
          <w:szCs w:val="24"/>
        </w:rPr>
        <w:t>:</w:t>
      </w:r>
    </w:p>
    <w:p w14:paraId="21008AE8"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b/>
          <w:bCs/>
          <w:sz w:val="24"/>
          <w:szCs w:val="24"/>
        </w:rPr>
        <w:t>"</w:t>
      </w:r>
      <w:proofErr w:type="spellStart"/>
      <w:r w:rsidRPr="001968E2">
        <w:rPr>
          <w:rFonts w:ascii="Times New Roman" w:eastAsia="Times New Roman" w:hAnsi="Times New Roman" w:cs="Times New Roman"/>
          <w:b/>
          <w:bCs/>
          <w:sz w:val="24"/>
          <w:szCs w:val="24"/>
        </w:rPr>
        <w:t>Có</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thể</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xây</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được</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công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nghệ</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gì</w:t>
      </w:r>
      <w:proofErr w:type="spellEnd"/>
      <w:r w:rsidRPr="001968E2">
        <w:rPr>
          <w:rFonts w:ascii="Times New Roman" w:eastAsia="Times New Roman" w:hAnsi="Times New Roman" w:cs="Times New Roman"/>
          <w:b/>
          <w:bCs/>
          <w:sz w:val="24"/>
          <w:szCs w:val="24"/>
        </w:rPr>
        <w:t>?"</w:t>
      </w:r>
    </w:p>
    <w:p w14:paraId="2CDD9F61"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Mà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bắt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câu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hỏi</w:t>
      </w:r>
      <w:proofErr w:type="spellEnd"/>
      <w:r w:rsidRPr="001968E2">
        <w:rPr>
          <w:rFonts w:ascii="Times New Roman" w:eastAsia="Times New Roman" w:hAnsi="Times New Roman" w:cs="Times New Roman"/>
          <w:sz w:val="24"/>
          <w:szCs w:val="24"/>
        </w:rPr>
        <w:t>:</w:t>
      </w:r>
    </w:p>
    <w:p w14:paraId="4D380F73"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b/>
          <w:bCs/>
          <w:sz w:val="24"/>
          <w:szCs w:val="24"/>
        </w:rPr>
        <w:t xml:space="preserve">"Doanh </w:t>
      </w:r>
      <w:proofErr w:type="spellStart"/>
      <w:r w:rsidRPr="001968E2">
        <w:rPr>
          <w:rFonts w:ascii="Times New Roman" w:eastAsia="Times New Roman" w:hAnsi="Times New Roman" w:cs="Times New Roman"/>
          <w:b/>
          <w:bCs/>
          <w:sz w:val="24"/>
          <w:szCs w:val="24"/>
        </w:rPr>
        <w:t>nghiệp</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và</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người</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lao</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động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đang</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thực</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sự</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gặp</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khó</w:t>
      </w:r>
      <w:proofErr w:type="spellEnd"/>
      <w:r w:rsidRPr="001968E2">
        <w:rPr>
          <w:rFonts w:ascii="Times New Roman" w:eastAsia="Times New Roman" w:hAnsi="Times New Roman" w:cs="Times New Roman"/>
          <w:b/>
          <w:bCs/>
          <w:sz w:val="24"/>
          <w:szCs w:val="24"/>
        </w:rPr>
        <w:t xml:space="preserve"> </w:t>
      </w:r>
      <w:proofErr w:type="spellStart"/>
      <w:r w:rsidRPr="001968E2">
        <w:rPr>
          <w:rFonts w:ascii="Times New Roman" w:eastAsia="Times New Roman" w:hAnsi="Times New Roman" w:cs="Times New Roman"/>
          <w:b/>
          <w:bCs/>
          <w:sz w:val="24"/>
          <w:szCs w:val="24"/>
        </w:rPr>
        <w:t>khăn</w:t>
      </w:r>
      <w:proofErr w:type="spellEnd"/>
      <w:r w:rsidRPr="001968E2">
        <w:rPr>
          <w:rFonts w:ascii="Times New Roman" w:eastAsia="Times New Roman" w:hAnsi="Times New Roman" w:cs="Times New Roman"/>
          <w:b/>
          <w:bCs/>
          <w:sz w:val="24"/>
          <w:szCs w:val="24"/>
        </w:rPr>
        <w:t xml:space="preserve"> ở </w:t>
      </w:r>
      <w:proofErr w:type="spellStart"/>
      <w:r w:rsidRPr="001968E2">
        <w:rPr>
          <w:rFonts w:ascii="Times New Roman" w:eastAsia="Times New Roman" w:hAnsi="Times New Roman" w:cs="Times New Roman"/>
          <w:b/>
          <w:bCs/>
          <w:sz w:val="24"/>
          <w:szCs w:val="24"/>
        </w:rPr>
        <w:t>đâu</w:t>
      </w:r>
      <w:proofErr w:type="spellEnd"/>
      <w:r w:rsidRPr="001968E2">
        <w:rPr>
          <w:rFonts w:ascii="Times New Roman" w:eastAsia="Times New Roman" w:hAnsi="Times New Roman" w:cs="Times New Roman"/>
          <w:b/>
          <w:bCs/>
          <w:sz w:val="24"/>
          <w:szCs w:val="24"/>
        </w:rPr>
        <w:t>?"</w:t>
      </w:r>
    </w:p>
    <w:p w14:paraId="7AB585FE"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Công </w:t>
      </w:r>
      <w:proofErr w:type="spellStart"/>
      <w:r w:rsidRPr="001968E2">
        <w:rPr>
          <w:rFonts w:ascii="Times New Roman" w:eastAsia="Times New Roman" w:hAnsi="Times New Roman" w:cs="Times New Roman"/>
          <w:sz w:val="24"/>
          <w:szCs w:val="24"/>
        </w:rPr>
        <w:t>nghệ</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chỉ</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ý </w:t>
      </w:r>
      <w:proofErr w:type="spellStart"/>
      <w:r w:rsidRPr="001968E2">
        <w:rPr>
          <w:rFonts w:ascii="Times New Roman" w:eastAsia="Times New Roman" w:hAnsi="Times New Roman" w:cs="Times New Roman"/>
          <w:sz w:val="24"/>
          <w:szCs w:val="24"/>
        </w:rPr>
        <w:t>nghĩa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giải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quyết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đề</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cụ</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w:t>
      </w:r>
    </w:p>
    <w:p w14:paraId="20E24B99"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Nếu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chưa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đề</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nghệ</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sẽ</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dễ</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dẫn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đến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những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phẩm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tính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nhưng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ít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w:t>
      </w:r>
    </w:p>
    <w:p w14:paraId="1D423F76"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4.2. </w:t>
      </w:r>
      <w:proofErr w:type="spellStart"/>
      <w:r w:rsidRPr="001968E2">
        <w:rPr>
          <w:rFonts w:ascii="Times New Roman" w:eastAsia="Times New Roman" w:hAnsi="Times New Roman" w:cs="Times New Roman"/>
          <w:b/>
          <w:bCs/>
          <w:kern w:val="36"/>
          <w:sz w:val="48"/>
          <w:szCs w:val="48"/>
        </w:rPr>
        <w:t>Chúng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tôi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bắt</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đầu</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từ</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doanh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nghiệp</w:t>
      </w:r>
      <w:proofErr w:type="spellEnd"/>
    </w:p>
    <w:p w14:paraId="118961AB"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Doanh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nơi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sử</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dụng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w:t>
      </w:r>
    </w:p>
    <w:p w14:paraId="5E74A1C1"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Đồng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cũng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nơi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rõ</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nhất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thay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trường</w:t>
      </w:r>
      <w:proofErr w:type="spellEnd"/>
      <w:r w:rsidRPr="001968E2">
        <w:rPr>
          <w:rFonts w:ascii="Times New Roman" w:eastAsia="Times New Roman" w:hAnsi="Times New Roman" w:cs="Times New Roman"/>
          <w:sz w:val="24"/>
          <w:szCs w:val="24"/>
        </w:rPr>
        <w:t>.</w:t>
      </w:r>
    </w:p>
    <w:p w14:paraId="3B6E51A4"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ngày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những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quyết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định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về</w:t>
      </w:r>
      <w:proofErr w:type="spellEnd"/>
      <w:r w:rsidRPr="001968E2">
        <w:rPr>
          <w:rFonts w:ascii="Times New Roman" w:eastAsia="Times New Roman" w:hAnsi="Times New Roman" w:cs="Times New Roman"/>
          <w:sz w:val="24"/>
          <w:szCs w:val="24"/>
        </w:rPr>
        <w:t>:</w:t>
      </w:r>
    </w:p>
    <w:p w14:paraId="123EC2F8" w14:textId="77777777" w:rsidR="001968E2" w:rsidRPr="001968E2" w:rsidRDefault="001968E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Tuyển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dụng</w:t>
      </w:r>
      <w:proofErr w:type="spellEnd"/>
      <w:r w:rsidRPr="001968E2">
        <w:rPr>
          <w:rFonts w:ascii="Times New Roman" w:eastAsia="Times New Roman" w:hAnsi="Times New Roman" w:cs="Times New Roman"/>
          <w:sz w:val="24"/>
          <w:szCs w:val="24"/>
        </w:rPr>
        <w:t>.</w:t>
      </w:r>
    </w:p>
    <w:p w14:paraId="0CCA5506" w14:textId="77777777" w:rsidR="001968E2" w:rsidRPr="001968E2" w:rsidRDefault="001968E2">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Đào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w:t>
      </w:r>
    </w:p>
    <w:p w14:paraId="492C921C" w14:textId="77777777" w:rsidR="001968E2" w:rsidRPr="001968E2" w:rsidRDefault="001968E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ngũ</w:t>
      </w:r>
      <w:proofErr w:type="spellEnd"/>
      <w:r w:rsidRPr="001968E2">
        <w:rPr>
          <w:rFonts w:ascii="Times New Roman" w:eastAsia="Times New Roman" w:hAnsi="Times New Roman" w:cs="Times New Roman"/>
          <w:sz w:val="24"/>
          <w:szCs w:val="24"/>
        </w:rPr>
        <w:t>.</w:t>
      </w:r>
    </w:p>
    <w:p w14:paraId="4DEE0839" w14:textId="77777777" w:rsidR="001968E2" w:rsidRPr="001968E2" w:rsidRDefault="001968E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Đánh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hiệu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quả</w:t>
      </w:r>
      <w:proofErr w:type="spellEnd"/>
      <w:r w:rsidRPr="001968E2">
        <w:rPr>
          <w:rFonts w:ascii="Times New Roman" w:eastAsia="Times New Roman" w:hAnsi="Times New Roman" w:cs="Times New Roman"/>
          <w:sz w:val="24"/>
          <w:szCs w:val="24"/>
        </w:rPr>
        <w:t>.</w:t>
      </w:r>
    </w:p>
    <w:p w14:paraId="3FBE5A8F" w14:textId="77777777" w:rsidR="001968E2" w:rsidRPr="001968E2" w:rsidRDefault="001968E2">
      <w:pPr>
        <w:numPr>
          <w:ilvl w:val="0"/>
          <w:numId w:val="12"/>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Chuyển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w:t>
      </w:r>
    </w:p>
    <w:p w14:paraId="04A4F05A"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Chính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vì</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vậy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nơi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w:t>
      </w:r>
    </w:p>
    <w:p w14:paraId="46A55C5A" w14:textId="77777777" w:rsidR="001968E2" w:rsidRPr="001968E2" w:rsidRDefault="001968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lastRenderedPageBreak/>
        <w:t xml:space="preserve">Thị </w:t>
      </w:r>
      <w:proofErr w:type="spellStart"/>
      <w:r w:rsidRPr="001968E2">
        <w:rPr>
          <w:rFonts w:ascii="Times New Roman" w:eastAsia="Times New Roman" w:hAnsi="Times New Roman" w:cs="Times New Roman"/>
          <w:sz w:val="24"/>
          <w:szCs w:val="24"/>
        </w:rPr>
        <w:t>trường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đang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gì</w:t>
      </w:r>
      <w:proofErr w:type="spellEnd"/>
      <w:r w:rsidRPr="001968E2">
        <w:rPr>
          <w:rFonts w:ascii="Times New Roman" w:eastAsia="Times New Roman" w:hAnsi="Times New Roman" w:cs="Times New Roman"/>
          <w:sz w:val="24"/>
          <w:szCs w:val="24"/>
        </w:rPr>
        <w:t>.</w:t>
      </w:r>
    </w:p>
    <w:p w14:paraId="50D4B040" w14:textId="77777777" w:rsidR="001968E2" w:rsidRPr="001968E2" w:rsidRDefault="001968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Những </w:t>
      </w:r>
      <w:proofErr w:type="spellStart"/>
      <w:r w:rsidRPr="001968E2">
        <w:rPr>
          <w:rFonts w:ascii="Times New Roman" w:eastAsia="Times New Roman" w:hAnsi="Times New Roman" w:cs="Times New Roman"/>
          <w:sz w:val="24"/>
          <w:szCs w:val="24"/>
        </w:rPr>
        <w:t>kỹ</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đang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thiếu</w:t>
      </w:r>
      <w:proofErr w:type="spellEnd"/>
      <w:r w:rsidRPr="001968E2">
        <w:rPr>
          <w:rFonts w:ascii="Times New Roman" w:eastAsia="Times New Roman" w:hAnsi="Times New Roman" w:cs="Times New Roman"/>
          <w:sz w:val="24"/>
          <w:szCs w:val="24"/>
        </w:rPr>
        <w:t>.</w:t>
      </w:r>
    </w:p>
    <w:p w14:paraId="0A7A7300" w14:textId="77777777" w:rsidR="001968E2" w:rsidRPr="001968E2" w:rsidRDefault="001968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Những </w:t>
      </w:r>
      <w:proofErr w:type="spellStart"/>
      <w:r w:rsidRPr="001968E2">
        <w:rPr>
          <w:rFonts w:ascii="Times New Roman" w:eastAsia="Times New Roman" w:hAnsi="Times New Roman" w:cs="Times New Roman"/>
          <w:sz w:val="24"/>
          <w:szCs w:val="24"/>
        </w:rPr>
        <w:t>khó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đang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trở</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tổ</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chức</w:t>
      </w:r>
      <w:proofErr w:type="spellEnd"/>
      <w:r w:rsidRPr="001968E2">
        <w:rPr>
          <w:rFonts w:ascii="Times New Roman" w:eastAsia="Times New Roman" w:hAnsi="Times New Roman" w:cs="Times New Roman"/>
          <w:sz w:val="24"/>
          <w:szCs w:val="24"/>
        </w:rPr>
        <w:t>.</w:t>
      </w:r>
    </w:p>
    <w:p w14:paraId="169A821F" w14:textId="77777777" w:rsidR="001968E2" w:rsidRPr="001968E2" w:rsidRDefault="001968E2">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Những </w:t>
      </w:r>
      <w:proofErr w:type="spellStart"/>
      <w:r w:rsidRPr="001968E2">
        <w:rPr>
          <w:rFonts w:ascii="Times New Roman" w:eastAsia="Times New Roman" w:hAnsi="Times New Roman" w:cs="Times New Roman"/>
          <w:sz w:val="24"/>
          <w:szCs w:val="24"/>
        </w:rPr>
        <w:t>thay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đổi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đang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diễn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trong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trường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w:t>
      </w:r>
    </w:p>
    <w:p w14:paraId="407E9ECD"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nguồn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dữ</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liệu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quan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trọng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nhất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giải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nguồn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nhân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w:t>
      </w:r>
    </w:p>
    <w:p w14:paraId="71D6E4AA"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4.3. </w:t>
      </w:r>
      <w:proofErr w:type="spellStart"/>
      <w:r w:rsidRPr="001968E2">
        <w:rPr>
          <w:rFonts w:ascii="Times New Roman" w:eastAsia="Times New Roman" w:hAnsi="Times New Roman" w:cs="Times New Roman"/>
          <w:b/>
          <w:bCs/>
          <w:kern w:val="36"/>
          <w:sz w:val="48"/>
          <w:szCs w:val="48"/>
        </w:rPr>
        <w:t>Tư</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vấn</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doanh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nghiệp</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không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phải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đích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đến</w:t>
      </w:r>
      <w:proofErr w:type="spellEnd"/>
    </w:p>
    <w:p w14:paraId="5C0F31F0"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Trong </w:t>
      </w:r>
      <w:proofErr w:type="spellStart"/>
      <w:r w:rsidRPr="001968E2">
        <w:rPr>
          <w:rFonts w:ascii="Times New Roman" w:eastAsia="Times New Roman" w:hAnsi="Times New Roman" w:cs="Times New Roman"/>
          <w:sz w:val="24"/>
          <w:szCs w:val="24"/>
        </w:rPr>
        <w:t>giai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đoạn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khởi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bước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tiên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w:t>
      </w:r>
    </w:p>
    <w:p w14:paraId="4DFB987B"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Thông qua </w:t>
      </w: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hội</w:t>
      </w:r>
      <w:proofErr w:type="spellEnd"/>
      <w:r w:rsidRPr="001968E2">
        <w:rPr>
          <w:rFonts w:ascii="Times New Roman" w:eastAsia="Times New Roman" w:hAnsi="Times New Roman" w:cs="Times New Roman"/>
          <w:sz w:val="24"/>
          <w:szCs w:val="24"/>
        </w:rPr>
        <w:t>:</w:t>
      </w:r>
    </w:p>
    <w:p w14:paraId="48158DC9" w14:textId="77777777" w:rsidR="001968E2" w:rsidRPr="001968E2" w:rsidRDefault="001968E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sâu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về</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w:t>
      </w:r>
    </w:p>
    <w:p w14:paraId="7DED2F75" w14:textId="77777777" w:rsidR="001968E2" w:rsidRPr="001968E2" w:rsidRDefault="001968E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Chuẩn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w:t>
      </w:r>
    </w:p>
    <w:p w14:paraId="0F429ABC" w14:textId="77777777" w:rsidR="001968E2" w:rsidRPr="001968E2" w:rsidRDefault="001968E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Xác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định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khoảng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giữa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yêu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w:t>
      </w:r>
    </w:p>
    <w:p w14:paraId="0936E243" w14:textId="77777777" w:rsidR="001968E2" w:rsidRPr="001968E2" w:rsidRDefault="001968E2">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Kiểm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chứng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trong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w:t>
      </w:r>
    </w:p>
    <w:p w14:paraId="1992CE27"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Những </w:t>
      </w:r>
      <w:proofErr w:type="spellStart"/>
      <w:r w:rsidRPr="001968E2">
        <w:rPr>
          <w:rFonts w:ascii="Times New Roman" w:eastAsia="Times New Roman" w:hAnsi="Times New Roman" w:cs="Times New Roman"/>
          <w:sz w:val="24"/>
          <w:szCs w:val="24"/>
        </w:rPr>
        <w:t>kết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chỉ</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mang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lại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còn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từng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bước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hoàn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tích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lũy</w:t>
      </w:r>
      <w:proofErr w:type="spellEnd"/>
      <w:r w:rsidRPr="001968E2">
        <w:rPr>
          <w:rFonts w:ascii="Times New Roman" w:eastAsia="Times New Roman" w:hAnsi="Times New Roman" w:cs="Times New Roman"/>
          <w:sz w:val="24"/>
          <w:szCs w:val="24"/>
        </w:rPr>
        <w:t xml:space="preserve"> tri </w:t>
      </w:r>
      <w:proofErr w:type="spellStart"/>
      <w:r w:rsidRPr="001968E2">
        <w:rPr>
          <w:rFonts w:ascii="Times New Roman" w:eastAsia="Times New Roman" w:hAnsi="Times New Roman" w:cs="Times New Roman"/>
          <w:sz w:val="24"/>
          <w:szCs w:val="24"/>
        </w:rPr>
        <w:t>thức</w:t>
      </w:r>
      <w:proofErr w:type="spellEnd"/>
      <w:r w:rsidRPr="001968E2">
        <w:rPr>
          <w:rFonts w:ascii="Times New Roman" w:eastAsia="Times New Roman" w:hAnsi="Times New Roman" w:cs="Times New Roman"/>
          <w:sz w:val="24"/>
          <w:szCs w:val="24"/>
        </w:rPr>
        <w:t>.</w:t>
      </w:r>
    </w:p>
    <w:p w14:paraId="2FFB6F48"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Hoạt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vì</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vậy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phải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mục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tiêu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cuối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cùng</w:t>
      </w:r>
      <w:proofErr w:type="spellEnd"/>
      <w:r w:rsidRPr="001968E2">
        <w:rPr>
          <w:rFonts w:ascii="Times New Roman" w:eastAsia="Times New Roman" w:hAnsi="Times New Roman" w:cs="Times New Roman"/>
          <w:sz w:val="24"/>
          <w:szCs w:val="24"/>
        </w:rPr>
        <w:t>.</w:t>
      </w:r>
    </w:p>
    <w:p w14:paraId="12755087"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4.4. M</w:t>
      </w:r>
      <w:proofErr w:type="spellStart"/>
      <w:r w:rsidRPr="001968E2">
        <w:rPr>
          <w:rFonts w:ascii="Times New Roman" w:eastAsia="Times New Roman" w:hAnsi="Times New Roman" w:cs="Times New Roman"/>
          <w:b/>
          <w:bCs/>
          <w:kern w:val="36"/>
          <w:sz w:val="48"/>
          <w:szCs w:val="48"/>
        </w:rPr>
        <w:t>ỗi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dự</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án</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đều</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tạo</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ra</w:t>
      </w:r>
      <w:proofErr w:type="spellEnd"/>
      <w:r w:rsidRPr="001968E2">
        <w:rPr>
          <w:rFonts w:ascii="Times New Roman" w:eastAsia="Times New Roman" w:hAnsi="Times New Roman" w:cs="Times New Roman"/>
          <w:b/>
          <w:bCs/>
          <w:kern w:val="36"/>
          <w:sz w:val="48"/>
          <w:szCs w:val="48"/>
        </w:rPr>
        <w:t xml:space="preserve"> tri </w:t>
      </w:r>
      <w:proofErr w:type="spellStart"/>
      <w:r w:rsidRPr="001968E2">
        <w:rPr>
          <w:rFonts w:ascii="Times New Roman" w:eastAsia="Times New Roman" w:hAnsi="Times New Roman" w:cs="Times New Roman"/>
          <w:b/>
          <w:bCs/>
          <w:kern w:val="36"/>
          <w:sz w:val="48"/>
          <w:szCs w:val="48"/>
        </w:rPr>
        <w:t>thức</w:t>
      </w:r>
      <w:proofErr w:type="spellEnd"/>
    </w:p>
    <w:p w14:paraId="399F10BA"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THUCHOCVN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coi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thúc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hoàn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hợp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đồng</w:t>
      </w:r>
      <w:proofErr w:type="spellEnd"/>
      <w:r w:rsidRPr="001968E2">
        <w:rPr>
          <w:rFonts w:ascii="Times New Roman" w:eastAsia="Times New Roman" w:hAnsi="Times New Roman" w:cs="Times New Roman"/>
          <w:sz w:val="24"/>
          <w:szCs w:val="24"/>
        </w:rPr>
        <w:t>.</w:t>
      </w:r>
    </w:p>
    <w:p w14:paraId="26518690"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Sau </w:t>
      </w: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luôn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đặt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câu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hỏi</w:t>
      </w:r>
      <w:proofErr w:type="spellEnd"/>
      <w:r w:rsidRPr="001968E2">
        <w:rPr>
          <w:rFonts w:ascii="Times New Roman" w:eastAsia="Times New Roman" w:hAnsi="Times New Roman" w:cs="Times New Roman"/>
          <w:sz w:val="24"/>
          <w:szCs w:val="24"/>
        </w:rPr>
        <w:t>:</w:t>
      </w:r>
    </w:p>
    <w:p w14:paraId="20A417BC" w14:textId="77777777" w:rsidR="001968E2" w:rsidRPr="001968E2" w:rsidRDefault="001968E2">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Doanh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giải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quyết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đề</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gì</w:t>
      </w:r>
      <w:proofErr w:type="spellEnd"/>
      <w:r w:rsidRPr="001968E2">
        <w:rPr>
          <w:rFonts w:ascii="Times New Roman" w:eastAsia="Times New Roman" w:hAnsi="Times New Roman" w:cs="Times New Roman"/>
          <w:sz w:val="24"/>
          <w:szCs w:val="24"/>
        </w:rPr>
        <w:t>?</w:t>
      </w:r>
    </w:p>
    <w:p w14:paraId="522F3D78" w14:textId="77777777" w:rsidR="001968E2" w:rsidRPr="001968E2" w:rsidRDefault="001968E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gì</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này</w:t>
      </w:r>
      <w:proofErr w:type="spellEnd"/>
      <w:r w:rsidRPr="001968E2">
        <w:rPr>
          <w:rFonts w:ascii="Times New Roman" w:eastAsia="Times New Roman" w:hAnsi="Times New Roman" w:cs="Times New Roman"/>
          <w:sz w:val="24"/>
          <w:szCs w:val="24"/>
        </w:rPr>
        <w:t>?</w:t>
      </w:r>
    </w:p>
    <w:p w14:paraId="79560AF1" w14:textId="77777777" w:rsidR="001968E2" w:rsidRPr="001968E2" w:rsidRDefault="001968E2">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Bài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dụng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khác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thế</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w:t>
      </w:r>
    </w:p>
    <w:p w14:paraId="74EEC465"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những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câu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sẽ</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chuyển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thành</w:t>
      </w:r>
      <w:proofErr w:type="spellEnd"/>
      <w:r w:rsidRPr="001968E2">
        <w:rPr>
          <w:rFonts w:ascii="Times New Roman" w:eastAsia="Times New Roman" w:hAnsi="Times New Roman" w:cs="Times New Roman"/>
          <w:sz w:val="24"/>
          <w:szCs w:val="24"/>
        </w:rPr>
        <w:t>:</w:t>
      </w:r>
    </w:p>
    <w:p w14:paraId="06F158D8" w14:textId="77777777" w:rsidR="001968E2" w:rsidRPr="001968E2" w:rsidRDefault="001968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Case Study.</w:t>
      </w:r>
    </w:p>
    <w:p w14:paraId="73EA1D93" w14:textId="77777777" w:rsidR="001968E2" w:rsidRPr="001968E2" w:rsidRDefault="001968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Quy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khai</w:t>
      </w:r>
      <w:proofErr w:type="spellEnd"/>
      <w:r w:rsidRPr="001968E2">
        <w:rPr>
          <w:rFonts w:ascii="Times New Roman" w:eastAsia="Times New Roman" w:hAnsi="Times New Roman" w:cs="Times New Roman"/>
          <w:sz w:val="24"/>
          <w:szCs w:val="24"/>
        </w:rPr>
        <w:t>.</w:t>
      </w:r>
    </w:p>
    <w:p w14:paraId="777D78B3" w14:textId="77777777" w:rsidR="001968E2" w:rsidRPr="001968E2" w:rsidRDefault="001968E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Biểu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mẫu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chuẩn</w:t>
      </w:r>
      <w:proofErr w:type="spellEnd"/>
      <w:r w:rsidRPr="001968E2">
        <w:rPr>
          <w:rFonts w:ascii="Times New Roman" w:eastAsia="Times New Roman" w:hAnsi="Times New Roman" w:cs="Times New Roman"/>
          <w:sz w:val="24"/>
          <w:szCs w:val="24"/>
        </w:rPr>
        <w:t>.</w:t>
      </w:r>
    </w:p>
    <w:p w14:paraId="238C653D" w14:textId="77777777" w:rsidR="001968E2" w:rsidRPr="001968E2" w:rsidRDefault="001968E2">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Kinh </w:t>
      </w:r>
      <w:proofErr w:type="spellStart"/>
      <w:r w:rsidRPr="001968E2">
        <w:rPr>
          <w:rFonts w:ascii="Times New Roman" w:eastAsia="Times New Roman" w:hAnsi="Times New Roman" w:cs="Times New Roman"/>
          <w:sz w:val="24"/>
          <w:szCs w:val="24"/>
        </w:rPr>
        <w:t>nghiệm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tiễn</w:t>
      </w:r>
      <w:proofErr w:type="spellEnd"/>
      <w:r w:rsidRPr="001968E2">
        <w:rPr>
          <w:rFonts w:ascii="Times New Roman" w:eastAsia="Times New Roman" w:hAnsi="Times New Roman" w:cs="Times New Roman"/>
          <w:sz w:val="24"/>
          <w:szCs w:val="24"/>
        </w:rPr>
        <w:t>.</w:t>
      </w:r>
    </w:p>
    <w:p w14:paraId="5C149286" w14:textId="77777777" w:rsidR="001968E2" w:rsidRPr="001968E2" w:rsidRDefault="001968E2">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Kiến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thức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phục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vụ</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tiếp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theo.</w:t>
      </w:r>
      <w:proofErr w:type="spellEnd"/>
    </w:p>
    <w:p w14:paraId="1C4615D1"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lastRenderedPageBreak/>
        <w:t xml:space="preserve">Tri </w:t>
      </w:r>
      <w:proofErr w:type="spellStart"/>
      <w:r w:rsidRPr="001968E2">
        <w:rPr>
          <w:rFonts w:ascii="Times New Roman" w:eastAsia="Times New Roman" w:hAnsi="Times New Roman" w:cs="Times New Roman"/>
          <w:sz w:val="24"/>
          <w:szCs w:val="24"/>
        </w:rPr>
        <w:t>thức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tích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lũy</w:t>
      </w:r>
      <w:proofErr w:type="spellEnd"/>
      <w:r w:rsidRPr="001968E2">
        <w:rPr>
          <w:rFonts w:ascii="Times New Roman" w:eastAsia="Times New Roman" w:hAnsi="Times New Roman" w:cs="Times New Roman"/>
          <w:sz w:val="24"/>
          <w:szCs w:val="24"/>
        </w:rPr>
        <w:t xml:space="preserve"> qua </w:t>
      </w:r>
      <w:proofErr w:type="spellStart"/>
      <w:r w:rsidRPr="001968E2">
        <w:rPr>
          <w:rFonts w:ascii="Times New Roman" w:eastAsia="Times New Roman" w:hAnsi="Times New Roman" w:cs="Times New Roman"/>
          <w:sz w:val="24"/>
          <w:szCs w:val="24"/>
        </w:rPr>
        <w:t>từng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chính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tài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sản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quan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trọng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nhất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THUCHOCVN.</w:t>
      </w:r>
    </w:p>
    <w:p w14:paraId="2305998D"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4.5. </w:t>
      </w:r>
      <w:proofErr w:type="spellStart"/>
      <w:r w:rsidRPr="001968E2">
        <w:rPr>
          <w:rFonts w:ascii="Times New Roman" w:eastAsia="Times New Roman" w:hAnsi="Times New Roman" w:cs="Times New Roman"/>
          <w:b/>
          <w:bCs/>
          <w:kern w:val="36"/>
          <w:sz w:val="48"/>
          <w:szCs w:val="48"/>
        </w:rPr>
        <w:t>Từ</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doanh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nghiệp</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đến</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người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học</w:t>
      </w:r>
      <w:proofErr w:type="spellEnd"/>
    </w:p>
    <w:p w14:paraId="28E07D7B"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Điều</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hướng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dừng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lại</w:t>
      </w:r>
      <w:proofErr w:type="spellEnd"/>
      <w:r w:rsidRPr="001968E2">
        <w:rPr>
          <w:rFonts w:ascii="Times New Roman" w:eastAsia="Times New Roman" w:hAnsi="Times New Roman" w:cs="Times New Roman"/>
          <w:sz w:val="24"/>
          <w:szCs w:val="24"/>
        </w:rPr>
        <w:t xml:space="preserve"> ở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hiệu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hơn</w:t>
      </w:r>
      <w:proofErr w:type="spellEnd"/>
      <w:r w:rsidRPr="001968E2">
        <w:rPr>
          <w:rFonts w:ascii="Times New Roman" w:eastAsia="Times New Roman" w:hAnsi="Times New Roman" w:cs="Times New Roman"/>
          <w:sz w:val="24"/>
          <w:szCs w:val="24"/>
        </w:rPr>
        <w:t>.</w:t>
      </w:r>
    </w:p>
    <w:p w14:paraId="473AA78F"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quan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trọng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biến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những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biết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sở</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hỗ</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w:t>
      </w:r>
    </w:p>
    <w:p w14:paraId="303AE48E"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Khi </w:t>
      </w:r>
      <w:proofErr w:type="spellStart"/>
      <w:r w:rsidRPr="001968E2">
        <w:rPr>
          <w:rFonts w:ascii="Times New Roman" w:eastAsia="Times New Roman" w:hAnsi="Times New Roman" w:cs="Times New Roman"/>
          <w:sz w:val="24"/>
          <w:szCs w:val="24"/>
        </w:rPr>
        <w:t>hiểu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rõ</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gì</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góp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những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câu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hỏi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quan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trọng</w:t>
      </w:r>
      <w:proofErr w:type="spellEnd"/>
      <w:r w:rsidRPr="001968E2">
        <w:rPr>
          <w:rFonts w:ascii="Times New Roman" w:eastAsia="Times New Roman" w:hAnsi="Times New Roman" w:cs="Times New Roman"/>
          <w:sz w:val="24"/>
          <w:szCs w:val="24"/>
        </w:rPr>
        <w:t>:</w:t>
      </w:r>
    </w:p>
    <w:p w14:paraId="5E5ED9A0" w14:textId="77777777" w:rsidR="001968E2" w:rsidRPr="001968E2" w:rsidRDefault="001968E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chuẩn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những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năng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w:t>
      </w:r>
    </w:p>
    <w:p w14:paraId="77CFB83F" w14:textId="77777777" w:rsidR="001968E2" w:rsidRPr="001968E2" w:rsidRDefault="001968E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Người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lao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thêm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điều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gì</w:t>
      </w:r>
      <w:proofErr w:type="spellEnd"/>
      <w:r w:rsidRPr="001968E2">
        <w:rPr>
          <w:rFonts w:ascii="Times New Roman" w:eastAsia="Times New Roman" w:hAnsi="Times New Roman" w:cs="Times New Roman"/>
          <w:sz w:val="24"/>
          <w:szCs w:val="24"/>
        </w:rPr>
        <w:t>?</w:t>
      </w:r>
    </w:p>
    <w:p w14:paraId="76DC4304" w14:textId="77777777" w:rsidR="001968E2" w:rsidRPr="001968E2" w:rsidRDefault="001968E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sở</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cập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nhật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nội</w:t>
      </w:r>
      <w:proofErr w:type="spellEnd"/>
      <w:r w:rsidRPr="001968E2">
        <w:rPr>
          <w:rFonts w:ascii="Times New Roman" w:eastAsia="Times New Roman" w:hAnsi="Times New Roman" w:cs="Times New Roman"/>
          <w:sz w:val="24"/>
          <w:szCs w:val="24"/>
        </w:rPr>
        <w:t xml:space="preserve"> dung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w:t>
      </w:r>
    </w:p>
    <w:p w14:paraId="7B03F3A6" w14:textId="77777777" w:rsidR="001968E2" w:rsidRPr="001968E2" w:rsidRDefault="001968E2">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Làm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thế</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trình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gắn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hơn</w:t>
      </w:r>
      <w:proofErr w:type="spellEnd"/>
      <w:r w:rsidRPr="001968E2">
        <w:rPr>
          <w:rFonts w:ascii="Times New Roman" w:eastAsia="Times New Roman" w:hAnsi="Times New Roman" w:cs="Times New Roman"/>
          <w:sz w:val="24"/>
          <w:szCs w:val="24"/>
        </w:rPr>
        <w:t>?</w:t>
      </w:r>
    </w:p>
    <w:p w14:paraId="61A7299A"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cách</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kết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dục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làm</w:t>
      </w:r>
      <w:proofErr w:type="spellEnd"/>
      <w:r w:rsidRPr="001968E2">
        <w:rPr>
          <w:rFonts w:ascii="Times New Roman" w:eastAsia="Times New Roman" w:hAnsi="Times New Roman" w:cs="Times New Roman"/>
          <w:sz w:val="24"/>
          <w:szCs w:val="24"/>
        </w:rPr>
        <w:t>.</w:t>
      </w:r>
    </w:p>
    <w:p w14:paraId="7DF200C0"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4.6. </w:t>
      </w:r>
      <w:proofErr w:type="spellStart"/>
      <w:r w:rsidRPr="001968E2">
        <w:rPr>
          <w:rFonts w:ascii="Times New Roman" w:eastAsia="Times New Roman" w:hAnsi="Times New Roman" w:cs="Times New Roman"/>
          <w:b/>
          <w:bCs/>
          <w:kern w:val="36"/>
          <w:sz w:val="48"/>
          <w:szCs w:val="48"/>
        </w:rPr>
        <w:t>Hành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trình</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phát</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triển</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của</w:t>
      </w:r>
      <w:proofErr w:type="spellEnd"/>
      <w:r w:rsidRPr="001968E2">
        <w:rPr>
          <w:rFonts w:ascii="Times New Roman" w:eastAsia="Times New Roman" w:hAnsi="Times New Roman" w:cs="Times New Roman"/>
          <w:b/>
          <w:bCs/>
          <w:kern w:val="36"/>
          <w:sz w:val="48"/>
          <w:szCs w:val="48"/>
        </w:rPr>
        <w:t xml:space="preserve"> THUCHOCVN</w:t>
      </w:r>
    </w:p>
    <w:p w14:paraId="4813C0B5"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THUCHOCVN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tất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ngay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w:t>
      </w:r>
    </w:p>
    <w:p w14:paraId="38D4BC71"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chọn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theo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đoạn</w:t>
      </w:r>
      <w:proofErr w:type="spellEnd"/>
      <w:r w:rsidRPr="001968E2">
        <w:rPr>
          <w:rFonts w:ascii="Times New Roman" w:eastAsia="Times New Roman" w:hAnsi="Times New Roman" w:cs="Times New Roman"/>
          <w:sz w:val="24"/>
          <w:szCs w:val="24"/>
        </w:rPr>
        <w:t>.</w:t>
      </w:r>
    </w:p>
    <w:p w14:paraId="544E08FA"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 xml:space="preserve">Giai </w:t>
      </w:r>
      <w:proofErr w:type="spellStart"/>
      <w:r w:rsidRPr="001968E2">
        <w:rPr>
          <w:rFonts w:ascii="Courier New" w:eastAsia="Times New Roman" w:hAnsi="Courier New" w:cs="Courier New"/>
          <w:sz w:val="20"/>
          <w:szCs w:val="20"/>
        </w:rPr>
        <w:t>đoạn</w:t>
      </w:r>
      <w:proofErr w:type="spellEnd"/>
      <w:r w:rsidRPr="001968E2">
        <w:rPr>
          <w:rFonts w:ascii="Courier New" w:eastAsia="Times New Roman" w:hAnsi="Courier New" w:cs="Courier New"/>
          <w:sz w:val="20"/>
          <w:szCs w:val="20"/>
        </w:rPr>
        <w:t xml:space="preserve"> 1</w:t>
      </w:r>
    </w:p>
    <w:p w14:paraId="50BB3510"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8EF8346"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Đồng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hành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cùng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doanh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nghiệp</w:t>
      </w:r>
      <w:proofErr w:type="spellEnd"/>
    </w:p>
    <w:p w14:paraId="578BF3D0"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F15552B"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60712DF5"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0FCF9F3"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 xml:space="preserve">Giai </w:t>
      </w:r>
      <w:proofErr w:type="spellStart"/>
      <w:r w:rsidRPr="001968E2">
        <w:rPr>
          <w:rFonts w:ascii="Courier New" w:eastAsia="Times New Roman" w:hAnsi="Courier New" w:cs="Courier New"/>
          <w:sz w:val="20"/>
          <w:szCs w:val="20"/>
        </w:rPr>
        <w:t>đoạn</w:t>
      </w:r>
      <w:proofErr w:type="spellEnd"/>
      <w:r w:rsidRPr="001968E2">
        <w:rPr>
          <w:rFonts w:ascii="Courier New" w:eastAsia="Times New Roman" w:hAnsi="Courier New" w:cs="Courier New"/>
          <w:sz w:val="20"/>
          <w:szCs w:val="20"/>
        </w:rPr>
        <w:t xml:space="preserve"> 2</w:t>
      </w:r>
    </w:p>
    <w:p w14:paraId="340DD956"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2578E0A"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Chuẩn</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hóa</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phương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pháp</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và</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khung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năng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lực</w:t>
      </w:r>
      <w:proofErr w:type="spellEnd"/>
    </w:p>
    <w:p w14:paraId="43F0C849"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7406A45"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4D39930F"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4CB96EB"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 xml:space="preserve">Giai </w:t>
      </w:r>
      <w:proofErr w:type="spellStart"/>
      <w:r w:rsidRPr="001968E2">
        <w:rPr>
          <w:rFonts w:ascii="Courier New" w:eastAsia="Times New Roman" w:hAnsi="Courier New" w:cs="Courier New"/>
          <w:sz w:val="20"/>
          <w:szCs w:val="20"/>
        </w:rPr>
        <w:t>đoạn</w:t>
      </w:r>
      <w:proofErr w:type="spellEnd"/>
      <w:r w:rsidRPr="001968E2">
        <w:rPr>
          <w:rFonts w:ascii="Courier New" w:eastAsia="Times New Roman" w:hAnsi="Courier New" w:cs="Courier New"/>
          <w:sz w:val="20"/>
          <w:szCs w:val="20"/>
        </w:rPr>
        <w:t xml:space="preserve"> 3</w:t>
      </w:r>
    </w:p>
    <w:p w14:paraId="01698181"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99D3F5"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Đồng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hành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cùng</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người</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học</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và</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người</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lao</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động</w:t>
      </w:r>
      <w:proofErr w:type="spellEnd"/>
    </w:p>
    <w:p w14:paraId="73652A47"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B13EE04"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169ECBA0"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4F66721"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 xml:space="preserve">Giai </w:t>
      </w:r>
      <w:proofErr w:type="spellStart"/>
      <w:r w:rsidRPr="001968E2">
        <w:rPr>
          <w:rFonts w:ascii="Courier New" w:eastAsia="Times New Roman" w:hAnsi="Courier New" w:cs="Courier New"/>
          <w:sz w:val="20"/>
          <w:szCs w:val="20"/>
        </w:rPr>
        <w:t>đoạn</w:t>
      </w:r>
      <w:proofErr w:type="spellEnd"/>
      <w:r w:rsidRPr="001968E2">
        <w:rPr>
          <w:rFonts w:ascii="Courier New" w:eastAsia="Times New Roman" w:hAnsi="Courier New" w:cs="Courier New"/>
          <w:sz w:val="20"/>
          <w:szCs w:val="20"/>
        </w:rPr>
        <w:t xml:space="preserve"> 4</w:t>
      </w:r>
    </w:p>
    <w:p w14:paraId="5BDF4B0E"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4F51C6"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Kết</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nối</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doanh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nghiệp</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đào</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tạo</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và</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việc</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làm</w:t>
      </w:r>
      <w:proofErr w:type="spellEnd"/>
    </w:p>
    <w:p w14:paraId="1E00CBCF"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97847D"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w:t>
      </w:r>
    </w:p>
    <w:p w14:paraId="12C28368"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B37F802"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968E2">
        <w:rPr>
          <w:rFonts w:ascii="Courier New" w:eastAsia="Times New Roman" w:hAnsi="Courier New" w:cs="Courier New"/>
          <w:sz w:val="20"/>
          <w:szCs w:val="20"/>
        </w:rPr>
        <w:t xml:space="preserve">Giai </w:t>
      </w:r>
      <w:proofErr w:type="spellStart"/>
      <w:r w:rsidRPr="001968E2">
        <w:rPr>
          <w:rFonts w:ascii="Courier New" w:eastAsia="Times New Roman" w:hAnsi="Courier New" w:cs="Courier New"/>
          <w:sz w:val="20"/>
          <w:szCs w:val="20"/>
        </w:rPr>
        <w:t>đoạn</w:t>
      </w:r>
      <w:proofErr w:type="spellEnd"/>
      <w:r w:rsidRPr="001968E2">
        <w:rPr>
          <w:rFonts w:ascii="Courier New" w:eastAsia="Times New Roman" w:hAnsi="Courier New" w:cs="Courier New"/>
          <w:sz w:val="20"/>
          <w:szCs w:val="20"/>
        </w:rPr>
        <w:t xml:space="preserve"> 5</w:t>
      </w:r>
    </w:p>
    <w:p w14:paraId="3D324CA7"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DB37A09" w14:textId="77777777" w:rsidR="001968E2" w:rsidRPr="001968E2" w:rsidRDefault="001968E2" w:rsidP="001968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1968E2">
        <w:rPr>
          <w:rFonts w:ascii="Courier New" w:eastAsia="Times New Roman" w:hAnsi="Courier New" w:cs="Courier New"/>
          <w:sz w:val="20"/>
          <w:szCs w:val="20"/>
        </w:rPr>
        <w:t>Góp</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phần</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hình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thành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hệ</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sinh</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thái</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phát</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triển</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nguồn</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nhân</w:t>
      </w:r>
      <w:proofErr w:type="spellEnd"/>
      <w:r w:rsidRPr="001968E2">
        <w:rPr>
          <w:rFonts w:ascii="Courier New" w:eastAsia="Times New Roman" w:hAnsi="Courier New" w:cs="Courier New"/>
          <w:sz w:val="20"/>
          <w:szCs w:val="20"/>
        </w:rPr>
        <w:t xml:space="preserve"> </w:t>
      </w:r>
      <w:proofErr w:type="spellStart"/>
      <w:r w:rsidRPr="001968E2">
        <w:rPr>
          <w:rFonts w:ascii="Courier New" w:eastAsia="Times New Roman" w:hAnsi="Courier New" w:cs="Courier New"/>
          <w:sz w:val="20"/>
          <w:szCs w:val="20"/>
        </w:rPr>
        <w:t>lực</w:t>
      </w:r>
      <w:proofErr w:type="spellEnd"/>
    </w:p>
    <w:p w14:paraId="795D7D2A"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đoạn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đều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kế</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thừa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quả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của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giai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đoạn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trước</w:t>
      </w:r>
      <w:proofErr w:type="spellEnd"/>
      <w:r w:rsidRPr="001968E2">
        <w:rPr>
          <w:rFonts w:ascii="Times New Roman" w:eastAsia="Times New Roman" w:hAnsi="Times New Roman" w:cs="Times New Roman"/>
          <w:sz w:val="24"/>
          <w:szCs w:val="24"/>
        </w:rPr>
        <w:t>.</w:t>
      </w:r>
    </w:p>
    <w:p w14:paraId="1297A28E"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mở</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nền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tảng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chưa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đủ</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vững</w:t>
      </w:r>
      <w:proofErr w:type="spellEnd"/>
      <w:r w:rsidRPr="001968E2">
        <w:rPr>
          <w:rFonts w:ascii="Times New Roman" w:eastAsia="Times New Roman" w:hAnsi="Times New Roman" w:cs="Times New Roman"/>
          <w:sz w:val="24"/>
          <w:szCs w:val="24"/>
        </w:rPr>
        <w:t>.</w:t>
      </w:r>
    </w:p>
    <w:p w14:paraId="6D797FA7"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968E2">
        <w:rPr>
          <w:rFonts w:ascii="Times New Roman" w:eastAsia="Times New Roman" w:hAnsi="Times New Roman" w:cs="Times New Roman"/>
          <w:b/>
          <w:bCs/>
          <w:kern w:val="36"/>
          <w:sz w:val="48"/>
          <w:szCs w:val="48"/>
        </w:rPr>
        <w:t xml:space="preserve">4.7. </w:t>
      </w:r>
      <w:proofErr w:type="spellStart"/>
      <w:r w:rsidRPr="001968E2">
        <w:rPr>
          <w:rFonts w:ascii="Times New Roman" w:eastAsia="Times New Roman" w:hAnsi="Times New Roman" w:cs="Times New Roman"/>
          <w:b/>
          <w:bCs/>
          <w:kern w:val="36"/>
          <w:sz w:val="48"/>
          <w:szCs w:val="48"/>
        </w:rPr>
        <w:t>Điều</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chúng</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tôi</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lựa</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chọn</w:t>
      </w:r>
      <w:proofErr w:type="spellEnd"/>
    </w:p>
    <w:p w14:paraId="69231171"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THUCHOCVN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chạy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theo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thật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nhanh</w:t>
      </w:r>
      <w:proofErr w:type="spellEnd"/>
      <w:r w:rsidRPr="001968E2">
        <w:rPr>
          <w:rFonts w:ascii="Times New Roman" w:eastAsia="Times New Roman" w:hAnsi="Times New Roman" w:cs="Times New Roman"/>
          <w:sz w:val="24"/>
          <w:szCs w:val="24"/>
        </w:rPr>
        <w:t>.</w:t>
      </w:r>
    </w:p>
    <w:p w14:paraId="01610BEC"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Chúng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tôi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chọn</w:t>
      </w:r>
      <w:proofErr w:type="spellEnd"/>
      <w:r w:rsidRPr="001968E2">
        <w:rPr>
          <w:rFonts w:ascii="Times New Roman" w:eastAsia="Times New Roman" w:hAnsi="Times New Roman" w:cs="Times New Roman"/>
          <w:sz w:val="24"/>
          <w:szCs w:val="24"/>
        </w:rPr>
        <w:t>:</w:t>
      </w:r>
    </w:p>
    <w:p w14:paraId="0313177B" w14:textId="77777777" w:rsidR="001968E2" w:rsidRPr="001968E2" w:rsidRDefault="001968E2">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những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đề</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cụ</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thể</w:t>
      </w:r>
      <w:proofErr w:type="spellEnd"/>
      <w:r w:rsidRPr="001968E2">
        <w:rPr>
          <w:rFonts w:ascii="Times New Roman" w:eastAsia="Times New Roman" w:hAnsi="Times New Roman" w:cs="Times New Roman"/>
          <w:sz w:val="24"/>
          <w:szCs w:val="24"/>
        </w:rPr>
        <w:t>.</w:t>
      </w:r>
    </w:p>
    <w:p w14:paraId="0E788CC0" w14:textId="77777777" w:rsidR="001968E2" w:rsidRPr="001968E2" w:rsidRDefault="001968E2">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Kiểm</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chứng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tế</w:t>
      </w:r>
      <w:proofErr w:type="spellEnd"/>
      <w:r w:rsidRPr="001968E2">
        <w:rPr>
          <w:rFonts w:ascii="Times New Roman" w:eastAsia="Times New Roman" w:hAnsi="Times New Roman" w:cs="Times New Roman"/>
          <w:sz w:val="24"/>
          <w:szCs w:val="24"/>
        </w:rPr>
        <w:t>.</w:t>
      </w:r>
    </w:p>
    <w:p w14:paraId="41BC502A" w14:textId="77777777" w:rsidR="001968E2" w:rsidRPr="001968E2" w:rsidRDefault="001968E2">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Chuẩn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thành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w:t>
      </w:r>
    </w:p>
    <w:p w14:paraId="705C4577" w14:textId="77777777" w:rsidR="001968E2" w:rsidRPr="001968E2" w:rsidRDefault="001968E2">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Từng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bước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xây</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hệ</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thống</w:t>
      </w:r>
      <w:proofErr w:type="spellEnd"/>
      <w:r w:rsidRPr="001968E2">
        <w:rPr>
          <w:rFonts w:ascii="Times New Roman" w:eastAsia="Times New Roman" w:hAnsi="Times New Roman" w:cs="Times New Roman"/>
          <w:sz w:val="24"/>
          <w:szCs w:val="24"/>
        </w:rPr>
        <w:t>.</w:t>
      </w:r>
    </w:p>
    <w:p w14:paraId="1EE1E576" w14:textId="77777777" w:rsidR="001968E2" w:rsidRPr="001968E2" w:rsidRDefault="001968E2">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Mở</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rộng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đã</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giá</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trị</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rõ</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ràng</w:t>
      </w:r>
      <w:proofErr w:type="spellEnd"/>
      <w:r w:rsidRPr="001968E2">
        <w:rPr>
          <w:rFonts w:ascii="Times New Roman" w:eastAsia="Times New Roman" w:hAnsi="Times New Roman" w:cs="Times New Roman"/>
          <w:sz w:val="24"/>
          <w:szCs w:val="24"/>
        </w:rPr>
        <w:t>.</w:t>
      </w:r>
    </w:p>
    <w:p w14:paraId="5B2CA3D3"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con </w:t>
      </w:r>
      <w:proofErr w:type="spellStart"/>
      <w:r w:rsidRPr="001968E2">
        <w:rPr>
          <w:rFonts w:ascii="Times New Roman" w:eastAsia="Times New Roman" w:hAnsi="Times New Roman" w:cs="Times New Roman"/>
          <w:sz w:val="24"/>
          <w:szCs w:val="24"/>
        </w:rPr>
        <w:t>đường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phù</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hợp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một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khởi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cũng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để</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bền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vững</w:t>
      </w:r>
      <w:proofErr w:type="spellEnd"/>
      <w:r w:rsidRPr="001968E2">
        <w:rPr>
          <w:rFonts w:ascii="Times New Roman" w:eastAsia="Times New Roman" w:hAnsi="Times New Roman" w:cs="Times New Roman"/>
          <w:sz w:val="24"/>
          <w:szCs w:val="24"/>
        </w:rPr>
        <w:t>.</w:t>
      </w:r>
    </w:p>
    <w:p w14:paraId="3FC734EA" w14:textId="77777777" w:rsidR="001968E2" w:rsidRPr="001968E2" w:rsidRDefault="001968E2" w:rsidP="001968E2">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968E2">
        <w:rPr>
          <w:rFonts w:ascii="Times New Roman" w:eastAsia="Times New Roman" w:hAnsi="Times New Roman" w:cs="Times New Roman"/>
          <w:b/>
          <w:bCs/>
          <w:kern w:val="36"/>
          <w:sz w:val="48"/>
          <w:szCs w:val="48"/>
        </w:rPr>
        <w:t>Tóm</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tắt</w:t>
      </w:r>
      <w:proofErr w:type="spellEnd"/>
      <w:r w:rsidRPr="001968E2">
        <w:rPr>
          <w:rFonts w:ascii="Times New Roman" w:eastAsia="Times New Roman" w:hAnsi="Times New Roman" w:cs="Times New Roman"/>
          <w:b/>
          <w:bCs/>
          <w:kern w:val="36"/>
          <w:sz w:val="48"/>
          <w:szCs w:val="48"/>
        </w:rPr>
        <w:t xml:space="preserve"> </w:t>
      </w:r>
      <w:proofErr w:type="spellStart"/>
      <w:r w:rsidRPr="001968E2">
        <w:rPr>
          <w:rFonts w:ascii="Times New Roman" w:eastAsia="Times New Roman" w:hAnsi="Times New Roman" w:cs="Times New Roman"/>
          <w:b/>
          <w:bCs/>
          <w:kern w:val="36"/>
          <w:sz w:val="48"/>
          <w:szCs w:val="48"/>
        </w:rPr>
        <w:t>chương</w:t>
      </w:r>
      <w:proofErr w:type="spellEnd"/>
    </w:p>
    <w:p w14:paraId="5845C8ED"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r w:rsidRPr="001968E2">
        <w:rPr>
          <w:rFonts w:ascii="Times New Roman" w:eastAsia="Times New Roman" w:hAnsi="Times New Roman" w:cs="Times New Roman"/>
          <w:sz w:val="24"/>
          <w:szCs w:val="24"/>
        </w:rPr>
        <w:t xml:space="preserve">Con </w:t>
      </w:r>
      <w:proofErr w:type="spellStart"/>
      <w:r w:rsidRPr="001968E2">
        <w:rPr>
          <w:rFonts w:ascii="Times New Roman" w:eastAsia="Times New Roman" w:hAnsi="Times New Roman" w:cs="Times New Roman"/>
          <w:sz w:val="24"/>
          <w:szCs w:val="24"/>
        </w:rPr>
        <w:t>đường</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lựa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chọn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bắt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đầu</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từ</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nhưng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không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thúc</w:t>
      </w:r>
      <w:proofErr w:type="spellEnd"/>
      <w:r w:rsidRPr="001968E2">
        <w:rPr>
          <w:rFonts w:ascii="Times New Roman" w:eastAsia="Times New Roman" w:hAnsi="Times New Roman" w:cs="Times New Roman"/>
          <w:sz w:val="24"/>
          <w:szCs w:val="24"/>
        </w:rPr>
        <w:t xml:space="preserve"> ở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w:t>
      </w:r>
    </w:p>
    <w:p w14:paraId="083A16B9"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dự</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án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tư</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vấn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ra</w:t>
      </w:r>
      <w:proofErr w:type="spellEnd"/>
      <w:r w:rsidRPr="001968E2">
        <w:rPr>
          <w:rFonts w:ascii="Times New Roman" w:eastAsia="Times New Roman" w:hAnsi="Times New Roman" w:cs="Times New Roman"/>
          <w:sz w:val="24"/>
          <w:szCs w:val="24"/>
        </w:rPr>
        <w:t xml:space="preserve"> tri </w:t>
      </w:r>
      <w:proofErr w:type="spellStart"/>
      <w:r w:rsidRPr="001968E2">
        <w:rPr>
          <w:rFonts w:ascii="Times New Roman" w:eastAsia="Times New Roman" w:hAnsi="Times New Roman" w:cs="Times New Roman"/>
          <w:sz w:val="24"/>
          <w:szCs w:val="24"/>
        </w:rPr>
        <w:t>thức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bài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học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giúp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hoàn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mỗi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phương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được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chuẩn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sẽ</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góp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phần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kết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nối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doanh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nghiệp</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với</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đào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tạo</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việc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làm</w:t>
      </w:r>
      <w:proofErr w:type="spellEnd"/>
      <w:r w:rsidRPr="001968E2">
        <w:rPr>
          <w:rFonts w:ascii="Times New Roman" w:eastAsia="Times New Roman" w:hAnsi="Times New Roman" w:cs="Times New Roman"/>
          <w:sz w:val="24"/>
          <w:szCs w:val="24"/>
        </w:rPr>
        <w:t>.</w:t>
      </w:r>
    </w:p>
    <w:p w14:paraId="37867CE4" w14:textId="77777777" w:rsidR="001968E2" w:rsidRPr="001968E2" w:rsidRDefault="001968E2" w:rsidP="001968E2">
      <w:pPr>
        <w:spacing w:before="100" w:beforeAutospacing="1" w:after="100" w:afterAutospacing="1" w:line="240" w:lineRule="auto"/>
        <w:rPr>
          <w:rFonts w:ascii="Times New Roman" w:eastAsia="Times New Roman" w:hAnsi="Times New Roman" w:cs="Times New Roman"/>
          <w:sz w:val="24"/>
          <w:szCs w:val="24"/>
        </w:rPr>
      </w:pPr>
      <w:proofErr w:type="spellStart"/>
      <w:r w:rsidRPr="001968E2">
        <w:rPr>
          <w:rFonts w:ascii="Times New Roman" w:eastAsia="Times New Roman" w:hAnsi="Times New Roman" w:cs="Times New Roman"/>
          <w:sz w:val="24"/>
          <w:szCs w:val="24"/>
        </w:rPr>
        <w:t>Đó</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là</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cách</w:t>
      </w:r>
      <w:proofErr w:type="spellEnd"/>
      <w:r w:rsidRPr="001968E2">
        <w:rPr>
          <w:rFonts w:ascii="Times New Roman" w:eastAsia="Times New Roman" w:hAnsi="Times New Roman" w:cs="Times New Roman"/>
          <w:sz w:val="24"/>
          <w:szCs w:val="24"/>
        </w:rPr>
        <w:t xml:space="preserve"> THUCHOCVN </w:t>
      </w:r>
      <w:proofErr w:type="spellStart"/>
      <w:r w:rsidRPr="001968E2">
        <w:rPr>
          <w:rFonts w:ascii="Times New Roman" w:eastAsia="Times New Roman" w:hAnsi="Times New Roman" w:cs="Times New Roman"/>
          <w:sz w:val="24"/>
          <w:szCs w:val="24"/>
        </w:rPr>
        <w:t>từng</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bước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hiện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thực</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hóa</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sứ</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mệnh</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phát</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triển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nguồn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nhân</w:t>
      </w:r>
      <w:proofErr w:type="spellEnd"/>
      <w:r w:rsidRPr="001968E2">
        <w:rPr>
          <w:rFonts w:ascii="Times New Roman" w:eastAsia="Times New Roman" w:hAnsi="Times New Roman" w:cs="Times New Roman"/>
          <w:sz w:val="24"/>
          <w:szCs w:val="24"/>
        </w:rPr>
        <w:t xml:space="preserve"> </w:t>
      </w:r>
      <w:proofErr w:type="spellStart"/>
      <w:r w:rsidRPr="001968E2">
        <w:rPr>
          <w:rFonts w:ascii="Times New Roman" w:eastAsia="Times New Roman" w:hAnsi="Times New Roman" w:cs="Times New Roman"/>
          <w:sz w:val="24"/>
          <w:szCs w:val="24"/>
        </w:rPr>
        <w:t>lực</w:t>
      </w:r>
      <w:proofErr w:type="spellEnd"/>
      <w:r w:rsidRPr="001968E2">
        <w:rPr>
          <w:rFonts w:ascii="Times New Roman" w:eastAsia="Times New Roman" w:hAnsi="Times New Roman" w:cs="Times New Roman"/>
          <w:sz w:val="24"/>
          <w:szCs w:val="24"/>
        </w:rPr>
        <w:t>.</w:t>
      </w:r>
    </w:p>
    <w:p w14:paraId="6647A778" w14:textId="77777777" w:rsidR="001C4A0C" w:rsidRDefault="001C4A0C"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C21D2F2" w14:textId="77777777" w:rsidR="001C4A0C" w:rsidRDefault="001C4A0C">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6D4CBE2B" w14:textId="50C0FCEC"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lastRenderedPageBreak/>
        <w:t>CHƯƠNG 5</w:t>
      </w:r>
    </w:p>
    <w:p w14:paraId="34286551"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TRỌNG TÂM CHIẾN LƯỢC GIAI ĐOẠN KHỞI NGHIỆP</w:t>
      </w:r>
    </w:p>
    <w:p w14:paraId="0CC3AB45"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i/>
          <w:iCs/>
          <w:sz w:val="24"/>
          <w:szCs w:val="24"/>
        </w:rPr>
        <w:t>"</w:t>
      </w:r>
      <w:proofErr w:type="spellStart"/>
      <w:r w:rsidRPr="00831EF5">
        <w:rPr>
          <w:rFonts w:ascii="Times New Roman" w:eastAsia="Times New Roman" w:hAnsi="Times New Roman" w:cs="Times New Roman"/>
          <w:i/>
          <w:iCs/>
          <w:sz w:val="24"/>
          <w:szCs w:val="24"/>
        </w:rPr>
        <w:t>Không</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làm</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nhiều</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việc</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cùng</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lúc</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Làm</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đúng</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việc</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đúng</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thời</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điểm</w:t>
      </w:r>
      <w:proofErr w:type="spellEnd"/>
      <w:r w:rsidRPr="00831EF5">
        <w:rPr>
          <w:rFonts w:ascii="Times New Roman" w:eastAsia="Times New Roman" w:hAnsi="Times New Roman" w:cs="Times New Roman"/>
          <w:i/>
          <w:iCs/>
          <w:sz w:val="24"/>
          <w:szCs w:val="24"/>
        </w:rPr>
        <w:t>."</w:t>
      </w:r>
    </w:p>
    <w:p w14:paraId="70DC08A3"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5.1. </w:t>
      </w:r>
      <w:proofErr w:type="spellStart"/>
      <w:r w:rsidRPr="00831EF5">
        <w:rPr>
          <w:rFonts w:ascii="Times New Roman" w:eastAsia="Times New Roman" w:hAnsi="Times New Roman" w:cs="Times New Roman"/>
          <w:b/>
          <w:bCs/>
          <w:kern w:val="36"/>
          <w:sz w:val="48"/>
          <w:szCs w:val="48"/>
        </w:rPr>
        <w:t>Khởi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nghiệp</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không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phải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làm</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tất</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cả</w:t>
      </w:r>
      <w:proofErr w:type="spellEnd"/>
    </w:p>
    <w:p w14:paraId="44443AD1"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luôn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nguồn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chế</w:t>
      </w:r>
      <w:proofErr w:type="spellEnd"/>
      <w:r w:rsidRPr="00831EF5">
        <w:rPr>
          <w:rFonts w:ascii="Times New Roman" w:eastAsia="Times New Roman" w:hAnsi="Times New Roman" w:cs="Times New Roman"/>
          <w:sz w:val="24"/>
          <w:szCs w:val="24"/>
        </w:rPr>
        <w:t>.</w:t>
      </w:r>
    </w:p>
    <w:p w14:paraId="08914975"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Nguồn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bao </w:t>
      </w:r>
      <w:proofErr w:type="spellStart"/>
      <w:r w:rsidRPr="00831EF5">
        <w:rPr>
          <w:rFonts w:ascii="Times New Roman" w:eastAsia="Times New Roman" w:hAnsi="Times New Roman" w:cs="Times New Roman"/>
          <w:sz w:val="24"/>
          <w:szCs w:val="24"/>
        </w:rPr>
        <w:t>gồm</w:t>
      </w:r>
      <w:proofErr w:type="spellEnd"/>
      <w:r w:rsidRPr="00831EF5">
        <w:rPr>
          <w:rFonts w:ascii="Times New Roman" w:eastAsia="Times New Roman" w:hAnsi="Times New Roman" w:cs="Times New Roman"/>
          <w:sz w:val="24"/>
          <w:szCs w:val="24"/>
        </w:rPr>
        <w:t>:</w:t>
      </w:r>
    </w:p>
    <w:p w14:paraId="48BBC5B3" w14:textId="77777777" w:rsidR="00831EF5" w:rsidRPr="00831EF5" w:rsidRDefault="00831EF5">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Thời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gian</w:t>
      </w:r>
      <w:proofErr w:type="spellEnd"/>
      <w:r w:rsidRPr="00831EF5">
        <w:rPr>
          <w:rFonts w:ascii="Times New Roman" w:eastAsia="Times New Roman" w:hAnsi="Times New Roman" w:cs="Times New Roman"/>
          <w:sz w:val="24"/>
          <w:szCs w:val="24"/>
        </w:rPr>
        <w:t>.</w:t>
      </w:r>
    </w:p>
    <w:p w14:paraId="669C46B5" w14:textId="77777777" w:rsidR="00831EF5" w:rsidRPr="00831EF5" w:rsidRDefault="00831E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Con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w:t>
      </w:r>
    </w:p>
    <w:p w14:paraId="14517010" w14:textId="77777777" w:rsidR="00831EF5" w:rsidRPr="00831EF5" w:rsidRDefault="00831E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Tài </w:t>
      </w:r>
      <w:proofErr w:type="spellStart"/>
      <w:r w:rsidRPr="00831EF5">
        <w:rPr>
          <w:rFonts w:ascii="Times New Roman" w:eastAsia="Times New Roman" w:hAnsi="Times New Roman" w:cs="Times New Roman"/>
          <w:sz w:val="24"/>
          <w:szCs w:val="24"/>
        </w:rPr>
        <w:t>chính</w:t>
      </w:r>
      <w:proofErr w:type="spellEnd"/>
      <w:r w:rsidRPr="00831EF5">
        <w:rPr>
          <w:rFonts w:ascii="Times New Roman" w:eastAsia="Times New Roman" w:hAnsi="Times New Roman" w:cs="Times New Roman"/>
          <w:sz w:val="24"/>
          <w:szCs w:val="24"/>
        </w:rPr>
        <w:t>.</w:t>
      </w:r>
    </w:p>
    <w:p w14:paraId="1344D548" w14:textId="77777777" w:rsidR="00831EF5" w:rsidRPr="00831EF5" w:rsidRDefault="00831E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Công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w:t>
      </w:r>
    </w:p>
    <w:p w14:paraId="52B6D8DD" w14:textId="77777777" w:rsidR="00831EF5" w:rsidRPr="00831EF5" w:rsidRDefault="00831EF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Kinh </w:t>
      </w:r>
      <w:proofErr w:type="spellStart"/>
      <w:r w:rsidRPr="00831EF5">
        <w:rPr>
          <w:rFonts w:ascii="Times New Roman" w:eastAsia="Times New Roman" w:hAnsi="Times New Roman" w:cs="Times New Roman"/>
          <w:sz w:val="24"/>
          <w:szCs w:val="24"/>
        </w:rPr>
        <w:t>nghiệm</w:t>
      </w:r>
      <w:proofErr w:type="spellEnd"/>
      <w:r w:rsidRPr="00831EF5">
        <w:rPr>
          <w:rFonts w:ascii="Times New Roman" w:eastAsia="Times New Roman" w:hAnsi="Times New Roman" w:cs="Times New Roman"/>
          <w:sz w:val="24"/>
          <w:szCs w:val="24"/>
        </w:rPr>
        <w:t>.</w:t>
      </w:r>
    </w:p>
    <w:p w14:paraId="4BAA687B"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Nếu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cố</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vấn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trường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ngay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từ</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dễ</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phân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nguồn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nổi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bật</w:t>
      </w:r>
      <w:proofErr w:type="spellEnd"/>
      <w:r w:rsidRPr="00831EF5">
        <w:rPr>
          <w:rFonts w:ascii="Times New Roman" w:eastAsia="Times New Roman" w:hAnsi="Times New Roman" w:cs="Times New Roman"/>
          <w:sz w:val="24"/>
          <w:szCs w:val="24"/>
        </w:rPr>
        <w:t xml:space="preserve"> ở </w:t>
      </w:r>
      <w:proofErr w:type="spellStart"/>
      <w:r w:rsidRPr="00831EF5">
        <w:rPr>
          <w:rFonts w:ascii="Times New Roman" w:eastAsia="Times New Roman" w:hAnsi="Times New Roman" w:cs="Times New Roman"/>
          <w:sz w:val="24"/>
          <w:szCs w:val="24"/>
        </w:rPr>
        <w:t>bất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lĩnh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w:t>
      </w:r>
    </w:p>
    <w:p w14:paraId="63771A7C"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lựa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chọn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tiếp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cận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khác</w:t>
      </w:r>
      <w:proofErr w:type="spellEnd"/>
      <w:r w:rsidRPr="00831EF5">
        <w:rPr>
          <w:rFonts w:ascii="Times New Roman" w:eastAsia="Times New Roman" w:hAnsi="Times New Roman" w:cs="Times New Roman"/>
          <w:sz w:val="24"/>
          <w:szCs w:val="24"/>
        </w:rPr>
        <w:t>.</w:t>
      </w:r>
    </w:p>
    <w:p w14:paraId="6B400526"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chấp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nhận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bắt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từ</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phạm</w:t>
      </w:r>
      <w:proofErr w:type="spellEnd"/>
      <w:r w:rsidRPr="00831EF5">
        <w:rPr>
          <w:rFonts w:ascii="Times New Roman" w:eastAsia="Times New Roman" w:hAnsi="Times New Roman" w:cs="Times New Roman"/>
          <w:sz w:val="24"/>
          <w:szCs w:val="24"/>
        </w:rPr>
        <w:t xml:space="preserve"> vi </w:t>
      </w:r>
      <w:proofErr w:type="spellStart"/>
      <w:r w:rsidRPr="00831EF5">
        <w:rPr>
          <w:rFonts w:ascii="Times New Roman" w:eastAsia="Times New Roman" w:hAnsi="Times New Roman" w:cs="Times New Roman"/>
          <w:sz w:val="24"/>
          <w:szCs w:val="24"/>
        </w:rPr>
        <w:t>nhỏ</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nhưng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vấn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nghiêm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túc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chứng</w:t>
      </w:r>
      <w:proofErr w:type="spellEnd"/>
      <w:r w:rsidRPr="00831EF5">
        <w:rPr>
          <w:rFonts w:ascii="Times New Roman" w:eastAsia="Times New Roman" w:hAnsi="Times New Roman" w:cs="Times New Roman"/>
          <w:sz w:val="24"/>
          <w:szCs w:val="24"/>
        </w:rPr>
        <w:t>.</w:t>
      </w:r>
    </w:p>
    <w:p w14:paraId="6980E955"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5.2. M</w:t>
      </w:r>
      <w:proofErr w:type="spellStart"/>
      <w:r w:rsidRPr="00831EF5">
        <w:rPr>
          <w:rFonts w:ascii="Times New Roman" w:eastAsia="Times New Roman" w:hAnsi="Times New Roman" w:cs="Times New Roman"/>
          <w:b/>
          <w:bCs/>
          <w:kern w:val="36"/>
          <w:sz w:val="48"/>
          <w:szCs w:val="48"/>
        </w:rPr>
        <w:t>ục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tiêu</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của</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giai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đoạn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khởi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nghiệp</w:t>
      </w:r>
      <w:proofErr w:type="spellEnd"/>
    </w:p>
    <w:p w14:paraId="118459EB"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3–5 </w:t>
      </w:r>
      <w:proofErr w:type="spellStart"/>
      <w:r w:rsidRPr="00831EF5">
        <w:rPr>
          <w:rFonts w:ascii="Times New Roman" w:eastAsia="Times New Roman" w:hAnsi="Times New Roman" w:cs="Times New Roman"/>
          <w:sz w:val="24"/>
          <w:szCs w:val="24"/>
        </w:rPr>
        <w:t>năm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quan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trọng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mô</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thật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nhanh</w:t>
      </w:r>
      <w:proofErr w:type="spellEnd"/>
      <w:r w:rsidRPr="00831EF5">
        <w:rPr>
          <w:rFonts w:ascii="Times New Roman" w:eastAsia="Times New Roman" w:hAnsi="Times New Roman" w:cs="Times New Roman"/>
          <w:sz w:val="24"/>
          <w:szCs w:val="24"/>
        </w:rPr>
        <w:t>.</w:t>
      </w:r>
    </w:p>
    <w:p w14:paraId="1D7A3F66"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đủ</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lâu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dài</w:t>
      </w:r>
      <w:proofErr w:type="spellEnd"/>
      <w:r w:rsidRPr="00831EF5">
        <w:rPr>
          <w:rFonts w:ascii="Times New Roman" w:eastAsia="Times New Roman" w:hAnsi="Times New Roman" w:cs="Times New Roman"/>
          <w:sz w:val="24"/>
          <w:szCs w:val="24"/>
        </w:rPr>
        <w:t>.</w:t>
      </w:r>
    </w:p>
    <w:p w14:paraId="75DEFA47"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bao </w:t>
      </w:r>
      <w:proofErr w:type="spellStart"/>
      <w:r w:rsidRPr="00831EF5">
        <w:rPr>
          <w:rFonts w:ascii="Times New Roman" w:eastAsia="Times New Roman" w:hAnsi="Times New Roman" w:cs="Times New Roman"/>
          <w:sz w:val="24"/>
          <w:szCs w:val="24"/>
        </w:rPr>
        <w:t>gồm</w:t>
      </w:r>
      <w:proofErr w:type="spellEnd"/>
      <w:r w:rsidRPr="00831EF5">
        <w:rPr>
          <w:rFonts w:ascii="Times New Roman" w:eastAsia="Times New Roman" w:hAnsi="Times New Roman" w:cs="Times New Roman"/>
          <w:sz w:val="24"/>
          <w:szCs w:val="24"/>
        </w:rPr>
        <w:t>:</w:t>
      </w:r>
    </w:p>
    <w:p w14:paraId="063467EA" w14:textId="77777777" w:rsidR="00831EF5" w:rsidRPr="00831EF5" w:rsidRDefault="00831EF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Hiểu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sâu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tế</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w:t>
      </w:r>
    </w:p>
    <w:p w14:paraId="238321B3" w14:textId="77777777" w:rsidR="00831EF5" w:rsidRPr="00831EF5" w:rsidRDefault="00831EF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Hoàn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tư</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vấn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w:t>
      </w:r>
    </w:p>
    <w:p w14:paraId="78B09183" w14:textId="77777777" w:rsidR="00831EF5" w:rsidRPr="00831EF5" w:rsidRDefault="00831EF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cụ</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w:t>
      </w:r>
    </w:p>
    <w:p w14:paraId="28CB455A" w14:textId="77777777" w:rsidR="00831EF5" w:rsidRPr="00831EF5" w:rsidRDefault="00831EF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lường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nhân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rộng</w:t>
      </w:r>
      <w:proofErr w:type="spellEnd"/>
      <w:r w:rsidRPr="00831EF5">
        <w:rPr>
          <w:rFonts w:ascii="Times New Roman" w:eastAsia="Times New Roman" w:hAnsi="Times New Roman" w:cs="Times New Roman"/>
          <w:sz w:val="24"/>
          <w:szCs w:val="24"/>
        </w:rPr>
        <w:t>.</w:t>
      </w:r>
    </w:p>
    <w:p w14:paraId="193063CA" w14:textId="77777777" w:rsidR="00831EF5" w:rsidRPr="00831EF5" w:rsidRDefault="00831EF5">
      <w:pPr>
        <w:numPr>
          <w:ilvl w:val="0"/>
          <w:numId w:val="20"/>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Tích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lũy</w:t>
      </w:r>
      <w:proofErr w:type="spellEnd"/>
      <w:r w:rsidRPr="00831EF5">
        <w:rPr>
          <w:rFonts w:ascii="Times New Roman" w:eastAsia="Times New Roman" w:hAnsi="Times New Roman" w:cs="Times New Roman"/>
          <w:sz w:val="24"/>
          <w:szCs w:val="24"/>
        </w:rPr>
        <w:t xml:space="preserve"> tri </w:t>
      </w:r>
      <w:proofErr w:type="spellStart"/>
      <w:r w:rsidRPr="00831EF5">
        <w:rPr>
          <w:rFonts w:ascii="Times New Roman" w:eastAsia="Times New Roman" w:hAnsi="Times New Roman" w:cs="Times New Roman"/>
          <w:sz w:val="24"/>
          <w:szCs w:val="24"/>
        </w:rPr>
        <w:t>thức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tiếp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theo.</w:t>
      </w:r>
      <w:proofErr w:type="spellEnd"/>
    </w:p>
    <w:p w14:paraId="3BBC4DE8"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lastRenderedPageBreak/>
        <w:t xml:space="preserve">5.3. Doanh </w:t>
      </w:r>
      <w:proofErr w:type="spellStart"/>
      <w:r w:rsidRPr="00831EF5">
        <w:rPr>
          <w:rFonts w:ascii="Times New Roman" w:eastAsia="Times New Roman" w:hAnsi="Times New Roman" w:cs="Times New Roman"/>
          <w:b/>
          <w:bCs/>
          <w:kern w:val="36"/>
          <w:sz w:val="48"/>
          <w:szCs w:val="48"/>
        </w:rPr>
        <w:t>nghiệp</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điểm</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khởi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đầu</w:t>
      </w:r>
      <w:proofErr w:type="spellEnd"/>
    </w:p>
    <w:p w14:paraId="42059F36"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w:t>
      </w:r>
      <w:proofErr w:type="spellStart"/>
      <w:r w:rsidRPr="00831EF5">
        <w:rPr>
          <w:rFonts w:ascii="Times New Roman" w:eastAsia="Times New Roman" w:hAnsi="Times New Roman" w:cs="Times New Roman"/>
          <w:sz w:val="24"/>
          <w:szCs w:val="24"/>
        </w:rPr>
        <w:t>giai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hiện</w:t>
      </w:r>
      <w:proofErr w:type="spellEnd"/>
      <w:r w:rsidRPr="00831EF5">
        <w:rPr>
          <w:rFonts w:ascii="Times New Roman" w:eastAsia="Times New Roman" w:hAnsi="Times New Roman" w:cs="Times New Roman"/>
          <w:sz w:val="24"/>
          <w:szCs w:val="24"/>
        </w:rPr>
        <w:t xml:space="preserve"> nay, THUCHOCVN </w:t>
      </w:r>
      <w:proofErr w:type="spellStart"/>
      <w:r w:rsidRPr="00831EF5">
        <w:rPr>
          <w:rFonts w:ascii="Times New Roman" w:eastAsia="Times New Roman" w:hAnsi="Times New Roman" w:cs="Times New Roman"/>
          <w:sz w:val="24"/>
          <w:szCs w:val="24"/>
        </w:rPr>
        <w:t>tập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trung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đồng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cùng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w:t>
      </w:r>
    </w:p>
    <w:p w14:paraId="6CB9C3F7"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đối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tượng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vụ</w:t>
      </w:r>
      <w:proofErr w:type="spellEnd"/>
      <w:r w:rsidRPr="00831EF5">
        <w:rPr>
          <w:rFonts w:ascii="Times New Roman" w:eastAsia="Times New Roman" w:hAnsi="Times New Roman" w:cs="Times New Roman"/>
          <w:sz w:val="24"/>
          <w:szCs w:val="24"/>
        </w:rPr>
        <w:t>.</w:t>
      </w:r>
    </w:p>
    <w:p w14:paraId="2D9FC368"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nơi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rõ</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trường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lao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động</w:t>
      </w:r>
      <w:proofErr w:type="spellEnd"/>
      <w:r w:rsidRPr="00831EF5">
        <w:rPr>
          <w:rFonts w:ascii="Times New Roman" w:eastAsia="Times New Roman" w:hAnsi="Times New Roman" w:cs="Times New Roman"/>
          <w:sz w:val="24"/>
          <w:szCs w:val="24"/>
        </w:rPr>
        <w:t>.</w:t>
      </w:r>
    </w:p>
    <w:p w14:paraId="65183D2D"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Thông qua </w:t>
      </w: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hội</w:t>
      </w:r>
      <w:proofErr w:type="spellEnd"/>
      <w:r w:rsidRPr="00831EF5">
        <w:rPr>
          <w:rFonts w:ascii="Times New Roman" w:eastAsia="Times New Roman" w:hAnsi="Times New Roman" w:cs="Times New Roman"/>
          <w:sz w:val="24"/>
          <w:szCs w:val="24"/>
        </w:rPr>
        <w:t>:</w:t>
      </w:r>
    </w:p>
    <w:p w14:paraId="6DEFE3BA" w14:textId="77777777" w:rsidR="00831EF5" w:rsidRPr="00831EF5" w:rsidRDefault="00831EF5">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Hiểu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vận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w:t>
      </w:r>
    </w:p>
    <w:p w14:paraId="2700447E" w14:textId="77777777" w:rsidR="00831EF5" w:rsidRPr="00831EF5" w:rsidRDefault="00831EF5">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Xác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định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vấn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đang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w:t>
      </w:r>
    </w:p>
    <w:p w14:paraId="50505B3B" w14:textId="77777777" w:rsidR="00831EF5" w:rsidRPr="00831EF5" w:rsidRDefault="00831EF5">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rõ</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khoảng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giữa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cần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w:t>
      </w:r>
    </w:p>
    <w:p w14:paraId="35C8CEE2" w14:textId="77777777" w:rsidR="00831EF5" w:rsidRPr="00831EF5" w:rsidRDefault="00831EF5">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Kiểm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xuất</w:t>
      </w:r>
      <w:proofErr w:type="spellEnd"/>
      <w:r w:rsidRPr="00831EF5">
        <w:rPr>
          <w:rFonts w:ascii="Times New Roman" w:eastAsia="Times New Roman" w:hAnsi="Times New Roman" w:cs="Times New Roman"/>
          <w:sz w:val="24"/>
          <w:szCs w:val="24"/>
        </w:rPr>
        <w:t>.</w:t>
      </w:r>
    </w:p>
    <w:p w14:paraId="73B595E1"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Những </w:t>
      </w:r>
      <w:proofErr w:type="spellStart"/>
      <w:r w:rsidRPr="00831EF5">
        <w:rPr>
          <w:rFonts w:ascii="Times New Roman" w:eastAsia="Times New Roman" w:hAnsi="Times New Roman" w:cs="Times New Roman"/>
          <w:sz w:val="24"/>
          <w:szCs w:val="24"/>
        </w:rPr>
        <w:t>dữ</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vụ</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học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lao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tương</w:t>
      </w:r>
      <w:proofErr w:type="spellEnd"/>
      <w:r w:rsidRPr="00831EF5">
        <w:rPr>
          <w:rFonts w:ascii="Times New Roman" w:eastAsia="Times New Roman" w:hAnsi="Times New Roman" w:cs="Times New Roman"/>
          <w:sz w:val="24"/>
          <w:szCs w:val="24"/>
        </w:rPr>
        <w:t xml:space="preserve"> lai.</w:t>
      </w:r>
    </w:p>
    <w:p w14:paraId="7E22C481"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5.4. Business Consulting </w:t>
      </w:r>
      <w:proofErr w:type="spellStart"/>
      <w:r w:rsidRPr="00831EF5">
        <w:rPr>
          <w:rFonts w:ascii="Times New Roman" w:eastAsia="Times New Roman" w:hAnsi="Times New Roman" w:cs="Times New Roman"/>
          <w:b/>
          <w:bCs/>
          <w:kern w:val="36"/>
          <w:sz w:val="48"/>
          <w:szCs w:val="48"/>
        </w:rPr>
        <w:t>là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bước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đầu</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tiên</w:t>
      </w:r>
      <w:proofErr w:type="spellEnd"/>
    </w:p>
    <w:p w14:paraId="16D97ECE"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w:t>
      </w:r>
      <w:proofErr w:type="spellStart"/>
      <w:r w:rsidRPr="00831EF5">
        <w:rPr>
          <w:rFonts w:ascii="Times New Roman" w:eastAsia="Times New Roman" w:hAnsi="Times New Roman" w:cs="Times New Roman"/>
          <w:sz w:val="24"/>
          <w:szCs w:val="24"/>
        </w:rPr>
        <w:t>giai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lựa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chọn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Business Consulting </w:t>
      </w:r>
      <w:proofErr w:type="spellStart"/>
      <w:r w:rsidRPr="00831EF5">
        <w:rPr>
          <w:rFonts w:ascii="Times New Roman" w:eastAsia="Times New Roman" w:hAnsi="Times New Roman" w:cs="Times New Roman"/>
          <w:sz w:val="24"/>
          <w:szCs w:val="24"/>
        </w:rPr>
        <w:t>như</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cốt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lõi</w:t>
      </w:r>
      <w:proofErr w:type="spellEnd"/>
      <w:r w:rsidRPr="00831EF5">
        <w:rPr>
          <w:rFonts w:ascii="Times New Roman" w:eastAsia="Times New Roman" w:hAnsi="Times New Roman" w:cs="Times New Roman"/>
          <w:sz w:val="24"/>
          <w:szCs w:val="24"/>
        </w:rPr>
        <w:t>.</w:t>
      </w:r>
    </w:p>
    <w:p w14:paraId="30E254B7"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Hoạt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nhằm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cung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cấp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dịch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vụ</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còn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giúp</w:t>
      </w:r>
      <w:proofErr w:type="spellEnd"/>
      <w:r w:rsidRPr="00831EF5">
        <w:rPr>
          <w:rFonts w:ascii="Times New Roman" w:eastAsia="Times New Roman" w:hAnsi="Times New Roman" w:cs="Times New Roman"/>
          <w:sz w:val="24"/>
          <w:szCs w:val="24"/>
        </w:rPr>
        <w:t xml:space="preserve"> THUCHOCVN:</w:t>
      </w:r>
    </w:p>
    <w:p w14:paraId="75D8CCF0" w14:textId="77777777" w:rsidR="00831EF5" w:rsidRPr="00831EF5" w:rsidRDefault="00831EF5">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w:t>
      </w:r>
    </w:p>
    <w:p w14:paraId="193B18F0" w14:textId="77777777" w:rsidR="00831EF5" w:rsidRPr="00831EF5" w:rsidRDefault="00831EF5">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hóa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w:t>
      </w:r>
    </w:p>
    <w:p w14:paraId="0B386B82" w14:textId="77777777" w:rsidR="00831EF5" w:rsidRPr="00831EF5" w:rsidRDefault="00831EF5">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Tích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lũy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dữ</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tế</w:t>
      </w:r>
      <w:proofErr w:type="spellEnd"/>
      <w:r w:rsidRPr="00831EF5">
        <w:rPr>
          <w:rFonts w:ascii="Times New Roman" w:eastAsia="Times New Roman" w:hAnsi="Times New Roman" w:cs="Times New Roman"/>
          <w:sz w:val="24"/>
          <w:szCs w:val="24"/>
        </w:rPr>
        <w:t>.</w:t>
      </w:r>
    </w:p>
    <w:p w14:paraId="0E81162C" w14:textId="77777777" w:rsidR="00831EF5" w:rsidRPr="00831EF5" w:rsidRDefault="00831EF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Hoàn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bộ</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tư</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vấn</w:t>
      </w:r>
      <w:proofErr w:type="spellEnd"/>
      <w:r w:rsidRPr="00831EF5">
        <w:rPr>
          <w:rFonts w:ascii="Times New Roman" w:eastAsia="Times New Roman" w:hAnsi="Times New Roman" w:cs="Times New Roman"/>
          <w:sz w:val="24"/>
          <w:szCs w:val="24"/>
        </w:rPr>
        <w:t>.</w:t>
      </w:r>
    </w:p>
    <w:p w14:paraId="093C5574" w14:textId="77777777" w:rsidR="00831EF5" w:rsidRPr="00831EF5" w:rsidRDefault="00831EF5">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Case Study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chia </w:t>
      </w:r>
      <w:proofErr w:type="spellStart"/>
      <w:r w:rsidRPr="00831EF5">
        <w:rPr>
          <w:rFonts w:ascii="Times New Roman" w:eastAsia="Times New Roman" w:hAnsi="Times New Roman" w:cs="Times New Roman"/>
          <w:sz w:val="24"/>
          <w:szCs w:val="24"/>
        </w:rPr>
        <w:t>sẻ</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nhân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rộng</w:t>
      </w:r>
      <w:proofErr w:type="spellEnd"/>
      <w:r w:rsidRPr="00831EF5">
        <w:rPr>
          <w:rFonts w:ascii="Times New Roman" w:eastAsia="Times New Roman" w:hAnsi="Times New Roman" w:cs="Times New Roman"/>
          <w:sz w:val="24"/>
          <w:szCs w:val="24"/>
        </w:rPr>
        <w:t>.</w:t>
      </w:r>
    </w:p>
    <w:p w14:paraId="6AA6F0D8"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Business Consulting </w:t>
      </w:r>
      <w:proofErr w:type="spellStart"/>
      <w:r w:rsidRPr="00831EF5">
        <w:rPr>
          <w:rFonts w:ascii="Times New Roman" w:eastAsia="Times New Roman" w:hAnsi="Times New Roman" w:cs="Times New Roman"/>
          <w:sz w:val="24"/>
          <w:szCs w:val="24"/>
        </w:rPr>
        <w:t>vì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vậy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tổ</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đích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đến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cuối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cùng</w:t>
      </w:r>
      <w:proofErr w:type="spellEnd"/>
      <w:r w:rsidRPr="00831EF5">
        <w:rPr>
          <w:rFonts w:ascii="Times New Roman" w:eastAsia="Times New Roman" w:hAnsi="Times New Roman" w:cs="Times New Roman"/>
          <w:sz w:val="24"/>
          <w:szCs w:val="24"/>
        </w:rPr>
        <w:t>.</w:t>
      </w:r>
    </w:p>
    <w:p w14:paraId="41B2FB59"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5.5. X</w:t>
      </w:r>
      <w:proofErr w:type="spellStart"/>
      <w:r w:rsidRPr="00831EF5">
        <w:rPr>
          <w:rFonts w:ascii="Times New Roman" w:eastAsia="Times New Roman" w:hAnsi="Times New Roman" w:cs="Times New Roman"/>
          <w:b/>
          <w:bCs/>
          <w:kern w:val="36"/>
          <w:sz w:val="48"/>
          <w:szCs w:val="48"/>
        </w:rPr>
        <w:t>ây</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nhỏ</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để</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kiểm</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chứng</w:t>
      </w:r>
      <w:proofErr w:type="spellEnd"/>
    </w:p>
    <w:p w14:paraId="0A615D14"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chọn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thống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lớn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ngay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từ</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w:t>
      </w:r>
    </w:p>
    <w:p w14:paraId="543C7047"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ưu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tiên</w:t>
      </w:r>
      <w:proofErr w:type="spellEnd"/>
      <w:r w:rsidRPr="00831EF5">
        <w:rPr>
          <w:rFonts w:ascii="Times New Roman" w:eastAsia="Times New Roman" w:hAnsi="Times New Roman" w:cs="Times New Roman"/>
          <w:sz w:val="24"/>
          <w:szCs w:val="24"/>
        </w:rPr>
        <w:t>:</w:t>
      </w:r>
    </w:p>
    <w:p w14:paraId="2DAC2D7C" w14:textId="77777777" w:rsidR="00831EF5" w:rsidRPr="00831EF5" w:rsidRDefault="00831EF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Thử</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mô</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nhỏ</w:t>
      </w:r>
      <w:proofErr w:type="spellEnd"/>
      <w:r w:rsidRPr="00831EF5">
        <w:rPr>
          <w:rFonts w:ascii="Times New Roman" w:eastAsia="Times New Roman" w:hAnsi="Times New Roman" w:cs="Times New Roman"/>
          <w:sz w:val="24"/>
          <w:szCs w:val="24"/>
        </w:rPr>
        <w:t>.</w:t>
      </w:r>
    </w:p>
    <w:p w14:paraId="4159B1C8" w14:textId="77777777" w:rsidR="00831EF5" w:rsidRPr="00831EF5" w:rsidRDefault="00831EF5">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Hoàn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sau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w:t>
      </w:r>
    </w:p>
    <w:p w14:paraId="2906274A" w14:textId="77777777" w:rsidR="00831EF5" w:rsidRPr="00831EF5" w:rsidRDefault="00831EF5">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từ</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tế</w:t>
      </w:r>
      <w:proofErr w:type="spellEnd"/>
      <w:r w:rsidRPr="00831EF5">
        <w:rPr>
          <w:rFonts w:ascii="Times New Roman" w:eastAsia="Times New Roman" w:hAnsi="Times New Roman" w:cs="Times New Roman"/>
          <w:sz w:val="24"/>
          <w:szCs w:val="24"/>
        </w:rPr>
        <w:t>.</w:t>
      </w:r>
    </w:p>
    <w:p w14:paraId="6C1E0F5B"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lastRenderedPageBreak/>
        <w:t>Ví</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dụ</w:t>
      </w:r>
      <w:proofErr w:type="spellEnd"/>
      <w:r w:rsidRPr="00831EF5">
        <w:rPr>
          <w:rFonts w:ascii="Times New Roman" w:eastAsia="Times New Roman" w:hAnsi="Times New Roman" w:cs="Times New Roman"/>
          <w:sz w:val="24"/>
          <w:szCs w:val="24"/>
        </w:rPr>
        <w:t>:</w:t>
      </w:r>
    </w:p>
    <w:p w14:paraId="58400F37" w14:textId="77777777" w:rsidR="00831EF5" w:rsidRPr="00831EF5" w:rsidRDefault="00831E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TPS Canvas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hoàn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từ</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buổi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khảo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w:t>
      </w:r>
    </w:p>
    <w:p w14:paraId="2C94A63F" w14:textId="77777777" w:rsidR="00831EF5" w:rsidRPr="00831EF5" w:rsidRDefault="00831E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Consultant Workbook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sau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từng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w:t>
      </w:r>
    </w:p>
    <w:p w14:paraId="5DBA7CA0" w14:textId="77777777" w:rsidR="00831EF5" w:rsidRPr="00831EF5" w:rsidRDefault="00831EF5">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Business Discovery Report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tiến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từ</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hồi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hàng</w:t>
      </w:r>
      <w:proofErr w:type="spellEnd"/>
      <w:r w:rsidRPr="00831EF5">
        <w:rPr>
          <w:rFonts w:ascii="Times New Roman" w:eastAsia="Times New Roman" w:hAnsi="Times New Roman" w:cs="Times New Roman"/>
          <w:sz w:val="24"/>
          <w:szCs w:val="24"/>
        </w:rPr>
        <w:t>.</w:t>
      </w:r>
    </w:p>
    <w:p w14:paraId="564BF9BD" w14:textId="77777777" w:rsidR="00831EF5" w:rsidRPr="00831EF5" w:rsidRDefault="00831EF5">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thống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nội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bộ</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vụ</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chứng</w:t>
      </w:r>
      <w:proofErr w:type="spellEnd"/>
      <w:r w:rsidRPr="00831EF5">
        <w:rPr>
          <w:rFonts w:ascii="Times New Roman" w:eastAsia="Times New Roman" w:hAnsi="Times New Roman" w:cs="Times New Roman"/>
          <w:sz w:val="24"/>
          <w:szCs w:val="24"/>
        </w:rPr>
        <w:t>.</w:t>
      </w:r>
    </w:p>
    <w:p w14:paraId="3BB8ABEA"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giúp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chế</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rủi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sử</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dụng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nguồn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w:t>
      </w:r>
    </w:p>
    <w:p w14:paraId="67C2592D"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5.6. Công </w:t>
      </w:r>
      <w:proofErr w:type="spellStart"/>
      <w:r w:rsidRPr="00831EF5">
        <w:rPr>
          <w:rFonts w:ascii="Times New Roman" w:eastAsia="Times New Roman" w:hAnsi="Times New Roman" w:cs="Times New Roman"/>
          <w:b/>
          <w:bCs/>
          <w:kern w:val="36"/>
          <w:sz w:val="48"/>
          <w:szCs w:val="48"/>
        </w:rPr>
        <w:t>nghệ</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phục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vụ</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phương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pháp</w:t>
      </w:r>
      <w:proofErr w:type="spellEnd"/>
    </w:p>
    <w:p w14:paraId="25E3EF49"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xác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định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rõ</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tiên</w:t>
      </w:r>
      <w:proofErr w:type="spellEnd"/>
      <w:r w:rsidRPr="00831EF5">
        <w:rPr>
          <w:rFonts w:ascii="Times New Roman" w:eastAsia="Times New Roman" w:hAnsi="Times New Roman" w:cs="Times New Roman"/>
          <w:sz w:val="24"/>
          <w:szCs w:val="24"/>
        </w:rPr>
        <w:t>.</w:t>
      </w:r>
    </w:p>
    <w:p w14:paraId="345F987D"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w:t>
      </w:r>
      <w:proofErr w:type="spellStart"/>
      <w:r w:rsidRPr="00831EF5">
        <w:rPr>
          <w:rFonts w:ascii="Times New Roman" w:eastAsia="Times New Roman" w:hAnsi="Times New Roman" w:cs="Times New Roman"/>
          <w:sz w:val="24"/>
          <w:szCs w:val="24"/>
        </w:rPr>
        <w:t>giai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hiện</w:t>
      </w:r>
      <w:proofErr w:type="spellEnd"/>
      <w:r w:rsidRPr="00831EF5">
        <w:rPr>
          <w:rFonts w:ascii="Times New Roman" w:eastAsia="Times New Roman" w:hAnsi="Times New Roman" w:cs="Times New Roman"/>
          <w:sz w:val="24"/>
          <w:szCs w:val="24"/>
        </w:rPr>
        <w:t xml:space="preserve"> nay, </w:t>
      </w:r>
      <w:proofErr w:type="spellStart"/>
      <w:r w:rsidRPr="00831EF5">
        <w:rPr>
          <w:rFonts w:ascii="Times New Roman" w:eastAsia="Times New Roman" w:hAnsi="Times New Roman" w:cs="Times New Roman"/>
          <w:sz w:val="24"/>
          <w:szCs w:val="24"/>
        </w:rPr>
        <w:t>trọng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tâm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w:t>
      </w:r>
    </w:p>
    <w:p w14:paraId="5269CC80" w14:textId="77777777" w:rsidR="00831EF5" w:rsidRPr="00831EF5" w:rsidRDefault="00831EF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Phương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w:t>
      </w:r>
    </w:p>
    <w:p w14:paraId="3FD72337" w14:textId="77777777" w:rsidR="00831EF5" w:rsidRPr="00831EF5" w:rsidRDefault="00831EF5">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Quy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w:t>
      </w:r>
    </w:p>
    <w:p w14:paraId="3B6ED138" w14:textId="77777777" w:rsidR="00831EF5" w:rsidRPr="00831EF5" w:rsidRDefault="00831EF5">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Bộ</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w:t>
      </w:r>
    </w:p>
    <w:p w14:paraId="255D1BD3" w14:textId="77777777" w:rsidR="00831EF5" w:rsidRPr="00831EF5" w:rsidRDefault="00831EF5">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thống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nội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bộ</w:t>
      </w:r>
      <w:proofErr w:type="spellEnd"/>
      <w:r w:rsidRPr="00831EF5">
        <w:rPr>
          <w:rFonts w:ascii="Times New Roman" w:eastAsia="Times New Roman" w:hAnsi="Times New Roman" w:cs="Times New Roman"/>
          <w:sz w:val="24"/>
          <w:szCs w:val="24"/>
        </w:rPr>
        <w:t>.</w:t>
      </w:r>
    </w:p>
    <w:p w14:paraId="00013643"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Khi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yếu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tố</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ổn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định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hỗ</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w:t>
      </w:r>
    </w:p>
    <w:p w14:paraId="498B5C31"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tiếp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cận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giúp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tránh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tư</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tính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chưa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chứng</w:t>
      </w:r>
      <w:proofErr w:type="spellEnd"/>
      <w:r w:rsidRPr="00831EF5">
        <w:rPr>
          <w:rFonts w:ascii="Times New Roman" w:eastAsia="Times New Roman" w:hAnsi="Times New Roman" w:cs="Times New Roman"/>
          <w:sz w:val="24"/>
          <w:szCs w:val="24"/>
        </w:rPr>
        <w:t xml:space="preserve"> từ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tế</w:t>
      </w:r>
      <w:proofErr w:type="spellEnd"/>
      <w:r w:rsidRPr="00831EF5">
        <w:rPr>
          <w:rFonts w:ascii="Times New Roman" w:eastAsia="Times New Roman" w:hAnsi="Times New Roman" w:cs="Times New Roman"/>
          <w:sz w:val="24"/>
          <w:szCs w:val="24"/>
        </w:rPr>
        <w:t>.</w:t>
      </w:r>
    </w:p>
    <w:p w14:paraId="3458104A"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5.7. Những </w:t>
      </w:r>
      <w:proofErr w:type="spellStart"/>
      <w:r w:rsidRPr="00831EF5">
        <w:rPr>
          <w:rFonts w:ascii="Times New Roman" w:eastAsia="Times New Roman" w:hAnsi="Times New Roman" w:cs="Times New Roman"/>
          <w:b/>
          <w:bCs/>
          <w:kern w:val="36"/>
          <w:sz w:val="48"/>
          <w:szCs w:val="48"/>
        </w:rPr>
        <w:t>ưu</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tiên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trong</w:t>
      </w:r>
      <w:proofErr w:type="spellEnd"/>
      <w:r w:rsidRPr="00831EF5">
        <w:rPr>
          <w:rFonts w:ascii="Times New Roman" w:eastAsia="Times New Roman" w:hAnsi="Times New Roman" w:cs="Times New Roman"/>
          <w:b/>
          <w:bCs/>
          <w:kern w:val="36"/>
          <w:sz w:val="48"/>
          <w:szCs w:val="48"/>
        </w:rPr>
        <w:t xml:space="preserve"> 12 </w:t>
      </w:r>
      <w:proofErr w:type="spellStart"/>
      <w:r w:rsidRPr="00831EF5">
        <w:rPr>
          <w:rFonts w:ascii="Times New Roman" w:eastAsia="Times New Roman" w:hAnsi="Times New Roman" w:cs="Times New Roman"/>
          <w:b/>
          <w:bCs/>
          <w:kern w:val="36"/>
          <w:sz w:val="48"/>
          <w:szCs w:val="48"/>
        </w:rPr>
        <w:t>tháng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tới</w:t>
      </w:r>
      <w:proofErr w:type="spellEnd"/>
    </w:p>
    <w:p w14:paraId="3175A7C6"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w:t>
      </w:r>
      <w:proofErr w:type="spellStart"/>
      <w:r w:rsidRPr="00831EF5">
        <w:rPr>
          <w:rFonts w:ascii="Times New Roman" w:eastAsia="Times New Roman" w:hAnsi="Times New Roman" w:cs="Times New Roman"/>
          <w:sz w:val="24"/>
          <w:szCs w:val="24"/>
        </w:rPr>
        <w:t>thời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gian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trước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mắt</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tập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trung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ưu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chính</w:t>
      </w:r>
      <w:proofErr w:type="spellEnd"/>
      <w:r w:rsidRPr="00831EF5">
        <w:rPr>
          <w:rFonts w:ascii="Times New Roman" w:eastAsia="Times New Roman" w:hAnsi="Times New Roman" w:cs="Times New Roman"/>
          <w:sz w:val="24"/>
          <w:szCs w:val="24"/>
        </w:rPr>
        <w:t>:</w:t>
      </w:r>
    </w:p>
    <w:p w14:paraId="09B22CF3" w14:textId="77777777" w:rsidR="00831EF5" w:rsidRPr="00831EF5" w:rsidRDefault="00831EF5" w:rsidP="00831EF5">
      <w:pPr>
        <w:spacing w:before="100" w:beforeAutospacing="1" w:after="100" w:afterAutospacing="1" w:line="240" w:lineRule="auto"/>
        <w:outlineLvl w:val="2"/>
        <w:rPr>
          <w:rFonts w:ascii="Times New Roman" w:eastAsia="Times New Roman" w:hAnsi="Times New Roman" w:cs="Times New Roman"/>
          <w:b/>
          <w:bCs/>
          <w:sz w:val="27"/>
          <w:szCs w:val="27"/>
        </w:rPr>
      </w:pPr>
      <w:r w:rsidRPr="00831EF5">
        <w:rPr>
          <w:rFonts w:ascii="Times New Roman" w:eastAsia="Times New Roman" w:hAnsi="Times New Roman" w:cs="Times New Roman"/>
          <w:b/>
          <w:bCs/>
          <w:sz w:val="27"/>
          <w:szCs w:val="27"/>
        </w:rPr>
        <w:t xml:space="preserve">1. Hoàn </w:t>
      </w:r>
      <w:proofErr w:type="spellStart"/>
      <w:r w:rsidRPr="00831EF5">
        <w:rPr>
          <w:rFonts w:ascii="Times New Roman" w:eastAsia="Times New Roman" w:hAnsi="Times New Roman" w:cs="Times New Roman"/>
          <w:b/>
          <w:bCs/>
          <w:sz w:val="27"/>
          <w:szCs w:val="27"/>
        </w:rPr>
        <w:t>thiện</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phương</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pháp</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triển</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khai</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doanh</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nghiệp</w:t>
      </w:r>
      <w:proofErr w:type="spellEnd"/>
    </w:p>
    <w:p w14:paraId="13732DD6"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hóa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khảo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phân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tích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lộ</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chuyển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đổi</w:t>
      </w:r>
      <w:proofErr w:type="spellEnd"/>
      <w:r w:rsidRPr="00831EF5">
        <w:rPr>
          <w:rFonts w:ascii="Times New Roman" w:eastAsia="Times New Roman" w:hAnsi="Times New Roman" w:cs="Times New Roman"/>
          <w:sz w:val="24"/>
          <w:szCs w:val="24"/>
        </w:rPr>
        <w:t>.</w:t>
      </w:r>
    </w:p>
    <w:p w14:paraId="02ED1D1C" w14:textId="77777777" w:rsidR="00831EF5" w:rsidRPr="00831EF5" w:rsidRDefault="00831EF5" w:rsidP="00831EF5">
      <w:pPr>
        <w:spacing w:before="100" w:beforeAutospacing="1" w:after="100" w:afterAutospacing="1" w:line="240" w:lineRule="auto"/>
        <w:outlineLvl w:val="2"/>
        <w:rPr>
          <w:rFonts w:ascii="Times New Roman" w:eastAsia="Times New Roman" w:hAnsi="Times New Roman" w:cs="Times New Roman"/>
          <w:b/>
          <w:bCs/>
          <w:sz w:val="27"/>
          <w:szCs w:val="27"/>
        </w:rPr>
      </w:pPr>
      <w:r w:rsidRPr="00831EF5">
        <w:rPr>
          <w:rFonts w:ascii="Times New Roman" w:eastAsia="Times New Roman" w:hAnsi="Times New Roman" w:cs="Times New Roman"/>
          <w:b/>
          <w:bCs/>
          <w:sz w:val="27"/>
          <w:szCs w:val="27"/>
        </w:rPr>
        <w:t xml:space="preserve">2. Hoàn </w:t>
      </w:r>
      <w:proofErr w:type="spellStart"/>
      <w:r w:rsidRPr="00831EF5">
        <w:rPr>
          <w:rFonts w:ascii="Times New Roman" w:eastAsia="Times New Roman" w:hAnsi="Times New Roman" w:cs="Times New Roman"/>
          <w:b/>
          <w:bCs/>
          <w:sz w:val="27"/>
          <w:szCs w:val="27"/>
        </w:rPr>
        <w:t>thiện</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bộ</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tài</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liệu</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tư</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vấn</w:t>
      </w:r>
      <w:proofErr w:type="spellEnd"/>
    </w:p>
    <w:p w14:paraId="5D827AB6"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Bao </w:t>
      </w:r>
      <w:proofErr w:type="spellStart"/>
      <w:r w:rsidRPr="00831EF5">
        <w:rPr>
          <w:rFonts w:ascii="Times New Roman" w:eastAsia="Times New Roman" w:hAnsi="Times New Roman" w:cs="Times New Roman"/>
          <w:sz w:val="24"/>
          <w:szCs w:val="24"/>
        </w:rPr>
        <w:t>gồm</w:t>
      </w:r>
      <w:proofErr w:type="spellEnd"/>
      <w:r w:rsidRPr="00831EF5">
        <w:rPr>
          <w:rFonts w:ascii="Times New Roman" w:eastAsia="Times New Roman" w:hAnsi="Times New Roman" w:cs="Times New Roman"/>
          <w:sz w:val="24"/>
          <w:szCs w:val="24"/>
        </w:rPr>
        <w:t>:</w:t>
      </w:r>
    </w:p>
    <w:p w14:paraId="71AA7328"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TPS Canvas.</w:t>
      </w:r>
    </w:p>
    <w:p w14:paraId="3310AA9C"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Consultant Workbook.</w:t>
      </w:r>
    </w:p>
    <w:p w14:paraId="216DFDDD"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Business Discovery Report.</w:t>
      </w:r>
    </w:p>
    <w:p w14:paraId="13B0BCF0"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Transformation Roadmap.</w:t>
      </w:r>
    </w:p>
    <w:p w14:paraId="7E4CF8C2"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Proposal.</w:t>
      </w:r>
    </w:p>
    <w:p w14:paraId="69F025CE"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Statement of Work.</w:t>
      </w:r>
    </w:p>
    <w:p w14:paraId="3CE74F70"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lastRenderedPageBreak/>
        <w:t>Weekly Progress Report.</w:t>
      </w:r>
    </w:p>
    <w:p w14:paraId="10DF6258"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Final Project Report.</w:t>
      </w:r>
    </w:p>
    <w:p w14:paraId="64CC7799" w14:textId="77777777" w:rsidR="00831EF5" w:rsidRPr="00831EF5" w:rsidRDefault="00831EF5">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Case Study.</w:t>
      </w:r>
    </w:p>
    <w:p w14:paraId="2B99F1E9" w14:textId="77777777" w:rsidR="00831EF5" w:rsidRPr="00831EF5" w:rsidRDefault="00831EF5" w:rsidP="00831EF5">
      <w:pPr>
        <w:spacing w:before="100" w:beforeAutospacing="1" w:after="100" w:afterAutospacing="1" w:line="240" w:lineRule="auto"/>
        <w:outlineLvl w:val="2"/>
        <w:rPr>
          <w:rFonts w:ascii="Times New Roman" w:eastAsia="Times New Roman" w:hAnsi="Times New Roman" w:cs="Times New Roman"/>
          <w:b/>
          <w:bCs/>
          <w:sz w:val="27"/>
          <w:szCs w:val="27"/>
        </w:rPr>
      </w:pPr>
      <w:r w:rsidRPr="00831EF5">
        <w:rPr>
          <w:rFonts w:ascii="Times New Roman" w:eastAsia="Times New Roman" w:hAnsi="Times New Roman" w:cs="Times New Roman"/>
          <w:b/>
          <w:bCs/>
          <w:sz w:val="27"/>
          <w:szCs w:val="27"/>
        </w:rPr>
        <w:t xml:space="preserve">3. </w:t>
      </w:r>
      <w:proofErr w:type="spellStart"/>
      <w:r w:rsidRPr="00831EF5">
        <w:rPr>
          <w:rFonts w:ascii="Times New Roman" w:eastAsia="Times New Roman" w:hAnsi="Times New Roman" w:cs="Times New Roman"/>
          <w:b/>
          <w:bCs/>
          <w:sz w:val="27"/>
          <w:szCs w:val="27"/>
        </w:rPr>
        <w:t>Xây</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dựng</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hệ</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thống</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quản</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lý</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nội</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bộ</w:t>
      </w:r>
      <w:proofErr w:type="spellEnd"/>
    </w:p>
    <w:p w14:paraId="4BE24F03"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Business Consulting OS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w:t>
      </w:r>
    </w:p>
    <w:p w14:paraId="011F6CD8" w14:textId="77777777" w:rsidR="00831EF5" w:rsidRPr="00831EF5" w:rsidRDefault="00831EF5" w:rsidP="00831EF5">
      <w:pPr>
        <w:spacing w:before="100" w:beforeAutospacing="1" w:after="100" w:afterAutospacing="1" w:line="240" w:lineRule="auto"/>
        <w:outlineLvl w:val="2"/>
        <w:rPr>
          <w:rFonts w:ascii="Times New Roman" w:eastAsia="Times New Roman" w:hAnsi="Times New Roman" w:cs="Times New Roman"/>
          <w:b/>
          <w:bCs/>
          <w:sz w:val="27"/>
          <w:szCs w:val="27"/>
        </w:rPr>
      </w:pPr>
      <w:r w:rsidRPr="00831EF5">
        <w:rPr>
          <w:rFonts w:ascii="Times New Roman" w:eastAsia="Times New Roman" w:hAnsi="Times New Roman" w:cs="Times New Roman"/>
          <w:b/>
          <w:bCs/>
          <w:sz w:val="27"/>
          <w:szCs w:val="27"/>
        </w:rPr>
        <w:t xml:space="preserve">4. </w:t>
      </w:r>
      <w:proofErr w:type="spellStart"/>
      <w:r w:rsidRPr="00831EF5">
        <w:rPr>
          <w:rFonts w:ascii="Times New Roman" w:eastAsia="Times New Roman" w:hAnsi="Times New Roman" w:cs="Times New Roman"/>
          <w:b/>
          <w:bCs/>
          <w:sz w:val="27"/>
          <w:szCs w:val="27"/>
        </w:rPr>
        <w:t>Triển</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khai</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các</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dự</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án</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thí</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điểm</w:t>
      </w:r>
      <w:proofErr w:type="spellEnd"/>
    </w:p>
    <w:p w14:paraId="2D9F5C55"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Đồng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cùng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hoàn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w:t>
      </w:r>
    </w:p>
    <w:p w14:paraId="5AD1E064" w14:textId="77777777" w:rsidR="00831EF5" w:rsidRPr="00831EF5" w:rsidRDefault="00831EF5" w:rsidP="00831EF5">
      <w:pPr>
        <w:spacing w:before="100" w:beforeAutospacing="1" w:after="100" w:afterAutospacing="1" w:line="240" w:lineRule="auto"/>
        <w:outlineLvl w:val="2"/>
        <w:rPr>
          <w:rFonts w:ascii="Times New Roman" w:eastAsia="Times New Roman" w:hAnsi="Times New Roman" w:cs="Times New Roman"/>
          <w:b/>
          <w:bCs/>
          <w:sz w:val="27"/>
          <w:szCs w:val="27"/>
        </w:rPr>
      </w:pPr>
      <w:r w:rsidRPr="00831EF5">
        <w:rPr>
          <w:rFonts w:ascii="Times New Roman" w:eastAsia="Times New Roman" w:hAnsi="Times New Roman" w:cs="Times New Roman"/>
          <w:b/>
          <w:bCs/>
          <w:sz w:val="27"/>
          <w:szCs w:val="27"/>
        </w:rPr>
        <w:t xml:space="preserve">5. </w:t>
      </w:r>
      <w:proofErr w:type="spellStart"/>
      <w:r w:rsidRPr="00831EF5">
        <w:rPr>
          <w:rFonts w:ascii="Times New Roman" w:eastAsia="Times New Roman" w:hAnsi="Times New Roman" w:cs="Times New Roman"/>
          <w:b/>
          <w:bCs/>
          <w:sz w:val="27"/>
          <w:szCs w:val="27"/>
        </w:rPr>
        <w:t>Xây</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dựng</w:t>
      </w:r>
      <w:proofErr w:type="spellEnd"/>
      <w:r w:rsidRPr="00831EF5">
        <w:rPr>
          <w:rFonts w:ascii="Times New Roman" w:eastAsia="Times New Roman" w:hAnsi="Times New Roman" w:cs="Times New Roman"/>
          <w:b/>
          <w:bCs/>
          <w:sz w:val="27"/>
          <w:szCs w:val="27"/>
        </w:rPr>
        <w:t xml:space="preserve"> tri </w:t>
      </w:r>
      <w:proofErr w:type="spellStart"/>
      <w:r w:rsidRPr="00831EF5">
        <w:rPr>
          <w:rFonts w:ascii="Times New Roman" w:eastAsia="Times New Roman" w:hAnsi="Times New Roman" w:cs="Times New Roman"/>
          <w:b/>
          <w:bCs/>
          <w:sz w:val="27"/>
          <w:szCs w:val="27"/>
        </w:rPr>
        <w:t>thức</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tổ</w:t>
      </w:r>
      <w:proofErr w:type="spellEnd"/>
      <w:r w:rsidRPr="00831EF5">
        <w:rPr>
          <w:rFonts w:ascii="Times New Roman" w:eastAsia="Times New Roman" w:hAnsi="Times New Roman" w:cs="Times New Roman"/>
          <w:b/>
          <w:bCs/>
          <w:sz w:val="27"/>
          <w:szCs w:val="27"/>
        </w:rPr>
        <w:t xml:space="preserve"> </w:t>
      </w:r>
      <w:proofErr w:type="spellStart"/>
      <w:r w:rsidRPr="00831EF5">
        <w:rPr>
          <w:rFonts w:ascii="Times New Roman" w:eastAsia="Times New Roman" w:hAnsi="Times New Roman" w:cs="Times New Roman"/>
          <w:b/>
          <w:bCs/>
          <w:sz w:val="27"/>
          <w:szCs w:val="27"/>
        </w:rPr>
        <w:t>chức</w:t>
      </w:r>
      <w:proofErr w:type="spellEnd"/>
    </w:p>
    <w:p w14:paraId="409A3472"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Biến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thông</w:t>
      </w:r>
      <w:proofErr w:type="spellEnd"/>
      <w:r w:rsidRPr="00831EF5">
        <w:rPr>
          <w:rFonts w:ascii="Times New Roman" w:eastAsia="Times New Roman" w:hAnsi="Times New Roman" w:cs="Times New Roman"/>
          <w:sz w:val="24"/>
          <w:szCs w:val="24"/>
        </w:rPr>
        <w:t xml:space="preserve"> qua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hóa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học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tiễn</w:t>
      </w:r>
      <w:proofErr w:type="spellEnd"/>
      <w:r w:rsidRPr="00831EF5">
        <w:rPr>
          <w:rFonts w:ascii="Times New Roman" w:eastAsia="Times New Roman" w:hAnsi="Times New Roman" w:cs="Times New Roman"/>
          <w:sz w:val="24"/>
          <w:szCs w:val="24"/>
        </w:rPr>
        <w:t>.</w:t>
      </w:r>
    </w:p>
    <w:p w14:paraId="41A85027"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5.8. Thành </w:t>
      </w:r>
      <w:proofErr w:type="spellStart"/>
      <w:r w:rsidRPr="00831EF5">
        <w:rPr>
          <w:rFonts w:ascii="Times New Roman" w:eastAsia="Times New Roman" w:hAnsi="Times New Roman" w:cs="Times New Roman"/>
          <w:b/>
          <w:bCs/>
          <w:kern w:val="36"/>
          <w:sz w:val="48"/>
          <w:szCs w:val="48"/>
        </w:rPr>
        <w:t>công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trong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giai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đoạn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này</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được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đo</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bằng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điều</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gì</w:t>
      </w:r>
      <w:proofErr w:type="spellEnd"/>
      <w:r w:rsidRPr="00831EF5">
        <w:rPr>
          <w:rFonts w:ascii="Times New Roman" w:eastAsia="Times New Roman" w:hAnsi="Times New Roman" w:cs="Times New Roman"/>
          <w:b/>
          <w:bCs/>
          <w:kern w:val="36"/>
          <w:sz w:val="48"/>
          <w:szCs w:val="48"/>
        </w:rPr>
        <w:t>?</w:t>
      </w:r>
    </w:p>
    <w:p w14:paraId="7117ADEC"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Đối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với</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thu</w:t>
      </w:r>
      <w:proofErr w:type="spellEnd"/>
      <w:r w:rsidRPr="00831EF5">
        <w:rPr>
          <w:rFonts w:ascii="Times New Roman" w:eastAsia="Times New Roman" w:hAnsi="Times New Roman" w:cs="Times New Roman"/>
          <w:sz w:val="24"/>
          <w:szCs w:val="24"/>
        </w:rPr>
        <w:t>.</w:t>
      </w:r>
    </w:p>
    <w:p w14:paraId="34783B0F"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w:t>
      </w:r>
      <w:proofErr w:type="spellStart"/>
      <w:r w:rsidRPr="00831EF5">
        <w:rPr>
          <w:rFonts w:ascii="Times New Roman" w:eastAsia="Times New Roman" w:hAnsi="Times New Roman" w:cs="Times New Roman"/>
          <w:sz w:val="24"/>
          <w:szCs w:val="24"/>
        </w:rPr>
        <w:t>giai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quan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tâm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đến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số</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như</w:t>
      </w:r>
      <w:proofErr w:type="spellEnd"/>
      <w:r w:rsidRPr="00831EF5">
        <w:rPr>
          <w:rFonts w:ascii="Times New Roman" w:eastAsia="Times New Roman" w:hAnsi="Times New Roman" w:cs="Times New Roman"/>
          <w:sz w:val="24"/>
          <w:szCs w:val="24"/>
        </w:rPr>
        <w:t>:</w:t>
      </w:r>
    </w:p>
    <w:p w14:paraId="037E7FE6" w14:textId="77777777" w:rsidR="00831EF5" w:rsidRPr="00831EF5" w:rsidRDefault="00831EF5">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Số</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đồng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hành</w:t>
      </w:r>
      <w:proofErr w:type="spellEnd"/>
      <w:r w:rsidRPr="00831EF5">
        <w:rPr>
          <w:rFonts w:ascii="Times New Roman" w:eastAsia="Times New Roman" w:hAnsi="Times New Roman" w:cs="Times New Roman"/>
          <w:sz w:val="24"/>
          <w:szCs w:val="24"/>
        </w:rPr>
        <w:t>.</w:t>
      </w:r>
    </w:p>
    <w:p w14:paraId="26FD5F0A" w14:textId="77777777" w:rsidR="00831EF5" w:rsidRPr="00831EF5" w:rsidRDefault="00831EF5">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Số</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w:t>
      </w:r>
    </w:p>
    <w:p w14:paraId="6133DD38" w14:textId="77777777" w:rsidR="00831EF5" w:rsidRPr="00831EF5" w:rsidRDefault="00831EF5">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Mức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lòng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hàng</w:t>
      </w:r>
      <w:proofErr w:type="spellEnd"/>
      <w:r w:rsidRPr="00831EF5">
        <w:rPr>
          <w:rFonts w:ascii="Times New Roman" w:eastAsia="Times New Roman" w:hAnsi="Times New Roman" w:cs="Times New Roman"/>
          <w:sz w:val="24"/>
          <w:szCs w:val="24"/>
        </w:rPr>
        <w:t>.</w:t>
      </w:r>
    </w:p>
    <w:p w14:paraId="1DBA9E57" w14:textId="77777777" w:rsidR="00831EF5" w:rsidRPr="00831EF5" w:rsidRDefault="00831EF5">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Số</w:t>
      </w:r>
      <w:proofErr w:type="spellEnd"/>
      <w:r w:rsidRPr="00831EF5">
        <w:rPr>
          <w:rFonts w:ascii="Times New Roman" w:eastAsia="Times New Roman" w:hAnsi="Times New Roman" w:cs="Times New Roman"/>
          <w:sz w:val="24"/>
          <w:szCs w:val="24"/>
        </w:rPr>
        <w:t xml:space="preserve"> Case Study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hóa</w:t>
      </w:r>
      <w:proofErr w:type="spellEnd"/>
      <w:r w:rsidRPr="00831EF5">
        <w:rPr>
          <w:rFonts w:ascii="Times New Roman" w:eastAsia="Times New Roman" w:hAnsi="Times New Roman" w:cs="Times New Roman"/>
          <w:sz w:val="24"/>
          <w:szCs w:val="24"/>
        </w:rPr>
        <w:t>.</w:t>
      </w:r>
    </w:p>
    <w:p w14:paraId="1B591FC9" w14:textId="77777777" w:rsidR="00831EF5" w:rsidRPr="00831EF5" w:rsidRDefault="00831EF5">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Mức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hoàn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w:t>
      </w:r>
    </w:p>
    <w:p w14:paraId="452533FE" w14:textId="77777777" w:rsidR="00831EF5" w:rsidRPr="00831EF5" w:rsidRDefault="00831EF5">
      <w:pPr>
        <w:numPr>
          <w:ilvl w:val="0"/>
          <w:numId w:val="27"/>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Khả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tái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sử</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dụng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tiếp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theo.</w:t>
      </w:r>
      <w:proofErr w:type="spellEnd"/>
    </w:p>
    <w:p w14:paraId="3F48662C"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số</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tổ</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chức</w:t>
      </w:r>
      <w:proofErr w:type="spellEnd"/>
      <w:r w:rsidRPr="00831EF5">
        <w:rPr>
          <w:rFonts w:ascii="Times New Roman" w:eastAsia="Times New Roman" w:hAnsi="Times New Roman" w:cs="Times New Roman"/>
          <w:sz w:val="24"/>
          <w:szCs w:val="24"/>
        </w:rPr>
        <w:t>.</w:t>
      </w:r>
    </w:p>
    <w:p w14:paraId="12B2619C"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31EF5">
        <w:rPr>
          <w:rFonts w:ascii="Times New Roman" w:eastAsia="Times New Roman" w:hAnsi="Times New Roman" w:cs="Times New Roman"/>
          <w:b/>
          <w:bCs/>
          <w:kern w:val="36"/>
          <w:sz w:val="48"/>
          <w:szCs w:val="48"/>
        </w:rPr>
        <w:t>Tóm</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tắt</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chương</w:t>
      </w:r>
      <w:proofErr w:type="spellEnd"/>
    </w:p>
    <w:p w14:paraId="60575B90"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lựa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chọn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theo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hướng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b/>
          <w:bCs/>
          <w:sz w:val="24"/>
          <w:szCs w:val="24"/>
        </w:rPr>
        <w:t>bắt</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đầu</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nhỏ</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kiểm</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chứng</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nhanh</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và</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hoàn</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thiện</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liên</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tục</w:t>
      </w:r>
      <w:proofErr w:type="spellEnd"/>
      <w:r w:rsidRPr="00831EF5">
        <w:rPr>
          <w:rFonts w:ascii="Times New Roman" w:eastAsia="Times New Roman" w:hAnsi="Times New Roman" w:cs="Times New Roman"/>
          <w:sz w:val="24"/>
          <w:szCs w:val="24"/>
        </w:rPr>
        <w:t>.</w:t>
      </w:r>
    </w:p>
    <w:p w14:paraId="12607E81"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w:t>
      </w:r>
      <w:proofErr w:type="spellStart"/>
      <w:r w:rsidRPr="00831EF5">
        <w:rPr>
          <w:rFonts w:ascii="Times New Roman" w:eastAsia="Times New Roman" w:hAnsi="Times New Roman" w:cs="Times New Roman"/>
          <w:sz w:val="24"/>
          <w:szCs w:val="24"/>
        </w:rPr>
        <w:t>giai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tích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lũy</w:t>
      </w:r>
      <w:proofErr w:type="spellEnd"/>
      <w:r w:rsidRPr="00831EF5">
        <w:rPr>
          <w:rFonts w:ascii="Times New Roman" w:eastAsia="Times New Roman" w:hAnsi="Times New Roman" w:cs="Times New Roman"/>
          <w:sz w:val="24"/>
          <w:szCs w:val="24"/>
        </w:rPr>
        <w:t xml:space="preserve"> tri </w:t>
      </w:r>
      <w:proofErr w:type="spellStart"/>
      <w:r w:rsidRPr="00831EF5">
        <w:rPr>
          <w:rFonts w:ascii="Times New Roman" w:eastAsia="Times New Roman" w:hAnsi="Times New Roman" w:cs="Times New Roman"/>
          <w:sz w:val="24"/>
          <w:szCs w:val="24"/>
        </w:rPr>
        <w:t>thức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hoàn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thống</w:t>
      </w:r>
      <w:proofErr w:type="spellEnd"/>
      <w:r w:rsidRPr="00831EF5">
        <w:rPr>
          <w:rFonts w:ascii="Times New Roman" w:eastAsia="Times New Roman" w:hAnsi="Times New Roman" w:cs="Times New Roman"/>
          <w:sz w:val="24"/>
          <w:szCs w:val="24"/>
        </w:rPr>
        <w:t>.</w:t>
      </w:r>
    </w:p>
    <w:p w14:paraId="1AE1D084" w14:textId="12B2865D" w:rsidR="001C4A0C"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còn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góp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phần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từng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bước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hóa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sứ</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mệnh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nguồn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nhân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nối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w:t>
      </w:r>
    </w:p>
    <w:p w14:paraId="7A64EB27" w14:textId="181000A2" w:rsidR="00831EF5" w:rsidRPr="00831EF5" w:rsidRDefault="001C4A0C" w:rsidP="001C4A0C">
      <w:pPr>
        <w:rPr>
          <w:rFonts w:ascii="Times New Roman" w:eastAsia="Times New Roman" w:hAnsi="Times New Roman" w:cs="Times New Roman"/>
          <w:b/>
          <w:bCs/>
          <w:kern w:val="36"/>
          <w:sz w:val="48"/>
          <w:szCs w:val="48"/>
        </w:rPr>
      </w:pPr>
      <w:r>
        <w:rPr>
          <w:rFonts w:ascii="Times New Roman" w:eastAsia="Times New Roman" w:hAnsi="Times New Roman" w:cs="Times New Roman"/>
          <w:sz w:val="24"/>
          <w:szCs w:val="24"/>
        </w:rPr>
        <w:br w:type="page"/>
      </w:r>
      <w:r w:rsidR="00831EF5" w:rsidRPr="00831EF5">
        <w:rPr>
          <w:rFonts w:ascii="Times New Roman" w:eastAsia="Times New Roman" w:hAnsi="Times New Roman" w:cs="Times New Roman"/>
          <w:b/>
          <w:bCs/>
          <w:kern w:val="36"/>
          <w:sz w:val="48"/>
          <w:szCs w:val="48"/>
        </w:rPr>
        <w:lastRenderedPageBreak/>
        <w:t>CHƯƠNG 6</w:t>
      </w:r>
    </w:p>
    <w:p w14:paraId="0C9E2158"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NHỮNG NGUYÊN TẮC CỐT LÕI</w:t>
      </w:r>
    </w:p>
    <w:p w14:paraId="2971EF48"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i/>
          <w:iCs/>
          <w:sz w:val="24"/>
          <w:szCs w:val="24"/>
        </w:rPr>
        <w:t>"</w:t>
      </w:r>
      <w:proofErr w:type="spellStart"/>
      <w:r w:rsidRPr="00831EF5">
        <w:rPr>
          <w:rFonts w:ascii="Times New Roman" w:eastAsia="Times New Roman" w:hAnsi="Times New Roman" w:cs="Times New Roman"/>
          <w:i/>
          <w:iCs/>
          <w:sz w:val="24"/>
          <w:szCs w:val="24"/>
        </w:rPr>
        <w:t>Mọi</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quyết</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định</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đều</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cần</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một</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nguyên</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tắc</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để</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dẫn</w:t>
      </w:r>
      <w:proofErr w:type="spellEnd"/>
      <w:r w:rsidRPr="00831EF5">
        <w:rPr>
          <w:rFonts w:ascii="Times New Roman" w:eastAsia="Times New Roman" w:hAnsi="Times New Roman" w:cs="Times New Roman"/>
          <w:i/>
          <w:iCs/>
          <w:sz w:val="24"/>
          <w:szCs w:val="24"/>
        </w:rPr>
        <w:t xml:space="preserve"> </w:t>
      </w:r>
      <w:proofErr w:type="spellStart"/>
      <w:r w:rsidRPr="00831EF5">
        <w:rPr>
          <w:rFonts w:ascii="Times New Roman" w:eastAsia="Times New Roman" w:hAnsi="Times New Roman" w:cs="Times New Roman"/>
          <w:i/>
          <w:iCs/>
          <w:sz w:val="24"/>
          <w:szCs w:val="24"/>
        </w:rPr>
        <w:t>đường</w:t>
      </w:r>
      <w:proofErr w:type="spellEnd"/>
      <w:r w:rsidRPr="00831EF5">
        <w:rPr>
          <w:rFonts w:ascii="Times New Roman" w:eastAsia="Times New Roman" w:hAnsi="Times New Roman" w:cs="Times New Roman"/>
          <w:i/>
          <w:iCs/>
          <w:sz w:val="24"/>
          <w:szCs w:val="24"/>
        </w:rPr>
        <w:t>."</w:t>
      </w:r>
    </w:p>
    <w:p w14:paraId="6C75D6BB"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6.1. </w:t>
      </w:r>
      <w:proofErr w:type="spellStart"/>
      <w:r w:rsidRPr="00831EF5">
        <w:rPr>
          <w:rFonts w:ascii="Times New Roman" w:eastAsia="Times New Roman" w:hAnsi="Times New Roman" w:cs="Times New Roman"/>
          <w:b/>
          <w:bCs/>
          <w:kern w:val="36"/>
          <w:sz w:val="48"/>
          <w:szCs w:val="48"/>
        </w:rPr>
        <w:t>Vì</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sao</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cần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những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nguyên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tắc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cốt</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lõi</w:t>
      </w:r>
      <w:proofErr w:type="spellEnd"/>
      <w:r w:rsidRPr="00831EF5">
        <w:rPr>
          <w:rFonts w:ascii="Times New Roman" w:eastAsia="Times New Roman" w:hAnsi="Times New Roman" w:cs="Times New Roman"/>
          <w:b/>
          <w:bCs/>
          <w:kern w:val="36"/>
          <w:sz w:val="48"/>
          <w:szCs w:val="48"/>
        </w:rPr>
        <w:t>?</w:t>
      </w:r>
    </w:p>
    <w:p w14:paraId="7FBBB5F9"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w:t>
      </w:r>
      <w:proofErr w:type="spellStart"/>
      <w:r w:rsidRPr="00831EF5">
        <w:rPr>
          <w:rFonts w:ascii="Times New Roman" w:eastAsia="Times New Roman" w:hAnsi="Times New Roman" w:cs="Times New Roman"/>
          <w:sz w:val="24"/>
          <w:szCs w:val="24"/>
        </w:rPr>
        <w:t>quá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thay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đổi</w:t>
      </w:r>
      <w:proofErr w:type="spellEnd"/>
      <w:r w:rsidRPr="00831EF5">
        <w:rPr>
          <w:rFonts w:ascii="Times New Roman" w:eastAsia="Times New Roman" w:hAnsi="Times New Roman" w:cs="Times New Roman"/>
          <w:sz w:val="24"/>
          <w:szCs w:val="24"/>
        </w:rPr>
        <w:t>.</w:t>
      </w:r>
    </w:p>
    <w:p w14:paraId="5F40FCFA"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w:t>
      </w:r>
    </w:p>
    <w:p w14:paraId="5B35F5D5" w14:textId="77777777" w:rsidR="00831EF5" w:rsidRPr="00831EF5" w:rsidRDefault="00831EF5">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thêm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mới</w:t>
      </w:r>
      <w:proofErr w:type="spellEnd"/>
      <w:r w:rsidRPr="00831EF5">
        <w:rPr>
          <w:rFonts w:ascii="Times New Roman" w:eastAsia="Times New Roman" w:hAnsi="Times New Roman" w:cs="Times New Roman"/>
          <w:sz w:val="24"/>
          <w:szCs w:val="24"/>
        </w:rPr>
        <w:t>.</w:t>
      </w:r>
    </w:p>
    <w:p w14:paraId="4024E59D" w14:textId="77777777" w:rsidR="00831EF5" w:rsidRPr="00831EF5" w:rsidRDefault="00831EF5">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rộng</w:t>
      </w:r>
      <w:proofErr w:type="spellEnd"/>
      <w:r w:rsidRPr="00831EF5">
        <w:rPr>
          <w:rFonts w:ascii="Times New Roman" w:eastAsia="Times New Roman" w:hAnsi="Times New Roman" w:cs="Times New Roman"/>
          <w:sz w:val="24"/>
          <w:szCs w:val="24"/>
        </w:rPr>
        <w:t xml:space="preserve"> sang </w:t>
      </w:r>
      <w:proofErr w:type="spellStart"/>
      <w:r w:rsidRPr="00831EF5">
        <w:rPr>
          <w:rFonts w:ascii="Times New Roman" w:eastAsia="Times New Roman" w:hAnsi="Times New Roman" w:cs="Times New Roman"/>
          <w:sz w:val="24"/>
          <w:szCs w:val="24"/>
        </w:rPr>
        <w:t>nhiều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lĩnh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vực</w:t>
      </w:r>
      <w:proofErr w:type="spellEnd"/>
      <w:r w:rsidRPr="00831EF5">
        <w:rPr>
          <w:rFonts w:ascii="Times New Roman" w:eastAsia="Times New Roman" w:hAnsi="Times New Roman" w:cs="Times New Roman"/>
          <w:sz w:val="24"/>
          <w:szCs w:val="24"/>
        </w:rPr>
        <w:t>.</w:t>
      </w:r>
    </w:p>
    <w:p w14:paraId="62898DD4" w14:textId="77777777" w:rsidR="00831EF5" w:rsidRPr="00831EF5" w:rsidRDefault="00831EF5">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với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đối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hơn</w:t>
      </w:r>
      <w:proofErr w:type="spellEnd"/>
      <w:r w:rsidRPr="00831EF5">
        <w:rPr>
          <w:rFonts w:ascii="Times New Roman" w:eastAsia="Times New Roman" w:hAnsi="Times New Roman" w:cs="Times New Roman"/>
          <w:sz w:val="24"/>
          <w:szCs w:val="24"/>
        </w:rPr>
        <w:t>.</w:t>
      </w:r>
    </w:p>
    <w:p w14:paraId="5212D708" w14:textId="77777777" w:rsidR="00831EF5" w:rsidRPr="00831EF5" w:rsidRDefault="00831EF5">
      <w:pPr>
        <w:numPr>
          <w:ilvl w:val="0"/>
          <w:numId w:val="28"/>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Ứng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dụng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mới</w:t>
      </w:r>
      <w:proofErr w:type="spellEnd"/>
      <w:r w:rsidRPr="00831EF5">
        <w:rPr>
          <w:rFonts w:ascii="Times New Roman" w:eastAsia="Times New Roman" w:hAnsi="Times New Roman" w:cs="Times New Roman"/>
          <w:sz w:val="24"/>
          <w:szCs w:val="24"/>
        </w:rPr>
        <w:t>.</w:t>
      </w:r>
    </w:p>
    <w:p w14:paraId="37D01FA7"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Nhưng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dù</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thay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đổi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như</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thế</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vẫn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cần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nguyên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tắc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giúp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mọi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định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theo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cùng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định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hướng</w:t>
      </w:r>
      <w:proofErr w:type="spellEnd"/>
      <w:r w:rsidRPr="00831EF5">
        <w:rPr>
          <w:rFonts w:ascii="Times New Roman" w:eastAsia="Times New Roman" w:hAnsi="Times New Roman" w:cs="Times New Roman"/>
          <w:sz w:val="24"/>
          <w:szCs w:val="24"/>
        </w:rPr>
        <w:t>.</w:t>
      </w:r>
    </w:p>
    <w:p w14:paraId="465B2A07"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chính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trò</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nguyên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tắc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cốt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lõi</w:t>
      </w:r>
      <w:proofErr w:type="spellEnd"/>
      <w:r w:rsidRPr="00831EF5">
        <w:rPr>
          <w:rFonts w:ascii="Times New Roman" w:eastAsia="Times New Roman" w:hAnsi="Times New Roman" w:cs="Times New Roman"/>
          <w:sz w:val="24"/>
          <w:szCs w:val="24"/>
        </w:rPr>
        <w:t>.</w:t>
      </w:r>
    </w:p>
    <w:p w14:paraId="5E86646E"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6.2. Con </w:t>
      </w:r>
      <w:proofErr w:type="spellStart"/>
      <w:r w:rsidRPr="00831EF5">
        <w:rPr>
          <w:rFonts w:ascii="Times New Roman" w:eastAsia="Times New Roman" w:hAnsi="Times New Roman" w:cs="Times New Roman"/>
          <w:b/>
          <w:bCs/>
          <w:kern w:val="36"/>
          <w:sz w:val="48"/>
          <w:szCs w:val="48"/>
        </w:rPr>
        <w:t>người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trung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tâm</w:t>
      </w:r>
      <w:proofErr w:type="spellEnd"/>
    </w:p>
    <w:p w14:paraId="64C7BEC7"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lập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với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con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w:t>
      </w:r>
    </w:p>
    <w:p w14:paraId="5DEECAEF"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Vì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vậy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mọi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dịch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vụ</w:t>
      </w:r>
      <w:proofErr w:type="spellEnd"/>
      <w:r w:rsidRPr="00831EF5">
        <w:rPr>
          <w:rFonts w:ascii="Times New Roman" w:eastAsia="Times New Roman" w:hAnsi="Times New Roman" w:cs="Times New Roman"/>
          <w:sz w:val="24"/>
          <w:szCs w:val="24"/>
        </w:rPr>
        <w:t xml:space="preserve"> hay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hướng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đến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cho</w:t>
      </w:r>
      <w:proofErr w:type="spellEnd"/>
      <w:r w:rsidRPr="00831EF5">
        <w:rPr>
          <w:rFonts w:ascii="Times New Roman" w:eastAsia="Times New Roman" w:hAnsi="Times New Roman" w:cs="Times New Roman"/>
          <w:sz w:val="24"/>
          <w:szCs w:val="24"/>
        </w:rPr>
        <w:t xml:space="preserve"> con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trước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tiên</w:t>
      </w:r>
      <w:proofErr w:type="spellEnd"/>
      <w:r w:rsidRPr="00831EF5">
        <w:rPr>
          <w:rFonts w:ascii="Times New Roman" w:eastAsia="Times New Roman" w:hAnsi="Times New Roman" w:cs="Times New Roman"/>
          <w:sz w:val="24"/>
          <w:szCs w:val="24"/>
        </w:rPr>
        <w:t>.</w:t>
      </w:r>
    </w:p>
    <w:p w14:paraId="2CEC0938"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w:t>
      </w:r>
    </w:p>
    <w:p w14:paraId="762A6D60"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giúp</w:t>
      </w:r>
      <w:proofErr w:type="spellEnd"/>
      <w:r w:rsidRPr="00831EF5">
        <w:rPr>
          <w:rFonts w:ascii="Times New Roman" w:eastAsia="Times New Roman" w:hAnsi="Times New Roman" w:cs="Times New Roman"/>
          <w:sz w:val="24"/>
          <w:szCs w:val="24"/>
        </w:rPr>
        <w:t>:</w:t>
      </w:r>
    </w:p>
    <w:p w14:paraId="54B2F961" w14:textId="77777777" w:rsidR="00831EF5" w:rsidRPr="00831EF5" w:rsidRDefault="00831EF5">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Doanh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ngũ</w:t>
      </w:r>
      <w:proofErr w:type="spellEnd"/>
      <w:r w:rsidRPr="00831EF5">
        <w:rPr>
          <w:rFonts w:ascii="Times New Roman" w:eastAsia="Times New Roman" w:hAnsi="Times New Roman" w:cs="Times New Roman"/>
          <w:sz w:val="24"/>
          <w:szCs w:val="24"/>
        </w:rPr>
        <w:t>.</w:t>
      </w:r>
    </w:p>
    <w:p w14:paraId="7115E1AA" w14:textId="77777777" w:rsidR="00831EF5" w:rsidRPr="00831EF5" w:rsidRDefault="00831EF5">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học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w:t>
      </w:r>
    </w:p>
    <w:p w14:paraId="6F7F3862" w14:textId="77777777" w:rsidR="00831EF5" w:rsidRPr="00831EF5" w:rsidRDefault="00831EF5">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lao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thêm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hội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nghề</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w:t>
      </w:r>
    </w:p>
    <w:p w14:paraId="7EA2EABA"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Nếu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mang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lại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cho</w:t>
      </w:r>
      <w:proofErr w:type="spellEnd"/>
      <w:r w:rsidRPr="00831EF5">
        <w:rPr>
          <w:rFonts w:ascii="Times New Roman" w:eastAsia="Times New Roman" w:hAnsi="Times New Roman" w:cs="Times New Roman"/>
          <w:sz w:val="24"/>
          <w:szCs w:val="24"/>
        </w:rPr>
        <w:t xml:space="preserve"> con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theo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đuổi</w:t>
      </w:r>
      <w:proofErr w:type="spellEnd"/>
      <w:r w:rsidRPr="00831EF5">
        <w:rPr>
          <w:rFonts w:ascii="Times New Roman" w:eastAsia="Times New Roman" w:hAnsi="Times New Roman" w:cs="Times New Roman"/>
          <w:sz w:val="24"/>
          <w:szCs w:val="24"/>
        </w:rPr>
        <w:t>.</w:t>
      </w:r>
    </w:p>
    <w:p w14:paraId="569525FC"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lastRenderedPageBreak/>
        <w:t xml:space="preserve">6.3. </w:t>
      </w:r>
      <w:proofErr w:type="spellStart"/>
      <w:r w:rsidRPr="00831EF5">
        <w:rPr>
          <w:rFonts w:ascii="Times New Roman" w:eastAsia="Times New Roman" w:hAnsi="Times New Roman" w:cs="Times New Roman"/>
          <w:b/>
          <w:bCs/>
          <w:kern w:val="36"/>
          <w:sz w:val="48"/>
          <w:szCs w:val="48"/>
        </w:rPr>
        <w:t>Giải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quyết</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đúng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vấn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đề</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trước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khi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phát</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triển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giải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pháp</w:t>
      </w:r>
      <w:proofErr w:type="spellEnd"/>
    </w:p>
    <w:p w14:paraId="32DF0DB6"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tốt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bắt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câu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hỏi</w:t>
      </w:r>
      <w:proofErr w:type="spellEnd"/>
      <w:r w:rsidRPr="00831EF5">
        <w:rPr>
          <w:rFonts w:ascii="Times New Roman" w:eastAsia="Times New Roman" w:hAnsi="Times New Roman" w:cs="Times New Roman"/>
          <w:sz w:val="24"/>
          <w:szCs w:val="24"/>
        </w:rPr>
        <w:t>:</w:t>
      </w:r>
    </w:p>
    <w:p w14:paraId="321DDECD"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w:t>
      </w: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ta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gì</w:t>
      </w:r>
      <w:proofErr w:type="spellEnd"/>
      <w:r w:rsidRPr="00831EF5">
        <w:rPr>
          <w:rFonts w:ascii="Times New Roman" w:eastAsia="Times New Roman" w:hAnsi="Times New Roman" w:cs="Times New Roman"/>
          <w:sz w:val="24"/>
          <w:szCs w:val="24"/>
        </w:rPr>
        <w:t>?"</w:t>
      </w:r>
    </w:p>
    <w:p w14:paraId="3EF93697"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bắt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bằng</w:t>
      </w:r>
      <w:proofErr w:type="spellEnd"/>
      <w:r w:rsidRPr="00831EF5">
        <w:rPr>
          <w:rFonts w:ascii="Times New Roman" w:eastAsia="Times New Roman" w:hAnsi="Times New Roman" w:cs="Times New Roman"/>
          <w:sz w:val="24"/>
          <w:szCs w:val="24"/>
        </w:rPr>
        <w:t>:</w:t>
      </w:r>
    </w:p>
    <w:p w14:paraId="79B009B5"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w:t>
      </w:r>
      <w:proofErr w:type="spellStart"/>
      <w:r w:rsidRPr="00831EF5">
        <w:rPr>
          <w:rFonts w:ascii="Times New Roman" w:eastAsia="Times New Roman" w:hAnsi="Times New Roman" w:cs="Times New Roman"/>
          <w:sz w:val="24"/>
          <w:szCs w:val="24"/>
        </w:rPr>
        <w:t>Khách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đang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gặp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vấn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gì</w:t>
      </w:r>
      <w:proofErr w:type="spellEnd"/>
      <w:r w:rsidRPr="00831EF5">
        <w:rPr>
          <w:rFonts w:ascii="Times New Roman" w:eastAsia="Times New Roman" w:hAnsi="Times New Roman" w:cs="Times New Roman"/>
          <w:sz w:val="24"/>
          <w:szCs w:val="24"/>
        </w:rPr>
        <w:t>?"</w:t>
      </w:r>
    </w:p>
    <w:p w14:paraId="71715033"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luôn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ưu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tiên</w:t>
      </w:r>
      <w:proofErr w:type="spellEnd"/>
      <w:r w:rsidRPr="00831EF5">
        <w:rPr>
          <w:rFonts w:ascii="Times New Roman" w:eastAsia="Times New Roman" w:hAnsi="Times New Roman" w:cs="Times New Roman"/>
          <w:sz w:val="24"/>
          <w:szCs w:val="24"/>
        </w:rPr>
        <w:t>:</w:t>
      </w:r>
    </w:p>
    <w:p w14:paraId="231EA0A7" w14:textId="77777777" w:rsidR="00831EF5" w:rsidRPr="00831EF5" w:rsidRDefault="00831EF5">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Hiểu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vấn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w:t>
      </w:r>
      <w:proofErr w:type="spellEnd"/>
      <w:r w:rsidRPr="00831EF5">
        <w:rPr>
          <w:rFonts w:ascii="Times New Roman" w:eastAsia="Times New Roman" w:hAnsi="Times New Roman" w:cs="Times New Roman"/>
          <w:sz w:val="24"/>
          <w:szCs w:val="24"/>
        </w:rPr>
        <w:t>.</w:t>
      </w:r>
    </w:p>
    <w:p w14:paraId="6905DE56" w14:textId="77777777" w:rsidR="00831EF5" w:rsidRPr="00831EF5" w:rsidRDefault="00831EF5">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Xác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định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nguyên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nhân</w:t>
      </w:r>
      <w:proofErr w:type="spellEnd"/>
      <w:r w:rsidRPr="00831EF5">
        <w:rPr>
          <w:rFonts w:ascii="Times New Roman" w:eastAsia="Times New Roman" w:hAnsi="Times New Roman" w:cs="Times New Roman"/>
          <w:sz w:val="24"/>
          <w:szCs w:val="24"/>
        </w:rPr>
        <w:t>.</w:t>
      </w:r>
    </w:p>
    <w:p w14:paraId="212F87E0" w14:textId="77777777" w:rsidR="00831EF5" w:rsidRPr="00831EF5" w:rsidRDefault="00831EF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 </w:t>
      </w:r>
      <w:proofErr w:type="spellStart"/>
      <w:r w:rsidRPr="00831EF5">
        <w:rPr>
          <w:rFonts w:ascii="Times New Roman" w:eastAsia="Times New Roman" w:hAnsi="Times New Roman" w:cs="Times New Roman"/>
          <w:sz w:val="24"/>
          <w:szCs w:val="24"/>
        </w:rPr>
        <w:t>thập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chứng</w:t>
      </w:r>
      <w:proofErr w:type="spellEnd"/>
      <w:r w:rsidRPr="00831EF5">
        <w:rPr>
          <w:rFonts w:ascii="Times New Roman" w:eastAsia="Times New Roman" w:hAnsi="Times New Roman" w:cs="Times New Roman"/>
          <w:sz w:val="24"/>
          <w:szCs w:val="24"/>
        </w:rPr>
        <w:t>.</w:t>
      </w:r>
    </w:p>
    <w:p w14:paraId="377C4ECD" w14:textId="77777777" w:rsidR="00831EF5" w:rsidRPr="00831EF5" w:rsidRDefault="00831EF5">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Sau </w:t>
      </w: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mới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xuất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w:t>
      </w:r>
    </w:p>
    <w:p w14:paraId="36E7F1AE"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nguyên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tắc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mọi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w:t>
      </w:r>
    </w:p>
    <w:p w14:paraId="647EB804"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6.4. </w:t>
      </w:r>
      <w:proofErr w:type="spellStart"/>
      <w:r w:rsidRPr="00831EF5">
        <w:rPr>
          <w:rFonts w:ascii="Times New Roman" w:eastAsia="Times New Roman" w:hAnsi="Times New Roman" w:cs="Times New Roman"/>
          <w:b/>
          <w:bCs/>
          <w:kern w:val="36"/>
          <w:sz w:val="48"/>
          <w:szCs w:val="48"/>
        </w:rPr>
        <w:t>Thực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tiễn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tiêu</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chuẩn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kiểm</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chứng</w:t>
      </w:r>
      <w:proofErr w:type="spellEnd"/>
    </w:p>
    <w:p w14:paraId="6C666EA8"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Mọi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hay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cụ</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đều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tế</w:t>
      </w:r>
      <w:proofErr w:type="spellEnd"/>
      <w:r w:rsidRPr="00831EF5">
        <w:rPr>
          <w:rFonts w:ascii="Times New Roman" w:eastAsia="Times New Roman" w:hAnsi="Times New Roman" w:cs="Times New Roman"/>
          <w:sz w:val="24"/>
          <w:szCs w:val="24"/>
        </w:rPr>
        <w:t>.</w:t>
      </w:r>
    </w:p>
    <w:p w14:paraId="30B010E1"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thuyết</w:t>
      </w:r>
      <w:proofErr w:type="spellEnd"/>
      <w:r w:rsidRPr="00831EF5">
        <w:rPr>
          <w:rFonts w:ascii="Times New Roman" w:eastAsia="Times New Roman" w:hAnsi="Times New Roman" w:cs="Times New Roman"/>
          <w:sz w:val="24"/>
          <w:szCs w:val="24"/>
        </w:rPr>
        <w:t>.</w:t>
      </w:r>
    </w:p>
    <w:p w14:paraId="6D84464D"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biểu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mẫu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tiến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từ</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tế</w:t>
      </w:r>
      <w:proofErr w:type="spellEnd"/>
      <w:r w:rsidRPr="00831EF5">
        <w:rPr>
          <w:rFonts w:ascii="Times New Roman" w:eastAsia="Times New Roman" w:hAnsi="Times New Roman" w:cs="Times New Roman"/>
          <w:sz w:val="24"/>
          <w:szCs w:val="24"/>
        </w:rPr>
        <w:t>.</w:t>
      </w:r>
    </w:p>
    <w:p w14:paraId="0689EB84"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tiễn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luôn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cao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đánh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w:t>
      </w:r>
      <w:proofErr w:type="spellEnd"/>
      <w:r w:rsidRPr="00831EF5">
        <w:rPr>
          <w:rFonts w:ascii="Times New Roman" w:eastAsia="Times New Roman" w:hAnsi="Times New Roman" w:cs="Times New Roman"/>
          <w:sz w:val="24"/>
          <w:szCs w:val="24"/>
        </w:rPr>
        <w:t>.</w:t>
      </w:r>
    </w:p>
    <w:p w14:paraId="127E796E"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6.5. Học </w:t>
      </w:r>
      <w:proofErr w:type="spellStart"/>
      <w:r w:rsidRPr="00831EF5">
        <w:rPr>
          <w:rFonts w:ascii="Times New Roman" w:eastAsia="Times New Roman" w:hAnsi="Times New Roman" w:cs="Times New Roman"/>
          <w:b/>
          <w:bCs/>
          <w:kern w:val="36"/>
          <w:sz w:val="48"/>
          <w:szCs w:val="48"/>
        </w:rPr>
        <w:t>hỏi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và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cải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tiến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liên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tục</w:t>
      </w:r>
      <w:proofErr w:type="spellEnd"/>
    </w:p>
    <w:p w14:paraId="19051E25"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hoàn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hảo</w:t>
      </w:r>
      <w:proofErr w:type="spellEnd"/>
      <w:r w:rsidRPr="00831EF5">
        <w:rPr>
          <w:rFonts w:ascii="Times New Roman" w:eastAsia="Times New Roman" w:hAnsi="Times New Roman" w:cs="Times New Roman"/>
          <w:sz w:val="24"/>
          <w:szCs w:val="24"/>
        </w:rPr>
        <w:t>.</w:t>
      </w:r>
    </w:p>
    <w:p w14:paraId="74623938"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phù</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hợp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với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mọi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w:t>
      </w:r>
    </w:p>
    <w:p w14:paraId="773A19FE"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coi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hội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học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hỏi</w:t>
      </w:r>
      <w:proofErr w:type="spellEnd"/>
      <w:r w:rsidRPr="00831EF5">
        <w:rPr>
          <w:rFonts w:ascii="Times New Roman" w:eastAsia="Times New Roman" w:hAnsi="Times New Roman" w:cs="Times New Roman"/>
          <w:sz w:val="24"/>
          <w:szCs w:val="24"/>
        </w:rPr>
        <w:t>.</w:t>
      </w:r>
    </w:p>
    <w:p w14:paraId="0B0420D5"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Sau </w:t>
      </w: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luôn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xem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xét</w:t>
      </w:r>
      <w:proofErr w:type="spellEnd"/>
      <w:r w:rsidRPr="00831EF5">
        <w:rPr>
          <w:rFonts w:ascii="Times New Roman" w:eastAsia="Times New Roman" w:hAnsi="Times New Roman" w:cs="Times New Roman"/>
          <w:sz w:val="24"/>
          <w:szCs w:val="24"/>
        </w:rPr>
        <w:t>:</w:t>
      </w:r>
    </w:p>
    <w:p w14:paraId="386C5316" w14:textId="77777777" w:rsidR="00831EF5" w:rsidRPr="00831EF5" w:rsidRDefault="00831EF5">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tốt</w:t>
      </w:r>
      <w:proofErr w:type="spellEnd"/>
      <w:r w:rsidRPr="00831EF5">
        <w:rPr>
          <w:rFonts w:ascii="Times New Roman" w:eastAsia="Times New Roman" w:hAnsi="Times New Roman" w:cs="Times New Roman"/>
          <w:sz w:val="24"/>
          <w:szCs w:val="24"/>
        </w:rPr>
        <w:t>?</w:t>
      </w:r>
    </w:p>
    <w:p w14:paraId="2EBC4650" w14:textId="77777777" w:rsidR="00831EF5" w:rsidRPr="00831EF5" w:rsidRDefault="00831EF5">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lastRenderedPageBreak/>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cần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w:t>
      </w:r>
    </w:p>
    <w:p w14:paraId="07E2444E" w14:textId="77777777" w:rsidR="00831EF5" w:rsidRPr="00831EF5" w:rsidRDefault="00831EF5">
      <w:pPr>
        <w:numPr>
          <w:ilvl w:val="0"/>
          <w:numId w:val="31"/>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Bài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học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hóa</w:t>
      </w:r>
      <w:proofErr w:type="spellEnd"/>
      <w:r w:rsidRPr="00831EF5">
        <w:rPr>
          <w:rFonts w:ascii="Times New Roman" w:eastAsia="Times New Roman" w:hAnsi="Times New Roman" w:cs="Times New Roman"/>
          <w:sz w:val="24"/>
          <w:szCs w:val="24"/>
        </w:rPr>
        <w:t>?</w:t>
      </w:r>
    </w:p>
    <w:p w14:paraId="0E6324A1" w14:textId="77777777" w:rsidR="00831EF5" w:rsidRPr="00831EF5" w:rsidRDefault="00831EF5">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Kinh </w:t>
      </w:r>
      <w:proofErr w:type="spellStart"/>
      <w:r w:rsidRPr="00831EF5">
        <w:rPr>
          <w:rFonts w:ascii="Times New Roman" w:eastAsia="Times New Roman" w:hAnsi="Times New Roman" w:cs="Times New Roman"/>
          <w:sz w:val="24"/>
          <w:szCs w:val="24"/>
        </w:rPr>
        <w:t>nghiệm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chia </w:t>
      </w:r>
      <w:proofErr w:type="spellStart"/>
      <w:r w:rsidRPr="00831EF5">
        <w:rPr>
          <w:rFonts w:ascii="Times New Roman" w:eastAsia="Times New Roman" w:hAnsi="Times New Roman" w:cs="Times New Roman"/>
          <w:sz w:val="24"/>
          <w:szCs w:val="24"/>
        </w:rPr>
        <w:t>sẻ</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sau</w:t>
      </w:r>
      <w:proofErr w:type="spellEnd"/>
      <w:r w:rsidRPr="00831EF5">
        <w:rPr>
          <w:rFonts w:ascii="Times New Roman" w:eastAsia="Times New Roman" w:hAnsi="Times New Roman" w:cs="Times New Roman"/>
          <w:sz w:val="24"/>
          <w:szCs w:val="24"/>
        </w:rPr>
        <w:t>?</w:t>
      </w:r>
    </w:p>
    <w:p w14:paraId="0C80E220"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cách</w:t>
      </w:r>
      <w:proofErr w:type="spellEnd"/>
      <w:r w:rsidRPr="00831EF5">
        <w:rPr>
          <w:rFonts w:ascii="Times New Roman" w:eastAsia="Times New Roman" w:hAnsi="Times New Roman" w:cs="Times New Roman"/>
          <w:sz w:val="24"/>
          <w:szCs w:val="24"/>
        </w:rPr>
        <w:t xml:space="preserve"> tri </w:t>
      </w:r>
      <w:proofErr w:type="spellStart"/>
      <w:r w:rsidRPr="00831EF5">
        <w:rPr>
          <w:rFonts w:ascii="Times New Roman" w:eastAsia="Times New Roman" w:hAnsi="Times New Roman" w:cs="Times New Roman"/>
          <w:sz w:val="24"/>
          <w:szCs w:val="24"/>
        </w:rPr>
        <w:t>thức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w:t>
      </w:r>
    </w:p>
    <w:p w14:paraId="1D20C557"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6.6. Chia </w:t>
      </w:r>
      <w:proofErr w:type="spellStart"/>
      <w:r w:rsidRPr="00831EF5">
        <w:rPr>
          <w:rFonts w:ascii="Times New Roman" w:eastAsia="Times New Roman" w:hAnsi="Times New Roman" w:cs="Times New Roman"/>
          <w:b/>
          <w:bCs/>
          <w:kern w:val="36"/>
          <w:sz w:val="48"/>
          <w:szCs w:val="48"/>
        </w:rPr>
        <w:t>sẻ</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giá</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trị</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thông</w:t>
      </w:r>
      <w:proofErr w:type="spellEnd"/>
      <w:r w:rsidRPr="00831EF5">
        <w:rPr>
          <w:rFonts w:ascii="Times New Roman" w:eastAsia="Times New Roman" w:hAnsi="Times New Roman" w:cs="Times New Roman"/>
          <w:b/>
          <w:bCs/>
          <w:kern w:val="36"/>
          <w:sz w:val="48"/>
          <w:szCs w:val="48"/>
        </w:rPr>
        <w:t xml:space="preserve"> qua </w:t>
      </w:r>
      <w:proofErr w:type="spellStart"/>
      <w:r w:rsidRPr="00831EF5">
        <w:rPr>
          <w:rFonts w:ascii="Times New Roman" w:eastAsia="Times New Roman" w:hAnsi="Times New Roman" w:cs="Times New Roman"/>
          <w:b/>
          <w:bCs/>
          <w:kern w:val="36"/>
          <w:sz w:val="48"/>
          <w:szCs w:val="48"/>
        </w:rPr>
        <w:t>sự</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đồng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hành</w:t>
      </w:r>
      <w:proofErr w:type="spellEnd"/>
    </w:p>
    <w:p w14:paraId="0D3F4B9D"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muốn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cung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cấp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dịch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vụ</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rồi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thúc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hoàn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w:t>
      </w:r>
    </w:p>
    <w:p w14:paraId="50447191"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muốn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đối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đồng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hành</w:t>
      </w:r>
      <w:proofErr w:type="spellEnd"/>
      <w:r w:rsidRPr="00831EF5">
        <w:rPr>
          <w:rFonts w:ascii="Times New Roman" w:eastAsia="Times New Roman" w:hAnsi="Times New Roman" w:cs="Times New Roman"/>
          <w:sz w:val="24"/>
          <w:szCs w:val="24"/>
        </w:rPr>
        <w:t>.</w:t>
      </w:r>
    </w:p>
    <w:p w14:paraId="6CC5B5F8"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nghĩa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w:t>
      </w:r>
    </w:p>
    <w:p w14:paraId="77E2D351" w14:textId="77777777" w:rsidR="00831EF5" w:rsidRPr="00831EF5" w:rsidRDefault="00831EF5">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Lắng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nghe</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trước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tư</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vấn</w:t>
      </w:r>
      <w:proofErr w:type="spellEnd"/>
      <w:r w:rsidRPr="00831EF5">
        <w:rPr>
          <w:rFonts w:ascii="Times New Roman" w:eastAsia="Times New Roman" w:hAnsi="Times New Roman" w:cs="Times New Roman"/>
          <w:sz w:val="24"/>
          <w:szCs w:val="24"/>
        </w:rPr>
        <w:t>.</w:t>
      </w:r>
    </w:p>
    <w:p w14:paraId="53D1BDBD" w14:textId="77777777" w:rsidR="00831EF5" w:rsidRPr="00831EF5" w:rsidRDefault="00831EF5">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Đồng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khai</w:t>
      </w:r>
      <w:proofErr w:type="spellEnd"/>
      <w:r w:rsidRPr="00831EF5">
        <w:rPr>
          <w:rFonts w:ascii="Times New Roman" w:eastAsia="Times New Roman" w:hAnsi="Times New Roman" w:cs="Times New Roman"/>
          <w:sz w:val="24"/>
          <w:szCs w:val="24"/>
        </w:rPr>
        <w:t>.</w:t>
      </w:r>
    </w:p>
    <w:p w14:paraId="3068EA7B" w14:textId="77777777" w:rsidR="00831EF5" w:rsidRPr="00831EF5" w:rsidRDefault="00831EF5">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Chia </w:t>
      </w:r>
      <w:proofErr w:type="spellStart"/>
      <w:r w:rsidRPr="00831EF5">
        <w:rPr>
          <w:rFonts w:ascii="Times New Roman" w:eastAsia="Times New Roman" w:hAnsi="Times New Roman" w:cs="Times New Roman"/>
          <w:sz w:val="24"/>
          <w:szCs w:val="24"/>
        </w:rPr>
        <w:t>sẻ</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mở</w:t>
      </w:r>
      <w:proofErr w:type="spellEnd"/>
      <w:r w:rsidRPr="00831EF5">
        <w:rPr>
          <w:rFonts w:ascii="Times New Roman" w:eastAsia="Times New Roman" w:hAnsi="Times New Roman" w:cs="Times New Roman"/>
          <w:sz w:val="24"/>
          <w:szCs w:val="24"/>
        </w:rPr>
        <w:t>.</w:t>
      </w:r>
    </w:p>
    <w:p w14:paraId="43F83CF6" w14:textId="77777777" w:rsidR="00831EF5" w:rsidRPr="00831EF5" w:rsidRDefault="00831EF5">
      <w:pPr>
        <w:numPr>
          <w:ilvl w:val="0"/>
          <w:numId w:val="32"/>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Hướng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đến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lâu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thay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ích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ngắn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hạn</w:t>
      </w:r>
      <w:proofErr w:type="spellEnd"/>
      <w:r w:rsidRPr="00831EF5">
        <w:rPr>
          <w:rFonts w:ascii="Times New Roman" w:eastAsia="Times New Roman" w:hAnsi="Times New Roman" w:cs="Times New Roman"/>
          <w:sz w:val="24"/>
          <w:szCs w:val="24"/>
        </w:rPr>
        <w:t>.</w:t>
      </w:r>
    </w:p>
    <w:p w14:paraId="42FD1FE0"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6.7. Công </w:t>
      </w:r>
      <w:proofErr w:type="spellStart"/>
      <w:r w:rsidRPr="00831EF5">
        <w:rPr>
          <w:rFonts w:ascii="Times New Roman" w:eastAsia="Times New Roman" w:hAnsi="Times New Roman" w:cs="Times New Roman"/>
          <w:b/>
          <w:bCs/>
          <w:kern w:val="36"/>
          <w:sz w:val="48"/>
          <w:szCs w:val="48"/>
        </w:rPr>
        <w:t>nghệ</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công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cụ</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không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phải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mục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tiêu</w:t>
      </w:r>
      <w:proofErr w:type="spellEnd"/>
    </w:p>
    <w:p w14:paraId="03BCAB85"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tin </w:t>
      </w:r>
      <w:proofErr w:type="spellStart"/>
      <w:r w:rsidRPr="00831EF5">
        <w:rPr>
          <w:rFonts w:ascii="Times New Roman" w:eastAsia="Times New Roman" w:hAnsi="Times New Roman" w:cs="Times New Roman"/>
          <w:sz w:val="24"/>
          <w:szCs w:val="24"/>
        </w:rPr>
        <w:t>rằng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giúp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chuẩn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hóa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vụ</w:t>
      </w:r>
      <w:proofErr w:type="spellEnd"/>
      <w:r w:rsidRPr="00831EF5">
        <w:rPr>
          <w:rFonts w:ascii="Times New Roman" w:eastAsia="Times New Roman" w:hAnsi="Times New Roman" w:cs="Times New Roman"/>
          <w:sz w:val="24"/>
          <w:szCs w:val="24"/>
        </w:rPr>
        <w:t>.</w:t>
      </w:r>
    </w:p>
    <w:p w14:paraId="780CCA4E"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Tuy </w:t>
      </w:r>
      <w:proofErr w:type="spellStart"/>
      <w:r w:rsidRPr="00831EF5">
        <w:rPr>
          <w:rFonts w:ascii="Times New Roman" w:eastAsia="Times New Roman" w:hAnsi="Times New Roman" w:cs="Times New Roman"/>
          <w:sz w:val="24"/>
          <w:szCs w:val="24"/>
        </w:rPr>
        <w:t>nhiên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thay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thế</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tư</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thấu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hiểu</w:t>
      </w:r>
      <w:proofErr w:type="spellEnd"/>
      <w:r w:rsidRPr="00831EF5">
        <w:rPr>
          <w:rFonts w:ascii="Times New Roman" w:eastAsia="Times New Roman" w:hAnsi="Times New Roman" w:cs="Times New Roman"/>
          <w:sz w:val="24"/>
          <w:szCs w:val="24"/>
        </w:rPr>
        <w:t xml:space="preserve"> con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w:t>
      </w:r>
    </w:p>
    <w:p w14:paraId="1DBA0CFF"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Trong </w:t>
      </w:r>
      <w:proofErr w:type="spellStart"/>
      <w:r w:rsidRPr="00831EF5">
        <w:rPr>
          <w:rFonts w:ascii="Times New Roman" w:eastAsia="Times New Roman" w:hAnsi="Times New Roman" w:cs="Times New Roman"/>
          <w:sz w:val="24"/>
          <w:szCs w:val="24"/>
        </w:rPr>
        <w:t>giai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hiện</w:t>
      </w:r>
      <w:proofErr w:type="spellEnd"/>
      <w:r w:rsidRPr="00831EF5">
        <w:rPr>
          <w:rFonts w:ascii="Times New Roman" w:eastAsia="Times New Roman" w:hAnsi="Times New Roman" w:cs="Times New Roman"/>
          <w:sz w:val="24"/>
          <w:szCs w:val="24"/>
        </w:rPr>
        <w:t xml:space="preserve"> nay, THUCHOCVN </w:t>
      </w:r>
      <w:proofErr w:type="spellStart"/>
      <w:r w:rsidRPr="00831EF5">
        <w:rPr>
          <w:rFonts w:ascii="Times New Roman" w:eastAsia="Times New Roman" w:hAnsi="Times New Roman" w:cs="Times New Roman"/>
          <w:sz w:val="24"/>
          <w:szCs w:val="24"/>
        </w:rPr>
        <w:t>ưu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tri </w:t>
      </w:r>
      <w:proofErr w:type="spellStart"/>
      <w:r w:rsidRPr="00831EF5">
        <w:rPr>
          <w:rFonts w:ascii="Times New Roman" w:eastAsia="Times New Roman" w:hAnsi="Times New Roman" w:cs="Times New Roman"/>
          <w:sz w:val="24"/>
          <w:szCs w:val="24"/>
        </w:rPr>
        <w:t>thức</w:t>
      </w:r>
      <w:proofErr w:type="spellEnd"/>
      <w:r w:rsidRPr="00831EF5">
        <w:rPr>
          <w:rFonts w:ascii="Times New Roman" w:eastAsia="Times New Roman" w:hAnsi="Times New Roman" w:cs="Times New Roman"/>
          <w:sz w:val="24"/>
          <w:szCs w:val="24"/>
        </w:rPr>
        <w:t>.</w:t>
      </w:r>
    </w:p>
    <w:p w14:paraId="05915374"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Công </w:t>
      </w:r>
      <w:proofErr w:type="spellStart"/>
      <w:r w:rsidRPr="00831EF5">
        <w:rPr>
          <w:rFonts w:ascii="Times New Roman" w:eastAsia="Times New Roman" w:hAnsi="Times New Roman" w:cs="Times New Roman"/>
          <w:sz w:val="24"/>
          <w:szCs w:val="24"/>
        </w:rPr>
        <w:t>nghệ</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hỗ</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w:t>
      </w:r>
    </w:p>
    <w:p w14:paraId="0340A32F"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6.8. Tri </w:t>
      </w:r>
      <w:proofErr w:type="spellStart"/>
      <w:r w:rsidRPr="00831EF5">
        <w:rPr>
          <w:rFonts w:ascii="Times New Roman" w:eastAsia="Times New Roman" w:hAnsi="Times New Roman" w:cs="Times New Roman"/>
          <w:b/>
          <w:bCs/>
          <w:kern w:val="36"/>
          <w:sz w:val="48"/>
          <w:szCs w:val="48"/>
        </w:rPr>
        <w:t>thức</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tài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sản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của</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tổ</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chức</w:t>
      </w:r>
      <w:proofErr w:type="spellEnd"/>
    </w:p>
    <w:p w14:paraId="61C10642"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chỉ</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phần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mềm</w:t>
      </w:r>
      <w:proofErr w:type="spellEnd"/>
      <w:r w:rsidRPr="00831EF5">
        <w:rPr>
          <w:rFonts w:ascii="Times New Roman" w:eastAsia="Times New Roman" w:hAnsi="Times New Roman" w:cs="Times New Roman"/>
          <w:sz w:val="24"/>
          <w:szCs w:val="24"/>
        </w:rPr>
        <w:t xml:space="preserve"> hay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liệu</w:t>
      </w:r>
      <w:proofErr w:type="spellEnd"/>
      <w:r w:rsidRPr="00831EF5">
        <w:rPr>
          <w:rFonts w:ascii="Times New Roman" w:eastAsia="Times New Roman" w:hAnsi="Times New Roman" w:cs="Times New Roman"/>
          <w:sz w:val="24"/>
          <w:szCs w:val="24"/>
        </w:rPr>
        <w:t>.</w:t>
      </w:r>
    </w:p>
    <w:p w14:paraId="4519F70F"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tri </w:t>
      </w:r>
      <w:proofErr w:type="spellStart"/>
      <w:r w:rsidRPr="00831EF5">
        <w:rPr>
          <w:rFonts w:ascii="Times New Roman" w:eastAsia="Times New Roman" w:hAnsi="Times New Roman" w:cs="Times New Roman"/>
          <w:sz w:val="24"/>
          <w:szCs w:val="24"/>
        </w:rPr>
        <w:t>thức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tích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lũy</w:t>
      </w:r>
      <w:proofErr w:type="spellEnd"/>
      <w:r w:rsidRPr="00831EF5">
        <w:rPr>
          <w:rFonts w:ascii="Times New Roman" w:eastAsia="Times New Roman" w:hAnsi="Times New Roman" w:cs="Times New Roman"/>
          <w:sz w:val="24"/>
          <w:szCs w:val="24"/>
        </w:rPr>
        <w:t xml:space="preserve"> qua </w:t>
      </w:r>
      <w:proofErr w:type="spellStart"/>
      <w:r w:rsidRPr="00831EF5">
        <w:rPr>
          <w:rFonts w:ascii="Times New Roman" w:eastAsia="Times New Roman" w:hAnsi="Times New Roman" w:cs="Times New Roman"/>
          <w:sz w:val="24"/>
          <w:szCs w:val="24"/>
        </w:rPr>
        <w:t>từng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w:t>
      </w:r>
    </w:p>
    <w:p w14:paraId="1027C634"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Mỗi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hoàn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lại</w:t>
      </w:r>
      <w:proofErr w:type="spellEnd"/>
      <w:r w:rsidRPr="00831EF5">
        <w:rPr>
          <w:rFonts w:ascii="Times New Roman" w:eastAsia="Times New Roman" w:hAnsi="Times New Roman" w:cs="Times New Roman"/>
          <w:sz w:val="24"/>
          <w:szCs w:val="24"/>
        </w:rPr>
        <w:t>:</w:t>
      </w:r>
    </w:p>
    <w:p w14:paraId="60EB84DE" w14:textId="77777777" w:rsidR="00831EF5" w:rsidRPr="00831EF5" w:rsidRDefault="00831EF5">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học</w:t>
      </w:r>
      <w:proofErr w:type="spellEnd"/>
      <w:r w:rsidRPr="00831EF5">
        <w:rPr>
          <w:rFonts w:ascii="Times New Roman" w:eastAsia="Times New Roman" w:hAnsi="Times New Roman" w:cs="Times New Roman"/>
          <w:sz w:val="24"/>
          <w:szCs w:val="24"/>
        </w:rPr>
        <w:t>.</w:t>
      </w:r>
    </w:p>
    <w:p w14:paraId="46551988" w14:textId="77777777" w:rsidR="00831EF5" w:rsidRPr="00831EF5" w:rsidRDefault="00831EF5">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Case Study.</w:t>
      </w:r>
    </w:p>
    <w:p w14:paraId="49C14AED" w14:textId="77777777" w:rsidR="00831EF5" w:rsidRPr="00831EF5" w:rsidRDefault="00831EF5">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lastRenderedPageBreak/>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tốt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hơn</w:t>
      </w:r>
      <w:proofErr w:type="spellEnd"/>
      <w:r w:rsidRPr="00831EF5">
        <w:rPr>
          <w:rFonts w:ascii="Times New Roman" w:eastAsia="Times New Roman" w:hAnsi="Times New Roman" w:cs="Times New Roman"/>
          <w:sz w:val="24"/>
          <w:szCs w:val="24"/>
        </w:rPr>
        <w:t>.</w:t>
      </w:r>
    </w:p>
    <w:p w14:paraId="17643BBE" w14:textId="77777777" w:rsidR="00831EF5" w:rsidRPr="00831EF5" w:rsidRDefault="00831EF5">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kinh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chia </w:t>
      </w:r>
      <w:proofErr w:type="spellStart"/>
      <w:r w:rsidRPr="00831EF5">
        <w:rPr>
          <w:rFonts w:ascii="Times New Roman" w:eastAsia="Times New Roman" w:hAnsi="Times New Roman" w:cs="Times New Roman"/>
          <w:sz w:val="24"/>
          <w:szCs w:val="24"/>
        </w:rPr>
        <w:t>sẻ</w:t>
      </w:r>
      <w:proofErr w:type="spellEnd"/>
      <w:r w:rsidRPr="00831EF5">
        <w:rPr>
          <w:rFonts w:ascii="Times New Roman" w:eastAsia="Times New Roman" w:hAnsi="Times New Roman" w:cs="Times New Roman"/>
          <w:sz w:val="24"/>
          <w:szCs w:val="24"/>
        </w:rPr>
        <w:t>.</w:t>
      </w:r>
    </w:p>
    <w:p w14:paraId="7B54B319"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tài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giúp</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phát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triển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bền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vững</w:t>
      </w:r>
      <w:proofErr w:type="spellEnd"/>
      <w:r w:rsidRPr="00831EF5">
        <w:rPr>
          <w:rFonts w:ascii="Times New Roman" w:eastAsia="Times New Roman" w:hAnsi="Times New Roman" w:cs="Times New Roman"/>
          <w:sz w:val="24"/>
          <w:szCs w:val="24"/>
        </w:rPr>
        <w:t>.</w:t>
      </w:r>
    </w:p>
    <w:p w14:paraId="57347002"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31EF5">
        <w:rPr>
          <w:rFonts w:ascii="Times New Roman" w:eastAsia="Times New Roman" w:hAnsi="Times New Roman" w:cs="Times New Roman"/>
          <w:b/>
          <w:bCs/>
          <w:kern w:val="36"/>
          <w:sz w:val="48"/>
          <w:szCs w:val="48"/>
        </w:rPr>
        <w:t xml:space="preserve">6.9. </w:t>
      </w:r>
      <w:proofErr w:type="spellStart"/>
      <w:r w:rsidRPr="00831EF5">
        <w:rPr>
          <w:rFonts w:ascii="Times New Roman" w:eastAsia="Times New Roman" w:hAnsi="Times New Roman" w:cs="Times New Roman"/>
          <w:b/>
          <w:bCs/>
          <w:kern w:val="36"/>
          <w:sz w:val="48"/>
          <w:szCs w:val="48"/>
        </w:rPr>
        <w:t>Phát</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triển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bền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vững</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hơn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là</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phát</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triển</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nhanh</w:t>
      </w:r>
      <w:proofErr w:type="spellEnd"/>
    </w:p>
    <w:p w14:paraId="11B9D4EC"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đặt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lớn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gian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ngắn</w:t>
      </w:r>
      <w:proofErr w:type="spellEnd"/>
      <w:r w:rsidRPr="00831EF5">
        <w:rPr>
          <w:rFonts w:ascii="Times New Roman" w:eastAsia="Times New Roman" w:hAnsi="Times New Roman" w:cs="Times New Roman"/>
          <w:sz w:val="24"/>
          <w:szCs w:val="24"/>
        </w:rPr>
        <w:t>.</w:t>
      </w:r>
    </w:p>
    <w:p w14:paraId="212A0D32"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muốn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tổ</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chức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năng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lâu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dài</w:t>
      </w:r>
      <w:proofErr w:type="spellEnd"/>
      <w:r w:rsidRPr="00831EF5">
        <w:rPr>
          <w:rFonts w:ascii="Times New Roman" w:eastAsia="Times New Roman" w:hAnsi="Times New Roman" w:cs="Times New Roman"/>
          <w:sz w:val="24"/>
          <w:szCs w:val="24"/>
        </w:rPr>
        <w:t>.</w:t>
      </w:r>
    </w:p>
    <w:p w14:paraId="6548F820"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đòi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hỏi</w:t>
      </w:r>
      <w:proofErr w:type="spellEnd"/>
      <w:r w:rsidRPr="00831EF5">
        <w:rPr>
          <w:rFonts w:ascii="Times New Roman" w:eastAsia="Times New Roman" w:hAnsi="Times New Roman" w:cs="Times New Roman"/>
          <w:sz w:val="24"/>
          <w:szCs w:val="24"/>
        </w:rPr>
        <w:t>:</w:t>
      </w:r>
    </w:p>
    <w:p w14:paraId="3B63CFF9" w14:textId="77777777" w:rsidR="00831EF5" w:rsidRPr="00831EF5" w:rsidRDefault="00831EF5">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Kiên </w:t>
      </w:r>
      <w:proofErr w:type="spellStart"/>
      <w:r w:rsidRPr="00831EF5">
        <w:rPr>
          <w:rFonts w:ascii="Times New Roman" w:eastAsia="Times New Roman" w:hAnsi="Times New Roman" w:cs="Times New Roman"/>
          <w:sz w:val="24"/>
          <w:szCs w:val="24"/>
        </w:rPr>
        <w:t>trì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với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sứ</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mệnh</w:t>
      </w:r>
      <w:proofErr w:type="spellEnd"/>
      <w:r w:rsidRPr="00831EF5">
        <w:rPr>
          <w:rFonts w:ascii="Times New Roman" w:eastAsia="Times New Roman" w:hAnsi="Times New Roman" w:cs="Times New Roman"/>
          <w:sz w:val="24"/>
          <w:szCs w:val="24"/>
        </w:rPr>
        <w:t>.</w:t>
      </w:r>
    </w:p>
    <w:p w14:paraId="7F2E4FF5" w14:textId="77777777" w:rsidR="00831EF5" w:rsidRPr="00831EF5" w:rsidRDefault="00831EF5">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Sử</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dụng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nguồn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lực</w:t>
      </w:r>
      <w:proofErr w:type="spellEnd"/>
      <w:r w:rsidRPr="00831EF5">
        <w:rPr>
          <w:rFonts w:ascii="Times New Roman" w:eastAsia="Times New Roman" w:hAnsi="Times New Roman" w:cs="Times New Roman"/>
          <w:sz w:val="24"/>
          <w:szCs w:val="24"/>
        </w:rPr>
        <w:t>.</w:t>
      </w:r>
    </w:p>
    <w:p w14:paraId="2EBE554D" w14:textId="77777777" w:rsidR="00831EF5" w:rsidRPr="00831EF5" w:rsidRDefault="00831EF5">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Tập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trung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lượng</w:t>
      </w:r>
      <w:proofErr w:type="spellEnd"/>
      <w:r w:rsidRPr="00831EF5">
        <w:rPr>
          <w:rFonts w:ascii="Times New Roman" w:eastAsia="Times New Roman" w:hAnsi="Times New Roman" w:cs="Times New Roman"/>
          <w:sz w:val="24"/>
          <w:szCs w:val="24"/>
        </w:rPr>
        <w:t>.</w:t>
      </w:r>
    </w:p>
    <w:p w14:paraId="56DB4902" w14:textId="77777777" w:rsidR="00831EF5" w:rsidRPr="00831EF5" w:rsidRDefault="00831EF5">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niềm</w:t>
      </w:r>
      <w:proofErr w:type="spellEnd"/>
      <w:r w:rsidRPr="00831EF5">
        <w:rPr>
          <w:rFonts w:ascii="Times New Roman" w:eastAsia="Times New Roman" w:hAnsi="Times New Roman" w:cs="Times New Roman"/>
          <w:sz w:val="24"/>
          <w:szCs w:val="24"/>
        </w:rPr>
        <w:t xml:space="preserve"> tin </w:t>
      </w:r>
      <w:proofErr w:type="spellStart"/>
      <w:r w:rsidRPr="00831EF5">
        <w:rPr>
          <w:rFonts w:ascii="Times New Roman" w:eastAsia="Times New Roman" w:hAnsi="Times New Roman" w:cs="Times New Roman"/>
          <w:sz w:val="24"/>
          <w:szCs w:val="24"/>
        </w:rPr>
        <w:t>thông</w:t>
      </w:r>
      <w:proofErr w:type="spellEnd"/>
      <w:r w:rsidRPr="00831EF5">
        <w:rPr>
          <w:rFonts w:ascii="Times New Roman" w:eastAsia="Times New Roman" w:hAnsi="Times New Roman" w:cs="Times New Roman"/>
          <w:sz w:val="24"/>
          <w:szCs w:val="24"/>
        </w:rPr>
        <w:t xml:space="preserve"> qua </w:t>
      </w:r>
      <w:proofErr w:type="spellStart"/>
      <w:r w:rsidRPr="00831EF5">
        <w:rPr>
          <w:rFonts w:ascii="Times New Roman" w:eastAsia="Times New Roman" w:hAnsi="Times New Roman" w:cs="Times New Roman"/>
          <w:sz w:val="24"/>
          <w:szCs w:val="24"/>
        </w:rPr>
        <w:t>kết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tế</w:t>
      </w:r>
      <w:proofErr w:type="spellEnd"/>
      <w:r w:rsidRPr="00831EF5">
        <w:rPr>
          <w:rFonts w:ascii="Times New Roman" w:eastAsia="Times New Roman" w:hAnsi="Times New Roman" w:cs="Times New Roman"/>
          <w:sz w:val="24"/>
          <w:szCs w:val="24"/>
        </w:rPr>
        <w:t>.</w:t>
      </w:r>
    </w:p>
    <w:p w14:paraId="70624E10"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lang w:val="fr-FR"/>
        </w:rPr>
      </w:pPr>
      <w:proofErr w:type="spellStart"/>
      <w:r w:rsidRPr="00831EF5">
        <w:rPr>
          <w:rFonts w:ascii="Times New Roman" w:eastAsia="Times New Roman" w:hAnsi="Times New Roman" w:cs="Times New Roman"/>
          <w:b/>
          <w:bCs/>
          <w:kern w:val="36"/>
          <w:sz w:val="48"/>
          <w:szCs w:val="48"/>
          <w:lang w:val="fr-FR"/>
        </w:rPr>
        <w:t>Tóm</w:t>
      </w:r>
      <w:proofErr w:type="spellEnd"/>
      <w:r w:rsidRPr="00831EF5">
        <w:rPr>
          <w:rFonts w:ascii="Times New Roman" w:eastAsia="Times New Roman" w:hAnsi="Times New Roman" w:cs="Times New Roman"/>
          <w:b/>
          <w:bCs/>
          <w:kern w:val="36"/>
          <w:sz w:val="48"/>
          <w:szCs w:val="48"/>
          <w:lang w:val="fr-FR"/>
        </w:rPr>
        <w:t xml:space="preserve"> </w:t>
      </w:r>
      <w:proofErr w:type="spellStart"/>
      <w:r w:rsidRPr="00831EF5">
        <w:rPr>
          <w:rFonts w:ascii="Times New Roman" w:eastAsia="Times New Roman" w:hAnsi="Times New Roman" w:cs="Times New Roman"/>
          <w:b/>
          <w:bCs/>
          <w:kern w:val="36"/>
          <w:sz w:val="48"/>
          <w:szCs w:val="48"/>
          <w:lang w:val="fr-FR"/>
        </w:rPr>
        <w:t>tắt</w:t>
      </w:r>
      <w:proofErr w:type="spellEnd"/>
      <w:r w:rsidRPr="00831EF5">
        <w:rPr>
          <w:rFonts w:ascii="Times New Roman" w:eastAsia="Times New Roman" w:hAnsi="Times New Roman" w:cs="Times New Roman"/>
          <w:b/>
          <w:bCs/>
          <w:kern w:val="36"/>
          <w:sz w:val="48"/>
          <w:szCs w:val="48"/>
          <w:lang w:val="fr-FR"/>
        </w:rPr>
        <w:t xml:space="preserve"> Volume 01</w:t>
      </w:r>
    </w:p>
    <w:p w14:paraId="06599F05"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lang w:val="fr-FR"/>
        </w:rPr>
      </w:pPr>
      <w:r w:rsidRPr="00831EF5">
        <w:rPr>
          <w:rFonts w:ascii="Times New Roman" w:eastAsia="Times New Roman" w:hAnsi="Times New Roman" w:cs="Times New Roman"/>
          <w:sz w:val="24"/>
          <w:szCs w:val="24"/>
          <w:lang w:val="fr-FR"/>
        </w:rPr>
        <w:t xml:space="preserve">Volume 01 </w:t>
      </w:r>
      <w:proofErr w:type="spellStart"/>
      <w:r w:rsidRPr="00831EF5">
        <w:rPr>
          <w:rFonts w:ascii="Times New Roman" w:eastAsia="Times New Roman" w:hAnsi="Times New Roman" w:cs="Times New Roman"/>
          <w:sz w:val="24"/>
          <w:szCs w:val="24"/>
          <w:lang w:val="fr-FR"/>
        </w:rPr>
        <w:t>là</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nền</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tảng</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tư</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duy</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của</w:t>
      </w:r>
      <w:proofErr w:type="spellEnd"/>
      <w:r w:rsidRPr="00831EF5">
        <w:rPr>
          <w:rFonts w:ascii="Times New Roman" w:eastAsia="Times New Roman" w:hAnsi="Times New Roman" w:cs="Times New Roman"/>
          <w:sz w:val="24"/>
          <w:szCs w:val="24"/>
          <w:lang w:val="fr-FR"/>
        </w:rPr>
        <w:t xml:space="preserve"> THUCHOCVN.</w:t>
      </w:r>
    </w:p>
    <w:p w14:paraId="3736492D"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lang w:val="fr-FR"/>
        </w:rPr>
      </w:pPr>
      <w:r w:rsidRPr="00831EF5">
        <w:rPr>
          <w:rFonts w:ascii="Times New Roman" w:eastAsia="Times New Roman" w:hAnsi="Times New Roman" w:cs="Times New Roman"/>
          <w:sz w:val="24"/>
          <w:szCs w:val="24"/>
          <w:lang w:val="fr-FR"/>
        </w:rPr>
        <w:t xml:space="preserve">Trong </w:t>
      </w:r>
      <w:proofErr w:type="spellStart"/>
      <w:r w:rsidRPr="00831EF5">
        <w:rPr>
          <w:rFonts w:ascii="Times New Roman" w:eastAsia="Times New Roman" w:hAnsi="Times New Roman" w:cs="Times New Roman"/>
          <w:sz w:val="24"/>
          <w:szCs w:val="24"/>
          <w:lang w:val="fr-FR"/>
        </w:rPr>
        <w:t>tài</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liệu</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này</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chúng</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tôi</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đã</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trả</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lời</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sáu</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câu</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hỏi</w:t>
      </w:r>
      <w:proofErr w:type="spellEnd"/>
      <w:r w:rsidRPr="00831EF5">
        <w:rPr>
          <w:rFonts w:ascii="Times New Roman" w:eastAsia="Times New Roman" w:hAnsi="Times New Roman" w:cs="Times New Roman"/>
          <w:sz w:val="24"/>
          <w:szCs w:val="24"/>
          <w:lang w:val="fr-FR"/>
        </w:rPr>
        <w:t xml:space="preserve"> </w:t>
      </w:r>
      <w:proofErr w:type="spellStart"/>
      <w:r w:rsidRPr="00831EF5">
        <w:rPr>
          <w:rFonts w:ascii="Times New Roman" w:eastAsia="Times New Roman" w:hAnsi="Times New Roman" w:cs="Times New Roman"/>
          <w:sz w:val="24"/>
          <w:szCs w:val="24"/>
          <w:lang w:val="fr-FR"/>
        </w:rPr>
        <w:t>quan</w:t>
      </w:r>
      <w:proofErr w:type="spellEnd"/>
      <w:r w:rsidRPr="00831EF5">
        <w:rPr>
          <w:rFonts w:ascii="Times New Roman" w:eastAsia="Times New Roman" w:hAnsi="Times New Roman" w:cs="Times New Roman"/>
          <w:sz w:val="24"/>
          <w:szCs w:val="24"/>
          <w:lang w:val="fr-FR"/>
        </w:rPr>
        <w:t xml:space="preserve"> </w:t>
      </w:r>
      <w:proofErr w:type="spellStart"/>
      <w:proofErr w:type="gramStart"/>
      <w:r w:rsidRPr="00831EF5">
        <w:rPr>
          <w:rFonts w:ascii="Times New Roman" w:eastAsia="Times New Roman" w:hAnsi="Times New Roman" w:cs="Times New Roman"/>
          <w:sz w:val="24"/>
          <w:szCs w:val="24"/>
          <w:lang w:val="fr-FR"/>
        </w:rPr>
        <w:t>trọng</w:t>
      </w:r>
      <w:proofErr w:type="spellEnd"/>
      <w:r w:rsidRPr="00831EF5">
        <w:rPr>
          <w:rFonts w:ascii="Times New Roman" w:eastAsia="Times New Roman" w:hAnsi="Times New Roman" w:cs="Times New Roman"/>
          <w:sz w:val="24"/>
          <w:szCs w:val="24"/>
          <w:lang w:val="fr-FR"/>
        </w:rPr>
        <w: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75"/>
        <w:gridCol w:w="1033"/>
      </w:tblGrid>
      <w:tr w:rsidR="00831EF5" w:rsidRPr="00831EF5" w14:paraId="4796D629" w14:textId="77777777">
        <w:trPr>
          <w:tblHeader/>
          <w:tblCellSpacing w:w="15" w:type="dxa"/>
        </w:trPr>
        <w:tc>
          <w:tcPr>
            <w:tcW w:w="0" w:type="auto"/>
            <w:vAlign w:val="center"/>
            <w:hideMark/>
          </w:tcPr>
          <w:p w14:paraId="38A20C54" w14:textId="77777777" w:rsidR="00831EF5" w:rsidRPr="00831EF5" w:rsidRDefault="00831EF5" w:rsidP="00831EF5">
            <w:pPr>
              <w:spacing w:after="0" w:line="240" w:lineRule="auto"/>
              <w:jc w:val="center"/>
              <w:rPr>
                <w:rFonts w:ascii="Times New Roman" w:eastAsia="Times New Roman" w:hAnsi="Times New Roman" w:cs="Times New Roman"/>
                <w:b/>
                <w:bCs/>
                <w:sz w:val="24"/>
                <w:szCs w:val="24"/>
              </w:rPr>
            </w:pPr>
            <w:proofErr w:type="spellStart"/>
            <w:r w:rsidRPr="00831EF5">
              <w:rPr>
                <w:rFonts w:ascii="Times New Roman" w:eastAsia="Times New Roman" w:hAnsi="Times New Roman" w:cs="Times New Roman"/>
                <w:b/>
                <w:bCs/>
                <w:sz w:val="24"/>
                <w:szCs w:val="24"/>
              </w:rPr>
              <w:t>Câu</w:t>
            </w:r>
            <w:proofErr w:type="spellEnd"/>
            <w:r w:rsidRPr="00831EF5">
              <w:rPr>
                <w:rFonts w:ascii="Times New Roman" w:eastAsia="Times New Roman" w:hAnsi="Times New Roman" w:cs="Times New Roman"/>
                <w:b/>
                <w:bCs/>
                <w:sz w:val="24"/>
                <w:szCs w:val="24"/>
              </w:rPr>
              <w:t xml:space="preserve"> </w:t>
            </w:r>
            <w:proofErr w:type="spellStart"/>
            <w:r w:rsidRPr="00831EF5">
              <w:rPr>
                <w:rFonts w:ascii="Times New Roman" w:eastAsia="Times New Roman" w:hAnsi="Times New Roman" w:cs="Times New Roman"/>
                <w:b/>
                <w:bCs/>
                <w:sz w:val="24"/>
                <w:szCs w:val="24"/>
              </w:rPr>
              <w:t>hỏi</w:t>
            </w:r>
            <w:proofErr w:type="spellEnd"/>
          </w:p>
        </w:tc>
        <w:tc>
          <w:tcPr>
            <w:tcW w:w="0" w:type="auto"/>
            <w:vAlign w:val="center"/>
            <w:hideMark/>
          </w:tcPr>
          <w:p w14:paraId="3BBFC935" w14:textId="77777777" w:rsidR="00831EF5" w:rsidRPr="00831EF5" w:rsidRDefault="00831EF5" w:rsidP="00831EF5">
            <w:pPr>
              <w:spacing w:after="0" w:line="240" w:lineRule="auto"/>
              <w:jc w:val="center"/>
              <w:rPr>
                <w:rFonts w:ascii="Times New Roman" w:eastAsia="Times New Roman" w:hAnsi="Times New Roman" w:cs="Times New Roman"/>
                <w:b/>
                <w:bCs/>
                <w:sz w:val="24"/>
                <w:szCs w:val="24"/>
              </w:rPr>
            </w:pPr>
            <w:proofErr w:type="spellStart"/>
            <w:r w:rsidRPr="00831EF5">
              <w:rPr>
                <w:rFonts w:ascii="Times New Roman" w:eastAsia="Times New Roman" w:hAnsi="Times New Roman" w:cs="Times New Roman"/>
                <w:b/>
                <w:bCs/>
                <w:sz w:val="24"/>
                <w:szCs w:val="24"/>
              </w:rPr>
              <w:t>Chương</w:t>
            </w:r>
            <w:proofErr w:type="spellEnd"/>
          </w:p>
        </w:tc>
      </w:tr>
      <w:tr w:rsidR="00831EF5" w:rsidRPr="00831EF5" w14:paraId="3D9F6C7F" w14:textId="77777777">
        <w:trPr>
          <w:tblCellSpacing w:w="15" w:type="dxa"/>
        </w:trPr>
        <w:tc>
          <w:tcPr>
            <w:tcW w:w="0" w:type="auto"/>
            <w:vAlign w:val="center"/>
            <w:hideMark/>
          </w:tcPr>
          <w:p w14:paraId="00A2CFEB" w14:textId="77777777" w:rsidR="00831EF5" w:rsidRPr="00831EF5" w:rsidRDefault="00831EF5" w:rsidP="00831EF5">
            <w:pPr>
              <w:spacing w:after="0"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Vì</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sao</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tồn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tại</w:t>
            </w:r>
            <w:proofErr w:type="spellEnd"/>
            <w:r w:rsidRPr="00831EF5">
              <w:rPr>
                <w:rFonts w:ascii="Times New Roman" w:eastAsia="Times New Roman" w:hAnsi="Times New Roman" w:cs="Times New Roman"/>
                <w:sz w:val="24"/>
                <w:szCs w:val="24"/>
              </w:rPr>
              <w:t>?</w:t>
            </w:r>
          </w:p>
        </w:tc>
        <w:tc>
          <w:tcPr>
            <w:tcW w:w="0" w:type="auto"/>
            <w:vAlign w:val="center"/>
            <w:hideMark/>
          </w:tcPr>
          <w:p w14:paraId="010F28DE" w14:textId="77777777" w:rsidR="00831EF5" w:rsidRPr="00831EF5" w:rsidRDefault="00831EF5" w:rsidP="00831EF5">
            <w:pPr>
              <w:spacing w:after="0"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Chương</w:t>
            </w:r>
            <w:proofErr w:type="spellEnd"/>
            <w:r w:rsidRPr="00831EF5">
              <w:rPr>
                <w:rFonts w:ascii="Times New Roman" w:eastAsia="Times New Roman" w:hAnsi="Times New Roman" w:cs="Times New Roman"/>
                <w:sz w:val="24"/>
                <w:szCs w:val="24"/>
              </w:rPr>
              <w:t xml:space="preserve"> 1</w:t>
            </w:r>
          </w:p>
        </w:tc>
      </w:tr>
      <w:tr w:rsidR="00831EF5" w:rsidRPr="00831EF5" w14:paraId="7C711CF4" w14:textId="77777777">
        <w:trPr>
          <w:tblCellSpacing w:w="15" w:type="dxa"/>
        </w:trPr>
        <w:tc>
          <w:tcPr>
            <w:tcW w:w="0" w:type="auto"/>
            <w:vAlign w:val="center"/>
            <w:hideMark/>
          </w:tcPr>
          <w:p w14:paraId="28120AAE" w14:textId="77777777" w:rsidR="00831EF5" w:rsidRPr="00831EF5" w:rsidRDefault="00831EF5" w:rsidP="00831EF5">
            <w:pPr>
              <w:spacing w:after="0"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muốn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tới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đâu</w:t>
            </w:r>
            <w:proofErr w:type="spellEnd"/>
            <w:r w:rsidRPr="00831EF5">
              <w:rPr>
                <w:rFonts w:ascii="Times New Roman" w:eastAsia="Times New Roman" w:hAnsi="Times New Roman" w:cs="Times New Roman"/>
                <w:sz w:val="24"/>
                <w:szCs w:val="24"/>
              </w:rPr>
              <w:t>?</w:t>
            </w:r>
          </w:p>
        </w:tc>
        <w:tc>
          <w:tcPr>
            <w:tcW w:w="0" w:type="auto"/>
            <w:vAlign w:val="center"/>
            <w:hideMark/>
          </w:tcPr>
          <w:p w14:paraId="57308BD4" w14:textId="77777777" w:rsidR="00831EF5" w:rsidRPr="00831EF5" w:rsidRDefault="00831EF5" w:rsidP="00831EF5">
            <w:pPr>
              <w:spacing w:after="0"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Chương</w:t>
            </w:r>
            <w:proofErr w:type="spellEnd"/>
            <w:r w:rsidRPr="00831EF5">
              <w:rPr>
                <w:rFonts w:ascii="Times New Roman" w:eastAsia="Times New Roman" w:hAnsi="Times New Roman" w:cs="Times New Roman"/>
                <w:sz w:val="24"/>
                <w:szCs w:val="24"/>
              </w:rPr>
              <w:t xml:space="preserve"> 2</w:t>
            </w:r>
          </w:p>
        </w:tc>
      </w:tr>
      <w:tr w:rsidR="00831EF5" w:rsidRPr="00831EF5" w14:paraId="5BA8E62F" w14:textId="77777777">
        <w:trPr>
          <w:tblCellSpacing w:w="15" w:type="dxa"/>
        </w:trPr>
        <w:tc>
          <w:tcPr>
            <w:tcW w:w="0" w:type="auto"/>
            <w:vAlign w:val="center"/>
            <w:hideMark/>
          </w:tcPr>
          <w:p w14:paraId="1A70ADC9" w14:textId="77777777" w:rsidR="00831EF5" w:rsidRPr="00831EF5" w:rsidRDefault="00831EF5" w:rsidP="00831EF5">
            <w:pPr>
              <w:spacing w:after="0"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trị</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như</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thế</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w:t>
            </w:r>
          </w:p>
        </w:tc>
        <w:tc>
          <w:tcPr>
            <w:tcW w:w="0" w:type="auto"/>
            <w:vAlign w:val="center"/>
            <w:hideMark/>
          </w:tcPr>
          <w:p w14:paraId="6FC7B648" w14:textId="77777777" w:rsidR="00831EF5" w:rsidRPr="00831EF5" w:rsidRDefault="00831EF5" w:rsidP="00831EF5">
            <w:pPr>
              <w:spacing w:after="0"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Chương</w:t>
            </w:r>
            <w:proofErr w:type="spellEnd"/>
            <w:r w:rsidRPr="00831EF5">
              <w:rPr>
                <w:rFonts w:ascii="Times New Roman" w:eastAsia="Times New Roman" w:hAnsi="Times New Roman" w:cs="Times New Roman"/>
                <w:sz w:val="24"/>
                <w:szCs w:val="24"/>
              </w:rPr>
              <w:t xml:space="preserve"> 3</w:t>
            </w:r>
          </w:p>
        </w:tc>
      </w:tr>
      <w:tr w:rsidR="00831EF5" w:rsidRPr="00831EF5" w14:paraId="66BD6372" w14:textId="77777777">
        <w:trPr>
          <w:tblCellSpacing w:w="15" w:type="dxa"/>
        </w:trPr>
        <w:tc>
          <w:tcPr>
            <w:tcW w:w="0" w:type="auto"/>
            <w:vAlign w:val="center"/>
            <w:hideMark/>
          </w:tcPr>
          <w:p w14:paraId="799386FE" w14:textId="77777777" w:rsidR="00831EF5" w:rsidRPr="00831EF5" w:rsidRDefault="00831EF5" w:rsidP="00831EF5">
            <w:pPr>
              <w:spacing w:after="0"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lựa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chọn</w:t>
            </w:r>
            <w:proofErr w:type="spellEnd"/>
            <w:r w:rsidRPr="00831EF5">
              <w:rPr>
                <w:rFonts w:ascii="Times New Roman" w:eastAsia="Times New Roman" w:hAnsi="Times New Roman" w:cs="Times New Roman"/>
                <w:sz w:val="24"/>
                <w:szCs w:val="24"/>
              </w:rPr>
              <w:t xml:space="preserve"> con </w:t>
            </w:r>
            <w:proofErr w:type="spellStart"/>
            <w:r w:rsidRPr="00831EF5">
              <w:rPr>
                <w:rFonts w:ascii="Times New Roman" w:eastAsia="Times New Roman" w:hAnsi="Times New Roman" w:cs="Times New Roman"/>
                <w:sz w:val="24"/>
                <w:szCs w:val="24"/>
              </w:rPr>
              <w:t>đường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w:t>
            </w:r>
          </w:p>
        </w:tc>
        <w:tc>
          <w:tcPr>
            <w:tcW w:w="0" w:type="auto"/>
            <w:vAlign w:val="center"/>
            <w:hideMark/>
          </w:tcPr>
          <w:p w14:paraId="2BAEAA06" w14:textId="77777777" w:rsidR="00831EF5" w:rsidRPr="00831EF5" w:rsidRDefault="00831EF5" w:rsidP="00831EF5">
            <w:pPr>
              <w:spacing w:after="0"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Chương</w:t>
            </w:r>
            <w:proofErr w:type="spellEnd"/>
            <w:r w:rsidRPr="00831EF5">
              <w:rPr>
                <w:rFonts w:ascii="Times New Roman" w:eastAsia="Times New Roman" w:hAnsi="Times New Roman" w:cs="Times New Roman"/>
                <w:sz w:val="24"/>
                <w:szCs w:val="24"/>
              </w:rPr>
              <w:t xml:space="preserve"> 4</w:t>
            </w:r>
          </w:p>
        </w:tc>
      </w:tr>
      <w:tr w:rsidR="00831EF5" w:rsidRPr="00831EF5" w14:paraId="09F3DAF9" w14:textId="77777777">
        <w:trPr>
          <w:tblCellSpacing w:w="15" w:type="dxa"/>
        </w:trPr>
        <w:tc>
          <w:tcPr>
            <w:tcW w:w="0" w:type="auto"/>
            <w:vAlign w:val="center"/>
            <w:hideMark/>
          </w:tcPr>
          <w:p w14:paraId="0A9D0042" w14:textId="77777777" w:rsidR="00831EF5" w:rsidRPr="00831EF5" w:rsidRDefault="00831EF5" w:rsidP="00831EF5">
            <w:pPr>
              <w:spacing w:after="0"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Giai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hiện</w:t>
            </w:r>
            <w:proofErr w:type="spellEnd"/>
            <w:r w:rsidRPr="00831EF5">
              <w:rPr>
                <w:rFonts w:ascii="Times New Roman" w:eastAsia="Times New Roman" w:hAnsi="Times New Roman" w:cs="Times New Roman"/>
                <w:sz w:val="24"/>
                <w:szCs w:val="24"/>
              </w:rPr>
              <w:t xml:space="preserve"> nay </w:t>
            </w:r>
            <w:proofErr w:type="spellStart"/>
            <w:r w:rsidRPr="00831EF5">
              <w:rPr>
                <w:rFonts w:ascii="Times New Roman" w:eastAsia="Times New Roman" w:hAnsi="Times New Roman" w:cs="Times New Roman"/>
                <w:sz w:val="24"/>
                <w:szCs w:val="24"/>
              </w:rPr>
              <w:t>tập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trung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gì</w:t>
            </w:r>
            <w:proofErr w:type="spellEnd"/>
            <w:r w:rsidRPr="00831EF5">
              <w:rPr>
                <w:rFonts w:ascii="Times New Roman" w:eastAsia="Times New Roman" w:hAnsi="Times New Roman" w:cs="Times New Roman"/>
                <w:sz w:val="24"/>
                <w:szCs w:val="24"/>
              </w:rPr>
              <w:t>?</w:t>
            </w:r>
          </w:p>
        </w:tc>
        <w:tc>
          <w:tcPr>
            <w:tcW w:w="0" w:type="auto"/>
            <w:vAlign w:val="center"/>
            <w:hideMark/>
          </w:tcPr>
          <w:p w14:paraId="441F9069" w14:textId="77777777" w:rsidR="00831EF5" w:rsidRPr="00831EF5" w:rsidRDefault="00831EF5" w:rsidP="00831EF5">
            <w:pPr>
              <w:spacing w:after="0"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Chương</w:t>
            </w:r>
            <w:proofErr w:type="spellEnd"/>
            <w:r w:rsidRPr="00831EF5">
              <w:rPr>
                <w:rFonts w:ascii="Times New Roman" w:eastAsia="Times New Roman" w:hAnsi="Times New Roman" w:cs="Times New Roman"/>
                <w:sz w:val="24"/>
                <w:szCs w:val="24"/>
              </w:rPr>
              <w:t xml:space="preserve"> 5</w:t>
            </w:r>
          </w:p>
        </w:tc>
      </w:tr>
      <w:tr w:rsidR="00831EF5" w:rsidRPr="00831EF5" w14:paraId="0D7F8BDE" w14:textId="77777777">
        <w:trPr>
          <w:tblCellSpacing w:w="15" w:type="dxa"/>
        </w:trPr>
        <w:tc>
          <w:tcPr>
            <w:tcW w:w="0" w:type="auto"/>
            <w:vAlign w:val="center"/>
            <w:hideMark/>
          </w:tcPr>
          <w:p w14:paraId="6B24393A" w14:textId="77777777" w:rsidR="00831EF5" w:rsidRPr="00831EF5" w:rsidRDefault="00831EF5" w:rsidP="00831EF5">
            <w:pPr>
              <w:spacing w:after="0"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Những </w:t>
            </w:r>
            <w:proofErr w:type="spellStart"/>
            <w:r w:rsidRPr="00831EF5">
              <w:rPr>
                <w:rFonts w:ascii="Times New Roman" w:eastAsia="Times New Roman" w:hAnsi="Times New Roman" w:cs="Times New Roman"/>
                <w:sz w:val="24"/>
                <w:szCs w:val="24"/>
              </w:rPr>
              <w:t>nguyên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tắc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luôn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giữ</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vững</w:t>
            </w:r>
            <w:proofErr w:type="spellEnd"/>
            <w:r w:rsidRPr="00831EF5">
              <w:rPr>
                <w:rFonts w:ascii="Times New Roman" w:eastAsia="Times New Roman" w:hAnsi="Times New Roman" w:cs="Times New Roman"/>
                <w:sz w:val="24"/>
                <w:szCs w:val="24"/>
              </w:rPr>
              <w:t>?</w:t>
            </w:r>
          </w:p>
        </w:tc>
        <w:tc>
          <w:tcPr>
            <w:tcW w:w="0" w:type="auto"/>
            <w:vAlign w:val="center"/>
            <w:hideMark/>
          </w:tcPr>
          <w:p w14:paraId="67B45DCE" w14:textId="77777777" w:rsidR="00831EF5" w:rsidRPr="00831EF5" w:rsidRDefault="00831EF5" w:rsidP="00831EF5">
            <w:pPr>
              <w:spacing w:after="0"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Chương</w:t>
            </w:r>
            <w:proofErr w:type="spellEnd"/>
            <w:r w:rsidRPr="00831EF5">
              <w:rPr>
                <w:rFonts w:ascii="Times New Roman" w:eastAsia="Times New Roman" w:hAnsi="Times New Roman" w:cs="Times New Roman"/>
                <w:sz w:val="24"/>
                <w:szCs w:val="24"/>
              </w:rPr>
              <w:t xml:space="preserve"> 6</w:t>
            </w:r>
          </w:p>
        </w:tc>
      </w:tr>
    </w:tbl>
    <w:p w14:paraId="712589EE"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nền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định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về</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của</w:t>
      </w:r>
      <w:proofErr w:type="spellEnd"/>
      <w:r w:rsidRPr="00831EF5">
        <w:rPr>
          <w:rFonts w:ascii="Times New Roman" w:eastAsia="Times New Roman" w:hAnsi="Times New Roman" w:cs="Times New Roman"/>
          <w:sz w:val="24"/>
          <w:szCs w:val="24"/>
        </w:rPr>
        <w:t xml:space="preserve"> THUCHOCVN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thống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theo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cùng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một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định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hướng</w:t>
      </w:r>
      <w:proofErr w:type="spellEnd"/>
      <w:r w:rsidRPr="00831EF5">
        <w:rPr>
          <w:rFonts w:ascii="Times New Roman" w:eastAsia="Times New Roman" w:hAnsi="Times New Roman" w:cs="Times New Roman"/>
          <w:sz w:val="24"/>
          <w:szCs w:val="24"/>
        </w:rPr>
        <w:t>.</w:t>
      </w:r>
    </w:p>
    <w:p w14:paraId="751B87A1" w14:textId="77777777" w:rsidR="00831EF5" w:rsidRPr="00831EF5" w:rsidRDefault="00831EF5" w:rsidP="00831EF5">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31EF5">
        <w:rPr>
          <w:rFonts w:ascii="Times New Roman" w:eastAsia="Times New Roman" w:hAnsi="Times New Roman" w:cs="Times New Roman"/>
          <w:b/>
          <w:bCs/>
          <w:kern w:val="36"/>
          <w:sz w:val="48"/>
          <w:szCs w:val="48"/>
        </w:rPr>
        <w:t>Lời</w:t>
      </w:r>
      <w:proofErr w:type="spellEnd"/>
      <w:r w:rsidRPr="00831EF5">
        <w:rPr>
          <w:rFonts w:ascii="Times New Roman" w:eastAsia="Times New Roman" w:hAnsi="Times New Roman" w:cs="Times New Roman"/>
          <w:b/>
          <w:bCs/>
          <w:kern w:val="36"/>
          <w:sz w:val="48"/>
          <w:szCs w:val="48"/>
        </w:rPr>
        <w:t xml:space="preserve"> </w:t>
      </w:r>
      <w:proofErr w:type="spellStart"/>
      <w:r w:rsidRPr="00831EF5">
        <w:rPr>
          <w:rFonts w:ascii="Times New Roman" w:eastAsia="Times New Roman" w:hAnsi="Times New Roman" w:cs="Times New Roman"/>
          <w:b/>
          <w:bCs/>
          <w:kern w:val="36"/>
          <w:sz w:val="48"/>
          <w:szCs w:val="48"/>
        </w:rPr>
        <w:t>kết</w:t>
      </w:r>
      <w:proofErr w:type="spellEnd"/>
      <w:r w:rsidRPr="00831EF5">
        <w:rPr>
          <w:rFonts w:ascii="Times New Roman" w:eastAsia="Times New Roman" w:hAnsi="Times New Roman" w:cs="Times New Roman"/>
          <w:b/>
          <w:bCs/>
          <w:kern w:val="36"/>
          <w:sz w:val="48"/>
          <w:szCs w:val="48"/>
        </w:rPr>
        <w:t xml:space="preserve"> Volume 01</w:t>
      </w:r>
    </w:p>
    <w:p w14:paraId="3C2F11FE"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THUCHOCVN </w:t>
      </w:r>
      <w:proofErr w:type="spellStart"/>
      <w:r w:rsidRPr="00831EF5">
        <w:rPr>
          <w:rFonts w:ascii="Times New Roman" w:eastAsia="Times New Roman" w:hAnsi="Times New Roman" w:cs="Times New Roman"/>
          <w:sz w:val="24"/>
          <w:szCs w:val="24"/>
        </w:rPr>
        <w:t>vẫn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đang</w:t>
      </w:r>
      <w:proofErr w:type="spellEnd"/>
      <w:r w:rsidRPr="00831EF5">
        <w:rPr>
          <w:rFonts w:ascii="Times New Roman" w:eastAsia="Times New Roman" w:hAnsi="Times New Roman" w:cs="Times New Roman"/>
          <w:sz w:val="24"/>
          <w:szCs w:val="24"/>
        </w:rPr>
        <w:t xml:space="preserve"> ở </w:t>
      </w:r>
      <w:proofErr w:type="spellStart"/>
      <w:r w:rsidRPr="00831EF5">
        <w:rPr>
          <w:rFonts w:ascii="Times New Roman" w:eastAsia="Times New Roman" w:hAnsi="Times New Roman" w:cs="Times New Roman"/>
          <w:sz w:val="24"/>
          <w:szCs w:val="24"/>
        </w:rPr>
        <w:t>giai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w:t>
      </w:r>
    </w:p>
    <w:p w14:paraId="74D20354"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chưa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có</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tất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câu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trả</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lời</w:t>
      </w:r>
      <w:proofErr w:type="spellEnd"/>
      <w:r w:rsidRPr="00831EF5">
        <w:rPr>
          <w:rFonts w:ascii="Times New Roman" w:eastAsia="Times New Roman" w:hAnsi="Times New Roman" w:cs="Times New Roman"/>
          <w:sz w:val="24"/>
          <w:szCs w:val="24"/>
        </w:rPr>
        <w:t>.</w:t>
      </w:r>
    </w:p>
    <w:p w14:paraId="37D6A75A"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lastRenderedPageBreak/>
        <w:t>Chúng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tôi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cũng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hiểu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rằng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mô</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hoạt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còn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tiếp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được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hoàn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thiện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thông</w:t>
      </w:r>
      <w:proofErr w:type="spellEnd"/>
      <w:r w:rsidRPr="00831EF5">
        <w:rPr>
          <w:rFonts w:ascii="Times New Roman" w:eastAsia="Times New Roman" w:hAnsi="Times New Roman" w:cs="Times New Roman"/>
          <w:sz w:val="24"/>
          <w:szCs w:val="24"/>
        </w:rPr>
        <w:t xml:space="preserve"> qua </w:t>
      </w:r>
      <w:proofErr w:type="spellStart"/>
      <w:r w:rsidRPr="00831EF5">
        <w:rPr>
          <w:rFonts w:ascii="Times New Roman" w:eastAsia="Times New Roman" w:hAnsi="Times New Roman" w:cs="Times New Roman"/>
          <w:sz w:val="24"/>
          <w:szCs w:val="24"/>
        </w:rPr>
        <w:t>thực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tiễn</w:t>
      </w:r>
      <w:proofErr w:type="spellEnd"/>
      <w:r w:rsidRPr="00831EF5">
        <w:rPr>
          <w:rFonts w:ascii="Times New Roman" w:eastAsia="Times New Roman" w:hAnsi="Times New Roman" w:cs="Times New Roman"/>
          <w:sz w:val="24"/>
          <w:szCs w:val="24"/>
        </w:rPr>
        <w:t>.</w:t>
      </w:r>
    </w:p>
    <w:p w14:paraId="40DEE8A9"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Tuy </w:t>
      </w:r>
      <w:proofErr w:type="spellStart"/>
      <w:r w:rsidRPr="00831EF5">
        <w:rPr>
          <w:rFonts w:ascii="Times New Roman" w:eastAsia="Times New Roman" w:hAnsi="Times New Roman" w:cs="Times New Roman"/>
          <w:sz w:val="24"/>
          <w:szCs w:val="24"/>
        </w:rPr>
        <w:t>nhiên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điều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mà</w:t>
      </w:r>
      <w:proofErr w:type="spellEnd"/>
      <w:r w:rsidRPr="00831EF5">
        <w:rPr>
          <w:rFonts w:ascii="Times New Roman" w:eastAsia="Times New Roman" w:hAnsi="Times New Roman" w:cs="Times New Roman"/>
          <w:sz w:val="24"/>
          <w:szCs w:val="24"/>
        </w:rPr>
        <w:t xml:space="preserve"> THUCHOCVN cam </w:t>
      </w:r>
      <w:proofErr w:type="spellStart"/>
      <w:r w:rsidRPr="00831EF5">
        <w:rPr>
          <w:rFonts w:ascii="Times New Roman" w:eastAsia="Times New Roman" w:hAnsi="Times New Roman" w:cs="Times New Roman"/>
          <w:sz w:val="24"/>
          <w:szCs w:val="24"/>
        </w:rPr>
        <w:t>kết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sẽ</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thay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đổi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mục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tiêu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đồng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hành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cùng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doanh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nghiệp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cơ</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sở</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học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người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lao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động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góp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phần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hẹp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khoảng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giữa</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đào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tạo</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việc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làm</w:t>
      </w:r>
      <w:proofErr w:type="spellEnd"/>
      <w:r w:rsidRPr="00831EF5">
        <w:rPr>
          <w:rFonts w:ascii="Times New Roman" w:eastAsia="Times New Roman" w:hAnsi="Times New Roman" w:cs="Times New Roman"/>
          <w:sz w:val="24"/>
          <w:szCs w:val="24"/>
        </w:rPr>
        <w:t>.</w:t>
      </w:r>
    </w:p>
    <w:p w14:paraId="42906161"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r w:rsidRPr="00831EF5">
        <w:rPr>
          <w:rFonts w:ascii="Times New Roman" w:eastAsia="Times New Roman" w:hAnsi="Times New Roman" w:cs="Times New Roman"/>
          <w:sz w:val="24"/>
          <w:szCs w:val="24"/>
        </w:rPr>
        <w:t xml:space="preserve">Volume 01 </w:t>
      </w:r>
      <w:proofErr w:type="spellStart"/>
      <w:r w:rsidRPr="00831EF5">
        <w:rPr>
          <w:rFonts w:ascii="Times New Roman" w:eastAsia="Times New Roman" w:hAnsi="Times New Roman" w:cs="Times New Roman"/>
          <w:sz w:val="24"/>
          <w:szCs w:val="24"/>
        </w:rPr>
        <w:t>không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phải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kết</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thúc</w:t>
      </w:r>
      <w:proofErr w:type="spellEnd"/>
      <w:r w:rsidRPr="00831EF5">
        <w:rPr>
          <w:rFonts w:ascii="Times New Roman" w:eastAsia="Times New Roman" w:hAnsi="Times New Roman" w:cs="Times New Roman"/>
          <w:sz w:val="24"/>
          <w:szCs w:val="24"/>
        </w:rPr>
        <w:t>.</w:t>
      </w:r>
    </w:p>
    <w:p w14:paraId="37F492BE" w14:textId="77777777" w:rsidR="00831EF5" w:rsidRPr="00831EF5" w:rsidRDefault="00831EF5" w:rsidP="00831EF5">
      <w:pPr>
        <w:spacing w:before="100" w:beforeAutospacing="1" w:after="100" w:afterAutospacing="1" w:line="240" w:lineRule="auto"/>
        <w:rPr>
          <w:rFonts w:ascii="Times New Roman" w:eastAsia="Times New Roman" w:hAnsi="Times New Roman" w:cs="Times New Roman"/>
          <w:sz w:val="24"/>
          <w:szCs w:val="24"/>
        </w:rPr>
      </w:pPr>
      <w:proofErr w:type="spellStart"/>
      <w:r w:rsidRPr="00831EF5">
        <w:rPr>
          <w:rFonts w:ascii="Times New Roman" w:eastAsia="Times New Roman" w:hAnsi="Times New Roman" w:cs="Times New Roman"/>
          <w:sz w:val="24"/>
          <w:szCs w:val="24"/>
        </w:rPr>
        <w:t>Đây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là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điểm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khởi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đầu</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xây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dựng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những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phương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pháp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quy</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trình</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và</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sản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phẩm</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cụ</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thể</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trong</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các</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giai</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đoạn</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tiếp</w:t>
      </w:r>
      <w:proofErr w:type="spellEnd"/>
      <w:r w:rsidRPr="00831EF5">
        <w:rPr>
          <w:rFonts w:ascii="Times New Roman" w:eastAsia="Times New Roman" w:hAnsi="Times New Roman" w:cs="Times New Roman"/>
          <w:sz w:val="24"/>
          <w:szCs w:val="24"/>
        </w:rPr>
        <w:t xml:space="preserve"> </w:t>
      </w:r>
      <w:proofErr w:type="spellStart"/>
      <w:r w:rsidRPr="00831EF5">
        <w:rPr>
          <w:rFonts w:ascii="Times New Roman" w:eastAsia="Times New Roman" w:hAnsi="Times New Roman" w:cs="Times New Roman"/>
          <w:sz w:val="24"/>
          <w:szCs w:val="24"/>
        </w:rPr>
        <w:t>theo.</w:t>
      </w:r>
      <w:proofErr w:type="spellEnd"/>
    </w:p>
    <w:p w14:paraId="18949879" w14:textId="77777777" w:rsidR="008B65D8" w:rsidRDefault="008B65D8" w:rsidP="00831EF5">
      <w:pPr>
        <w:spacing w:after="0" w:line="240" w:lineRule="auto"/>
        <w:rPr>
          <w:rFonts w:ascii="Times New Roman" w:eastAsia="Times New Roman" w:hAnsi="Times New Roman" w:cs="Times New Roman"/>
          <w:sz w:val="24"/>
          <w:szCs w:val="24"/>
        </w:rPr>
      </w:pPr>
    </w:p>
    <w:p w14:paraId="0E8B2C3A" w14:textId="77777777" w:rsid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DE54802" w14:textId="77777777" w:rsidR="008B65D8" w:rsidRDefault="008B65D8">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653587B6" w14:textId="4AE4E6E9"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lastRenderedPageBreak/>
        <w:t>VOLUME 02 – STRATEGY</w:t>
      </w:r>
    </w:p>
    <w:p w14:paraId="51A43140" w14:textId="77777777" w:rsidR="008B65D8" w:rsidRPr="008B65D8" w:rsidRDefault="008B65D8" w:rsidP="008B65D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B65D8">
        <w:rPr>
          <w:rFonts w:ascii="Times New Roman" w:eastAsia="Times New Roman" w:hAnsi="Times New Roman" w:cs="Times New Roman"/>
          <w:b/>
          <w:bCs/>
          <w:sz w:val="36"/>
          <w:szCs w:val="36"/>
        </w:rPr>
        <w:t>Chiến</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lược</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phát</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triển</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hệ</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sinh</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thái</w:t>
      </w:r>
      <w:proofErr w:type="spellEnd"/>
      <w:r w:rsidRPr="008B65D8">
        <w:rPr>
          <w:rFonts w:ascii="Times New Roman" w:eastAsia="Times New Roman" w:hAnsi="Times New Roman" w:cs="Times New Roman"/>
          <w:b/>
          <w:bCs/>
          <w:sz w:val="36"/>
          <w:szCs w:val="36"/>
        </w:rPr>
        <w:t xml:space="preserve"> THUCHOCVN</w:t>
      </w:r>
    </w:p>
    <w:p w14:paraId="3F3E87D2" w14:textId="77777777" w:rsidR="00523E87" w:rsidRDefault="00523E87"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8BBB0EE" w14:textId="77777777" w:rsidR="00523E87" w:rsidRDefault="00523E87">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23023FD1" w14:textId="7079DA89"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lastRenderedPageBreak/>
        <w:t>CHƯƠNG 1</w:t>
      </w:r>
    </w:p>
    <w:p w14:paraId="2856E70E"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t>BỨC TRANH TỔNG THỂ HỆ SINH THÁI THUCHOCVN</w:t>
      </w:r>
    </w:p>
    <w:p w14:paraId="28EACB6B"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i/>
          <w:iCs/>
          <w:sz w:val="24"/>
          <w:szCs w:val="24"/>
        </w:rPr>
        <w:t>"</w:t>
      </w:r>
      <w:proofErr w:type="spellStart"/>
      <w:r w:rsidRPr="008B65D8">
        <w:rPr>
          <w:rFonts w:ascii="Times New Roman" w:eastAsia="Times New Roman" w:hAnsi="Times New Roman" w:cs="Times New Roman"/>
          <w:i/>
          <w:iCs/>
          <w:sz w:val="24"/>
          <w:szCs w:val="24"/>
        </w:rPr>
        <w:t>Muốn</w:t>
      </w:r>
      <w:proofErr w:type="spellEnd"/>
      <w:r w:rsidRPr="008B65D8">
        <w:rPr>
          <w:rFonts w:ascii="Times New Roman" w:eastAsia="Times New Roman" w:hAnsi="Times New Roman" w:cs="Times New Roman"/>
          <w:i/>
          <w:iCs/>
          <w:sz w:val="24"/>
          <w:szCs w:val="24"/>
        </w:rPr>
        <w:t xml:space="preserve"> </w:t>
      </w:r>
      <w:proofErr w:type="spellStart"/>
      <w:r w:rsidRPr="008B65D8">
        <w:rPr>
          <w:rFonts w:ascii="Times New Roman" w:eastAsia="Times New Roman" w:hAnsi="Times New Roman" w:cs="Times New Roman"/>
          <w:i/>
          <w:iCs/>
          <w:sz w:val="24"/>
          <w:szCs w:val="24"/>
        </w:rPr>
        <w:t>đi</w:t>
      </w:r>
      <w:proofErr w:type="spellEnd"/>
      <w:r w:rsidRPr="008B65D8">
        <w:rPr>
          <w:rFonts w:ascii="Times New Roman" w:eastAsia="Times New Roman" w:hAnsi="Times New Roman" w:cs="Times New Roman"/>
          <w:i/>
          <w:iCs/>
          <w:sz w:val="24"/>
          <w:szCs w:val="24"/>
        </w:rPr>
        <w:t xml:space="preserve"> xa, </w:t>
      </w:r>
      <w:proofErr w:type="spellStart"/>
      <w:r w:rsidRPr="008B65D8">
        <w:rPr>
          <w:rFonts w:ascii="Times New Roman" w:eastAsia="Times New Roman" w:hAnsi="Times New Roman" w:cs="Times New Roman"/>
          <w:i/>
          <w:iCs/>
          <w:sz w:val="24"/>
          <w:szCs w:val="24"/>
        </w:rPr>
        <w:t>trước</w:t>
      </w:r>
      <w:proofErr w:type="spellEnd"/>
      <w:r w:rsidRPr="008B65D8">
        <w:rPr>
          <w:rFonts w:ascii="Times New Roman" w:eastAsia="Times New Roman" w:hAnsi="Times New Roman" w:cs="Times New Roman"/>
          <w:i/>
          <w:iCs/>
          <w:sz w:val="24"/>
          <w:szCs w:val="24"/>
        </w:rPr>
        <w:t xml:space="preserve"> </w:t>
      </w:r>
      <w:proofErr w:type="spellStart"/>
      <w:r w:rsidRPr="008B65D8">
        <w:rPr>
          <w:rFonts w:ascii="Times New Roman" w:eastAsia="Times New Roman" w:hAnsi="Times New Roman" w:cs="Times New Roman"/>
          <w:i/>
          <w:iCs/>
          <w:sz w:val="24"/>
          <w:szCs w:val="24"/>
        </w:rPr>
        <w:t>hết</w:t>
      </w:r>
      <w:proofErr w:type="spellEnd"/>
      <w:r w:rsidRPr="008B65D8">
        <w:rPr>
          <w:rFonts w:ascii="Times New Roman" w:eastAsia="Times New Roman" w:hAnsi="Times New Roman" w:cs="Times New Roman"/>
          <w:i/>
          <w:iCs/>
          <w:sz w:val="24"/>
          <w:szCs w:val="24"/>
        </w:rPr>
        <w:t xml:space="preserve"> </w:t>
      </w:r>
      <w:proofErr w:type="spellStart"/>
      <w:r w:rsidRPr="008B65D8">
        <w:rPr>
          <w:rFonts w:ascii="Times New Roman" w:eastAsia="Times New Roman" w:hAnsi="Times New Roman" w:cs="Times New Roman"/>
          <w:i/>
          <w:iCs/>
          <w:sz w:val="24"/>
          <w:szCs w:val="24"/>
        </w:rPr>
        <w:t>phải</w:t>
      </w:r>
      <w:proofErr w:type="spellEnd"/>
      <w:r w:rsidRPr="008B65D8">
        <w:rPr>
          <w:rFonts w:ascii="Times New Roman" w:eastAsia="Times New Roman" w:hAnsi="Times New Roman" w:cs="Times New Roman"/>
          <w:i/>
          <w:iCs/>
          <w:sz w:val="24"/>
          <w:szCs w:val="24"/>
        </w:rPr>
        <w:t xml:space="preserve"> </w:t>
      </w:r>
      <w:proofErr w:type="spellStart"/>
      <w:r w:rsidRPr="008B65D8">
        <w:rPr>
          <w:rFonts w:ascii="Times New Roman" w:eastAsia="Times New Roman" w:hAnsi="Times New Roman" w:cs="Times New Roman"/>
          <w:i/>
          <w:iCs/>
          <w:sz w:val="24"/>
          <w:szCs w:val="24"/>
        </w:rPr>
        <w:t>nhìn</w:t>
      </w:r>
      <w:proofErr w:type="spellEnd"/>
      <w:r w:rsidRPr="008B65D8">
        <w:rPr>
          <w:rFonts w:ascii="Times New Roman" w:eastAsia="Times New Roman" w:hAnsi="Times New Roman" w:cs="Times New Roman"/>
          <w:i/>
          <w:iCs/>
          <w:sz w:val="24"/>
          <w:szCs w:val="24"/>
        </w:rPr>
        <w:t xml:space="preserve"> </w:t>
      </w:r>
      <w:proofErr w:type="spellStart"/>
      <w:r w:rsidRPr="008B65D8">
        <w:rPr>
          <w:rFonts w:ascii="Times New Roman" w:eastAsia="Times New Roman" w:hAnsi="Times New Roman" w:cs="Times New Roman"/>
          <w:i/>
          <w:iCs/>
          <w:sz w:val="24"/>
          <w:szCs w:val="24"/>
        </w:rPr>
        <w:t>thấy</w:t>
      </w:r>
      <w:proofErr w:type="spellEnd"/>
      <w:r w:rsidRPr="008B65D8">
        <w:rPr>
          <w:rFonts w:ascii="Times New Roman" w:eastAsia="Times New Roman" w:hAnsi="Times New Roman" w:cs="Times New Roman"/>
          <w:i/>
          <w:iCs/>
          <w:sz w:val="24"/>
          <w:szCs w:val="24"/>
        </w:rPr>
        <w:t xml:space="preserve"> con </w:t>
      </w:r>
      <w:proofErr w:type="spellStart"/>
      <w:r w:rsidRPr="008B65D8">
        <w:rPr>
          <w:rFonts w:ascii="Times New Roman" w:eastAsia="Times New Roman" w:hAnsi="Times New Roman" w:cs="Times New Roman"/>
          <w:i/>
          <w:iCs/>
          <w:sz w:val="24"/>
          <w:szCs w:val="24"/>
        </w:rPr>
        <w:t>đường</w:t>
      </w:r>
      <w:proofErr w:type="spellEnd"/>
      <w:r w:rsidRPr="008B65D8">
        <w:rPr>
          <w:rFonts w:ascii="Times New Roman" w:eastAsia="Times New Roman" w:hAnsi="Times New Roman" w:cs="Times New Roman"/>
          <w:i/>
          <w:iCs/>
          <w:sz w:val="24"/>
          <w:szCs w:val="24"/>
        </w:rPr>
        <w:t>."</w:t>
      </w:r>
    </w:p>
    <w:p w14:paraId="2AF799F7"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t xml:space="preserve">1.1. </w:t>
      </w:r>
      <w:proofErr w:type="spellStart"/>
      <w:r w:rsidRPr="008B65D8">
        <w:rPr>
          <w:rFonts w:ascii="Times New Roman" w:eastAsia="Times New Roman" w:hAnsi="Times New Roman" w:cs="Times New Roman"/>
          <w:b/>
          <w:bCs/>
          <w:kern w:val="36"/>
          <w:sz w:val="48"/>
          <w:szCs w:val="48"/>
        </w:rPr>
        <w:t>Chiến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lược</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không</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bắt</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đầu</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từ</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sản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phẩm</w:t>
      </w:r>
      <w:proofErr w:type="spellEnd"/>
    </w:p>
    <w:p w14:paraId="77DA5725"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Nhiều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khởi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bắt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sản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phẩm</w:t>
      </w:r>
      <w:proofErr w:type="spellEnd"/>
      <w:r w:rsidRPr="008B65D8">
        <w:rPr>
          <w:rFonts w:ascii="Times New Roman" w:eastAsia="Times New Roman" w:hAnsi="Times New Roman" w:cs="Times New Roman"/>
          <w:sz w:val="24"/>
          <w:szCs w:val="24"/>
        </w:rPr>
        <w:t>.</w:t>
      </w:r>
    </w:p>
    <w:p w14:paraId="0E4E0C0C"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Ví</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dụ</w:t>
      </w:r>
      <w:proofErr w:type="spellEnd"/>
      <w:r w:rsidRPr="008B65D8">
        <w:rPr>
          <w:rFonts w:ascii="Times New Roman" w:eastAsia="Times New Roman" w:hAnsi="Times New Roman" w:cs="Times New Roman"/>
          <w:sz w:val="24"/>
          <w:szCs w:val="24"/>
        </w:rPr>
        <w:t>:</w:t>
      </w:r>
    </w:p>
    <w:p w14:paraId="6330E786" w14:textId="77777777" w:rsidR="008B65D8" w:rsidRPr="008B65D8" w:rsidRDefault="008B65D8">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Xây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phần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mềm</w:t>
      </w:r>
      <w:proofErr w:type="spellEnd"/>
      <w:r w:rsidRPr="008B65D8">
        <w:rPr>
          <w:rFonts w:ascii="Times New Roman" w:eastAsia="Times New Roman" w:hAnsi="Times New Roman" w:cs="Times New Roman"/>
          <w:sz w:val="24"/>
          <w:szCs w:val="24"/>
        </w:rPr>
        <w:t>.</w:t>
      </w:r>
    </w:p>
    <w:p w14:paraId="662EDE3D" w14:textId="77777777" w:rsidR="008B65D8" w:rsidRPr="008B65D8" w:rsidRDefault="008B65D8">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Mở</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trung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tâm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w:t>
      </w:r>
    </w:p>
    <w:p w14:paraId="2F10ACD8" w14:textId="77777777" w:rsidR="008B65D8" w:rsidRPr="008B65D8" w:rsidRDefault="008B65D8">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ứng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dụng</w:t>
      </w:r>
      <w:proofErr w:type="spellEnd"/>
      <w:r w:rsidRPr="008B65D8">
        <w:rPr>
          <w:rFonts w:ascii="Times New Roman" w:eastAsia="Times New Roman" w:hAnsi="Times New Roman" w:cs="Times New Roman"/>
          <w:sz w:val="24"/>
          <w:szCs w:val="24"/>
        </w:rPr>
        <w:t xml:space="preserve"> AI.</w:t>
      </w:r>
    </w:p>
    <w:p w14:paraId="2DC3966A"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THUCHOCVN </w:t>
      </w:r>
      <w:proofErr w:type="spellStart"/>
      <w:r w:rsidRPr="008B65D8">
        <w:rPr>
          <w:rFonts w:ascii="Times New Roman" w:eastAsia="Times New Roman" w:hAnsi="Times New Roman" w:cs="Times New Roman"/>
          <w:sz w:val="24"/>
          <w:szCs w:val="24"/>
        </w:rPr>
        <w:t>lựa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chọn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tiếp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cận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khác</w:t>
      </w:r>
      <w:proofErr w:type="spellEnd"/>
      <w:r w:rsidRPr="008B65D8">
        <w:rPr>
          <w:rFonts w:ascii="Times New Roman" w:eastAsia="Times New Roman" w:hAnsi="Times New Roman" w:cs="Times New Roman"/>
          <w:sz w:val="24"/>
          <w:szCs w:val="24"/>
        </w:rPr>
        <w:t>.</w:t>
      </w:r>
    </w:p>
    <w:p w14:paraId="436E1FF9"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Chúng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tôi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bắt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câu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hỏi</w:t>
      </w:r>
      <w:proofErr w:type="spellEnd"/>
      <w:r w:rsidRPr="008B65D8">
        <w:rPr>
          <w:rFonts w:ascii="Times New Roman" w:eastAsia="Times New Roman" w:hAnsi="Times New Roman" w:cs="Times New Roman"/>
          <w:sz w:val="24"/>
          <w:szCs w:val="24"/>
        </w:rPr>
        <w:t>:</w:t>
      </w:r>
    </w:p>
    <w:p w14:paraId="72CD6786"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b/>
          <w:bCs/>
          <w:sz w:val="24"/>
          <w:szCs w:val="24"/>
        </w:rPr>
        <w:t>"</w:t>
      </w:r>
      <w:proofErr w:type="spellStart"/>
      <w:r w:rsidRPr="008B65D8">
        <w:rPr>
          <w:rFonts w:ascii="Times New Roman" w:eastAsia="Times New Roman" w:hAnsi="Times New Roman" w:cs="Times New Roman"/>
          <w:b/>
          <w:bCs/>
          <w:sz w:val="24"/>
          <w:szCs w:val="24"/>
        </w:rPr>
        <w:t>Chúng</w:t>
      </w:r>
      <w:proofErr w:type="spellEnd"/>
      <w:r w:rsidRPr="008B65D8">
        <w:rPr>
          <w:rFonts w:ascii="Times New Roman" w:eastAsia="Times New Roman" w:hAnsi="Times New Roman" w:cs="Times New Roman"/>
          <w:b/>
          <w:bCs/>
          <w:sz w:val="24"/>
          <w:szCs w:val="24"/>
        </w:rPr>
        <w:t xml:space="preserve"> ta </w:t>
      </w:r>
      <w:proofErr w:type="spellStart"/>
      <w:r w:rsidRPr="008B65D8">
        <w:rPr>
          <w:rFonts w:ascii="Times New Roman" w:eastAsia="Times New Roman" w:hAnsi="Times New Roman" w:cs="Times New Roman"/>
          <w:b/>
          <w:bCs/>
          <w:sz w:val="24"/>
          <w:szCs w:val="24"/>
        </w:rPr>
        <w:t>sẽ</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bán</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sản</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phẩm</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gì</w:t>
      </w:r>
      <w:proofErr w:type="spellEnd"/>
      <w:r w:rsidRPr="008B65D8">
        <w:rPr>
          <w:rFonts w:ascii="Times New Roman" w:eastAsia="Times New Roman" w:hAnsi="Times New Roman" w:cs="Times New Roman"/>
          <w:b/>
          <w:bCs/>
          <w:sz w:val="24"/>
          <w:szCs w:val="24"/>
        </w:rPr>
        <w:t>?"</w:t>
      </w:r>
    </w:p>
    <w:p w14:paraId="4D09783D"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Mà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bắt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câu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hỏi</w:t>
      </w:r>
      <w:proofErr w:type="spellEnd"/>
      <w:r w:rsidRPr="008B65D8">
        <w:rPr>
          <w:rFonts w:ascii="Times New Roman" w:eastAsia="Times New Roman" w:hAnsi="Times New Roman" w:cs="Times New Roman"/>
          <w:sz w:val="24"/>
          <w:szCs w:val="24"/>
        </w:rPr>
        <w:t>:</w:t>
      </w:r>
    </w:p>
    <w:p w14:paraId="7F56A009"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b/>
          <w:bCs/>
          <w:sz w:val="24"/>
          <w:szCs w:val="24"/>
        </w:rPr>
        <w:t>"</w:t>
      </w:r>
      <w:proofErr w:type="spellStart"/>
      <w:r w:rsidRPr="008B65D8">
        <w:rPr>
          <w:rFonts w:ascii="Times New Roman" w:eastAsia="Times New Roman" w:hAnsi="Times New Roman" w:cs="Times New Roman"/>
          <w:b/>
          <w:bCs/>
          <w:sz w:val="24"/>
          <w:szCs w:val="24"/>
        </w:rPr>
        <w:t>Muốn</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thu</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hẹp</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khoảng</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cách</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giữa</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đào</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tạo</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và</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việc</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làm</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thì</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cần</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những</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thành</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phần</w:t>
      </w:r>
      <w:proofErr w:type="spellEnd"/>
      <w:r w:rsidRPr="008B65D8">
        <w:rPr>
          <w:rFonts w:ascii="Times New Roman" w:eastAsia="Times New Roman" w:hAnsi="Times New Roman" w:cs="Times New Roman"/>
          <w:b/>
          <w:bCs/>
          <w:sz w:val="24"/>
          <w:szCs w:val="24"/>
        </w:rPr>
        <w:t xml:space="preserve"> </w:t>
      </w:r>
      <w:proofErr w:type="spellStart"/>
      <w:r w:rsidRPr="008B65D8">
        <w:rPr>
          <w:rFonts w:ascii="Times New Roman" w:eastAsia="Times New Roman" w:hAnsi="Times New Roman" w:cs="Times New Roman"/>
          <w:b/>
          <w:bCs/>
          <w:sz w:val="24"/>
          <w:szCs w:val="24"/>
        </w:rPr>
        <w:t>nào</w:t>
      </w:r>
      <w:proofErr w:type="spellEnd"/>
      <w:r w:rsidRPr="008B65D8">
        <w:rPr>
          <w:rFonts w:ascii="Times New Roman" w:eastAsia="Times New Roman" w:hAnsi="Times New Roman" w:cs="Times New Roman"/>
          <w:b/>
          <w:bCs/>
          <w:sz w:val="24"/>
          <w:szCs w:val="24"/>
        </w:rPr>
        <w:t>?"</w:t>
      </w:r>
    </w:p>
    <w:p w14:paraId="39467E58"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Khi </w:t>
      </w:r>
      <w:proofErr w:type="spellStart"/>
      <w:r w:rsidRPr="008B65D8">
        <w:rPr>
          <w:rFonts w:ascii="Times New Roman" w:eastAsia="Times New Roman" w:hAnsi="Times New Roman" w:cs="Times New Roman"/>
          <w:sz w:val="24"/>
          <w:szCs w:val="24"/>
        </w:rPr>
        <w:t>trả</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lời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được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câu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hỏi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sản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phẩm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chỉ</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còn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cụ</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để</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hiện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hóa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chiến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lược</w:t>
      </w:r>
      <w:proofErr w:type="spellEnd"/>
      <w:r w:rsidRPr="008B65D8">
        <w:rPr>
          <w:rFonts w:ascii="Times New Roman" w:eastAsia="Times New Roman" w:hAnsi="Times New Roman" w:cs="Times New Roman"/>
          <w:sz w:val="24"/>
          <w:szCs w:val="24"/>
        </w:rPr>
        <w:t>.</w:t>
      </w:r>
    </w:p>
    <w:p w14:paraId="540024C5"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t>1.2. B</w:t>
      </w:r>
      <w:proofErr w:type="spellStart"/>
      <w:r w:rsidRPr="008B65D8">
        <w:rPr>
          <w:rFonts w:ascii="Times New Roman" w:eastAsia="Times New Roman" w:hAnsi="Times New Roman" w:cs="Times New Roman"/>
          <w:b/>
          <w:bCs/>
          <w:kern w:val="36"/>
          <w:sz w:val="48"/>
          <w:szCs w:val="48"/>
        </w:rPr>
        <w:t>ài</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toán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mà</w:t>
      </w:r>
      <w:proofErr w:type="spellEnd"/>
      <w:r w:rsidRPr="008B65D8">
        <w:rPr>
          <w:rFonts w:ascii="Times New Roman" w:eastAsia="Times New Roman" w:hAnsi="Times New Roman" w:cs="Times New Roman"/>
          <w:b/>
          <w:bCs/>
          <w:kern w:val="36"/>
          <w:sz w:val="48"/>
          <w:szCs w:val="48"/>
        </w:rPr>
        <w:t xml:space="preserve"> THUCHOCVN </w:t>
      </w:r>
      <w:proofErr w:type="spellStart"/>
      <w:r w:rsidRPr="008B65D8">
        <w:rPr>
          <w:rFonts w:ascii="Times New Roman" w:eastAsia="Times New Roman" w:hAnsi="Times New Roman" w:cs="Times New Roman"/>
          <w:b/>
          <w:bCs/>
          <w:kern w:val="36"/>
          <w:sz w:val="48"/>
          <w:szCs w:val="48"/>
        </w:rPr>
        <w:t>muốn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giải</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quyết</w:t>
      </w:r>
      <w:proofErr w:type="spellEnd"/>
    </w:p>
    <w:p w14:paraId="248F8025"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Khoảng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giữa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việc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phải</w:t>
      </w:r>
      <w:proofErr w:type="spellEnd"/>
      <w:r w:rsidRPr="008B65D8">
        <w:rPr>
          <w:rFonts w:ascii="Times New Roman" w:eastAsia="Times New Roman" w:hAnsi="Times New Roman" w:cs="Times New Roman"/>
          <w:sz w:val="24"/>
          <w:szCs w:val="24"/>
        </w:rPr>
        <w:t xml:space="preserve"> do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nguyên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nhân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duy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nhất</w:t>
      </w:r>
      <w:proofErr w:type="spellEnd"/>
      <w:r w:rsidRPr="008B65D8">
        <w:rPr>
          <w:rFonts w:ascii="Times New Roman" w:eastAsia="Times New Roman" w:hAnsi="Times New Roman" w:cs="Times New Roman"/>
          <w:sz w:val="24"/>
          <w:szCs w:val="24"/>
        </w:rPr>
        <w:t>.</w:t>
      </w:r>
    </w:p>
    <w:p w14:paraId="3033D878"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Đó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quả</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của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nhiều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vấn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đề</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liên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quan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với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nhau</w:t>
      </w:r>
      <w:proofErr w:type="spellEnd"/>
      <w:r w:rsidRPr="008B65D8">
        <w:rPr>
          <w:rFonts w:ascii="Times New Roman" w:eastAsia="Times New Roman" w:hAnsi="Times New Roman" w:cs="Times New Roman"/>
          <w:sz w:val="24"/>
          <w:szCs w:val="24"/>
        </w:rPr>
        <w:t>.</w:t>
      </w:r>
    </w:p>
    <w:p w14:paraId="500442F1" w14:textId="77777777" w:rsidR="008B65D8" w:rsidRPr="008B65D8" w:rsidRDefault="008B65D8">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Doanh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thiếu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nhân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phù</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hợp</w:t>
      </w:r>
      <w:proofErr w:type="spellEnd"/>
      <w:r w:rsidRPr="008B65D8">
        <w:rPr>
          <w:rFonts w:ascii="Times New Roman" w:eastAsia="Times New Roman" w:hAnsi="Times New Roman" w:cs="Times New Roman"/>
          <w:sz w:val="24"/>
          <w:szCs w:val="24"/>
        </w:rPr>
        <w:t>.</w:t>
      </w:r>
    </w:p>
    <w:p w14:paraId="4E88FF1A" w14:textId="77777777" w:rsidR="008B65D8" w:rsidRPr="008B65D8" w:rsidRDefault="008B65D8">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Người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học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chưa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biết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thị</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trường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cần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gì</w:t>
      </w:r>
      <w:proofErr w:type="spellEnd"/>
      <w:r w:rsidRPr="008B65D8">
        <w:rPr>
          <w:rFonts w:ascii="Times New Roman" w:eastAsia="Times New Roman" w:hAnsi="Times New Roman" w:cs="Times New Roman"/>
          <w:sz w:val="24"/>
          <w:szCs w:val="24"/>
        </w:rPr>
        <w:t>.</w:t>
      </w:r>
    </w:p>
    <w:p w14:paraId="78AF6355" w14:textId="77777777" w:rsidR="008B65D8" w:rsidRPr="008B65D8" w:rsidRDefault="008B65D8">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Người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lao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động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thiếu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định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hướng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w:t>
      </w:r>
    </w:p>
    <w:p w14:paraId="7B829A61" w14:textId="77777777" w:rsidR="008B65D8" w:rsidRPr="008B65D8" w:rsidRDefault="008B65D8">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Cơ</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sở</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thiếu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dữ</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liệu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phản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hồi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từ</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w:t>
      </w:r>
    </w:p>
    <w:p w14:paraId="5C6967A8" w14:textId="77777777" w:rsidR="008B65D8" w:rsidRPr="008B65D8" w:rsidRDefault="008B65D8">
      <w:pPr>
        <w:numPr>
          <w:ilvl w:val="0"/>
          <w:numId w:val="36"/>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lastRenderedPageBreak/>
        <w:t>Quá</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trình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tuyển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dụng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chưa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được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nối</w:t>
      </w:r>
      <w:proofErr w:type="spellEnd"/>
      <w:r w:rsidRPr="008B65D8">
        <w:rPr>
          <w:rFonts w:ascii="Times New Roman" w:eastAsia="Times New Roman" w:hAnsi="Times New Roman" w:cs="Times New Roman"/>
          <w:sz w:val="24"/>
          <w:szCs w:val="24"/>
        </w:rPr>
        <w:t>.</w:t>
      </w:r>
    </w:p>
    <w:p w14:paraId="52BA91F0"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Nếu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chỉ</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giải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quyết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mắt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xích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khoảng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này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sẽ</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vẫn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tồn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tại</w:t>
      </w:r>
      <w:proofErr w:type="spellEnd"/>
      <w:r w:rsidRPr="008B65D8">
        <w:rPr>
          <w:rFonts w:ascii="Times New Roman" w:eastAsia="Times New Roman" w:hAnsi="Times New Roman" w:cs="Times New Roman"/>
          <w:sz w:val="24"/>
          <w:szCs w:val="24"/>
        </w:rPr>
        <w:t>.</w:t>
      </w:r>
    </w:p>
    <w:p w14:paraId="5A7D9255"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Vì</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vậy</w:t>
      </w:r>
      <w:proofErr w:type="spellEnd"/>
      <w:r w:rsidRPr="008B65D8">
        <w:rPr>
          <w:rFonts w:ascii="Times New Roman" w:eastAsia="Times New Roman" w:hAnsi="Times New Roman" w:cs="Times New Roman"/>
          <w:sz w:val="24"/>
          <w:szCs w:val="24"/>
        </w:rPr>
        <w:t xml:space="preserve">, THUCHOCVN </w:t>
      </w:r>
      <w:proofErr w:type="spellStart"/>
      <w:r w:rsidRPr="008B65D8">
        <w:rPr>
          <w:rFonts w:ascii="Times New Roman" w:eastAsia="Times New Roman" w:hAnsi="Times New Roman" w:cs="Times New Roman"/>
          <w:sz w:val="24"/>
          <w:szCs w:val="24"/>
        </w:rPr>
        <w:t>không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hướng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tới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sản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phẩm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đơn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lẻ</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hướng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tới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sinh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thái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khả</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nối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bên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liên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quan</w:t>
      </w:r>
      <w:proofErr w:type="spellEnd"/>
      <w:r w:rsidRPr="008B65D8">
        <w:rPr>
          <w:rFonts w:ascii="Times New Roman" w:eastAsia="Times New Roman" w:hAnsi="Times New Roman" w:cs="Times New Roman"/>
          <w:sz w:val="24"/>
          <w:szCs w:val="24"/>
        </w:rPr>
        <w:t>.</w:t>
      </w:r>
    </w:p>
    <w:p w14:paraId="6F2AC3BD"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t>1.3. B</w:t>
      </w:r>
      <w:proofErr w:type="spellStart"/>
      <w:r w:rsidRPr="008B65D8">
        <w:rPr>
          <w:rFonts w:ascii="Times New Roman" w:eastAsia="Times New Roman" w:hAnsi="Times New Roman" w:cs="Times New Roman"/>
          <w:b/>
          <w:bCs/>
          <w:kern w:val="36"/>
          <w:sz w:val="48"/>
          <w:szCs w:val="48"/>
        </w:rPr>
        <w:t>ức</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tranh</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hệ</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sinh</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thái</w:t>
      </w:r>
      <w:proofErr w:type="spellEnd"/>
      <w:r w:rsidRPr="008B65D8">
        <w:rPr>
          <w:rFonts w:ascii="Times New Roman" w:eastAsia="Times New Roman" w:hAnsi="Times New Roman" w:cs="Times New Roman"/>
          <w:b/>
          <w:bCs/>
          <w:kern w:val="36"/>
          <w:sz w:val="48"/>
          <w:szCs w:val="48"/>
        </w:rPr>
        <w:t xml:space="preserve"> THUCHOCVN</w:t>
      </w:r>
    </w:p>
    <w:p w14:paraId="56A410AF" w14:textId="1F257C63"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THUCHOCVN</w:t>
      </w:r>
    </w:p>
    <w:p w14:paraId="6F21007C" w14:textId="77777777"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601C7900" w14:textId="7C2197AF"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Workforce Development Ecosystem</w:t>
      </w:r>
    </w:p>
    <w:p w14:paraId="3F5ADAD4" w14:textId="77777777"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1B89CB16" w14:textId="2FC51DD8"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1040DD31" w14:textId="77777777"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23725E3E" w14:textId="77777777"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75964843" w14:textId="3816B851"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 xml:space="preserve">Doanh </w:t>
      </w:r>
      <w:proofErr w:type="spellStart"/>
      <w:r w:rsidRPr="008B65D8">
        <w:rPr>
          <w:rFonts w:ascii="Courier New" w:eastAsia="Times New Roman" w:hAnsi="Courier New" w:cs="Courier New"/>
          <w:sz w:val="20"/>
          <w:szCs w:val="20"/>
        </w:rPr>
        <w:t>nghiệp</w:t>
      </w:r>
      <w:proofErr w:type="spellEnd"/>
    </w:p>
    <w:p w14:paraId="215F2715" w14:textId="5AA9D4E4"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5A6B041A" w14:textId="40590406"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5689517B" w14:textId="31FC21D0"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B65D8">
        <w:rPr>
          <w:rFonts w:ascii="Courier New" w:eastAsia="Times New Roman" w:hAnsi="Courier New" w:cs="Courier New"/>
          <w:sz w:val="20"/>
          <w:szCs w:val="20"/>
        </w:rPr>
        <w:t>Xác</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định</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nhu</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cầu</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thực</w:t>
      </w:r>
      <w:proofErr w:type="spellEnd"/>
      <w:r w:rsidRPr="008B65D8">
        <w:rPr>
          <w:rFonts w:ascii="Courier New" w:eastAsia="Times New Roman" w:hAnsi="Courier New" w:cs="Courier New"/>
          <w:sz w:val="20"/>
          <w:szCs w:val="20"/>
        </w:rPr>
        <w:t xml:space="preserve"> tế</w:t>
      </w:r>
    </w:p>
    <w:p w14:paraId="6D07B512" w14:textId="30A9F4EA"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5BBA6820" w14:textId="0325925F"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193985BE" w14:textId="536D066D"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 xml:space="preserve">Khung </w:t>
      </w:r>
      <w:proofErr w:type="spellStart"/>
      <w:r w:rsidRPr="008B65D8">
        <w:rPr>
          <w:rFonts w:ascii="Courier New" w:eastAsia="Times New Roman" w:hAnsi="Courier New" w:cs="Courier New"/>
          <w:sz w:val="20"/>
          <w:szCs w:val="20"/>
        </w:rPr>
        <w:t>năng</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lực</w:t>
      </w:r>
      <w:proofErr w:type="spellEnd"/>
      <w:r w:rsidRPr="008B65D8">
        <w:rPr>
          <w:rFonts w:ascii="Courier New" w:eastAsia="Times New Roman" w:hAnsi="Courier New" w:cs="Courier New"/>
          <w:sz w:val="20"/>
          <w:szCs w:val="20"/>
        </w:rPr>
        <w:t xml:space="preserve"> (Competency)</w:t>
      </w:r>
    </w:p>
    <w:p w14:paraId="4ECC9600" w14:textId="189C5B1E"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19A35EE3" w14:textId="41605E5F"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2B7BD89F" w14:textId="29113F80"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B65D8">
        <w:rPr>
          <w:rFonts w:ascii="Courier New" w:eastAsia="Times New Roman" w:hAnsi="Courier New" w:cs="Courier New"/>
          <w:sz w:val="20"/>
          <w:szCs w:val="20"/>
        </w:rPr>
        <w:t>Đánh</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giá</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năng</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lực</w:t>
      </w:r>
      <w:proofErr w:type="spellEnd"/>
      <w:r w:rsidRPr="008B65D8">
        <w:rPr>
          <w:rFonts w:ascii="Courier New" w:eastAsia="Times New Roman" w:hAnsi="Courier New" w:cs="Courier New"/>
          <w:sz w:val="20"/>
          <w:szCs w:val="20"/>
        </w:rPr>
        <w:t xml:space="preserve"> (Assessment)</w:t>
      </w:r>
    </w:p>
    <w:p w14:paraId="49322168" w14:textId="15BDD4F0"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23385DDD" w14:textId="2E9EC0F2"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44759AE9" w14:textId="1B5CE1E0"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B65D8">
        <w:rPr>
          <w:rFonts w:ascii="Courier New" w:eastAsia="Times New Roman" w:hAnsi="Courier New" w:cs="Courier New"/>
          <w:sz w:val="20"/>
          <w:szCs w:val="20"/>
        </w:rPr>
        <w:t>Phát</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triển</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năng</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lực</w:t>
      </w:r>
      <w:proofErr w:type="spellEnd"/>
      <w:r w:rsidRPr="008B65D8">
        <w:rPr>
          <w:rFonts w:ascii="Courier New" w:eastAsia="Times New Roman" w:hAnsi="Courier New" w:cs="Courier New"/>
          <w:sz w:val="20"/>
          <w:szCs w:val="20"/>
        </w:rPr>
        <w:t xml:space="preserve"> (Learning)</w:t>
      </w:r>
    </w:p>
    <w:p w14:paraId="6EC4BC40" w14:textId="55521FAC"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0C76DAC4" w14:textId="4A95E665"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46B339E4" w14:textId="73B49385"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B65D8">
        <w:rPr>
          <w:rFonts w:ascii="Courier New" w:eastAsia="Times New Roman" w:hAnsi="Courier New" w:cs="Courier New"/>
          <w:sz w:val="20"/>
          <w:szCs w:val="20"/>
        </w:rPr>
        <w:t>Hồ</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sơ</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năng</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lực</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số</w:t>
      </w:r>
      <w:proofErr w:type="spellEnd"/>
      <w:r w:rsidRPr="008B65D8">
        <w:rPr>
          <w:rFonts w:ascii="Courier New" w:eastAsia="Times New Roman" w:hAnsi="Courier New" w:cs="Courier New"/>
          <w:sz w:val="20"/>
          <w:szCs w:val="20"/>
        </w:rPr>
        <w:t xml:space="preserve"> (Digital Profile)</w:t>
      </w:r>
    </w:p>
    <w:p w14:paraId="64C0AB81" w14:textId="718C458E"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4E805F3C" w14:textId="2D555CB0"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2DD265CD" w14:textId="3ED18868"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B65D8">
        <w:rPr>
          <w:rFonts w:ascii="Courier New" w:eastAsia="Times New Roman" w:hAnsi="Courier New" w:cs="Courier New"/>
          <w:sz w:val="20"/>
          <w:szCs w:val="20"/>
        </w:rPr>
        <w:t>Kết</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nối</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việc</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làm</w:t>
      </w:r>
      <w:proofErr w:type="spellEnd"/>
      <w:r w:rsidRPr="008B65D8">
        <w:rPr>
          <w:rFonts w:ascii="Courier New" w:eastAsia="Times New Roman" w:hAnsi="Courier New" w:cs="Courier New"/>
          <w:sz w:val="20"/>
          <w:szCs w:val="20"/>
        </w:rPr>
        <w:t xml:space="preserve"> (Career)</w:t>
      </w:r>
    </w:p>
    <w:p w14:paraId="7B983D9D" w14:textId="076AC7AA"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1A80AF91" w14:textId="267A7BFB"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55DC0725" w14:textId="43F32101"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B65D8">
        <w:rPr>
          <w:rFonts w:ascii="Courier New" w:eastAsia="Times New Roman" w:hAnsi="Courier New" w:cs="Courier New"/>
          <w:sz w:val="20"/>
          <w:szCs w:val="20"/>
        </w:rPr>
        <w:t>Phản</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hồi</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doanh</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nghiệp</w:t>
      </w:r>
      <w:proofErr w:type="spellEnd"/>
    </w:p>
    <w:p w14:paraId="750AFC7E" w14:textId="6145EE84"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418556C0" w14:textId="52DC1EE9"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335DC9A9" w14:textId="619AAC21"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B65D8">
        <w:rPr>
          <w:rFonts w:ascii="Courier New" w:eastAsia="Times New Roman" w:hAnsi="Courier New" w:cs="Courier New"/>
          <w:sz w:val="20"/>
          <w:szCs w:val="20"/>
        </w:rPr>
        <w:t>▼</w:t>
      </w:r>
    </w:p>
    <w:p w14:paraId="300E1DEE" w14:textId="05CA65E1" w:rsidR="008B65D8" w:rsidRPr="008B65D8" w:rsidRDefault="008B65D8"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B65D8">
        <w:rPr>
          <w:rFonts w:ascii="Courier New" w:eastAsia="Times New Roman" w:hAnsi="Courier New" w:cs="Courier New"/>
          <w:sz w:val="20"/>
          <w:szCs w:val="20"/>
        </w:rPr>
        <w:t>Cập</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nhật</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khung</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năng</w:t>
      </w:r>
      <w:proofErr w:type="spellEnd"/>
      <w:r w:rsidRPr="008B65D8">
        <w:rPr>
          <w:rFonts w:ascii="Courier New" w:eastAsia="Times New Roman" w:hAnsi="Courier New" w:cs="Courier New"/>
          <w:sz w:val="20"/>
          <w:szCs w:val="20"/>
        </w:rPr>
        <w:t xml:space="preserve"> </w:t>
      </w:r>
      <w:proofErr w:type="spellStart"/>
      <w:r w:rsidRPr="008B65D8">
        <w:rPr>
          <w:rFonts w:ascii="Courier New" w:eastAsia="Times New Roman" w:hAnsi="Courier New" w:cs="Courier New"/>
          <w:sz w:val="20"/>
          <w:szCs w:val="20"/>
        </w:rPr>
        <w:t>lực</w:t>
      </w:r>
      <w:proofErr w:type="spellEnd"/>
    </w:p>
    <w:p w14:paraId="289EFC85" w14:textId="77777777" w:rsidR="008B65D8" w:rsidRPr="008B65D8" w:rsidRDefault="008B65D8" w:rsidP="00523E87">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Đây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vòng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lặp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liên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tục</w:t>
      </w:r>
      <w:proofErr w:type="spellEnd"/>
      <w:r w:rsidRPr="008B65D8">
        <w:rPr>
          <w:rFonts w:ascii="Times New Roman" w:eastAsia="Times New Roman" w:hAnsi="Times New Roman" w:cs="Times New Roman"/>
          <w:sz w:val="24"/>
          <w:szCs w:val="24"/>
        </w:rPr>
        <w:t>.</w:t>
      </w:r>
    </w:p>
    <w:p w14:paraId="764A319C"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Doanh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chỉ</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tuyển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dụng</w:t>
      </w:r>
      <w:proofErr w:type="spellEnd"/>
      <w:r w:rsidRPr="008B65D8">
        <w:rPr>
          <w:rFonts w:ascii="Times New Roman" w:eastAsia="Times New Roman" w:hAnsi="Times New Roman" w:cs="Times New Roman"/>
          <w:sz w:val="24"/>
          <w:szCs w:val="24"/>
        </w:rPr>
        <w:t>.</w:t>
      </w:r>
    </w:p>
    <w:p w14:paraId="175E2FD3"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Doanh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còn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cung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cấp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dữ</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liệu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để</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cải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tiến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hoạt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động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w:t>
      </w:r>
    </w:p>
    <w:p w14:paraId="135D78C3"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Người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học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chỉ</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học</w:t>
      </w:r>
      <w:proofErr w:type="spellEnd"/>
      <w:r w:rsidRPr="008B65D8">
        <w:rPr>
          <w:rFonts w:ascii="Times New Roman" w:eastAsia="Times New Roman" w:hAnsi="Times New Roman" w:cs="Times New Roman"/>
          <w:sz w:val="24"/>
          <w:szCs w:val="24"/>
        </w:rPr>
        <w:t>.</w:t>
      </w:r>
    </w:p>
    <w:p w14:paraId="03EE92C8"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lastRenderedPageBreak/>
        <w:t>Người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học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còn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trên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tế</w:t>
      </w:r>
      <w:proofErr w:type="spellEnd"/>
      <w:r w:rsidRPr="008B65D8">
        <w:rPr>
          <w:rFonts w:ascii="Times New Roman" w:eastAsia="Times New Roman" w:hAnsi="Times New Roman" w:cs="Times New Roman"/>
          <w:sz w:val="24"/>
          <w:szCs w:val="24"/>
        </w:rPr>
        <w:t>.</w:t>
      </w:r>
    </w:p>
    <w:p w14:paraId="7281B023"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THUCHOCVN </w:t>
      </w:r>
      <w:proofErr w:type="spellStart"/>
      <w:r w:rsidRPr="008B65D8">
        <w:rPr>
          <w:rFonts w:ascii="Times New Roman" w:eastAsia="Times New Roman" w:hAnsi="Times New Roman" w:cs="Times New Roman"/>
          <w:sz w:val="24"/>
          <w:szCs w:val="24"/>
        </w:rPr>
        <w:t>đóng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vai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trò</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nối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chuẩn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hóa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toàn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bộ</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vòng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lặp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này</w:t>
      </w:r>
      <w:proofErr w:type="spellEnd"/>
      <w:r w:rsidRPr="008B65D8">
        <w:rPr>
          <w:rFonts w:ascii="Times New Roman" w:eastAsia="Times New Roman" w:hAnsi="Times New Roman" w:cs="Times New Roman"/>
          <w:sz w:val="24"/>
          <w:szCs w:val="24"/>
        </w:rPr>
        <w:t>.</w:t>
      </w:r>
    </w:p>
    <w:p w14:paraId="18809078"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t xml:space="preserve">1.4. Vai </w:t>
      </w:r>
      <w:proofErr w:type="spellStart"/>
      <w:r w:rsidRPr="008B65D8">
        <w:rPr>
          <w:rFonts w:ascii="Times New Roman" w:eastAsia="Times New Roman" w:hAnsi="Times New Roman" w:cs="Times New Roman"/>
          <w:b/>
          <w:bCs/>
          <w:kern w:val="36"/>
          <w:sz w:val="48"/>
          <w:szCs w:val="48"/>
        </w:rPr>
        <w:t>trò</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của</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từng</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thành</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phần</w:t>
      </w:r>
      <w:proofErr w:type="spellEnd"/>
    </w:p>
    <w:p w14:paraId="173309DD" w14:textId="77777777" w:rsidR="008B65D8" w:rsidRPr="008B65D8" w:rsidRDefault="008B65D8" w:rsidP="008B65D8">
      <w:pPr>
        <w:spacing w:before="100" w:beforeAutospacing="1" w:after="100" w:afterAutospacing="1" w:line="240" w:lineRule="auto"/>
        <w:outlineLvl w:val="1"/>
        <w:rPr>
          <w:rFonts w:ascii="Times New Roman" w:eastAsia="Times New Roman" w:hAnsi="Times New Roman" w:cs="Times New Roman"/>
          <w:b/>
          <w:bCs/>
          <w:sz w:val="36"/>
          <w:szCs w:val="36"/>
        </w:rPr>
      </w:pPr>
      <w:r w:rsidRPr="008B65D8">
        <w:rPr>
          <w:rFonts w:ascii="Times New Roman" w:eastAsia="Times New Roman" w:hAnsi="Times New Roman" w:cs="Times New Roman"/>
          <w:b/>
          <w:bCs/>
          <w:sz w:val="36"/>
          <w:szCs w:val="36"/>
        </w:rPr>
        <w:t xml:space="preserve">Doanh </w:t>
      </w:r>
      <w:proofErr w:type="spellStart"/>
      <w:r w:rsidRPr="008B65D8">
        <w:rPr>
          <w:rFonts w:ascii="Times New Roman" w:eastAsia="Times New Roman" w:hAnsi="Times New Roman" w:cs="Times New Roman"/>
          <w:b/>
          <w:bCs/>
          <w:sz w:val="36"/>
          <w:szCs w:val="36"/>
        </w:rPr>
        <w:t>nghiệp</w:t>
      </w:r>
      <w:proofErr w:type="spellEnd"/>
    </w:p>
    <w:p w14:paraId="1C0E1497"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nơi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phản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ánh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tế</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của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thị</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trường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lao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động</w:t>
      </w:r>
      <w:proofErr w:type="spellEnd"/>
      <w:r w:rsidRPr="008B65D8">
        <w:rPr>
          <w:rFonts w:ascii="Times New Roman" w:eastAsia="Times New Roman" w:hAnsi="Times New Roman" w:cs="Times New Roman"/>
          <w:sz w:val="24"/>
          <w:szCs w:val="24"/>
        </w:rPr>
        <w:t>.</w:t>
      </w:r>
    </w:p>
    <w:p w14:paraId="6338AC43"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THUCHOCVN </w:t>
      </w:r>
      <w:proofErr w:type="spellStart"/>
      <w:r w:rsidRPr="008B65D8">
        <w:rPr>
          <w:rFonts w:ascii="Times New Roman" w:eastAsia="Times New Roman" w:hAnsi="Times New Roman" w:cs="Times New Roman"/>
          <w:sz w:val="24"/>
          <w:szCs w:val="24"/>
        </w:rPr>
        <w:t>đồng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hành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với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để</w:t>
      </w:r>
      <w:proofErr w:type="spellEnd"/>
      <w:r w:rsidRPr="008B65D8">
        <w:rPr>
          <w:rFonts w:ascii="Times New Roman" w:eastAsia="Times New Roman" w:hAnsi="Times New Roman" w:cs="Times New Roman"/>
          <w:sz w:val="24"/>
          <w:szCs w:val="24"/>
        </w:rPr>
        <w:t>:</w:t>
      </w:r>
    </w:p>
    <w:p w14:paraId="10356427" w14:textId="77777777" w:rsidR="008B65D8" w:rsidRPr="008B65D8" w:rsidRDefault="008B65D8">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Hiểu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bài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toán</w:t>
      </w:r>
      <w:proofErr w:type="spellEnd"/>
      <w:r w:rsidRPr="008B65D8">
        <w:rPr>
          <w:rFonts w:ascii="Times New Roman" w:eastAsia="Times New Roman" w:hAnsi="Times New Roman" w:cs="Times New Roman"/>
          <w:sz w:val="24"/>
          <w:szCs w:val="24"/>
        </w:rPr>
        <w:t>.</w:t>
      </w:r>
    </w:p>
    <w:p w14:paraId="6B4FEF87" w14:textId="77777777" w:rsidR="008B65D8" w:rsidRPr="008B65D8" w:rsidRDefault="008B65D8">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Xác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định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w:t>
      </w:r>
    </w:p>
    <w:p w14:paraId="74A4F331" w14:textId="77777777" w:rsidR="008B65D8" w:rsidRPr="008B65D8" w:rsidRDefault="008B65D8">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Chuẩn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hóa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trình</w:t>
      </w:r>
      <w:proofErr w:type="spellEnd"/>
      <w:r w:rsidRPr="008B65D8">
        <w:rPr>
          <w:rFonts w:ascii="Times New Roman" w:eastAsia="Times New Roman" w:hAnsi="Times New Roman" w:cs="Times New Roman"/>
          <w:sz w:val="24"/>
          <w:szCs w:val="24"/>
        </w:rPr>
        <w:t>.</w:t>
      </w:r>
    </w:p>
    <w:p w14:paraId="7712A764" w14:textId="77777777" w:rsidR="008B65D8" w:rsidRPr="008B65D8" w:rsidRDefault="008B65D8">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đội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ngũ</w:t>
      </w:r>
      <w:proofErr w:type="spellEnd"/>
      <w:r w:rsidRPr="008B65D8">
        <w:rPr>
          <w:rFonts w:ascii="Times New Roman" w:eastAsia="Times New Roman" w:hAnsi="Times New Roman" w:cs="Times New Roman"/>
          <w:sz w:val="24"/>
          <w:szCs w:val="24"/>
        </w:rPr>
        <w:t>.</w:t>
      </w:r>
    </w:p>
    <w:p w14:paraId="21ACACA1"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Doanh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vừa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khách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hàng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vừa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nguồn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dữ</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liệu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quan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trọng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nhất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của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sinh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thái</w:t>
      </w:r>
      <w:proofErr w:type="spellEnd"/>
      <w:r w:rsidRPr="008B65D8">
        <w:rPr>
          <w:rFonts w:ascii="Times New Roman" w:eastAsia="Times New Roman" w:hAnsi="Times New Roman" w:cs="Times New Roman"/>
          <w:sz w:val="24"/>
          <w:szCs w:val="24"/>
        </w:rPr>
        <w:t>.</w:t>
      </w:r>
    </w:p>
    <w:p w14:paraId="2F427F18" w14:textId="77777777" w:rsidR="008B65D8" w:rsidRPr="008B65D8" w:rsidRDefault="008B65D8" w:rsidP="008B65D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B65D8">
        <w:rPr>
          <w:rFonts w:ascii="Times New Roman" w:eastAsia="Times New Roman" w:hAnsi="Times New Roman" w:cs="Times New Roman"/>
          <w:b/>
          <w:bCs/>
          <w:sz w:val="36"/>
          <w:szCs w:val="36"/>
        </w:rPr>
        <w:t>Người</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học</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và</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người</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lao</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động</w:t>
      </w:r>
      <w:proofErr w:type="spellEnd"/>
    </w:p>
    <w:p w14:paraId="25127916"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trung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tâm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của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quá</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trình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w:t>
      </w:r>
    </w:p>
    <w:p w14:paraId="50BC11C4"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THUCHOCVN </w:t>
      </w:r>
      <w:proofErr w:type="spellStart"/>
      <w:r w:rsidRPr="008B65D8">
        <w:rPr>
          <w:rFonts w:ascii="Times New Roman" w:eastAsia="Times New Roman" w:hAnsi="Times New Roman" w:cs="Times New Roman"/>
          <w:sz w:val="24"/>
          <w:szCs w:val="24"/>
        </w:rPr>
        <w:t>mong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muốn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mỗi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nhân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đều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thể</w:t>
      </w:r>
      <w:proofErr w:type="spellEnd"/>
      <w:r w:rsidRPr="008B65D8">
        <w:rPr>
          <w:rFonts w:ascii="Times New Roman" w:eastAsia="Times New Roman" w:hAnsi="Times New Roman" w:cs="Times New Roman"/>
          <w:sz w:val="24"/>
          <w:szCs w:val="24"/>
        </w:rPr>
        <w:t>:</w:t>
      </w:r>
    </w:p>
    <w:p w14:paraId="5A025EB3" w14:textId="77777777" w:rsidR="008B65D8" w:rsidRPr="008B65D8" w:rsidRDefault="008B65D8">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Hiểu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hiện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tại</w:t>
      </w:r>
      <w:proofErr w:type="spellEnd"/>
      <w:r w:rsidRPr="008B65D8">
        <w:rPr>
          <w:rFonts w:ascii="Times New Roman" w:eastAsia="Times New Roman" w:hAnsi="Times New Roman" w:cs="Times New Roman"/>
          <w:sz w:val="24"/>
          <w:szCs w:val="24"/>
        </w:rPr>
        <w:t>.</w:t>
      </w:r>
    </w:p>
    <w:p w14:paraId="27F7D258" w14:textId="77777777" w:rsidR="008B65D8" w:rsidRPr="008B65D8" w:rsidRDefault="008B65D8">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Biết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khoảng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cần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w:t>
      </w:r>
    </w:p>
    <w:p w14:paraId="694D4139" w14:textId="77777777" w:rsidR="008B65D8" w:rsidRPr="008B65D8" w:rsidRDefault="008B65D8">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lộ</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trình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học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tập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rõ</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ràng</w:t>
      </w:r>
      <w:proofErr w:type="spellEnd"/>
      <w:r w:rsidRPr="008B65D8">
        <w:rPr>
          <w:rFonts w:ascii="Times New Roman" w:eastAsia="Times New Roman" w:hAnsi="Times New Roman" w:cs="Times New Roman"/>
          <w:sz w:val="24"/>
          <w:szCs w:val="24"/>
        </w:rPr>
        <w:t>.</w:t>
      </w:r>
    </w:p>
    <w:p w14:paraId="53CC1DF1" w14:textId="77777777" w:rsidR="008B65D8" w:rsidRPr="008B65D8" w:rsidRDefault="008B65D8">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Tiếp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cận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cơ</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hội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việc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phù</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hợp</w:t>
      </w:r>
      <w:proofErr w:type="spellEnd"/>
      <w:r w:rsidRPr="008B65D8">
        <w:rPr>
          <w:rFonts w:ascii="Times New Roman" w:eastAsia="Times New Roman" w:hAnsi="Times New Roman" w:cs="Times New Roman"/>
          <w:sz w:val="24"/>
          <w:szCs w:val="24"/>
        </w:rPr>
        <w:t>.</w:t>
      </w:r>
    </w:p>
    <w:p w14:paraId="63D8E45B" w14:textId="77777777" w:rsidR="008B65D8" w:rsidRPr="008B65D8" w:rsidRDefault="008B65D8" w:rsidP="008B65D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B65D8">
        <w:rPr>
          <w:rFonts w:ascii="Times New Roman" w:eastAsia="Times New Roman" w:hAnsi="Times New Roman" w:cs="Times New Roman"/>
          <w:b/>
          <w:bCs/>
          <w:sz w:val="36"/>
          <w:szCs w:val="36"/>
        </w:rPr>
        <w:t>Cơ</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sở</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đào</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tạo</w:t>
      </w:r>
      <w:proofErr w:type="spellEnd"/>
    </w:p>
    <w:p w14:paraId="12BD6030"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Đóng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vai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trò</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w:t>
      </w:r>
    </w:p>
    <w:p w14:paraId="061FBED9"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THUCHOCVN </w:t>
      </w:r>
      <w:proofErr w:type="spellStart"/>
      <w:r w:rsidRPr="008B65D8">
        <w:rPr>
          <w:rFonts w:ascii="Times New Roman" w:eastAsia="Times New Roman" w:hAnsi="Times New Roman" w:cs="Times New Roman"/>
          <w:sz w:val="24"/>
          <w:szCs w:val="24"/>
        </w:rPr>
        <w:t>hỗ</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trợ</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nối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dữ</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liệu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từ</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để</w:t>
      </w:r>
      <w:proofErr w:type="spellEnd"/>
      <w:r w:rsidRPr="008B65D8">
        <w:rPr>
          <w:rFonts w:ascii="Times New Roman" w:eastAsia="Times New Roman" w:hAnsi="Times New Roman" w:cs="Times New Roman"/>
          <w:sz w:val="24"/>
          <w:szCs w:val="24"/>
        </w:rPr>
        <w:t>:</w:t>
      </w:r>
    </w:p>
    <w:p w14:paraId="0AE94129" w14:textId="77777777" w:rsidR="008B65D8" w:rsidRPr="008B65D8" w:rsidRDefault="008B65D8">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Cập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nhật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chương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trình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w:t>
      </w:r>
    </w:p>
    <w:p w14:paraId="31756975" w14:textId="77777777" w:rsidR="008B65D8" w:rsidRPr="008B65D8" w:rsidRDefault="008B65D8">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Tăng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tính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tiễn</w:t>
      </w:r>
      <w:proofErr w:type="spellEnd"/>
      <w:r w:rsidRPr="008B65D8">
        <w:rPr>
          <w:rFonts w:ascii="Times New Roman" w:eastAsia="Times New Roman" w:hAnsi="Times New Roman" w:cs="Times New Roman"/>
          <w:sz w:val="24"/>
          <w:szCs w:val="24"/>
        </w:rPr>
        <w:t>.</w:t>
      </w:r>
    </w:p>
    <w:p w14:paraId="005B83C0" w14:textId="77777777" w:rsidR="008B65D8" w:rsidRPr="008B65D8" w:rsidRDefault="008B65D8">
      <w:pPr>
        <w:numPr>
          <w:ilvl w:val="0"/>
          <w:numId w:val="39"/>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Đánh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giá</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hiệu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quả</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ra.</w:t>
      </w:r>
      <w:proofErr w:type="spellEnd"/>
    </w:p>
    <w:p w14:paraId="3611EE38" w14:textId="77777777" w:rsidR="008B65D8" w:rsidRPr="008B65D8" w:rsidRDefault="008B65D8" w:rsidP="008B65D8">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8B65D8">
        <w:rPr>
          <w:rFonts w:ascii="Times New Roman" w:eastAsia="Times New Roman" w:hAnsi="Times New Roman" w:cs="Times New Roman"/>
          <w:b/>
          <w:bCs/>
          <w:sz w:val="36"/>
          <w:szCs w:val="36"/>
        </w:rPr>
        <w:t>Đối</w:t>
      </w:r>
      <w:proofErr w:type="spellEnd"/>
      <w:r w:rsidRPr="008B65D8">
        <w:rPr>
          <w:rFonts w:ascii="Times New Roman" w:eastAsia="Times New Roman" w:hAnsi="Times New Roman" w:cs="Times New Roman"/>
          <w:b/>
          <w:bCs/>
          <w:sz w:val="36"/>
          <w:szCs w:val="36"/>
        </w:rPr>
        <w:t xml:space="preserve"> </w:t>
      </w:r>
      <w:proofErr w:type="spellStart"/>
      <w:r w:rsidRPr="008B65D8">
        <w:rPr>
          <w:rFonts w:ascii="Times New Roman" w:eastAsia="Times New Roman" w:hAnsi="Times New Roman" w:cs="Times New Roman"/>
          <w:b/>
          <w:bCs/>
          <w:sz w:val="36"/>
          <w:szCs w:val="36"/>
        </w:rPr>
        <w:t>tác</w:t>
      </w:r>
      <w:proofErr w:type="spellEnd"/>
    </w:p>
    <w:p w14:paraId="68ECA4F8"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Bao </w:t>
      </w:r>
      <w:proofErr w:type="spellStart"/>
      <w:r w:rsidRPr="008B65D8">
        <w:rPr>
          <w:rFonts w:ascii="Times New Roman" w:eastAsia="Times New Roman" w:hAnsi="Times New Roman" w:cs="Times New Roman"/>
          <w:sz w:val="24"/>
          <w:szCs w:val="24"/>
        </w:rPr>
        <w:t>gồm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tổ</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chức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hội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chuyên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gia</w:t>
      </w:r>
      <w:proofErr w:type="spellEnd"/>
      <w:r w:rsidRPr="008B65D8">
        <w:rPr>
          <w:rFonts w:ascii="Times New Roman" w:eastAsia="Times New Roman" w:hAnsi="Times New Roman" w:cs="Times New Roman"/>
          <w:sz w:val="24"/>
          <w:szCs w:val="24"/>
        </w:rPr>
        <w:t>.</w:t>
      </w:r>
    </w:p>
    <w:p w14:paraId="5981BAFF"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lastRenderedPageBreak/>
        <w:t xml:space="preserve">Các </w:t>
      </w:r>
      <w:proofErr w:type="spellStart"/>
      <w:r w:rsidRPr="008B65D8">
        <w:rPr>
          <w:rFonts w:ascii="Times New Roman" w:eastAsia="Times New Roman" w:hAnsi="Times New Roman" w:cs="Times New Roman"/>
          <w:sz w:val="24"/>
          <w:szCs w:val="24"/>
        </w:rPr>
        <w:t>đối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tác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giúp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mở</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rộng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phạm</w:t>
      </w:r>
      <w:proofErr w:type="spellEnd"/>
      <w:r w:rsidRPr="008B65D8">
        <w:rPr>
          <w:rFonts w:ascii="Times New Roman" w:eastAsia="Times New Roman" w:hAnsi="Times New Roman" w:cs="Times New Roman"/>
          <w:sz w:val="24"/>
          <w:szCs w:val="24"/>
        </w:rPr>
        <w:t xml:space="preserve"> vi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khai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nâng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cao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chất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lượng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dịch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vụ</w:t>
      </w:r>
      <w:proofErr w:type="spellEnd"/>
      <w:r w:rsidRPr="008B65D8">
        <w:rPr>
          <w:rFonts w:ascii="Times New Roman" w:eastAsia="Times New Roman" w:hAnsi="Times New Roman" w:cs="Times New Roman"/>
          <w:sz w:val="24"/>
          <w:szCs w:val="24"/>
        </w:rPr>
        <w:t>.</w:t>
      </w:r>
    </w:p>
    <w:p w14:paraId="68CADF5B"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t xml:space="preserve">1.5. </w:t>
      </w:r>
      <w:proofErr w:type="spellStart"/>
      <w:r w:rsidRPr="008B65D8">
        <w:rPr>
          <w:rFonts w:ascii="Times New Roman" w:eastAsia="Times New Roman" w:hAnsi="Times New Roman" w:cs="Times New Roman"/>
          <w:b/>
          <w:bCs/>
          <w:kern w:val="36"/>
          <w:sz w:val="48"/>
          <w:szCs w:val="48"/>
        </w:rPr>
        <w:t>Chiến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lược</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phát</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triển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theo</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từng</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giai</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đoạn</w:t>
      </w:r>
      <w:proofErr w:type="spellEnd"/>
    </w:p>
    <w:p w14:paraId="49E78A2A"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THUCHOCVN </w:t>
      </w:r>
      <w:proofErr w:type="spellStart"/>
      <w:r w:rsidRPr="008B65D8">
        <w:rPr>
          <w:rFonts w:ascii="Times New Roman" w:eastAsia="Times New Roman" w:hAnsi="Times New Roman" w:cs="Times New Roman"/>
          <w:sz w:val="24"/>
          <w:szCs w:val="24"/>
        </w:rPr>
        <w:t>không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xây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toàn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bộ</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sinh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thái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cùng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lúc</w:t>
      </w:r>
      <w:proofErr w:type="spellEnd"/>
      <w:r w:rsidRPr="008B65D8">
        <w:rPr>
          <w:rFonts w:ascii="Times New Roman" w:eastAsia="Times New Roman" w:hAnsi="Times New Roman" w:cs="Times New Roman"/>
          <w:sz w:val="24"/>
          <w:szCs w:val="24"/>
        </w:rPr>
        <w:t>.</w:t>
      </w:r>
    </w:p>
    <w:p w14:paraId="52AC3A82"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Chúng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tôi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theo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từng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bước</w:t>
      </w:r>
      <w:proofErr w:type="spellEnd"/>
      <w:r w:rsidRPr="008B65D8">
        <w:rPr>
          <w:rFonts w:ascii="Times New Roman" w:eastAsia="Times New Roman" w:hAnsi="Times New Roman" w:cs="Times New Roman"/>
          <w:sz w:val="24"/>
          <w:szCs w:val="24"/>
        </w:rPr>
        <w:t>.</w:t>
      </w:r>
    </w:p>
    <w:p w14:paraId="344D717B" w14:textId="77777777" w:rsidR="008B65D8" w:rsidRPr="008B65D8" w:rsidRDefault="008B65D8" w:rsidP="008B65D8">
      <w:pPr>
        <w:spacing w:before="100" w:beforeAutospacing="1" w:after="100" w:afterAutospacing="1" w:line="240" w:lineRule="auto"/>
        <w:outlineLvl w:val="2"/>
        <w:rPr>
          <w:rFonts w:ascii="Times New Roman" w:eastAsia="Times New Roman" w:hAnsi="Times New Roman" w:cs="Times New Roman"/>
          <w:b/>
          <w:bCs/>
          <w:sz w:val="27"/>
          <w:szCs w:val="27"/>
        </w:rPr>
      </w:pPr>
      <w:r w:rsidRPr="008B65D8">
        <w:rPr>
          <w:rFonts w:ascii="Times New Roman" w:eastAsia="Times New Roman" w:hAnsi="Times New Roman" w:cs="Times New Roman"/>
          <w:b/>
          <w:bCs/>
          <w:sz w:val="27"/>
          <w:szCs w:val="27"/>
        </w:rPr>
        <w:t xml:space="preserve">Giai </w:t>
      </w:r>
      <w:proofErr w:type="spellStart"/>
      <w:r w:rsidRPr="008B65D8">
        <w:rPr>
          <w:rFonts w:ascii="Times New Roman" w:eastAsia="Times New Roman" w:hAnsi="Times New Roman" w:cs="Times New Roman"/>
          <w:b/>
          <w:bCs/>
          <w:sz w:val="27"/>
          <w:szCs w:val="27"/>
        </w:rPr>
        <w:t>đoạn</w:t>
      </w:r>
      <w:proofErr w:type="spellEnd"/>
      <w:r w:rsidRPr="008B65D8">
        <w:rPr>
          <w:rFonts w:ascii="Times New Roman" w:eastAsia="Times New Roman" w:hAnsi="Times New Roman" w:cs="Times New Roman"/>
          <w:b/>
          <w:bCs/>
          <w:sz w:val="27"/>
          <w:szCs w:val="27"/>
        </w:rPr>
        <w:t xml:space="preserve"> 1 – </w:t>
      </w:r>
      <w:proofErr w:type="spellStart"/>
      <w:r w:rsidRPr="008B65D8">
        <w:rPr>
          <w:rFonts w:ascii="Times New Roman" w:eastAsia="Times New Roman" w:hAnsi="Times New Roman" w:cs="Times New Roman"/>
          <w:b/>
          <w:bCs/>
          <w:sz w:val="27"/>
          <w:szCs w:val="27"/>
        </w:rPr>
        <w:t>Đồng</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hành</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cùng</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doanh</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nghiệp</w:t>
      </w:r>
      <w:proofErr w:type="spellEnd"/>
    </w:p>
    <w:p w14:paraId="1A0756E0"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Mục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tiêu</w:t>
      </w:r>
      <w:proofErr w:type="spellEnd"/>
      <w:r w:rsidRPr="008B65D8">
        <w:rPr>
          <w:rFonts w:ascii="Times New Roman" w:eastAsia="Times New Roman" w:hAnsi="Times New Roman" w:cs="Times New Roman"/>
          <w:sz w:val="24"/>
          <w:szCs w:val="24"/>
        </w:rPr>
        <w:t>:</w:t>
      </w:r>
    </w:p>
    <w:p w14:paraId="269C8507" w14:textId="77777777" w:rsidR="008B65D8" w:rsidRPr="008B65D8" w:rsidRDefault="008B65D8">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Hiểu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thị</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trường</w:t>
      </w:r>
      <w:proofErr w:type="spellEnd"/>
      <w:r w:rsidRPr="008B65D8">
        <w:rPr>
          <w:rFonts w:ascii="Times New Roman" w:eastAsia="Times New Roman" w:hAnsi="Times New Roman" w:cs="Times New Roman"/>
          <w:sz w:val="24"/>
          <w:szCs w:val="24"/>
        </w:rPr>
        <w:t>.</w:t>
      </w:r>
    </w:p>
    <w:p w14:paraId="5DA8131D" w14:textId="77777777" w:rsidR="008B65D8" w:rsidRPr="008B65D8" w:rsidRDefault="008B65D8">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Hoàn </w:t>
      </w:r>
      <w:proofErr w:type="spellStart"/>
      <w:r w:rsidRPr="008B65D8">
        <w:rPr>
          <w:rFonts w:ascii="Times New Roman" w:eastAsia="Times New Roman" w:hAnsi="Times New Roman" w:cs="Times New Roman"/>
          <w:sz w:val="24"/>
          <w:szCs w:val="24"/>
        </w:rPr>
        <w:t>thiện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phương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tư</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vấn</w:t>
      </w:r>
      <w:proofErr w:type="spellEnd"/>
      <w:r w:rsidRPr="008B65D8">
        <w:rPr>
          <w:rFonts w:ascii="Times New Roman" w:eastAsia="Times New Roman" w:hAnsi="Times New Roman" w:cs="Times New Roman"/>
          <w:sz w:val="24"/>
          <w:szCs w:val="24"/>
        </w:rPr>
        <w:t>.</w:t>
      </w:r>
    </w:p>
    <w:p w14:paraId="13F23ADF" w14:textId="77777777" w:rsidR="008B65D8" w:rsidRPr="008B65D8" w:rsidRDefault="008B65D8">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Xây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dựng</w:t>
      </w:r>
      <w:proofErr w:type="spellEnd"/>
      <w:r w:rsidRPr="008B65D8">
        <w:rPr>
          <w:rFonts w:ascii="Times New Roman" w:eastAsia="Times New Roman" w:hAnsi="Times New Roman" w:cs="Times New Roman"/>
          <w:sz w:val="24"/>
          <w:szCs w:val="24"/>
        </w:rPr>
        <w:t xml:space="preserve"> Case Study.</w:t>
      </w:r>
    </w:p>
    <w:p w14:paraId="4EC92FBD" w14:textId="77777777" w:rsidR="008B65D8" w:rsidRPr="008B65D8" w:rsidRDefault="008B65D8">
      <w:pPr>
        <w:numPr>
          <w:ilvl w:val="0"/>
          <w:numId w:val="40"/>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thu</w:t>
      </w:r>
      <w:proofErr w:type="spellEnd"/>
      <w:r w:rsidRPr="008B65D8">
        <w:rPr>
          <w:rFonts w:ascii="Times New Roman" w:eastAsia="Times New Roman" w:hAnsi="Times New Roman" w:cs="Times New Roman"/>
          <w:sz w:val="24"/>
          <w:szCs w:val="24"/>
        </w:rPr>
        <w:t xml:space="preserve"> ban </w:t>
      </w:r>
      <w:proofErr w:type="spellStart"/>
      <w:r w:rsidRPr="008B65D8">
        <w:rPr>
          <w:rFonts w:ascii="Times New Roman" w:eastAsia="Times New Roman" w:hAnsi="Times New Roman" w:cs="Times New Roman"/>
          <w:sz w:val="24"/>
          <w:szCs w:val="24"/>
        </w:rPr>
        <w:t>đầu</w:t>
      </w:r>
      <w:proofErr w:type="spellEnd"/>
      <w:r w:rsidRPr="008B65D8">
        <w:rPr>
          <w:rFonts w:ascii="Times New Roman" w:eastAsia="Times New Roman" w:hAnsi="Times New Roman" w:cs="Times New Roman"/>
          <w:sz w:val="24"/>
          <w:szCs w:val="24"/>
        </w:rPr>
        <w:t>.</w:t>
      </w:r>
    </w:p>
    <w:p w14:paraId="17393E61"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Sản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phẩm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trọng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tâm</w:t>
      </w:r>
      <w:proofErr w:type="spellEnd"/>
      <w:r w:rsidRPr="008B65D8">
        <w:rPr>
          <w:rFonts w:ascii="Times New Roman" w:eastAsia="Times New Roman" w:hAnsi="Times New Roman" w:cs="Times New Roman"/>
          <w:sz w:val="24"/>
          <w:szCs w:val="24"/>
        </w:rPr>
        <w:t>:</w:t>
      </w:r>
    </w:p>
    <w:p w14:paraId="0A1AC51E"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b/>
          <w:bCs/>
          <w:sz w:val="24"/>
          <w:szCs w:val="24"/>
        </w:rPr>
        <w:t>Business Consulting OS</w:t>
      </w:r>
    </w:p>
    <w:p w14:paraId="28EEC60F" w14:textId="77777777" w:rsidR="008B65D8" w:rsidRPr="008B65D8" w:rsidRDefault="008B65D8" w:rsidP="008B65D8">
      <w:pPr>
        <w:spacing w:before="100" w:beforeAutospacing="1" w:after="100" w:afterAutospacing="1" w:line="240" w:lineRule="auto"/>
        <w:outlineLvl w:val="2"/>
        <w:rPr>
          <w:rFonts w:ascii="Times New Roman" w:eastAsia="Times New Roman" w:hAnsi="Times New Roman" w:cs="Times New Roman"/>
          <w:b/>
          <w:bCs/>
          <w:sz w:val="27"/>
          <w:szCs w:val="27"/>
        </w:rPr>
      </w:pPr>
      <w:r w:rsidRPr="008B65D8">
        <w:rPr>
          <w:rFonts w:ascii="Times New Roman" w:eastAsia="Times New Roman" w:hAnsi="Times New Roman" w:cs="Times New Roman"/>
          <w:b/>
          <w:bCs/>
          <w:sz w:val="27"/>
          <w:szCs w:val="27"/>
        </w:rPr>
        <w:t xml:space="preserve">Giai </w:t>
      </w:r>
      <w:proofErr w:type="spellStart"/>
      <w:r w:rsidRPr="008B65D8">
        <w:rPr>
          <w:rFonts w:ascii="Times New Roman" w:eastAsia="Times New Roman" w:hAnsi="Times New Roman" w:cs="Times New Roman"/>
          <w:b/>
          <w:bCs/>
          <w:sz w:val="27"/>
          <w:szCs w:val="27"/>
        </w:rPr>
        <w:t>đoạn</w:t>
      </w:r>
      <w:proofErr w:type="spellEnd"/>
      <w:r w:rsidRPr="008B65D8">
        <w:rPr>
          <w:rFonts w:ascii="Times New Roman" w:eastAsia="Times New Roman" w:hAnsi="Times New Roman" w:cs="Times New Roman"/>
          <w:b/>
          <w:bCs/>
          <w:sz w:val="27"/>
          <w:szCs w:val="27"/>
        </w:rPr>
        <w:t xml:space="preserve"> 2 – </w:t>
      </w:r>
      <w:proofErr w:type="spellStart"/>
      <w:r w:rsidRPr="008B65D8">
        <w:rPr>
          <w:rFonts w:ascii="Times New Roman" w:eastAsia="Times New Roman" w:hAnsi="Times New Roman" w:cs="Times New Roman"/>
          <w:b/>
          <w:bCs/>
          <w:sz w:val="27"/>
          <w:szCs w:val="27"/>
        </w:rPr>
        <w:t>Chuẩn</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hóa</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năng</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lực</w:t>
      </w:r>
      <w:proofErr w:type="spellEnd"/>
    </w:p>
    <w:p w14:paraId="6B3107A9"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Mục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tiêu</w:t>
      </w:r>
      <w:proofErr w:type="spellEnd"/>
      <w:r w:rsidRPr="008B65D8">
        <w:rPr>
          <w:rFonts w:ascii="Times New Roman" w:eastAsia="Times New Roman" w:hAnsi="Times New Roman" w:cs="Times New Roman"/>
          <w:sz w:val="24"/>
          <w:szCs w:val="24"/>
        </w:rPr>
        <w:t>:</w:t>
      </w:r>
    </w:p>
    <w:p w14:paraId="52FFD2E8" w14:textId="77777777" w:rsidR="008B65D8" w:rsidRPr="008B65D8" w:rsidRDefault="008B65D8">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Xây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khung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w:t>
      </w:r>
    </w:p>
    <w:p w14:paraId="3B4AF981" w14:textId="77777777" w:rsidR="008B65D8" w:rsidRPr="008B65D8" w:rsidRDefault="008B65D8">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Chuẩn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hóa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phương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đánh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giá</w:t>
      </w:r>
      <w:proofErr w:type="spellEnd"/>
      <w:r w:rsidRPr="008B65D8">
        <w:rPr>
          <w:rFonts w:ascii="Times New Roman" w:eastAsia="Times New Roman" w:hAnsi="Times New Roman" w:cs="Times New Roman"/>
          <w:sz w:val="24"/>
          <w:szCs w:val="24"/>
        </w:rPr>
        <w:t>.</w:t>
      </w:r>
    </w:p>
    <w:p w14:paraId="4652A0EE" w14:textId="77777777" w:rsidR="008B65D8" w:rsidRPr="008B65D8" w:rsidRDefault="008B65D8">
      <w:pPr>
        <w:numPr>
          <w:ilvl w:val="0"/>
          <w:numId w:val="41"/>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Hình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thành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thư</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viện</w:t>
      </w:r>
      <w:proofErr w:type="spellEnd"/>
      <w:r w:rsidRPr="008B65D8">
        <w:rPr>
          <w:rFonts w:ascii="Times New Roman" w:eastAsia="Times New Roman" w:hAnsi="Times New Roman" w:cs="Times New Roman"/>
          <w:sz w:val="24"/>
          <w:szCs w:val="24"/>
        </w:rPr>
        <w:t xml:space="preserve"> tri </w:t>
      </w:r>
      <w:proofErr w:type="spellStart"/>
      <w:r w:rsidRPr="008B65D8">
        <w:rPr>
          <w:rFonts w:ascii="Times New Roman" w:eastAsia="Times New Roman" w:hAnsi="Times New Roman" w:cs="Times New Roman"/>
          <w:sz w:val="24"/>
          <w:szCs w:val="24"/>
        </w:rPr>
        <w:t>thức</w:t>
      </w:r>
      <w:proofErr w:type="spellEnd"/>
      <w:r w:rsidRPr="008B65D8">
        <w:rPr>
          <w:rFonts w:ascii="Times New Roman" w:eastAsia="Times New Roman" w:hAnsi="Times New Roman" w:cs="Times New Roman"/>
          <w:sz w:val="24"/>
          <w:szCs w:val="24"/>
        </w:rPr>
        <w:t>.</w:t>
      </w:r>
    </w:p>
    <w:p w14:paraId="46B1AB3F" w14:textId="77777777" w:rsidR="008B65D8" w:rsidRPr="008B65D8" w:rsidRDefault="008B65D8" w:rsidP="008B65D8">
      <w:pPr>
        <w:spacing w:before="100" w:beforeAutospacing="1" w:after="100" w:afterAutospacing="1" w:line="240" w:lineRule="auto"/>
        <w:outlineLvl w:val="2"/>
        <w:rPr>
          <w:rFonts w:ascii="Times New Roman" w:eastAsia="Times New Roman" w:hAnsi="Times New Roman" w:cs="Times New Roman"/>
          <w:b/>
          <w:bCs/>
          <w:sz w:val="27"/>
          <w:szCs w:val="27"/>
        </w:rPr>
      </w:pPr>
      <w:r w:rsidRPr="008B65D8">
        <w:rPr>
          <w:rFonts w:ascii="Times New Roman" w:eastAsia="Times New Roman" w:hAnsi="Times New Roman" w:cs="Times New Roman"/>
          <w:b/>
          <w:bCs/>
          <w:sz w:val="27"/>
          <w:szCs w:val="27"/>
        </w:rPr>
        <w:t xml:space="preserve">Giai </w:t>
      </w:r>
      <w:proofErr w:type="spellStart"/>
      <w:r w:rsidRPr="008B65D8">
        <w:rPr>
          <w:rFonts w:ascii="Times New Roman" w:eastAsia="Times New Roman" w:hAnsi="Times New Roman" w:cs="Times New Roman"/>
          <w:b/>
          <w:bCs/>
          <w:sz w:val="27"/>
          <w:szCs w:val="27"/>
        </w:rPr>
        <w:t>đoạn</w:t>
      </w:r>
      <w:proofErr w:type="spellEnd"/>
      <w:r w:rsidRPr="008B65D8">
        <w:rPr>
          <w:rFonts w:ascii="Times New Roman" w:eastAsia="Times New Roman" w:hAnsi="Times New Roman" w:cs="Times New Roman"/>
          <w:b/>
          <w:bCs/>
          <w:sz w:val="27"/>
          <w:szCs w:val="27"/>
        </w:rPr>
        <w:t xml:space="preserve"> 3 – </w:t>
      </w:r>
      <w:proofErr w:type="spellStart"/>
      <w:r w:rsidRPr="008B65D8">
        <w:rPr>
          <w:rFonts w:ascii="Times New Roman" w:eastAsia="Times New Roman" w:hAnsi="Times New Roman" w:cs="Times New Roman"/>
          <w:b/>
          <w:bCs/>
          <w:sz w:val="27"/>
          <w:szCs w:val="27"/>
        </w:rPr>
        <w:t>Phát</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triển</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người</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học</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và</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người</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lao</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động</w:t>
      </w:r>
      <w:proofErr w:type="spellEnd"/>
    </w:p>
    <w:p w14:paraId="2903769D"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Mục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tiêu</w:t>
      </w:r>
      <w:proofErr w:type="spellEnd"/>
      <w:r w:rsidRPr="008B65D8">
        <w:rPr>
          <w:rFonts w:ascii="Times New Roman" w:eastAsia="Times New Roman" w:hAnsi="Times New Roman" w:cs="Times New Roman"/>
          <w:sz w:val="24"/>
          <w:szCs w:val="24"/>
        </w:rPr>
        <w:t>:</w:t>
      </w:r>
    </w:p>
    <w:p w14:paraId="04EA4001" w14:textId="77777777" w:rsidR="008B65D8" w:rsidRPr="008B65D8" w:rsidRDefault="008B65D8">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Xây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hồ</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sơ</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w:t>
      </w:r>
    </w:p>
    <w:p w14:paraId="29A6071C" w14:textId="77777777" w:rsidR="008B65D8" w:rsidRPr="008B65D8" w:rsidRDefault="008B65D8">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Định </w:t>
      </w:r>
      <w:proofErr w:type="spellStart"/>
      <w:r w:rsidRPr="008B65D8">
        <w:rPr>
          <w:rFonts w:ascii="Times New Roman" w:eastAsia="Times New Roman" w:hAnsi="Times New Roman" w:cs="Times New Roman"/>
          <w:sz w:val="24"/>
          <w:szCs w:val="24"/>
        </w:rPr>
        <w:t>hướng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học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tập</w:t>
      </w:r>
      <w:proofErr w:type="spellEnd"/>
      <w:r w:rsidRPr="008B65D8">
        <w:rPr>
          <w:rFonts w:ascii="Times New Roman" w:eastAsia="Times New Roman" w:hAnsi="Times New Roman" w:cs="Times New Roman"/>
          <w:sz w:val="24"/>
          <w:szCs w:val="24"/>
        </w:rPr>
        <w:t>.</w:t>
      </w:r>
    </w:p>
    <w:p w14:paraId="616B7F1B" w14:textId="77777777" w:rsidR="008B65D8" w:rsidRPr="008B65D8" w:rsidRDefault="008B65D8">
      <w:pPr>
        <w:numPr>
          <w:ilvl w:val="0"/>
          <w:numId w:val="42"/>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Đồng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hành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kỹ</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w:t>
      </w:r>
    </w:p>
    <w:p w14:paraId="124A621C" w14:textId="77777777" w:rsidR="008B65D8" w:rsidRPr="008B65D8" w:rsidRDefault="008B65D8" w:rsidP="008B65D8">
      <w:pPr>
        <w:spacing w:before="100" w:beforeAutospacing="1" w:after="100" w:afterAutospacing="1" w:line="240" w:lineRule="auto"/>
        <w:outlineLvl w:val="2"/>
        <w:rPr>
          <w:rFonts w:ascii="Times New Roman" w:eastAsia="Times New Roman" w:hAnsi="Times New Roman" w:cs="Times New Roman"/>
          <w:b/>
          <w:bCs/>
          <w:sz w:val="27"/>
          <w:szCs w:val="27"/>
        </w:rPr>
      </w:pPr>
      <w:r w:rsidRPr="008B65D8">
        <w:rPr>
          <w:rFonts w:ascii="Times New Roman" w:eastAsia="Times New Roman" w:hAnsi="Times New Roman" w:cs="Times New Roman"/>
          <w:b/>
          <w:bCs/>
          <w:sz w:val="27"/>
          <w:szCs w:val="27"/>
        </w:rPr>
        <w:t xml:space="preserve">Giai </w:t>
      </w:r>
      <w:proofErr w:type="spellStart"/>
      <w:r w:rsidRPr="008B65D8">
        <w:rPr>
          <w:rFonts w:ascii="Times New Roman" w:eastAsia="Times New Roman" w:hAnsi="Times New Roman" w:cs="Times New Roman"/>
          <w:b/>
          <w:bCs/>
          <w:sz w:val="27"/>
          <w:szCs w:val="27"/>
        </w:rPr>
        <w:t>đoạn</w:t>
      </w:r>
      <w:proofErr w:type="spellEnd"/>
      <w:r w:rsidRPr="008B65D8">
        <w:rPr>
          <w:rFonts w:ascii="Times New Roman" w:eastAsia="Times New Roman" w:hAnsi="Times New Roman" w:cs="Times New Roman"/>
          <w:b/>
          <w:bCs/>
          <w:sz w:val="27"/>
          <w:szCs w:val="27"/>
        </w:rPr>
        <w:t xml:space="preserve"> 4 – </w:t>
      </w:r>
      <w:proofErr w:type="spellStart"/>
      <w:r w:rsidRPr="008B65D8">
        <w:rPr>
          <w:rFonts w:ascii="Times New Roman" w:eastAsia="Times New Roman" w:hAnsi="Times New Roman" w:cs="Times New Roman"/>
          <w:b/>
          <w:bCs/>
          <w:sz w:val="27"/>
          <w:szCs w:val="27"/>
        </w:rPr>
        <w:t>Kết</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nối</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việc</w:t>
      </w:r>
      <w:proofErr w:type="spellEnd"/>
      <w:r w:rsidRPr="008B65D8">
        <w:rPr>
          <w:rFonts w:ascii="Times New Roman" w:eastAsia="Times New Roman" w:hAnsi="Times New Roman" w:cs="Times New Roman"/>
          <w:b/>
          <w:bCs/>
          <w:sz w:val="27"/>
          <w:szCs w:val="27"/>
        </w:rPr>
        <w:t xml:space="preserve"> </w:t>
      </w:r>
      <w:proofErr w:type="spellStart"/>
      <w:r w:rsidRPr="008B65D8">
        <w:rPr>
          <w:rFonts w:ascii="Times New Roman" w:eastAsia="Times New Roman" w:hAnsi="Times New Roman" w:cs="Times New Roman"/>
          <w:b/>
          <w:bCs/>
          <w:sz w:val="27"/>
          <w:szCs w:val="27"/>
        </w:rPr>
        <w:t>làm</w:t>
      </w:r>
      <w:proofErr w:type="spellEnd"/>
    </w:p>
    <w:p w14:paraId="4AA29620"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Mục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tiêu</w:t>
      </w:r>
      <w:proofErr w:type="spellEnd"/>
      <w:r w:rsidRPr="008B65D8">
        <w:rPr>
          <w:rFonts w:ascii="Times New Roman" w:eastAsia="Times New Roman" w:hAnsi="Times New Roman" w:cs="Times New Roman"/>
          <w:sz w:val="24"/>
          <w:szCs w:val="24"/>
        </w:rPr>
        <w:t>:</w:t>
      </w:r>
    </w:p>
    <w:p w14:paraId="5A662E2D" w14:textId="77777777" w:rsidR="008B65D8" w:rsidRPr="008B65D8" w:rsidRDefault="008B65D8">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nối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với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nguồn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nhân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phù</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hợp</w:t>
      </w:r>
      <w:proofErr w:type="spellEnd"/>
      <w:r w:rsidRPr="008B65D8">
        <w:rPr>
          <w:rFonts w:ascii="Times New Roman" w:eastAsia="Times New Roman" w:hAnsi="Times New Roman" w:cs="Times New Roman"/>
          <w:sz w:val="24"/>
          <w:szCs w:val="24"/>
        </w:rPr>
        <w:t>.</w:t>
      </w:r>
    </w:p>
    <w:p w14:paraId="1D066B69" w14:textId="77777777" w:rsidR="008B65D8" w:rsidRPr="008B65D8" w:rsidRDefault="008B65D8">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Theo </w:t>
      </w:r>
      <w:proofErr w:type="spellStart"/>
      <w:r w:rsidRPr="008B65D8">
        <w:rPr>
          <w:rFonts w:ascii="Times New Roman" w:eastAsia="Times New Roman" w:hAnsi="Times New Roman" w:cs="Times New Roman"/>
          <w:sz w:val="24"/>
          <w:szCs w:val="24"/>
        </w:rPr>
        <w:t>dõi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quả</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sau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tuyển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dụng</w:t>
      </w:r>
      <w:proofErr w:type="spellEnd"/>
      <w:r w:rsidRPr="008B65D8">
        <w:rPr>
          <w:rFonts w:ascii="Times New Roman" w:eastAsia="Times New Roman" w:hAnsi="Times New Roman" w:cs="Times New Roman"/>
          <w:sz w:val="24"/>
          <w:szCs w:val="24"/>
        </w:rPr>
        <w:t>.</w:t>
      </w:r>
    </w:p>
    <w:p w14:paraId="1A5366AD" w14:textId="77777777" w:rsidR="008B65D8" w:rsidRPr="008B65D8" w:rsidRDefault="008B65D8">
      <w:pPr>
        <w:numPr>
          <w:ilvl w:val="0"/>
          <w:numId w:val="43"/>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vòng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phản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hồi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thống</w:t>
      </w:r>
      <w:proofErr w:type="spellEnd"/>
      <w:r w:rsidRPr="008B65D8">
        <w:rPr>
          <w:rFonts w:ascii="Times New Roman" w:eastAsia="Times New Roman" w:hAnsi="Times New Roman" w:cs="Times New Roman"/>
          <w:sz w:val="24"/>
          <w:szCs w:val="24"/>
        </w:rPr>
        <w:t>.</w:t>
      </w:r>
    </w:p>
    <w:p w14:paraId="0C34719F"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lastRenderedPageBreak/>
        <w:t xml:space="preserve">1.6. Vai </w:t>
      </w:r>
      <w:proofErr w:type="spellStart"/>
      <w:r w:rsidRPr="008B65D8">
        <w:rPr>
          <w:rFonts w:ascii="Times New Roman" w:eastAsia="Times New Roman" w:hAnsi="Times New Roman" w:cs="Times New Roman"/>
          <w:b/>
          <w:bCs/>
          <w:kern w:val="36"/>
          <w:sz w:val="48"/>
          <w:szCs w:val="48"/>
        </w:rPr>
        <w:t>trò</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của</w:t>
      </w:r>
      <w:proofErr w:type="spellEnd"/>
      <w:r w:rsidRPr="008B65D8">
        <w:rPr>
          <w:rFonts w:ascii="Times New Roman" w:eastAsia="Times New Roman" w:hAnsi="Times New Roman" w:cs="Times New Roman"/>
          <w:b/>
          <w:bCs/>
          <w:kern w:val="36"/>
          <w:sz w:val="48"/>
          <w:szCs w:val="48"/>
        </w:rPr>
        <w:t xml:space="preserve"> Business Consulting</w:t>
      </w:r>
    </w:p>
    <w:p w14:paraId="52F78DCB"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Trong </w:t>
      </w:r>
      <w:proofErr w:type="spellStart"/>
      <w:r w:rsidRPr="008B65D8">
        <w:rPr>
          <w:rFonts w:ascii="Times New Roman" w:eastAsia="Times New Roman" w:hAnsi="Times New Roman" w:cs="Times New Roman"/>
          <w:sz w:val="24"/>
          <w:szCs w:val="24"/>
        </w:rPr>
        <w:t>nhiều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tài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liệu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trước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đây</w:t>
      </w:r>
      <w:proofErr w:type="spellEnd"/>
      <w:r w:rsidRPr="008B65D8">
        <w:rPr>
          <w:rFonts w:ascii="Times New Roman" w:eastAsia="Times New Roman" w:hAnsi="Times New Roman" w:cs="Times New Roman"/>
          <w:sz w:val="24"/>
          <w:szCs w:val="24"/>
        </w:rPr>
        <w:t xml:space="preserve">, Business Consulting </w:t>
      </w:r>
      <w:proofErr w:type="spellStart"/>
      <w:r w:rsidRPr="008B65D8">
        <w:rPr>
          <w:rFonts w:ascii="Times New Roman" w:eastAsia="Times New Roman" w:hAnsi="Times New Roman" w:cs="Times New Roman"/>
          <w:sz w:val="24"/>
          <w:szCs w:val="24"/>
        </w:rPr>
        <w:t>thường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được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hiểu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dịch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vụ</w:t>
      </w:r>
      <w:proofErr w:type="spellEnd"/>
      <w:r w:rsidRPr="008B65D8">
        <w:rPr>
          <w:rFonts w:ascii="Times New Roman" w:eastAsia="Times New Roman" w:hAnsi="Times New Roman" w:cs="Times New Roman"/>
          <w:sz w:val="24"/>
          <w:szCs w:val="24"/>
        </w:rPr>
        <w:t>.</w:t>
      </w:r>
    </w:p>
    <w:p w14:paraId="7E0784F3"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Đối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với</w:t>
      </w:r>
      <w:proofErr w:type="spellEnd"/>
      <w:r w:rsidRPr="008B65D8">
        <w:rPr>
          <w:rFonts w:ascii="Times New Roman" w:eastAsia="Times New Roman" w:hAnsi="Times New Roman" w:cs="Times New Roman"/>
          <w:sz w:val="24"/>
          <w:szCs w:val="24"/>
        </w:rPr>
        <w:t xml:space="preserve"> THUCHOCVN, Business Consulting </w:t>
      </w:r>
      <w:proofErr w:type="spellStart"/>
      <w:r w:rsidRPr="008B65D8">
        <w:rPr>
          <w:rFonts w:ascii="Times New Roman" w:eastAsia="Times New Roman" w:hAnsi="Times New Roman" w:cs="Times New Roman"/>
          <w:sz w:val="24"/>
          <w:szCs w:val="24"/>
        </w:rPr>
        <w:t>còn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vai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trò</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lớn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hơn</w:t>
      </w:r>
      <w:proofErr w:type="spellEnd"/>
      <w:r w:rsidRPr="008B65D8">
        <w:rPr>
          <w:rFonts w:ascii="Times New Roman" w:eastAsia="Times New Roman" w:hAnsi="Times New Roman" w:cs="Times New Roman"/>
          <w:sz w:val="24"/>
          <w:szCs w:val="24"/>
        </w:rPr>
        <w:t>.</w:t>
      </w:r>
    </w:p>
    <w:p w14:paraId="0184672D"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Đó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điểm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khởi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của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toàn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bộ</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sinh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thái</w:t>
      </w:r>
      <w:proofErr w:type="spellEnd"/>
      <w:r w:rsidRPr="008B65D8">
        <w:rPr>
          <w:rFonts w:ascii="Times New Roman" w:eastAsia="Times New Roman" w:hAnsi="Times New Roman" w:cs="Times New Roman"/>
          <w:sz w:val="24"/>
          <w:szCs w:val="24"/>
        </w:rPr>
        <w:t>.</w:t>
      </w:r>
    </w:p>
    <w:p w14:paraId="4F76D76E"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Thông qua </w:t>
      </w:r>
      <w:proofErr w:type="spellStart"/>
      <w:r w:rsidRPr="008B65D8">
        <w:rPr>
          <w:rFonts w:ascii="Times New Roman" w:eastAsia="Times New Roman" w:hAnsi="Times New Roman" w:cs="Times New Roman"/>
          <w:sz w:val="24"/>
          <w:szCs w:val="24"/>
        </w:rPr>
        <w:t>mỗi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án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tư</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vấn</w:t>
      </w:r>
      <w:proofErr w:type="spellEnd"/>
      <w:r w:rsidRPr="008B65D8">
        <w:rPr>
          <w:rFonts w:ascii="Times New Roman" w:eastAsia="Times New Roman" w:hAnsi="Times New Roman" w:cs="Times New Roman"/>
          <w:sz w:val="24"/>
          <w:szCs w:val="24"/>
        </w:rPr>
        <w:t xml:space="preserve">, THUCHOCVN </w:t>
      </w:r>
      <w:proofErr w:type="spellStart"/>
      <w:r w:rsidRPr="008B65D8">
        <w:rPr>
          <w:rFonts w:ascii="Times New Roman" w:eastAsia="Times New Roman" w:hAnsi="Times New Roman" w:cs="Times New Roman"/>
          <w:sz w:val="24"/>
          <w:szCs w:val="24"/>
        </w:rPr>
        <w:t>thu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thập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được</w:t>
      </w:r>
      <w:proofErr w:type="spellEnd"/>
      <w:r w:rsidRPr="008B65D8">
        <w:rPr>
          <w:rFonts w:ascii="Times New Roman" w:eastAsia="Times New Roman" w:hAnsi="Times New Roman" w:cs="Times New Roman"/>
          <w:sz w:val="24"/>
          <w:szCs w:val="24"/>
        </w:rPr>
        <w:t>:</w:t>
      </w:r>
    </w:p>
    <w:p w14:paraId="1D3365A4" w14:textId="77777777" w:rsidR="008B65D8" w:rsidRPr="008B65D8" w:rsidRDefault="008B65D8">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Bài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toán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tế</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của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w:t>
      </w:r>
    </w:p>
    <w:p w14:paraId="57CEF8E0" w14:textId="77777777" w:rsidR="008B65D8" w:rsidRPr="008B65D8" w:rsidRDefault="008B65D8">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Khoảng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năng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w:t>
      </w:r>
    </w:p>
    <w:p w14:paraId="3A2EA156" w14:textId="77777777" w:rsidR="008B65D8" w:rsidRPr="008B65D8" w:rsidRDefault="008B65D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Kinh </w:t>
      </w:r>
      <w:proofErr w:type="spellStart"/>
      <w:r w:rsidRPr="008B65D8">
        <w:rPr>
          <w:rFonts w:ascii="Times New Roman" w:eastAsia="Times New Roman" w:hAnsi="Times New Roman" w:cs="Times New Roman"/>
          <w:sz w:val="24"/>
          <w:szCs w:val="24"/>
        </w:rPr>
        <w:t>nghiệm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khai</w:t>
      </w:r>
      <w:proofErr w:type="spellEnd"/>
      <w:r w:rsidRPr="008B65D8">
        <w:rPr>
          <w:rFonts w:ascii="Times New Roman" w:eastAsia="Times New Roman" w:hAnsi="Times New Roman" w:cs="Times New Roman"/>
          <w:sz w:val="24"/>
          <w:szCs w:val="24"/>
        </w:rPr>
        <w:t>.</w:t>
      </w:r>
    </w:p>
    <w:p w14:paraId="29F032AA" w14:textId="77777777" w:rsidR="008B65D8" w:rsidRPr="008B65D8" w:rsidRDefault="008B65D8">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Case Study.</w:t>
      </w:r>
    </w:p>
    <w:p w14:paraId="7ED4761A" w14:textId="77777777" w:rsidR="008B65D8" w:rsidRPr="008B65D8" w:rsidRDefault="008B65D8">
      <w:pPr>
        <w:numPr>
          <w:ilvl w:val="0"/>
          <w:numId w:val="44"/>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Dữ</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liệu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để</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hoàn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thiện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phương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pháp</w:t>
      </w:r>
      <w:proofErr w:type="spellEnd"/>
      <w:r w:rsidRPr="008B65D8">
        <w:rPr>
          <w:rFonts w:ascii="Times New Roman" w:eastAsia="Times New Roman" w:hAnsi="Times New Roman" w:cs="Times New Roman"/>
          <w:sz w:val="24"/>
          <w:szCs w:val="24"/>
        </w:rPr>
        <w:t>.</w:t>
      </w:r>
    </w:p>
    <w:p w14:paraId="37C3B530"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Những </w:t>
      </w: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quả</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này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sẽ</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phục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vụ</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giai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đoạn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tiếp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theo.</w:t>
      </w:r>
      <w:proofErr w:type="spellEnd"/>
    </w:p>
    <w:p w14:paraId="39C4A30E"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B65D8">
        <w:rPr>
          <w:rFonts w:ascii="Times New Roman" w:eastAsia="Times New Roman" w:hAnsi="Times New Roman" w:cs="Times New Roman"/>
          <w:b/>
          <w:bCs/>
          <w:kern w:val="36"/>
          <w:sz w:val="48"/>
          <w:szCs w:val="48"/>
        </w:rPr>
        <w:t xml:space="preserve">1.7. </w:t>
      </w:r>
      <w:proofErr w:type="spellStart"/>
      <w:r w:rsidRPr="008B65D8">
        <w:rPr>
          <w:rFonts w:ascii="Times New Roman" w:eastAsia="Times New Roman" w:hAnsi="Times New Roman" w:cs="Times New Roman"/>
          <w:b/>
          <w:bCs/>
          <w:kern w:val="36"/>
          <w:sz w:val="48"/>
          <w:szCs w:val="48"/>
        </w:rPr>
        <w:t>Chiến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lược</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phát</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triển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bền</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vững</w:t>
      </w:r>
      <w:proofErr w:type="spellEnd"/>
    </w:p>
    <w:p w14:paraId="47B01A7D"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THUCHOCVN </w:t>
      </w:r>
      <w:proofErr w:type="spellStart"/>
      <w:r w:rsidRPr="008B65D8">
        <w:rPr>
          <w:rFonts w:ascii="Times New Roman" w:eastAsia="Times New Roman" w:hAnsi="Times New Roman" w:cs="Times New Roman"/>
          <w:sz w:val="24"/>
          <w:szCs w:val="24"/>
        </w:rPr>
        <w:t>không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đặt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mục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tiêu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thật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nhanh</w:t>
      </w:r>
      <w:proofErr w:type="spellEnd"/>
      <w:r w:rsidRPr="008B65D8">
        <w:rPr>
          <w:rFonts w:ascii="Times New Roman" w:eastAsia="Times New Roman" w:hAnsi="Times New Roman" w:cs="Times New Roman"/>
          <w:sz w:val="24"/>
          <w:szCs w:val="24"/>
        </w:rPr>
        <w:t>.</w:t>
      </w:r>
    </w:p>
    <w:p w14:paraId="49F51569"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Chúng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tôi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chọn</w:t>
      </w:r>
      <w:proofErr w:type="spellEnd"/>
      <w:r w:rsidRPr="008B65D8">
        <w:rPr>
          <w:rFonts w:ascii="Times New Roman" w:eastAsia="Times New Roman" w:hAnsi="Times New Roman" w:cs="Times New Roman"/>
          <w:sz w:val="24"/>
          <w:szCs w:val="24"/>
        </w:rPr>
        <w:t>:</w:t>
      </w:r>
    </w:p>
    <w:p w14:paraId="5A433B7A" w14:textId="77777777" w:rsidR="008B65D8" w:rsidRPr="008B65D8" w:rsidRDefault="008B65D8">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Bắt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từ</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phạm</w:t>
      </w:r>
      <w:proofErr w:type="spellEnd"/>
      <w:r w:rsidRPr="008B65D8">
        <w:rPr>
          <w:rFonts w:ascii="Times New Roman" w:eastAsia="Times New Roman" w:hAnsi="Times New Roman" w:cs="Times New Roman"/>
          <w:sz w:val="24"/>
          <w:szCs w:val="24"/>
        </w:rPr>
        <w:t xml:space="preserve"> vi </w:t>
      </w:r>
      <w:proofErr w:type="spellStart"/>
      <w:r w:rsidRPr="008B65D8">
        <w:rPr>
          <w:rFonts w:ascii="Times New Roman" w:eastAsia="Times New Roman" w:hAnsi="Times New Roman" w:cs="Times New Roman"/>
          <w:sz w:val="24"/>
          <w:szCs w:val="24"/>
        </w:rPr>
        <w:t>nhỏ</w:t>
      </w:r>
      <w:proofErr w:type="spellEnd"/>
      <w:r w:rsidRPr="008B65D8">
        <w:rPr>
          <w:rFonts w:ascii="Times New Roman" w:eastAsia="Times New Roman" w:hAnsi="Times New Roman" w:cs="Times New Roman"/>
          <w:sz w:val="24"/>
          <w:szCs w:val="24"/>
        </w:rPr>
        <w:t>.</w:t>
      </w:r>
    </w:p>
    <w:p w14:paraId="604DAB75" w14:textId="77777777" w:rsidR="008B65D8" w:rsidRPr="008B65D8" w:rsidRDefault="008B65D8">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Kiểm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chứng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án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tế</w:t>
      </w:r>
      <w:proofErr w:type="spellEnd"/>
      <w:r w:rsidRPr="008B65D8">
        <w:rPr>
          <w:rFonts w:ascii="Times New Roman" w:eastAsia="Times New Roman" w:hAnsi="Times New Roman" w:cs="Times New Roman"/>
          <w:sz w:val="24"/>
          <w:szCs w:val="24"/>
        </w:rPr>
        <w:t>.</w:t>
      </w:r>
    </w:p>
    <w:p w14:paraId="1EB7962D" w14:textId="77777777" w:rsidR="008B65D8" w:rsidRPr="008B65D8" w:rsidRDefault="008B65D8">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Chuẩn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hóa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thành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phương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pháp</w:t>
      </w:r>
      <w:proofErr w:type="spellEnd"/>
      <w:r w:rsidRPr="008B65D8">
        <w:rPr>
          <w:rFonts w:ascii="Times New Roman" w:eastAsia="Times New Roman" w:hAnsi="Times New Roman" w:cs="Times New Roman"/>
          <w:sz w:val="24"/>
          <w:szCs w:val="24"/>
        </w:rPr>
        <w:t>.</w:t>
      </w:r>
    </w:p>
    <w:p w14:paraId="0408FAB1" w14:textId="77777777" w:rsidR="008B65D8" w:rsidRPr="008B65D8" w:rsidRDefault="008B65D8">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Xây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thống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nội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bộ</w:t>
      </w:r>
      <w:proofErr w:type="spellEnd"/>
      <w:r w:rsidRPr="008B65D8">
        <w:rPr>
          <w:rFonts w:ascii="Times New Roman" w:eastAsia="Times New Roman" w:hAnsi="Times New Roman" w:cs="Times New Roman"/>
          <w:sz w:val="24"/>
          <w:szCs w:val="24"/>
        </w:rPr>
        <w:t>.</w:t>
      </w:r>
    </w:p>
    <w:p w14:paraId="67861092" w14:textId="77777777" w:rsidR="008B65D8" w:rsidRPr="008B65D8" w:rsidRDefault="008B65D8">
      <w:pPr>
        <w:numPr>
          <w:ilvl w:val="0"/>
          <w:numId w:val="45"/>
        </w:num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Từng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bước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mở</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rộng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thành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sinh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thái</w:t>
      </w:r>
      <w:proofErr w:type="spellEnd"/>
      <w:r w:rsidRPr="008B65D8">
        <w:rPr>
          <w:rFonts w:ascii="Times New Roman" w:eastAsia="Times New Roman" w:hAnsi="Times New Roman" w:cs="Times New Roman"/>
          <w:sz w:val="24"/>
          <w:szCs w:val="24"/>
        </w:rPr>
        <w:t>.</w:t>
      </w:r>
    </w:p>
    <w:p w14:paraId="1D369AB1"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proofErr w:type="spellStart"/>
      <w:r w:rsidRPr="008B65D8">
        <w:rPr>
          <w:rFonts w:ascii="Times New Roman" w:eastAsia="Times New Roman" w:hAnsi="Times New Roman" w:cs="Times New Roman"/>
          <w:sz w:val="24"/>
          <w:szCs w:val="24"/>
        </w:rPr>
        <w:t>Đây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chiến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lược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phù</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hợp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với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khởi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nguồn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còn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hạn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chế</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nhưng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định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hướng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dài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hạn</w:t>
      </w:r>
      <w:proofErr w:type="spellEnd"/>
      <w:r w:rsidRPr="008B65D8">
        <w:rPr>
          <w:rFonts w:ascii="Times New Roman" w:eastAsia="Times New Roman" w:hAnsi="Times New Roman" w:cs="Times New Roman"/>
          <w:sz w:val="24"/>
          <w:szCs w:val="24"/>
        </w:rPr>
        <w:t>.</w:t>
      </w:r>
    </w:p>
    <w:p w14:paraId="7117FB76" w14:textId="77777777" w:rsidR="008B65D8" w:rsidRPr="008B65D8" w:rsidRDefault="008B65D8" w:rsidP="008B65D8">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8B65D8">
        <w:rPr>
          <w:rFonts w:ascii="Times New Roman" w:eastAsia="Times New Roman" w:hAnsi="Times New Roman" w:cs="Times New Roman"/>
          <w:b/>
          <w:bCs/>
          <w:kern w:val="36"/>
          <w:sz w:val="48"/>
          <w:szCs w:val="48"/>
        </w:rPr>
        <w:t>Tóm</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tắt</w:t>
      </w:r>
      <w:proofErr w:type="spellEnd"/>
      <w:r w:rsidRPr="008B65D8">
        <w:rPr>
          <w:rFonts w:ascii="Times New Roman" w:eastAsia="Times New Roman" w:hAnsi="Times New Roman" w:cs="Times New Roman"/>
          <w:b/>
          <w:bCs/>
          <w:kern w:val="36"/>
          <w:sz w:val="48"/>
          <w:szCs w:val="48"/>
        </w:rPr>
        <w:t xml:space="preserve"> </w:t>
      </w:r>
      <w:proofErr w:type="spellStart"/>
      <w:r w:rsidRPr="008B65D8">
        <w:rPr>
          <w:rFonts w:ascii="Times New Roman" w:eastAsia="Times New Roman" w:hAnsi="Times New Roman" w:cs="Times New Roman"/>
          <w:b/>
          <w:bCs/>
          <w:kern w:val="36"/>
          <w:sz w:val="48"/>
          <w:szCs w:val="48"/>
        </w:rPr>
        <w:t>chương</w:t>
      </w:r>
      <w:proofErr w:type="spellEnd"/>
    </w:p>
    <w:p w14:paraId="4016D4C7"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THUCHOCVN </w:t>
      </w:r>
      <w:proofErr w:type="spellStart"/>
      <w:r w:rsidRPr="008B65D8">
        <w:rPr>
          <w:rFonts w:ascii="Times New Roman" w:eastAsia="Times New Roman" w:hAnsi="Times New Roman" w:cs="Times New Roman"/>
          <w:sz w:val="24"/>
          <w:szCs w:val="24"/>
        </w:rPr>
        <w:t>không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xây</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dựng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sản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phẩm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riêng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lẻ</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triển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một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sinh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thái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kết</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nối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người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học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người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lao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động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cơ</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sở</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w:t>
      </w:r>
    </w:p>
    <w:p w14:paraId="46EDBA52" w14:textId="77777777" w:rsidR="008B65D8" w:rsidRPr="008B65D8" w:rsidRDefault="008B65D8" w:rsidP="008B65D8">
      <w:pPr>
        <w:spacing w:before="100" w:beforeAutospacing="1" w:after="100" w:afterAutospacing="1" w:line="240" w:lineRule="auto"/>
        <w:rPr>
          <w:rFonts w:ascii="Times New Roman" w:eastAsia="Times New Roman" w:hAnsi="Times New Roman" w:cs="Times New Roman"/>
          <w:sz w:val="24"/>
          <w:szCs w:val="24"/>
        </w:rPr>
      </w:pPr>
      <w:r w:rsidRPr="008B65D8">
        <w:rPr>
          <w:rFonts w:ascii="Times New Roman" w:eastAsia="Times New Roman" w:hAnsi="Times New Roman" w:cs="Times New Roman"/>
          <w:sz w:val="24"/>
          <w:szCs w:val="24"/>
        </w:rPr>
        <w:t xml:space="preserve">Trong </w:t>
      </w:r>
      <w:proofErr w:type="spellStart"/>
      <w:r w:rsidRPr="008B65D8">
        <w:rPr>
          <w:rFonts w:ascii="Times New Roman" w:eastAsia="Times New Roman" w:hAnsi="Times New Roman" w:cs="Times New Roman"/>
          <w:sz w:val="24"/>
          <w:szCs w:val="24"/>
        </w:rPr>
        <w:t>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sinh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thái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đó</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doanh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nghiệp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điểm</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khởi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để</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hiểu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nhu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cầu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thực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tế</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phương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pháp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nền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tảng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để</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chuẩn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hóa</w:t>
      </w:r>
      <w:proofErr w:type="spellEnd"/>
      <w:r w:rsidRPr="008B65D8">
        <w:rPr>
          <w:rFonts w:ascii="Times New Roman" w:eastAsia="Times New Roman" w:hAnsi="Times New Roman" w:cs="Times New Roman"/>
          <w:sz w:val="24"/>
          <w:szCs w:val="24"/>
        </w:rPr>
        <w:t xml:space="preserve"> tri </w:t>
      </w:r>
      <w:proofErr w:type="spellStart"/>
      <w:r w:rsidRPr="008B65D8">
        <w:rPr>
          <w:rFonts w:ascii="Times New Roman" w:eastAsia="Times New Roman" w:hAnsi="Times New Roman" w:cs="Times New Roman"/>
          <w:sz w:val="24"/>
          <w:szCs w:val="24"/>
        </w:rPr>
        <w:t>thức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nghệ</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công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cụ</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hỗ</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trợ</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mở</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rộng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mục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tiêu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cuối</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cùng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góp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phần</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thu</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hẹp</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khoảng</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cách</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giữa</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đào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tạo</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và</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việc</w:t>
      </w:r>
      <w:proofErr w:type="spellEnd"/>
      <w:r w:rsidRPr="008B65D8">
        <w:rPr>
          <w:rFonts w:ascii="Times New Roman" w:eastAsia="Times New Roman" w:hAnsi="Times New Roman" w:cs="Times New Roman"/>
          <w:sz w:val="24"/>
          <w:szCs w:val="24"/>
        </w:rPr>
        <w:t xml:space="preserve"> </w:t>
      </w:r>
      <w:proofErr w:type="spellStart"/>
      <w:r w:rsidRPr="008B65D8">
        <w:rPr>
          <w:rFonts w:ascii="Times New Roman" w:eastAsia="Times New Roman" w:hAnsi="Times New Roman" w:cs="Times New Roman"/>
          <w:sz w:val="24"/>
          <w:szCs w:val="24"/>
        </w:rPr>
        <w:t>làm</w:t>
      </w:r>
      <w:proofErr w:type="spellEnd"/>
      <w:r w:rsidRPr="008B65D8">
        <w:rPr>
          <w:rFonts w:ascii="Times New Roman" w:eastAsia="Times New Roman" w:hAnsi="Times New Roman" w:cs="Times New Roman"/>
          <w:sz w:val="24"/>
          <w:szCs w:val="24"/>
        </w:rPr>
        <w:t>.</w:t>
      </w:r>
    </w:p>
    <w:p w14:paraId="6D22BF07" w14:textId="77777777" w:rsidR="00523E87" w:rsidRDefault="00523E87" w:rsidP="00415666">
      <w:pPr>
        <w:spacing w:before="100" w:beforeAutospacing="1" w:after="100" w:afterAutospacing="1" w:line="240" w:lineRule="auto"/>
        <w:outlineLvl w:val="1"/>
        <w:rPr>
          <w:rFonts w:ascii="Times New Roman" w:eastAsia="Times New Roman" w:hAnsi="Times New Roman" w:cs="Times New Roman"/>
          <w:b/>
          <w:bCs/>
          <w:sz w:val="36"/>
          <w:szCs w:val="36"/>
        </w:rPr>
      </w:pPr>
    </w:p>
    <w:p w14:paraId="4EF43975" w14:textId="6CA1B787" w:rsidR="00415666" w:rsidRPr="00415666" w:rsidRDefault="00523E87" w:rsidP="00523E87">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r w:rsidR="00415666" w:rsidRPr="00415666">
        <w:rPr>
          <w:rFonts w:ascii="Times New Roman" w:eastAsia="Times New Roman" w:hAnsi="Times New Roman" w:cs="Times New Roman"/>
          <w:b/>
          <w:bCs/>
          <w:sz w:val="36"/>
          <w:szCs w:val="36"/>
        </w:rPr>
        <w:lastRenderedPageBreak/>
        <w:t>CHƯƠNG 2</w:t>
      </w:r>
    </w:p>
    <w:p w14:paraId="0A4D139A"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PHÂN TÍCH BÀI TOÁN VÀ CƠ HỘI</w:t>
      </w:r>
    </w:p>
    <w:p w14:paraId="49F5A31B" w14:textId="77777777" w:rsidR="00415666" w:rsidRPr="00415666" w:rsidRDefault="00415666" w:rsidP="00415666">
      <w:pPr>
        <w:spacing w:before="100" w:beforeAutospacing="1" w:after="100" w:afterAutospacing="1" w:line="240" w:lineRule="auto"/>
        <w:outlineLvl w:val="1"/>
        <w:rPr>
          <w:rFonts w:ascii="Times New Roman" w:eastAsia="Times New Roman" w:hAnsi="Times New Roman" w:cs="Times New Roman"/>
          <w:b/>
          <w:bCs/>
          <w:sz w:val="36"/>
          <w:szCs w:val="36"/>
        </w:rPr>
      </w:pPr>
      <w:r w:rsidRPr="00415666">
        <w:rPr>
          <w:rFonts w:ascii="Times New Roman" w:eastAsia="Times New Roman" w:hAnsi="Times New Roman" w:cs="Times New Roman"/>
          <w:b/>
          <w:bCs/>
          <w:sz w:val="36"/>
          <w:szCs w:val="36"/>
        </w:rPr>
        <w:t>(Problem Landscape &amp; Opportunity)</w:t>
      </w:r>
    </w:p>
    <w:p w14:paraId="6F7F2A6F"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i/>
          <w:iCs/>
          <w:sz w:val="24"/>
          <w:szCs w:val="24"/>
        </w:rPr>
        <w:t>"</w:t>
      </w:r>
      <w:proofErr w:type="spellStart"/>
      <w:r w:rsidRPr="00415666">
        <w:rPr>
          <w:rFonts w:ascii="Times New Roman" w:eastAsia="Times New Roman" w:hAnsi="Times New Roman" w:cs="Times New Roman"/>
          <w:i/>
          <w:iCs/>
          <w:sz w:val="24"/>
          <w:szCs w:val="24"/>
        </w:rPr>
        <w:t>Chiến</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lược</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không</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bắt</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đầu</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từ</w:t>
      </w:r>
      <w:proofErr w:type="spellEnd"/>
      <w:r w:rsidRPr="00415666">
        <w:rPr>
          <w:rFonts w:ascii="Times New Roman" w:eastAsia="Times New Roman" w:hAnsi="Times New Roman" w:cs="Times New Roman"/>
          <w:i/>
          <w:iCs/>
          <w:sz w:val="24"/>
          <w:szCs w:val="24"/>
        </w:rPr>
        <w:t xml:space="preserve"> ý </w:t>
      </w:r>
      <w:proofErr w:type="spellStart"/>
      <w:r w:rsidRPr="00415666">
        <w:rPr>
          <w:rFonts w:ascii="Times New Roman" w:eastAsia="Times New Roman" w:hAnsi="Times New Roman" w:cs="Times New Roman"/>
          <w:i/>
          <w:iCs/>
          <w:sz w:val="24"/>
          <w:szCs w:val="24"/>
        </w:rPr>
        <w:t>tưởng</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Chiến</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lược</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bắt</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đầu</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từ</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việc</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hiểu</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đúng</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vấn</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đề</w:t>
      </w:r>
      <w:proofErr w:type="spellEnd"/>
      <w:r w:rsidRPr="00415666">
        <w:rPr>
          <w:rFonts w:ascii="Times New Roman" w:eastAsia="Times New Roman" w:hAnsi="Times New Roman" w:cs="Times New Roman"/>
          <w:i/>
          <w:iCs/>
          <w:sz w:val="24"/>
          <w:szCs w:val="24"/>
        </w:rPr>
        <w:t>."</w:t>
      </w:r>
    </w:p>
    <w:p w14:paraId="193EB53F"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2.1. B</w:t>
      </w:r>
      <w:proofErr w:type="spellStart"/>
      <w:r w:rsidRPr="00415666">
        <w:rPr>
          <w:rFonts w:ascii="Times New Roman" w:eastAsia="Times New Roman" w:hAnsi="Times New Roman" w:cs="Times New Roman"/>
          <w:b/>
          <w:bCs/>
          <w:kern w:val="36"/>
          <w:sz w:val="48"/>
          <w:szCs w:val="48"/>
        </w:rPr>
        <w:t>ài</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toán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nguồn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nhân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lực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không</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thuộc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về</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riêng</w:t>
      </w:r>
      <w:proofErr w:type="spellEnd"/>
      <w:r w:rsidRPr="00415666">
        <w:rPr>
          <w:rFonts w:ascii="Times New Roman" w:eastAsia="Times New Roman" w:hAnsi="Times New Roman" w:cs="Times New Roman"/>
          <w:b/>
          <w:bCs/>
          <w:kern w:val="36"/>
          <w:sz w:val="48"/>
          <w:szCs w:val="48"/>
        </w:rPr>
        <w:t xml:space="preserve"> ai</w:t>
      </w:r>
    </w:p>
    <w:p w14:paraId="15BBDFF8"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Trong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năm</w:t>
      </w:r>
      <w:proofErr w:type="spellEnd"/>
      <w:r w:rsidRPr="00415666">
        <w:rPr>
          <w:rFonts w:ascii="Times New Roman" w:eastAsia="Times New Roman" w:hAnsi="Times New Roman" w:cs="Times New Roman"/>
          <w:sz w:val="24"/>
          <w:szCs w:val="24"/>
        </w:rPr>
        <w:t xml:space="preserve"> qua,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nguồn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luôn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trong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những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ưu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quốc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dục</w:t>
      </w:r>
      <w:proofErr w:type="spellEnd"/>
      <w:r w:rsidRPr="00415666">
        <w:rPr>
          <w:rFonts w:ascii="Times New Roman" w:eastAsia="Times New Roman" w:hAnsi="Times New Roman" w:cs="Times New Roman"/>
          <w:sz w:val="24"/>
          <w:szCs w:val="24"/>
        </w:rPr>
        <w:t>.</w:t>
      </w:r>
    </w:p>
    <w:p w14:paraId="638BFBC4"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Tuy </w:t>
      </w:r>
      <w:proofErr w:type="spellStart"/>
      <w:r w:rsidRPr="00415666">
        <w:rPr>
          <w:rFonts w:ascii="Times New Roman" w:eastAsia="Times New Roman" w:hAnsi="Times New Roman" w:cs="Times New Roman"/>
          <w:sz w:val="24"/>
          <w:szCs w:val="24"/>
        </w:rPr>
        <w:t>nhiên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thấy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khoảng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giữa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vẫn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hẹp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bền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vững</w:t>
      </w:r>
      <w:proofErr w:type="spellEnd"/>
      <w:r w:rsidRPr="00415666">
        <w:rPr>
          <w:rFonts w:ascii="Times New Roman" w:eastAsia="Times New Roman" w:hAnsi="Times New Roman" w:cs="Times New Roman"/>
          <w:sz w:val="24"/>
          <w:szCs w:val="24"/>
        </w:rPr>
        <w:t>.</w:t>
      </w:r>
    </w:p>
    <w:p w14:paraId="0C4683C5"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riêng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w:t>
      </w:r>
    </w:p>
    <w:p w14:paraId="0839CFD2"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riêng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 xml:space="preserve"> hay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w:t>
      </w:r>
    </w:p>
    <w:p w14:paraId="2CE6680F"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thống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gồm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quan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trong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những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giới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riêng</w:t>
      </w:r>
      <w:proofErr w:type="spellEnd"/>
      <w:r w:rsidRPr="00415666">
        <w:rPr>
          <w:rFonts w:ascii="Times New Roman" w:eastAsia="Times New Roman" w:hAnsi="Times New Roman" w:cs="Times New Roman"/>
          <w:sz w:val="24"/>
          <w:szCs w:val="24"/>
        </w:rPr>
        <w:t>.</w:t>
      </w:r>
    </w:p>
    <w:p w14:paraId="1E32C6D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THUCHOCVN </w:t>
      </w:r>
      <w:proofErr w:type="spellStart"/>
      <w:r w:rsidRPr="00415666">
        <w:rPr>
          <w:rFonts w:ascii="Times New Roman" w:eastAsia="Times New Roman" w:hAnsi="Times New Roman" w:cs="Times New Roman"/>
          <w:sz w:val="24"/>
          <w:szCs w:val="24"/>
        </w:rPr>
        <w:t>lựa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chọn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nhìn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bài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toán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này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như</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b/>
          <w:bCs/>
          <w:sz w:val="24"/>
          <w:szCs w:val="24"/>
        </w:rPr>
        <w:t>hệ</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sinh</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thái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thay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vì</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riêng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lẻ</w:t>
      </w:r>
      <w:proofErr w:type="spellEnd"/>
      <w:r w:rsidRPr="00415666">
        <w:rPr>
          <w:rFonts w:ascii="Times New Roman" w:eastAsia="Times New Roman" w:hAnsi="Times New Roman" w:cs="Times New Roman"/>
          <w:sz w:val="24"/>
          <w:szCs w:val="24"/>
        </w:rPr>
        <w:t>.</w:t>
      </w:r>
    </w:p>
    <w:p w14:paraId="15390E93"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2.2. G</w:t>
      </w:r>
      <w:proofErr w:type="spellStart"/>
      <w:r w:rsidRPr="00415666">
        <w:rPr>
          <w:rFonts w:ascii="Times New Roman" w:eastAsia="Times New Roman" w:hAnsi="Times New Roman" w:cs="Times New Roman"/>
          <w:b/>
          <w:bCs/>
          <w:kern w:val="36"/>
          <w:sz w:val="48"/>
          <w:szCs w:val="48"/>
        </w:rPr>
        <w:t>óc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nhìn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từ</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doanh</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nghiệp</w:t>
      </w:r>
      <w:proofErr w:type="spellEnd"/>
    </w:p>
    <w:p w14:paraId="48F0DA78"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rõ</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nhất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w:t>
      </w:r>
    </w:p>
    <w:p w14:paraId="5AFA08DB"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Qua </w:t>
      </w:r>
      <w:proofErr w:type="spellStart"/>
      <w:r w:rsidRPr="00415666">
        <w:rPr>
          <w:rFonts w:ascii="Times New Roman" w:eastAsia="Times New Roman" w:hAnsi="Times New Roman" w:cs="Times New Roman"/>
          <w:sz w:val="24"/>
          <w:szCs w:val="24"/>
        </w:rPr>
        <w:t>quá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với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nhận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thấy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số</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phổ</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biến</w:t>
      </w:r>
      <w:proofErr w:type="spellEnd"/>
      <w:r w:rsidRPr="00415666">
        <w:rPr>
          <w:rFonts w:ascii="Times New Roman" w:eastAsia="Times New Roman" w:hAnsi="Times New Roman" w:cs="Times New Roman"/>
          <w:sz w:val="24"/>
          <w:szCs w:val="24"/>
        </w:rPr>
        <w:t>:</w:t>
      </w:r>
    </w:p>
    <w:p w14:paraId="45329C8A"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15666">
        <w:rPr>
          <w:rFonts w:ascii="Times New Roman" w:eastAsia="Times New Roman" w:hAnsi="Times New Roman" w:cs="Times New Roman"/>
          <w:b/>
          <w:bCs/>
          <w:sz w:val="27"/>
          <w:szCs w:val="27"/>
        </w:rPr>
        <w:t>Tuyển</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đúng</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người</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ngày</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càng</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khó</w:t>
      </w:r>
      <w:proofErr w:type="spellEnd"/>
    </w:p>
    <w:p w14:paraId="41AC31F3"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nhận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hồ</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nhưng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vẫn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gặp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trong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tìm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phù</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hợp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với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trí</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w:t>
      </w:r>
    </w:p>
    <w:p w14:paraId="06050CA0"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Khoảng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giữa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yêu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vẫn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còn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lớn</w:t>
      </w:r>
      <w:proofErr w:type="spellEnd"/>
      <w:r w:rsidRPr="00415666">
        <w:rPr>
          <w:rFonts w:ascii="Times New Roman" w:eastAsia="Times New Roman" w:hAnsi="Times New Roman" w:cs="Times New Roman"/>
          <w:sz w:val="24"/>
          <w:szCs w:val="24"/>
        </w:rPr>
        <w:t>.</w:t>
      </w:r>
    </w:p>
    <w:p w14:paraId="505351FD"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r w:rsidRPr="00415666">
        <w:rPr>
          <w:rFonts w:ascii="Times New Roman" w:eastAsia="Times New Roman" w:hAnsi="Times New Roman" w:cs="Times New Roman"/>
          <w:b/>
          <w:bCs/>
          <w:sz w:val="27"/>
          <w:szCs w:val="27"/>
        </w:rPr>
        <w:t xml:space="preserve">Đào </w:t>
      </w:r>
      <w:proofErr w:type="spellStart"/>
      <w:r w:rsidRPr="00415666">
        <w:rPr>
          <w:rFonts w:ascii="Times New Roman" w:eastAsia="Times New Roman" w:hAnsi="Times New Roman" w:cs="Times New Roman"/>
          <w:b/>
          <w:bCs/>
          <w:sz w:val="27"/>
          <w:szCs w:val="27"/>
        </w:rPr>
        <w:t>tạo</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nội</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bộ</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chưa</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mang</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lại</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hiệu</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quả</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như</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mong</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muốn</w:t>
      </w:r>
      <w:proofErr w:type="spellEnd"/>
    </w:p>
    <w:p w14:paraId="277D3506"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lastRenderedPageBreak/>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tư</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nhưng</w:t>
      </w:r>
      <w:proofErr w:type="spellEnd"/>
      <w:r w:rsidRPr="00415666">
        <w:rPr>
          <w:rFonts w:ascii="Times New Roman" w:eastAsia="Times New Roman" w:hAnsi="Times New Roman" w:cs="Times New Roman"/>
          <w:sz w:val="24"/>
          <w:szCs w:val="24"/>
        </w:rPr>
        <w:t>:</w:t>
      </w:r>
    </w:p>
    <w:p w14:paraId="0967E00E" w14:textId="77777777" w:rsidR="00415666" w:rsidRPr="00415666" w:rsidRDefault="00415666">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tiêu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chí</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w:t>
      </w:r>
    </w:p>
    <w:p w14:paraId="710B2764" w14:textId="77777777" w:rsidR="00415666" w:rsidRPr="00415666" w:rsidRDefault="00415666">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lộ</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w:t>
      </w:r>
    </w:p>
    <w:p w14:paraId="53F30AE8" w14:textId="77777777" w:rsidR="00415666" w:rsidRPr="00415666" w:rsidRDefault="00415666">
      <w:pPr>
        <w:numPr>
          <w:ilvl w:val="0"/>
          <w:numId w:val="46"/>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Khó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lường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sau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w:t>
      </w:r>
    </w:p>
    <w:p w14:paraId="5D56DC4A"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15666">
        <w:rPr>
          <w:rFonts w:ascii="Times New Roman" w:eastAsia="Times New Roman" w:hAnsi="Times New Roman" w:cs="Times New Roman"/>
          <w:b/>
          <w:bCs/>
          <w:sz w:val="27"/>
          <w:szCs w:val="27"/>
        </w:rPr>
        <w:t>Chuyển</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đổi</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số</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tập</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trung</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vào</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công</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nghệ</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nhiều</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hơn</w:t>
      </w:r>
      <w:proofErr w:type="spellEnd"/>
      <w:r w:rsidRPr="00415666">
        <w:rPr>
          <w:rFonts w:ascii="Times New Roman" w:eastAsia="Times New Roman" w:hAnsi="Times New Roman" w:cs="Times New Roman"/>
          <w:b/>
          <w:bCs/>
          <w:sz w:val="27"/>
          <w:szCs w:val="27"/>
        </w:rPr>
        <w:t xml:space="preserve"> con </w:t>
      </w:r>
      <w:proofErr w:type="spellStart"/>
      <w:r w:rsidRPr="00415666">
        <w:rPr>
          <w:rFonts w:ascii="Times New Roman" w:eastAsia="Times New Roman" w:hAnsi="Times New Roman" w:cs="Times New Roman"/>
          <w:b/>
          <w:bCs/>
          <w:sz w:val="27"/>
          <w:szCs w:val="27"/>
        </w:rPr>
        <w:t>người</w:t>
      </w:r>
      <w:proofErr w:type="spellEnd"/>
    </w:p>
    <w:p w14:paraId="684DFDB0"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chuyển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đổi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số</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tư</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phần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mềm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nhưng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tư</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ngũ</w:t>
      </w:r>
      <w:proofErr w:type="spellEnd"/>
      <w:r w:rsidRPr="00415666">
        <w:rPr>
          <w:rFonts w:ascii="Times New Roman" w:eastAsia="Times New Roman" w:hAnsi="Times New Roman" w:cs="Times New Roman"/>
          <w:sz w:val="24"/>
          <w:szCs w:val="24"/>
        </w:rPr>
        <w:t>.</w:t>
      </w:r>
    </w:p>
    <w:p w14:paraId="130A3DFB"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này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giảm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chuyển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đổi</w:t>
      </w:r>
      <w:proofErr w:type="spellEnd"/>
      <w:r w:rsidRPr="00415666">
        <w:rPr>
          <w:rFonts w:ascii="Times New Roman" w:eastAsia="Times New Roman" w:hAnsi="Times New Roman" w:cs="Times New Roman"/>
          <w:sz w:val="24"/>
          <w:szCs w:val="24"/>
        </w:rPr>
        <w:t>.</w:t>
      </w:r>
    </w:p>
    <w:p w14:paraId="77C7EC6D"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2.3. G</w:t>
      </w:r>
      <w:proofErr w:type="spellStart"/>
      <w:r w:rsidRPr="00415666">
        <w:rPr>
          <w:rFonts w:ascii="Times New Roman" w:eastAsia="Times New Roman" w:hAnsi="Times New Roman" w:cs="Times New Roman"/>
          <w:b/>
          <w:bCs/>
          <w:kern w:val="36"/>
          <w:sz w:val="48"/>
          <w:szCs w:val="48"/>
        </w:rPr>
        <w:t>óc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nhìn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từ</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người</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học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và</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người</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lao</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động</w:t>
      </w:r>
      <w:proofErr w:type="spellEnd"/>
    </w:p>
    <w:p w14:paraId="4BC61B1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hiện</w:t>
      </w:r>
      <w:proofErr w:type="spellEnd"/>
      <w:r w:rsidRPr="00415666">
        <w:rPr>
          <w:rFonts w:ascii="Times New Roman" w:eastAsia="Times New Roman" w:hAnsi="Times New Roman" w:cs="Times New Roman"/>
          <w:sz w:val="24"/>
          <w:szCs w:val="24"/>
        </w:rPr>
        <w:t xml:space="preserve"> nay </w:t>
      </w: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hội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tiếp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cận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kiến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thức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hơn</w:t>
      </w:r>
      <w:proofErr w:type="spellEnd"/>
      <w:r w:rsidRPr="00415666">
        <w:rPr>
          <w:rFonts w:ascii="Times New Roman" w:eastAsia="Times New Roman" w:hAnsi="Times New Roman" w:cs="Times New Roman"/>
          <w:sz w:val="24"/>
          <w:szCs w:val="24"/>
        </w:rPr>
        <w:t xml:space="preserve"> bao </w:t>
      </w:r>
      <w:proofErr w:type="spellStart"/>
      <w:r w:rsidRPr="00415666">
        <w:rPr>
          <w:rFonts w:ascii="Times New Roman" w:eastAsia="Times New Roman" w:hAnsi="Times New Roman" w:cs="Times New Roman"/>
          <w:sz w:val="24"/>
          <w:szCs w:val="24"/>
        </w:rPr>
        <w:t>giờ</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hết</w:t>
      </w:r>
      <w:proofErr w:type="spellEnd"/>
      <w:r w:rsidRPr="00415666">
        <w:rPr>
          <w:rFonts w:ascii="Times New Roman" w:eastAsia="Times New Roman" w:hAnsi="Times New Roman" w:cs="Times New Roman"/>
          <w:sz w:val="24"/>
          <w:szCs w:val="24"/>
        </w:rPr>
        <w:t>.</w:t>
      </w:r>
    </w:p>
    <w:p w14:paraId="0A0A2730"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Tuy </w:t>
      </w:r>
      <w:proofErr w:type="spellStart"/>
      <w:r w:rsidRPr="00415666">
        <w:rPr>
          <w:rFonts w:ascii="Times New Roman" w:eastAsia="Times New Roman" w:hAnsi="Times New Roman" w:cs="Times New Roman"/>
          <w:sz w:val="24"/>
          <w:szCs w:val="24"/>
        </w:rPr>
        <w:t>nhiên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vẫn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gặp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trong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những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câu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hỏi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rất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bản</w:t>
      </w:r>
      <w:proofErr w:type="spellEnd"/>
      <w:r w:rsidRPr="00415666">
        <w:rPr>
          <w:rFonts w:ascii="Times New Roman" w:eastAsia="Times New Roman" w:hAnsi="Times New Roman" w:cs="Times New Roman"/>
          <w:sz w:val="24"/>
          <w:szCs w:val="24"/>
        </w:rPr>
        <w:t>:</w:t>
      </w:r>
    </w:p>
    <w:p w14:paraId="428E0A25" w14:textId="77777777" w:rsidR="00415666" w:rsidRPr="00415666" w:rsidRDefault="0041566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đang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gì</w:t>
      </w:r>
      <w:proofErr w:type="spellEnd"/>
      <w:r w:rsidRPr="00415666">
        <w:rPr>
          <w:rFonts w:ascii="Times New Roman" w:eastAsia="Times New Roman" w:hAnsi="Times New Roman" w:cs="Times New Roman"/>
          <w:sz w:val="24"/>
          <w:szCs w:val="24"/>
        </w:rPr>
        <w:t>?</w:t>
      </w:r>
    </w:p>
    <w:p w14:paraId="5E27FFA3" w14:textId="77777777" w:rsidR="00415666" w:rsidRPr="00415666" w:rsidRDefault="00415666">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đang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nào</w:t>
      </w:r>
      <w:proofErr w:type="spellEnd"/>
      <w:r w:rsidRPr="00415666">
        <w:rPr>
          <w:rFonts w:ascii="Times New Roman" w:eastAsia="Times New Roman" w:hAnsi="Times New Roman" w:cs="Times New Roman"/>
          <w:sz w:val="24"/>
          <w:szCs w:val="24"/>
        </w:rPr>
        <w:t>?</w:t>
      </w:r>
    </w:p>
    <w:p w14:paraId="3F86F405" w14:textId="77777777" w:rsidR="00415666" w:rsidRPr="00415666" w:rsidRDefault="00415666">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tiếp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gì</w:t>
      </w:r>
      <w:proofErr w:type="spellEnd"/>
      <w:r w:rsidRPr="00415666">
        <w:rPr>
          <w:rFonts w:ascii="Times New Roman" w:eastAsia="Times New Roman" w:hAnsi="Times New Roman" w:cs="Times New Roman"/>
          <w:sz w:val="24"/>
          <w:szCs w:val="24"/>
        </w:rPr>
        <w:t>?</w:t>
      </w:r>
    </w:p>
    <w:p w14:paraId="374C3B8F" w14:textId="77777777" w:rsidR="00415666" w:rsidRPr="00415666" w:rsidRDefault="00415666">
      <w:pPr>
        <w:numPr>
          <w:ilvl w:val="0"/>
          <w:numId w:val="47"/>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Làm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với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tuyển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dụng</w:t>
      </w:r>
      <w:proofErr w:type="spellEnd"/>
      <w:r w:rsidRPr="00415666">
        <w:rPr>
          <w:rFonts w:ascii="Times New Roman" w:eastAsia="Times New Roman" w:hAnsi="Times New Roman" w:cs="Times New Roman"/>
          <w:sz w:val="24"/>
          <w:szCs w:val="24"/>
        </w:rPr>
        <w:t>?</w:t>
      </w:r>
    </w:p>
    <w:p w14:paraId="0295AB54"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định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hướng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khiến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tập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với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w:t>
      </w:r>
    </w:p>
    <w:p w14:paraId="4FF4EA35"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2.4. G</w:t>
      </w:r>
      <w:proofErr w:type="spellStart"/>
      <w:r w:rsidRPr="00415666">
        <w:rPr>
          <w:rFonts w:ascii="Times New Roman" w:eastAsia="Times New Roman" w:hAnsi="Times New Roman" w:cs="Times New Roman"/>
          <w:b/>
          <w:bCs/>
          <w:kern w:val="36"/>
          <w:sz w:val="48"/>
          <w:szCs w:val="48"/>
        </w:rPr>
        <w:t>óc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nhìn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từ</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cơ</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sở</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đào</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tạo</w:t>
      </w:r>
      <w:proofErr w:type="spellEnd"/>
    </w:p>
    <w:p w14:paraId="01C9C58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Các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đang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chịu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đổi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mới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yêu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w:t>
      </w:r>
    </w:p>
    <w:p w14:paraId="34AB9074"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Tuy </w:t>
      </w:r>
      <w:proofErr w:type="spellStart"/>
      <w:r w:rsidRPr="00415666">
        <w:rPr>
          <w:rFonts w:ascii="Times New Roman" w:eastAsia="Times New Roman" w:hAnsi="Times New Roman" w:cs="Times New Roman"/>
          <w:sz w:val="24"/>
          <w:szCs w:val="24"/>
        </w:rPr>
        <w:t>nhiên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cập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nhật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thường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gặp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lớn</w:t>
      </w:r>
      <w:proofErr w:type="spellEnd"/>
      <w:r w:rsidRPr="00415666">
        <w:rPr>
          <w:rFonts w:ascii="Times New Roman" w:eastAsia="Times New Roman" w:hAnsi="Times New Roman" w:cs="Times New Roman"/>
          <w:sz w:val="24"/>
          <w:szCs w:val="24"/>
        </w:rPr>
        <w:t>:</w:t>
      </w:r>
    </w:p>
    <w:p w14:paraId="34D185C4" w14:textId="77777777" w:rsidR="00415666" w:rsidRPr="00415666" w:rsidRDefault="00415666">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w:t>
      </w:r>
    </w:p>
    <w:p w14:paraId="65056F97" w14:textId="77777777" w:rsidR="00415666" w:rsidRPr="00415666" w:rsidRDefault="00415666">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hồi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thường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xuyên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w:t>
      </w:r>
    </w:p>
    <w:p w14:paraId="1C96E753" w14:textId="77777777" w:rsidR="00415666" w:rsidRPr="00415666" w:rsidRDefault="00415666">
      <w:pPr>
        <w:numPr>
          <w:ilvl w:val="0"/>
          <w:numId w:val="48"/>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cụ</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theo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dõi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sau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tham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w:t>
      </w:r>
    </w:p>
    <w:p w14:paraId="64350B1B"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này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khiến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mất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gian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phụ</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thuộc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khảo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thủ</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w:t>
      </w:r>
    </w:p>
    <w:p w14:paraId="7F7B756B"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2.5. G</w:t>
      </w:r>
      <w:proofErr w:type="spellStart"/>
      <w:r w:rsidRPr="00415666">
        <w:rPr>
          <w:rFonts w:ascii="Times New Roman" w:eastAsia="Times New Roman" w:hAnsi="Times New Roman" w:cs="Times New Roman"/>
          <w:b/>
          <w:bCs/>
          <w:kern w:val="36"/>
          <w:sz w:val="48"/>
          <w:szCs w:val="48"/>
        </w:rPr>
        <w:t>óc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nhìn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từ</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thị</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trường</w:t>
      </w:r>
      <w:proofErr w:type="spellEnd"/>
    </w:p>
    <w:p w14:paraId="3E54933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lastRenderedPageBreak/>
        <w:t xml:space="preserve">Khi </w:t>
      </w:r>
      <w:proofErr w:type="spellStart"/>
      <w:r w:rsidRPr="00415666">
        <w:rPr>
          <w:rFonts w:ascii="Times New Roman" w:eastAsia="Times New Roman" w:hAnsi="Times New Roman" w:cs="Times New Roman"/>
          <w:sz w:val="24"/>
          <w:szCs w:val="24"/>
        </w:rPr>
        <w:t>quan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toàn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bộ</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thái</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nhận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thấy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w:t>
      </w:r>
    </w:p>
    <w:p w14:paraId="4DA07CDF"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đang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hữu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phần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thông</w:t>
      </w:r>
      <w:proofErr w:type="spellEnd"/>
      <w:r w:rsidRPr="00415666">
        <w:rPr>
          <w:rFonts w:ascii="Times New Roman" w:eastAsia="Times New Roman" w:hAnsi="Times New Roman" w:cs="Times New Roman"/>
          <w:sz w:val="24"/>
          <w:szCs w:val="24"/>
        </w:rPr>
        <w:t xml:space="preserve"> tin.</w:t>
      </w:r>
    </w:p>
    <w:p w14:paraId="20E35353"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 xml:space="preserve">Doanh </w:t>
      </w:r>
      <w:proofErr w:type="spellStart"/>
      <w:r w:rsidRPr="00415666">
        <w:rPr>
          <w:rFonts w:ascii="Courier New" w:eastAsia="Times New Roman" w:hAnsi="Courier New" w:cs="Courier New"/>
          <w:sz w:val="20"/>
          <w:szCs w:val="20"/>
        </w:rPr>
        <w:t>nghiệp</w:t>
      </w:r>
      <w:proofErr w:type="spellEnd"/>
    </w:p>
    <w:p w14:paraId="4C006899"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Có</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nhu</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cầu</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tuyển</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dụng</w:t>
      </w:r>
      <w:proofErr w:type="spellEnd"/>
    </w:p>
    <w:p w14:paraId="46B9A06E"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Nhưng</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thiếu</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dữ</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liệu</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về</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nguồn</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nhân</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lực</w:t>
      </w:r>
      <w:proofErr w:type="spellEnd"/>
    </w:p>
    <w:p w14:paraId="5A4C768C"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426CC9DA"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628886BC"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2AA5D2A2"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Nhà</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trường</w:t>
      </w:r>
      <w:proofErr w:type="spellEnd"/>
    </w:p>
    <w:p w14:paraId="368E5FC1"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 xml:space="preserve">Đào </w:t>
      </w:r>
      <w:proofErr w:type="spellStart"/>
      <w:r w:rsidRPr="00415666">
        <w:rPr>
          <w:rFonts w:ascii="Courier New" w:eastAsia="Times New Roman" w:hAnsi="Courier New" w:cs="Courier New"/>
          <w:sz w:val="20"/>
          <w:szCs w:val="20"/>
        </w:rPr>
        <w:t>tạo</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người</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học</w:t>
      </w:r>
      <w:proofErr w:type="spellEnd"/>
    </w:p>
    <w:p w14:paraId="0EFC2CDC"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Nhưng</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thiếu</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dữ</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liệu</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từ</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doanh</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nghiệp</w:t>
      </w:r>
      <w:proofErr w:type="spellEnd"/>
    </w:p>
    <w:p w14:paraId="7B519ACE"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04ACDB75"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766BCC7A"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20904E45"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Người</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học</w:t>
      </w:r>
      <w:proofErr w:type="spellEnd"/>
    </w:p>
    <w:p w14:paraId="5B1780E9"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Có</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kiến</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thức</w:t>
      </w:r>
      <w:proofErr w:type="spellEnd"/>
    </w:p>
    <w:p w14:paraId="2FB94E4D"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Nhưng</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chưa</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hiểu</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thị</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trường</w:t>
      </w:r>
      <w:proofErr w:type="spellEnd"/>
    </w:p>
    <w:p w14:paraId="72FDA9C6"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08670DEA"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748D7C95"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72F15145"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Người</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lao</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động</w:t>
      </w:r>
      <w:proofErr w:type="spellEnd"/>
    </w:p>
    <w:p w14:paraId="2EC7A8B2"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Có</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kinh</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nghiệm</w:t>
      </w:r>
      <w:proofErr w:type="spellEnd"/>
    </w:p>
    <w:p w14:paraId="3C9F8C68" w14:textId="77777777" w:rsidR="00415666" w:rsidRPr="00415666" w:rsidRDefault="00415666" w:rsidP="00523E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Nhưng</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khó</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chứng</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minh</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năng</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lực</w:t>
      </w:r>
      <w:proofErr w:type="spellEnd"/>
    </w:p>
    <w:p w14:paraId="4FDA4028"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nằm</w:t>
      </w:r>
      <w:proofErr w:type="spellEnd"/>
      <w:r w:rsidRPr="00415666">
        <w:rPr>
          <w:rFonts w:ascii="Times New Roman" w:eastAsia="Times New Roman" w:hAnsi="Times New Roman" w:cs="Times New Roman"/>
          <w:sz w:val="24"/>
          <w:szCs w:val="24"/>
        </w:rPr>
        <w:t xml:space="preserve"> ở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thiếu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w:t>
      </w:r>
    </w:p>
    <w:p w14:paraId="02DC1839"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nằm</w:t>
      </w:r>
      <w:proofErr w:type="spellEnd"/>
      <w:r w:rsidRPr="00415666">
        <w:rPr>
          <w:rFonts w:ascii="Times New Roman" w:eastAsia="Times New Roman" w:hAnsi="Times New Roman" w:cs="Times New Roman"/>
          <w:sz w:val="24"/>
          <w:szCs w:val="24"/>
        </w:rPr>
        <w:t xml:space="preserve"> ở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b/>
          <w:bCs/>
          <w:sz w:val="24"/>
          <w:szCs w:val="24"/>
        </w:rPr>
        <w:t>dữ</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liệu</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chưa</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được</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kết</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nối</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và</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chuyển</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hóa</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thành</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hành</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động</w:t>
      </w:r>
      <w:proofErr w:type="spellEnd"/>
      <w:r w:rsidRPr="00415666">
        <w:rPr>
          <w:rFonts w:ascii="Times New Roman" w:eastAsia="Times New Roman" w:hAnsi="Times New Roman" w:cs="Times New Roman"/>
          <w:b/>
          <w:bCs/>
          <w:sz w:val="24"/>
          <w:szCs w:val="24"/>
        </w:rPr>
        <w:t>.</w:t>
      </w:r>
    </w:p>
    <w:p w14:paraId="3FF5FEAF"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2.6. G</w:t>
      </w:r>
      <w:proofErr w:type="spellStart"/>
      <w:r w:rsidRPr="00415666">
        <w:rPr>
          <w:rFonts w:ascii="Times New Roman" w:eastAsia="Times New Roman" w:hAnsi="Times New Roman" w:cs="Times New Roman"/>
          <w:b/>
          <w:bCs/>
          <w:kern w:val="36"/>
          <w:sz w:val="48"/>
          <w:szCs w:val="48"/>
        </w:rPr>
        <w:t>ốc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rễ</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của</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vấn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đề</w:t>
      </w:r>
      <w:proofErr w:type="spellEnd"/>
    </w:p>
    <w:p w14:paraId="5B38640D"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Qua </w:t>
      </w:r>
      <w:proofErr w:type="spellStart"/>
      <w:r w:rsidRPr="00415666">
        <w:rPr>
          <w:rFonts w:ascii="Times New Roman" w:eastAsia="Times New Roman" w:hAnsi="Times New Roman" w:cs="Times New Roman"/>
          <w:sz w:val="24"/>
          <w:szCs w:val="24"/>
        </w:rPr>
        <w:t>quá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cứu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khai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cho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rằng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bốn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nguyên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cốt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lõi</w:t>
      </w:r>
      <w:proofErr w:type="spellEnd"/>
      <w:r w:rsidRPr="00415666">
        <w:rPr>
          <w:rFonts w:ascii="Times New Roman" w:eastAsia="Times New Roman" w:hAnsi="Times New Roman" w:cs="Times New Roman"/>
          <w:sz w:val="24"/>
          <w:szCs w:val="24"/>
        </w:rPr>
        <w:t>.</w:t>
      </w:r>
    </w:p>
    <w:p w14:paraId="1D6336D1" w14:textId="77777777" w:rsidR="00415666" w:rsidRPr="00415666" w:rsidRDefault="00415666" w:rsidP="00415666">
      <w:pPr>
        <w:spacing w:before="100" w:beforeAutospacing="1" w:after="100" w:afterAutospacing="1" w:line="240" w:lineRule="auto"/>
        <w:outlineLvl w:val="1"/>
        <w:rPr>
          <w:rFonts w:ascii="Times New Roman" w:eastAsia="Times New Roman" w:hAnsi="Times New Roman" w:cs="Times New Roman"/>
          <w:b/>
          <w:bCs/>
          <w:sz w:val="36"/>
          <w:szCs w:val="36"/>
        </w:rPr>
      </w:pPr>
      <w:r w:rsidRPr="00415666">
        <w:rPr>
          <w:rFonts w:ascii="Times New Roman" w:eastAsia="Times New Roman" w:hAnsi="Times New Roman" w:cs="Times New Roman"/>
          <w:b/>
          <w:bCs/>
          <w:sz w:val="36"/>
          <w:szCs w:val="36"/>
        </w:rPr>
        <w:t xml:space="preserve">1. </w:t>
      </w:r>
      <w:proofErr w:type="spellStart"/>
      <w:r w:rsidRPr="00415666">
        <w:rPr>
          <w:rFonts w:ascii="Times New Roman" w:eastAsia="Times New Roman" w:hAnsi="Times New Roman" w:cs="Times New Roman"/>
          <w:b/>
          <w:bCs/>
          <w:sz w:val="36"/>
          <w:szCs w:val="36"/>
        </w:rPr>
        <w:t>Thiếu</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một</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ngôn</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ngữ</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chung</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về</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năng</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lực</w:t>
      </w:r>
      <w:proofErr w:type="spellEnd"/>
    </w:p>
    <w:p w14:paraId="023ABF94"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thường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sử</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dụng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những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nhau</w:t>
      </w:r>
      <w:proofErr w:type="spellEnd"/>
      <w:r w:rsidRPr="00415666">
        <w:rPr>
          <w:rFonts w:ascii="Times New Roman" w:eastAsia="Times New Roman" w:hAnsi="Times New Roman" w:cs="Times New Roman"/>
          <w:sz w:val="24"/>
          <w:szCs w:val="24"/>
        </w:rPr>
        <w:t>.</w:t>
      </w:r>
    </w:p>
    <w:p w14:paraId="22D4477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này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nối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so </w:t>
      </w:r>
      <w:proofErr w:type="spellStart"/>
      <w:r w:rsidRPr="00415666">
        <w:rPr>
          <w:rFonts w:ascii="Times New Roman" w:eastAsia="Times New Roman" w:hAnsi="Times New Roman" w:cs="Times New Roman"/>
          <w:sz w:val="24"/>
          <w:szCs w:val="24"/>
        </w:rPr>
        <w:t>sánh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khăn</w:t>
      </w:r>
      <w:proofErr w:type="spellEnd"/>
      <w:r w:rsidRPr="00415666">
        <w:rPr>
          <w:rFonts w:ascii="Times New Roman" w:eastAsia="Times New Roman" w:hAnsi="Times New Roman" w:cs="Times New Roman"/>
          <w:sz w:val="24"/>
          <w:szCs w:val="24"/>
        </w:rPr>
        <w:t>.</w:t>
      </w:r>
    </w:p>
    <w:p w14:paraId="0AF5C7DC" w14:textId="77777777" w:rsidR="00415666" w:rsidRPr="00415666" w:rsidRDefault="00415666" w:rsidP="00415666">
      <w:pPr>
        <w:spacing w:before="100" w:beforeAutospacing="1" w:after="100" w:afterAutospacing="1" w:line="240" w:lineRule="auto"/>
        <w:outlineLvl w:val="1"/>
        <w:rPr>
          <w:rFonts w:ascii="Times New Roman" w:eastAsia="Times New Roman" w:hAnsi="Times New Roman" w:cs="Times New Roman"/>
          <w:b/>
          <w:bCs/>
          <w:sz w:val="36"/>
          <w:szCs w:val="36"/>
        </w:rPr>
      </w:pPr>
      <w:r w:rsidRPr="00415666">
        <w:rPr>
          <w:rFonts w:ascii="Times New Roman" w:eastAsia="Times New Roman" w:hAnsi="Times New Roman" w:cs="Times New Roman"/>
          <w:b/>
          <w:bCs/>
          <w:sz w:val="36"/>
          <w:szCs w:val="36"/>
        </w:rPr>
        <w:t xml:space="preserve">2. </w:t>
      </w:r>
      <w:proofErr w:type="spellStart"/>
      <w:r w:rsidRPr="00415666">
        <w:rPr>
          <w:rFonts w:ascii="Times New Roman" w:eastAsia="Times New Roman" w:hAnsi="Times New Roman" w:cs="Times New Roman"/>
          <w:b/>
          <w:bCs/>
          <w:sz w:val="36"/>
          <w:szCs w:val="36"/>
        </w:rPr>
        <w:t>Thiếu</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dữ</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liệu</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thực</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tế</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phục</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vụ</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quyết</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định</w:t>
      </w:r>
      <w:proofErr w:type="spellEnd"/>
    </w:p>
    <w:p w14:paraId="1200F1D5"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quyết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định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tuyển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dụng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vẫn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hoặc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cảm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nhận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hơn</w:t>
      </w:r>
      <w:proofErr w:type="spellEnd"/>
      <w:r w:rsidRPr="00415666">
        <w:rPr>
          <w:rFonts w:ascii="Times New Roman" w:eastAsia="Times New Roman" w:hAnsi="Times New Roman" w:cs="Times New Roman"/>
          <w:sz w:val="24"/>
          <w:szCs w:val="24"/>
        </w:rPr>
        <w:t xml:space="preserve"> là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w:t>
      </w:r>
    </w:p>
    <w:p w14:paraId="3BD215A1" w14:textId="77777777" w:rsidR="00415666" w:rsidRPr="00415666" w:rsidRDefault="00415666" w:rsidP="00415666">
      <w:pPr>
        <w:spacing w:before="100" w:beforeAutospacing="1" w:after="100" w:afterAutospacing="1" w:line="240" w:lineRule="auto"/>
        <w:outlineLvl w:val="1"/>
        <w:rPr>
          <w:rFonts w:ascii="Times New Roman" w:eastAsia="Times New Roman" w:hAnsi="Times New Roman" w:cs="Times New Roman"/>
          <w:b/>
          <w:bCs/>
          <w:sz w:val="36"/>
          <w:szCs w:val="36"/>
        </w:rPr>
      </w:pPr>
      <w:r w:rsidRPr="00415666">
        <w:rPr>
          <w:rFonts w:ascii="Times New Roman" w:eastAsia="Times New Roman" w:hAnsi="Times New Roman" w:cs="Times New Roman"/>
          <w:b/>
          <w:bCs/>
          <w:sz w:val="36"/>
          <w:szCs w:val="36"/>
        </w:rPr>
        <w:t xml:space="preserve">3. </w:t>
      </w:r>
      <w:proofErr w:type="spellStart"/>
      <w:r w:rsidRPr="00415666">
        <w:rPr>
          <w:rFonts w:ascii="Times New Roman" w:eastAsia="Times New Roman" w:hAnsi="Times New Roman" w:cs="Times New Roman"/>
          <w:b/>
          <w:bCs/>
          <w:sz w:val="36"/>
          <w:szCs w:val="36"/>
        </w:rPr>
        <w:t>Thiếu</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quy</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trình</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chuẩn</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để</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phát</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hiện</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đúng</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vấn</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đề</w:t>
      </w:r>
      <w:proofErr w:type="spellEnd"/>
    </w:p>
    <w:p w14:paraId="05949F3A"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lastRenderedPageBreak/>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thường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nhìn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thấy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biểu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hiện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nhưng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định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nguyên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gốc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rễ</w:t>
      </w:r>
      <w:proofErr w:type="spellEnd"/>
      <w:r w:rsidRPr="00415666">
        <w:rPr>
          <w:rFonts w:ascii="Times New Roman" w:eastAsia="Times New Roman" w:hAnsi="Times New Roman" w:cs="Times New Roman"/>
          <w:sz w:val="24"/>
          <w:szCs w:val="24"/>
        </w:rPr>
        <w:t>.</w:t>
      </w:r>
    </w:p>
    <w:p w14:paraId="31AD307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này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dẫn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chọn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phù</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hợp</w:t>
      </w:r>
      <w:proofErr w:type="spellEnd"/>
      <w:r w:rsidRPr="00415666">
        <w:rPr>
          <w:rFonts w:ascii="Times New Roman" w:eastAsia="Times New Roman" w:hAnsi="Times New Roman" w:cs="Times New Roman"/>
          <w:sz w:val="24"/>
          <w:szCs w:val="24"/>
        </w:rPr>
        <w:t>.</w:t>
      </w:r>
    </w:p>
    <w:p w14:paraId="2D2A2EC9" w14:textId="77777777" w:rsidR="00415666" w:rsidRPr="00415666" w:rsidRDefault="00415666" w:rsidP="00415666">
      <w:pPr>
        <w:spacing w:before="100" w:beforeAutospacing="1" w:after="100" w:afterAutospacing="1" w:line="240" w:lineRule="auto"/>
        <w:outlineLvl w:val="1"/>
        <w:rPr>
          <w:rFonts w:ascii="Times New Roman" w:eastAsia="Times New Roman" w:hAnsi="Times New Roman" w:cs="Times New Roman"/>
          <w:b/>
          <w:bCs/>
          <w:sz w:val="36"/>
          <w:szCs w:val="36"/>
        </w:rPr>
      </w:pPr>
      <w:r w:rsidRPr="00415666">
        <w:rPr>
          <w:rFonts w:ascii="Times New Roman" w:eastAsia="Times New Roman" w:hAnsi="Times New Roman" w:cs="Times New Roman"/>
          <w:b/>
          <w:bCs/>
          <w:sz w:val="36"/>
          <w:szCs w:val="36"/>
        </w:rPr>
        <w:t xml:space="preserve">4. </w:t>
      </w:r>
      <w:proofErr w:type="spellStart"/>
      <w:r w:rsidRPr="00415666">
        <w:rPr>
          <w:rFonts w:ascii="Times New Roman" w:eastAsia="Times New Roman" w:hAnsi="Times New Roman" w:cs="Times New Roman"/>
          <w:b/>
          <w:bCs/>
          <w:sz w:val="36"/>
          <w:szCs w:val="36"/>
        </w:rPr>
        <w:t>Thiếu</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cơ</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chế</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học</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hỏi</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liên</w:t>
      </w:r>
      <w:proofErr w:type="spellEnd"/>
      <w:r w:rsidRPr="00415666">
        <w:rPr>
          <w:rFonts w:ascii="Times New Roman" w:eastAsia="Times New Roman" w:hAnsi="Times New Roman" w:cs="Times New Roman"/>
          <w:b/>
          <w:bCs/>
          <w:sz w:val="36"/>
          <w:szCs w:val="36"/>
        </w:rPr>
        <w:t xml:space="preserve"> </w:t>
      </w:r>
      <w:proofErr w:type="spellStart"/>
      <w:r w:rsidRPr="00415666">
        <w:rPr>
          <w:rFonts w:ascii="Times New Roman" w:eastAsia="Times New Roman" w:hAnsi="Times New Roman" w:cs="Times New Roman"/>
          <w:b/>
          <w:bCs/>
          <w:sz w:val="36"/>
          <w:szCs w:val="36"/>
        </w:rPr>
        <w:t>tục</w:t>
      </w:r>
      <w:proofErr w:type="spellEnd"/>
    </w:p>
    <w:p w14:paraId="4651A97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Sau </w:t>
      </w: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hay </w:t>
      </w: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đợt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tuyển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dụng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rất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ít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bài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chuẩn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sử</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dụng</w:t>
      </w:r>
      <w:proofErr w:type="spellEnd"/>
      <w:r w:rsidRPr="00415666">
        <w:rPr>
          <w:rFonts w:ascii="Times New Roman" w:eastAsia="Times New Roman" w:hAnsi="Times New Roman" w:cs="Times New Roman"/>
          <w:sz w:val="24"/>
          <w:szCs w:val="24"/>
        </w:rPr>
        <w:t>.</w:t>
      </w:r>
    </w:p>
    <w:p w14:paraId="45DF08E8"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Tri </w:t>
      </w:r>
      <w:proofErr w:type="spellStart"/>
      <w:r w:rsidRPr="00415666">
        <w:rPr>
          <w:rFonts w:ascii="Times New Roman" w:eastAsia="Times New Roman" w:hAnsi="Times New Roman" w:cs="Times New Roman"/>
          <w:sz w:val="24"/>
          <w:szCs w:val="24"/>
        </w:rPr>
        <w:t>thức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vì</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vậy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rộng</w:t>
      </w:r>
      <w:proofErr w:type="spellEnd"/>
      <w:r w:rsidRPr="00415666">
        <w:rPr>
          <w:rFonts w:ascii="Times New Roman" w:eastAsia="Times New Roman" w:hAnsi="Times New Roman" w:cs="Times New Roman"/>
          <w:sz w:val="24"/>
          <w:szCs w:val="24"/>
        </w:rPr>
        <w:t>.</w:t>
      </w:r>
    </w:p>
    <w:p w14:paraId="083EF74D"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2.7. </w:t>
      </w:r>
      <w:proofErr w:type="spellStart"/>
      <w:r w:rsidRPr="00415666">
        <w:rPr>
          <w:rFonts w:ascii="Times New Roman" w:eastAsia="Times New Roman" w:hAnsi="Times New Roman" w:cs="Times New Roman"/>
          <w:b/>
          <w:bCs/>
          <w:kern w:val="36"/>
          <w:sz w:val="48"/>
          <w:szCs w:val="48"/>
        </w:rPr>
        <w:t>Cơ</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hội</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của</w:t>
      </w:r>
      <w:proofErr w:type="spellEnd"/>
      <w:r w:rsidRPr="00415666">
        <w:rPr>
          <w:rFonts w:ascii="Times New Roman" w:eastAsia="Times New Roman" w:hAnsi="Times New Roman" w:cs="Times New Roman"/>
          <w:b/>
          <w:bCs/>
          <w:kern w:val="36"/>
          <w:sz w:val="48"/>
          <w:szCs w:val="48"/>
        </w:rPr>
        <w:t xml:space="preserve"> THUCHOCVN</w:t>
      </w:r>
    </w:p>
    <w:p w14:paraId="72A201BD"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THUCHOCVN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đặt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mục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tiêu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quyết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toàn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bộ</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w:t>
      </w:r>
    </w:p>
    <w:p w14:paraId="4C29956A"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Chúng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tôi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chọn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tập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trung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điểm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nhau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giữa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bên</w:t>
      </w:r>
      <w:proofErr w:type="spellEnd"/>
      <w:r w:rsidRPr="00415666">
        <w:rPr>
          <w:rFonts w:ascii="Times New Roman" w:eastAsia="Times New Roman" w:hAnsi="Times New Roman" w:cs="Times New Roman"/>
          <w:sz w:val="24"/>
          <w:szCs w:val="24"/>
        </w:rPr>
        <w:t>.</w:t>
      </w:r>
    </w:p>
    <w:p w14:paraId="7255D0C2"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w:t>
      </w:r>
    </w:p>
    <w:p w14:paraId="613686BB"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b/>
          <w:bCs/>
          <w:sz w:val="24"/>
          <w:szCs w:val="24"/>
        </w:rPr>
        <w:t>Năng</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lực</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thực</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tế</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của</w:t>
      </w:r>
      <w:proofErr w:type="spellEnd"/>
      <w:r w:rsidRPr="00415666">
        <w:rPr>
          <w:rFonts w:ascii="Times New Roman" w:eastAsia="Times New Roman" w:hAnsi="Times New Roman" w:cs="Times New Roman"/>
          <w:b/>
          <w:bCs/>
          <w:sz w:val="24"/>
          <w:szCs w:val="24"/>
        </w:rPr>
        <w:t xml:space="preserve"> con </w:t>
      </w:r>
      <w:proofErr w:type="spellStart"/>
      <w:r w:rsidRPr="00415666">
        <w:rPr>
          <w:rFonts w:ascii="Times New Roman" w:eastAsia="Times New Roman" w:hAnsi="Times New Roman" w:cs="Times New Roman"/>
          <w:b/>
          <w:bCs/>
          <w:sz w:val="24"/>
          <w:szCs w:val="24"/>
        </w:rPr>
        <w:t>người</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và</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nhu</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cầu</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thực</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tế</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của</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doanh</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nghiệp</w:t>
      </w:r>
      <w:proofErr w:type="spellEnd"/>
      <w:r w:rsidRPr="00415666">
        <w:rPr>
          <w:rFonts w:ascii="Times New Roman" w:eastAsia="Times New Roman" w:hAnsi="Times New Roman" w:cs="Times New Roman"/>
          <w:b/>
          <w:bCs/>
          <w:sz w:val="24"/>
          <w:szCs w:val="24"/>
        </w:rPr>
        <w:t>.</w:t>
      </w:r>
    </w:p>
    <w:p w14:paraId="03DB8F46"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Thông qua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chuẩn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khảo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tích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đóng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vai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trò</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nối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giữa</w:t>
      </w:r>
      <w:proofErr w:type="spellEnd"/>
      <w:r w:rsidRPr="00415666">
        <w:rPr>
          <w:rFonts w:ascii="Times New Roman" w:eastAsia="Times New Roman" w:hAnsi="Times New Roman" w:cs="Times New Roman"/>
          <w:sz w:val="24"/>
          <w:szCs w:val="24"/>
        </w:rPr>
        <w:t>:</w:t>
      </w:r>
    </w:p>
    <w:p w14:paraId="19143405" w14:textId="77777777" w:rsidR="00415666" w:rsidRPr="00415666" w:rsidRDefault="0041566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w:t>
      </w:r>
    </w:p>
    <w:p w14:paraId="371C5126" w14:textId="77777777" w:rsidR="00415666" w:rsidRPr="00415666" w:rsidRDefault="00415666">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w:t>
      </w:r>
    </w:p>
    <w:p w14:paraId="5461F486" w14:textId="77777777" w:rsidR="00415666" w:rsidRPr="00415666" w:rsidRDefault="00415666">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w:t>
      </w:r>
    </w:p>
    <w:p w14:paraId="4CEE8ABA" w14:textId="77777777" w:rsidR="00415666" w:rsidRPr="00415666" w:rsidRDefault="00415666">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w:t>
      </w:r>
    </w:p>
    <w:p w14:paraId="764CD76F"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chính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khoảng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trống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chúng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tôi</w:t>
      </w:r>
      <w:proofErr w:type="spellEnd"/>
      <w:r w:rsidRPr="00415666">
        <w:rPr>
          <w:rFonts w:ascii="Times New Roman" w:eastAsia="Times New Roman" w:hAnsi="Times New Roman" w:cs="Times New Roman"/>
          <w:sz w:val="24"/>
          <w:szCs w:val="24"/>
        </w:rPr>
        <w:t xml:space="preserve"> tin </w:t>
      </w:r>
      <w:proofErr w:type="spellStart"/>
      <w:r w:rsidRPr="00415666">
        <w:rPr>
          <w:rFonts w:ascii="Times New Roman" w:eastAsia="Times New Roman" w:hAnsi="Times New Roman" w:cs="Times New Roman"/>
          <w:sz w:val="24"/>
          <w:szCs w:val="24"/>
        </w:rPr>
        <w:t>rằng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trị</w:t>
      </w:r>
      <w:proofErr w:type="spellEnd"/>
      <w:r w:rsidRPr="00415666">
        <w:rPr>
          <w:rFonts w:ascii="Times New Roman" w:eastAsia="Times New Roman" w:hAnsi="Times New Roman" w:cs="Times New Roman"/>
          <w:sz w:val="24"/>
          <w:szCs w:val="24"/>
        </w:rPr>
        <w:t>.</w:t>
      </w:r>
    </w:p>
    <w:p w14:paraId="61EC6B2F"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2.8. </w:t>
      </w:r>
      <w:proofErr w:type="spellStart"/>
      <w:r w:rsidRPr="00415666">
        <w:rPr>
          <w:rFonts w:ascii="Times New Roman" w:eastAsia="Times New Roman" w:hAnsi="Times New Roman" w:cs="Times New Roman"/>
          <w:b/>
          <w:bCs/>
          <w:kern w:val="36"/>
          <w:sz w:val="48"/>
          <w:szCs w:val="48"/>
        </w:rPr>
        <w:t>Chiến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lược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lựa</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chọn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của</w:t>
      </w:r>
      <w:proofErr w:type="spellEnd"/>
      <w:r w:rsidRPr="00415666">
        <w:rPr>
          <w:rFonts w:ascii="Times New Roman" w:eastAsia="Times New Roman" w:hAnsi="Times New Roman" w:cs="Times New Roman"/>
          <w:b/>
          <w:bCs/>
          <w:kern w:val="36"/>
          <w:sz w:val="48"/>
          <w:szCs w:val="48"/>
        </w:rPr>
        <w:t xml:space="preserve"> THUCHOCVN</w:t>
      </w:r>
    </w:p>
    <w:p w14:paraId="45D8D1DA"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Thay </w:t>
      </w:r>
      <w:proofErr w:type="spellStart"/>
      <w:r w:rsidRPr="00415666">
        <w:rPr>
          <w:rFonts w:ascii="Times New Roman" w:eastAsia="Times New Roman" w:hAnsi="Times New Roman" w:cs="Times New Roman"/>
          <w:sz w:val="24"/>
          <w:szCs w:val="24"/>
        </w:rPr>
        <w:t>vì</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ngay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nền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tảng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nối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hoặc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thống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tuyến</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lựa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chọn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bắt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những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cụ</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w:t>
      </w:r>
    </w:p>
    <w:p w14:paraId="29F761A0"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Lý do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sẽ</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giúp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chúng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tôi</w:t>
      </w:r>
      <w:proofErr w:type="spellEnd"/>
      <w:r w:rsidRPr="00415666">
        <w:rPr>
          <w:rFonts w:ascii="Times New Roman" w:eastAsia="Times New Roman" w:hAnsi="Times New Roman" w:cs="Times New Roman"/>
          <w:sz w:val="24"/>
          <w:szCs w:val="24"/>
        </w:rPr>
        <w:t>:</w:t>
      </w:r>
    </w:p>
    <w:p w14:paraId="12691144" w14:textId="77777777" w:rsidR="00415666" w:rsidRPr="00415666" w:rsidRDefault="00415666">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Hiểu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rõ</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w:t>
      </w:r>
    </w:p>
    <w:p w14:paraId="63C824E2" w14:textId="77777777" w:rsidR="00415666" w:rsidRPr="00415666" w:rsidRDefault="00415666">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Kiểm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w:t>
      </w:r>
    </w:p>
    <w:p w14:paraId="103BE160" w14:textId="77777777" w:rsidR="00415666" w:rsidRPr="00415666" w:rsidRDefault="0041566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Hoàn </w:t>
      </w:r>
      <w:proofErr w:type="spellStart"/>
      <w:r w:rsidRPr="00415666">
        <w:rPr>
          <w:rFonts w:ascii="Times New Roman" w:eastAsia="Times New Roman" w:hAnsi="Times New Roman" w:cs="Times New Roman"/>
          <w:sz w:val="24"/>
          <w:szCs w:val="24"/>
        </w:rPr>
        <w:t>thiện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khung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w:t>
      </w:r>
    </w:p>
    <w:p w14:paraId="6441C93C" w14:textId="77777777" w:rsidR="00415666" w:rsidRPr="00415666" w:rsidRDefault="00415666">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Tích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lũy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w:t>
      </w:r>
    </w:p>
    <w:p w14:paraId="4AD1E6D3" w14:textId="77777777" w:rsidR="00415666" w:rsidRPr="00415666" w:rsidRDefault="00415666">
      <w:pPr>
        <w:numPr>
          <w:ilvl w:val="0"/>
          <w:numId w:val="50"/>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Xây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Case Study </w:t>
      </w: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rộng</w:t>
      </w:r>
      <w:proofErr w:type="spellEnd"/>
      <w:r w:rsidRPr="00415666">
        <w:rPr>
          <w:rFonts w:ascii="Times New Roman" w:eastAsia="Times New Roman" w:hAnsi="Times New Roman" w:cs="Times New Roman"/>
          <w:sz w:val="24"/>
          <w:szCs w:val="24"/>
        </w:rPr>
        <w:t>.</w:t>
      </w:r>
    </w:p>
    <w:p w14:paraId="7191194C"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lastRenderedPageBreak/>
        <w:t>Đây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nền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tảng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phẩm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tiếp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theo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thái</w:t>
      </w:r>
      <w:proofErr w:type="spellEnd"/>
      <w:r w:rsidRPr="00415666">
        <w:rPr>
          <w:rFonts w:ascii="Times New Roman" w:eastAsia="Times New Roman" w:hAnsi="Times New Roman" w:cs="Times New Roman"/>
          <w:sz w:val="24"/>
          <w:szCs w:val="24"/>
        </w:rPr>
        <w:t>.</w:t>
      </w:r>
    </w:p>
    <w:p w14:paraId="7F897E6E"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415666">
        <w:rPr>
          <w:rFonts w:ascii="Times New Roman" w:eastAsia="Times New Roman" w:hAnsi="Times New Roman" w:cs="Times New Roman"/>
          <w:b/>
          <w:bCs/>
          <w:kern w:val="36"/>
          <w:sz w:val="48"/>
          <w:szCs w:val="48"/>
        </w:rPr>
        <w:t>Tóm</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tắt</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chương</w:t>
      </w:r>
      <w:proofErr w:type="spellEnd"/>
    </w:p>
    <w:p w14:paraId="58C44ED3"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THUCHOCVN </w:t>
      </w:r>
      <w:proofErr w:type="spellStart"/>
      <w:r w:rsidRPr="00415666">
        <w:rPr>
          <w:rFonts w:ascii="Times New Roman" w:eastAsia="Times New Roman" w:hAnsi="Times New Roman" w:cs="Times New Roman"/>
          <w:sz w:val="24"/>
          <w:szCs w:val="24"/>
        </w:rPr>
        <w:t>nhìn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nhận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bài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toán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nguồn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như</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thống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gồm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quan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trong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vai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trò</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quan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trọng</w:t>
      </w:r>
      <w:proofErr w:type="spellEnd"/>
      <w:r w:rsidRPr="00415666">
        <w:rPr>
          <w:rFonts w:ascii="Times New Roman" w:eastAsia="Times New Roman" w:hAnsi="Times New Roman" w:cs="Times New Roman"/>
          <w:sz w:val="24"/>
          <w:szCs w:val="24"/>
        </w:rPr>
        <w:t>.</w:t>
      </w:r>
    </w:p>
    <w:p w14:paraId="7E10E112"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Thay </w:t>
      </w:r>
      <w:proofErr w:type="spellStart"/>
      <w:r w:rsidRPr="00415666">
        <w:rPr>
          <w:rFonts w:ascii="Times New Roman" w:eastAsia="Times New Roman" w:hAnsi="Times New Roman" w:cs="Times New Roman"/>
          <w:sz w:val="24"/>
          <w:szCs w:val="24"/>
        </w:rPr>
        <w:t>vì</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cố</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gắng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quyết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toàn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bộ</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cùng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lúc</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lựa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chọn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bắt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hiểu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chuẩn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bước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rộng</w:t>
      </w:r>
      <w:proofErr w:type="spellEnd"/>
      <w:r w:rsidRPr="00415666">
        <w:rPr>
          <w:rFonts w:ascii="Times New Roman" w:eastAsia="Times New Roman" w:hAnsi="Times New Roman" w:cs="Times New Roman"/>
          <w:sz w:val="24"/>
          <w:szCs w:val="24"/>
        </w:rPr>
        <w:t xml:space="preserve"> sang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thành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phần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thái</w:t>
      </w:r>
      <w:proofErr w:type="spellEnd"/>
      <w:r w:rsidRPr="00415666">
        <w:rPr>
          <w:rFonts w:ascii="Times New Roman" w:eastAsia="Times New Roman" w:hAnsi="Times New Roman" w:cs="Times New Roman"/>
          <w:sz w:val="24"/>
          <w:szCs w:val="24"/>
        </w:rPr>
        <w:t>.</w:t>
      </w:r>
    </w:p>
    <w:p w14:paraId="26F55E90" w14:textId="77777777" w:rsidR="00415666" w:rsidRDefault="00415666" w:rsidP="00415666">
      <w:pPr>
        <w:spacing w:after="0" w:line="240" w:lineRule="auto"/>
        <w:rPr>
          <w:rFonts w:ascii="Times New Roman" w:eastAsia="Times New Roman" w:hAnsi="Times New Roman" w:cs="Times New Roman"/>
          <w:sz w:val="24"/>
          <w:szCs w:val="24"/>
        </w:rPr>
      </w:pPr>
    </w:p>
    <w:p w14:paraId="770E5DF0" w14:textId="77777777" w:rsidR="003E0ECC" w:rsidRDefault="003E0ECC" w:rsidP="00415666">
      <w:pPr>
        <w:spacing w:after="0" w:line="240" w:lineRule="auto"/>
        <w:rPr>
          <w:rFonts w:ascii="Times New Roman" w:eastAsia="Times New Roman" w:hAnsi="Times New Roman" w:cs="Times New Roman"/>
          <w:b/>
          <w:bCs/>
          <w:kern w:val="36"/>
          <w:sz w:val="48"/>
          <w:szCs w:val="48"/>
        </w:rPr>
      </w:pPr>
    </w:p>
    <w:p w14:paraId="385D0FA1" w14:textId="77777777" w:rsidR="003E0ECC" w:rsidRDefault="003E0ECC">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12B2FDF7" w14:textId="21F83E02" w:rsidR="00415666" w:rsidRPr="00415666" w:rsidRDefault="00415666" w:rsidP="00415666">
      <w:pPr>
        <w:spacing w:after="0"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b/>
          <w:bCs/>
          <w:kern w:val="36"/>
          <w:sz w:val="48"/>
          <w:szCs w:val="48"/>
        </w:rPr>
        <w:lastRenderedPageBreak/>
        <w:t>CHƯƠNG 3</w:t>
      </w:r>
    </w:p>
    <w:p w14:paraId="77C59C4F"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CHIẾN LƯỢC PHÁT TRIỂN HỆ SINH THÁI</w:t>
      </w:r>
    </w:p>
    <w:p w14:paraId="730A69A6" w14:textId="77777777" w:rsidR="00415666" w:rsidRPr="00415666" w:rsidRDefault="00415666" w:rsidP="00415666">
      <w:pPr>
        <w:spacing w:before="100" w:beforeAutospacing="1" w:after="100" w:afterAutospacing="1" w:line="240" w:lineRule="auto"/>
        <w:outlineLvl w:val="1"/>
        <w:rPr>
          <w:rFonts w:ascii="Times New Roman" w:eastAsia="Times New Roman" w:hAnsi="Times New Roman" w:cs="Times New Roman"/>
          <w:b/>
          <w:bCs/>
          <w:sz w:val="36"/>
          <w:szCs w:val="36"/>
        </w:rPr>
      </w:pPr>
      <w:r w:rsidRPr="00415666">
        <w:rPr>
          <w:rFonts w:ascii="Times New Roman" w:eastAsia="Times New Roman" w:hAnsi="Times New Roman" w:cs="Times New Roman"/>
          <w:b/>
          <w:bCs/>
          <w:sz w:val="36"/>
          <w:szCs w:val="36"/>
        </w:rPr>
        <w:t>(Ecosystem Strategy)</w:t>
      </w:r>
    </w:p>
    <w:p w14:paraId="7183F552"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i/>
          <w:iCs/>
          <w:sz w:val="24"/>
          <w:szCs w:val="24"/>
        </w:rPr>
        <w:t xml:space="preserve">"THUCHOCVN </w:t>
      </w:r>
      <w:proofErr w:type="spellStart"/>
      <w:r w:rsidRPr="00415666">
        <w:rPr>
          <w:rFonts w:ascii="Times New Roman" w:eastAsia="Times New Roman" w:hAnsi="Times New Roman" w:cs="Times New Roman"/>
          <w:i/>
          <w:iCs/>
          <w:sz w:val="24"/>
          <w:szCs w:val="24"/>
        </w:rPr>
        <w:t>không</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phát</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triển</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bằng</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cách</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bán</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nhiều</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sản</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phẩm</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hơn</w:t>
      </w:r>
      <w:proofErr w:type="spellEnd"/>
      <w:r w:rsidRPr="00415666">
        <w:rPr>
          <w:rFonts w:ascii="Times New Roman" w:eastAsia="Times New Roman" w:hAnsi="Times New Roman" w:cs="Times New Roman"/>
          <w:i/>
          <w:iCs/>
          <w:sz w:val="24"/>
          <w:szCs w:val="24"/>
        </w:rPr>
        <w:t xml:space="preserve">. THUCHOCVN </w:t>
      </w:r>
      <w:proofErr w:type="spellStart"/>
      <w:r w:rsidRPr="00415666">
        <w:rPr>
          <w:rFonts w:ascii="Times New Roman" w:eastAsia="Times New Roman" w:hAnsi="Times New Roman" w:cs="Times New Roman"/>
          <w:i/>
          <w:iCs/>
          <w:sz w:val="24"/>
          <w:szCs w:val="24"/>
        </w:rPr>
        <w:t>phát</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triển</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bằng</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cách</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tạo</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ra</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nhiều</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giá</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trị</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hơn</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trong</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cùng</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một</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hệ</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sinh</w:t>
      </w:r>
      <w:proofErr w:type="spellEnd"/>
      <w:r w:rsidRPr="00415666">
        <w:rPr>
          <w:rFonts w:ascii="Times New Roman" w:eastAsia="Times New Roman" w:hAnsi="Times New Roman" w:cs="Times New Roman"/>
          <w:i/>
          <w:iCs/>
          <w:sz w:val="24"/>
          <w:szCs w:val="24"/>
        </w:rPr>
        <w:t xml:space="preserve"> </w:t>
      </w:r>
      <w:proofErr w:type="spellStart"/>
      <w:r w:rsidRPr="00415666">
        <w:rPr>
          <w:rFonts w:ascii="Times New Roman" w:eastAsia="Times New Roman" w:hAnsi="Times New Roman" w:cs="Times New Roman"/>
          <w:i/>
          <w:iCs/>
          <w:sz w:val="24"/>
          <w:szCs w:val="24"/>
        </w:rPr>
        <w:t>thái</w:t>
      </w:r>
      <w:proofErr w:type="spellEnd"/>
      <w:r w:rsidRPr="00415666">
        <w:rPr>
          <w:rFonts w:ascii="Times New Roman" w:eastAsia="Times New Roman" w:hAnsi="Times New Roman" w:cs="Times New Roman"/>
          <w:i/>
          <w:iCs/>
          <w:sz w:val="24"/>
          <w:szCs w:val="24"/>
        </w:rPr>
        <w:t>."</w:t>
      </w:r>
    </w:p>
    <w:p w14:paraId="09256183"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3.1. </w:t>
      </w:r>
      <w:proofErr w:type="spellStart"/>
      <w:r w:rsidRPr="00415666">
        <w:rPr>
          <w:rFonts w:ascii="Times New Roman" w:eastAsia="Times New Roman" w:hAnsi="Times New Roman" w:cs="Times New Roman"/>
          <w:b/>
          <w:bCs/>
          <w:kern w:val="36"/>
          <w:sz w:val="48"/>
          <w:szCs w:val="48"/>
        </w:rPr>
        <w:t>Chiến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lược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hệ</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sinh</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thái</w:t>
      </w:r>
      <w:proofErr w:type="spellEnd"/>
    </w:p>
    <w:p w14:paraId="7A1A852D"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THUCHOCVN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đặt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mục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tiêu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thành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chỉ</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cung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cấp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dịch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vụ</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tư</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hay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ty </w:t>
      </w:r>
      <w:proofErr w:type="spellStart"/>
      <w:r w:rsidRPr="00415666">
        <w:rPr>
          <w:rFonts w:ascii="Times New Roman" w:eastAsia="Times New Roman" w:hAnsi="Times New Roman" w:cs="Times New Roman"/>
          <w:sz w:val="24"/>
          <w:szCs w:val="24"/>
        </w:rPr>
        <w:t>phần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mềm</w:t>
      </w:r>
      <w:proofErr w:type="spellEnd"/>
      <w:r w:rsidRPr="00415666">
        <w:rPr>
          <w:rFonts w:ascii="Times New Roman" w:eastAsia="Times New Roman" w:hAnsi="Times New Roman" w:cs="Times New Roman"/>
          <w:sz w:val="24"/>
          <w:szCs w:val="24"/>
        </w:rPr>
        <w:t>.</w:t>
      </w:r>
    </w:p>
    <w:p w14:paraId="6673FE1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Chúng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tôi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hướng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tới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cùng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cùng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hưởng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chung</w:t>
      </w:r>
      <w:proofErr w:type="spellEnd"/>
      <w:r w:rsidRPr="00415666">
        <w:rPr>
          <w:rFonts w:ascii="Times New Roman" w:eastAsia="Times New Roman" w:hAnsi="Times New Roman" w:cs="Times New Roman"/>
          <w:sz w:val="24"/>
          <w:szCs w:val="24"/>
        </w:rPr>
        <w:t>.</w:t>
      </w:r>
    </w:p>
    <w:p w14:paraId="0AE7A42E"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Trong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w:t>
      </w:r>
    </w:p>
    <w:p w14:paraId="73923ACB" w14:textId="77777777" w:rsidR="00415666" w:rsidRPr="00415666" w:rsidRDefault="0041566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giúp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định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w:t>
      </w:r>
    </w:p>
    <w:p w14:paraId="4BE685E4" w14:textId="77777777" w:rsidR="00415666" w:rsidRPr="00415666" w:rsidRDefault="0041566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THUCHOCVN </w:t>
      </w:r>
      <w:proofErr w:type="spellStart"/>
      <w:r w:rsidRPr="00415666">
        <w:rPr>
          <w:rFonts w:ascii="Times New Roman" w:eastAsia="Times New Roman" w:hAnsi="Times New Roman" w:cs="Times New Roman"/>
          <w:sz w:val="24"/>
          <w:szCs w:val="24"/>
        </w:rPr>
        <w:t>chuẩn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nối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w:t>
      </w:r>
    </w:p>
    <w:p w14:paraId="65AB5750" w14:textId="77777777" w:rsidR="00415666" w:rsidRPr="00415666" w:rsidRDefault="00415666">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cập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nhật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w:t>
      </w:r>
    </w:p>
    <w:p w14:paraId="79418FF2" w14:textId="77777777" w:rsidR="00415666" w:rsidRPr="00415666" w:rsidRDefault="00415666">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phù</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hợp</w:t>
      </w:r>
      <w:proofErr w:type="spellEnd"/>
      <w:r w:rsidRPr="00415666">
        <w:rPr>
          <w:rFonts w:ascii="Times New Roman" w:eastAsia="Times New Roman" w:hAnsi="Times New Roman" w:cs="Times New Roman"/>
          <w:sz w:val="24"/>
          <w:szCs w:val="24"/>
        </w:rPr>
        <w:t>.</w:t>
      </w:r>
    </w:p>
    <w:p w14:paraId="633C28BA" w14:textId="77777777" w:rsidR="00415666" w:rsidRPr="00415666" w:rsidRDefault="00415666">
      <w:pPr>
        <w:numPr>
          <w:ilvl w:val="0"/>
          <w:numId w:val="51"/>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hội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hơn</w:t>
      </w:r>
      <w:proofErr w:type="spellEnd"/>
      <w:r w:rsidRPr="00415666">
        <w:rPr>
          <w:rFonts w:ascii="Times New Roman" w:eastAsia="Times New Roman" w:hAnsi="Times New Roman" w:cs="Times New Roman"/>
          <w:sz w:val="24"/>
          <w:szCs w:val="24"/>
        </w:rPr>
        <w:t>.</w:t>
      </w:r>
    </w:p>
    <w:p w14:paraId="15F3647B"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vừa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nhận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vừa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đóng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góp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trị</w:t>
      </w:r>
      <w:proofErr w:type="spellEnd"/>
      <w:r w:rsidRPr="00415666">
        <w:rPr>
          <w:rFonts w:ascii="Times New Roman" w:eastAsia="Times New Roman" w:hAnsi="Times New Roman" w:cs="Times New Roman"/>
          <w:sz w:val="24"/>
          <w:szCs w:val="24"/>
        </w:rPr>
        <w:t>.</w:t>
      </w:r>
    </w:p>
    <w:p w14:paraId="1C2E0226"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3.2. Vai </w:t>
      </w:r>
      <w:proofErr w:type="spellStart"/>
      <w:r w:rsidRPr="00415666">
        <w:rPr>
          <w:rFonts w:ascii="Times New Roman" w:eastAsia="Times New Roman" w:hAnsi="Times New Roman" w:cs="Times New Roman"/>
          <w:b/>
          <w:bCs/>
          <w:kern w:val="36"/>
          <w:sz w:val="48"/>
          <w:szCs w:val="48"/>
        </w:rPr>
        <w:t>trò</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của</w:t>
      </w:r>
      <w:proofErr w:type="spellEnd"/>
      <w:r w:rsidRPr="00415666">
        <w:rPr>
          <w:rFonts w:ascii="Times New Roman" w:eastAsia="Times New Roman" w:hAnsi="Times New Roman" w:cs="Times New Roman"/>
          <w:b/>
          <w:bCs/>
          <w:kern w:val="36"/>
          <w:sz w:val="48"/>
          <w:szCs w:val="48"/>
        </w:rPr>
        <w:t xml:space="preserve"> THUCHOCVN </w:t>
      </w:r>
      <w:proofErr w:type="spellStart"/>
      <w:r w:rsidRPr="00415666">
        <w:rPr>
          <w:rFonts w:ascii="Times New Roman" w:eastAsia="Times New Roman" w:hAnsi="Times New Roman" w:cs="Times New Roman"/>
          <w:b/>
          <w:bCs/>
          <w:kern w:val="36"/>
          <w:sz w:val="48"/>
          <w:szCs w:val="48"/>
        </w:rPr>
        <w:t>trong</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hệ</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sinh</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thái</w:t>
      </w:r>
      <w:proofErr w:type="spellEnd"/>
    </w:p>
    <w:p w14:paraId="2C15298C"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THUCHOCVN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thay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w:t>
      </w:r>
    </w:p>
    <w:p w14:paraId="42E7AD1C"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thay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r w:rsidRPr="00415666">
        <w:rPr>
          <w:rFonts w:ascii="Times New Roman" w:eastAsia="Times New Roman" w:hAnsi="Times New Roman" w:cs="Times New Roman"/>
          <w:sz w:val="24"/>
          <w:szCs w:val="24"/>
        </w:rPr>
        <w:t>.</w:t>
      </w:r>
    </w:p>
    <w:p w14:paraId="4CE8EF6D"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thay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w:t>
      </w:r>
    </w:p>
    <w:p w14:paraId="1F3603CA"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thay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thế</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nền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tảng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tuyển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dụng</w:t>
      </w:r>
      <w:proofErr w:type="spellEnd"/>
      <w:r w:rsidRPr="00415666">
        <w:rPr>
          <w:rFonts w:ascii="Times New Roman" w:eastAsia="Times New Roman" w:hAnsi="Times New Roman" w:cs="Times New Roman"/>
          <w:sz w:val="24"/>
          <w:szCs w:val="24"/>
        </w:rPr>
        <w:t>.</w:t>
      </w:r>
    </w:p>
    <w:p w14:paraId="763C120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THUCHOCVN </w:t>
      </w:r>
      <w:proofErr w:type="spellStart"/>
      <w:r w:rsidRPr="00415666">
        <w:rPr>
          <w:rFonts w:ascii="Times New Roman" w:eastAsia="Times New Roman" w:hAnsi="Times New Roman" w:cs="Times New Roman"/>
          <w:sz w:val="24"/>
          <w:szCs w:val="24"/>
        </w:rPr>
        <w:t>đóng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vai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trò</w:t>
      </w:r>
      <w:proofErr w:type="spellEnd"/>
      <w:r w:rsidRPr="00415666">
        <w:rPr>
          <w:rFonts w:ascii="Times New Roman" w:eastAsia="Times New Roman" w:hAnsi="Times New Roman" w:cs="Times New Roman"/>
          <w:sz w:val="24"/>
          <w:szCs w:val="24"/>
        </w:rPr>
        <w:t>:</w:t>
      </w:r>
    </w:p>
    <w:p w14:paraId="798C98D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b/>
          <w:bCs/>
          <w:sz w:val="24"/>
          <w:szCs w:val="24"/>
        </w:rPr>
        <w:lastRenderedPageBreak/>
        <w:t>Kết</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nối</w:t>
      </w:r>
      <w:proofErr w:type="spellEnd"/>
      <w:r w:rsidRPr="00415666">
        <w:rPr>
          <w:rFonts w:ascii="Times New Roman" w:eastAsia="Times New Roman" w:hAnsi="Times New Roman" w:cs="Times New Roman"/>
          <w:b/>
          <w:bCs/>
          <w:sz w:val="24"/>
          <w:szCs w:val="24"/>
        </w:rPr>
        <w:t xml:space="preserve"> – </w:t>
      </w:r>
      <w:proofErr w:type="spellStart"/>
      <w:r w:rsidRPr="00415666">
        <w:rPr>
          <w:rFonts w:ascii="Times New Roman" w:eastAsia="Times New Roman" w:hAnsi="Times New Roman" w:cs="Times New Roman"/>
          <w:b/>
          <w:bCs/>
          <w:sz w:val="24"/>
          <w:szCs w:val="24"/>
        </w:rPr>
        <w:t>Chuẩn</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hóa</w:t>
      </w:r>
      <w:proofErr w:type="spellEnd"/>
      <w:r w:rsidRPr="00415666">
        <w:rPr>
          <w:rFonts w:ascii="Times New Roman" w:eastAsia="Times New Roman" w:hAnsi="Times New Roman" w:cs="Times New Roman"/>
          <w:b/>
          <w:bCs/>
          <w:sz w:val="24"/>
          <w:szCs w:val="24"/>
        </w:rPr>
        <w:t xml:space="preserve"> – </w:t>
      </w:r>
      <w:proofErr w:type="spellStart"/>
      <w:r w:rsidRPr="00415666">
        <w:rPr>
          <w:rFonts w:ascii="Times New Roman" w:eastAsia="Times New Roman" w:hAnsi="Times New Roman" w:cs="Times New Roman"/>
          <w:b/>
          <w:bCs/>
          <w:sz w:val="24"/>
          <w:szCs w:val="24"/>
        </w:rPr>
        <w:t>Đồng</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hành</w:t>
      </w:r>
      <w:proofErr w:type="spellEnd"/>
    </w:p>
    <w:p w14:paraId="21D06B84"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Thông qua:</w:t>
      </w:r>
    </w:p>
    <w:p w14:paraId="53B960B9" w14:textId="77777777" w:rsidR="00415666" w:rsidRPr="00415666" w:rsidRDefault="0041566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Phương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w:t>
      </w:r>
    </w:p>
    <w:p w14:paraId="09C074C6" w14:textId="77777777" w:rsidR="00415666" w:rsidRPr="00415666" w:rsidRDefault="00415666">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w:t>
      </w:r>
    </w:p>
    <w:p w14:paraId="374C820F" w14:textId="77777777" w:rsidR="00415666" w:rsidRPr="00415666" w:rsidRDefault="0041566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Quy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w:t>
      </w:r>
    </w:p>
    <w:p w14:paraId="0D2640C9" w14:textId="77777777" w:rsidR="00415666" w:rsidRPr="00415666" w:rsidRDefault="0041566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Công </w:t>
      </w:r>
      <w:proofErr w:type="spellStart"/>
      <w:r w:rsidRPr="00415666">
        <w:rPr>
          <w:rFonts w:ascii="Times New Roman" w:eastAsia="Times New Roman" w:hAnsi="Times New Roman" w:cs="Times New Roman"/>
          <w:sz w:val="24"/>
          <w:szCs w:val="24"/>
        </w:rPr>
        <w:t>cụ</w:t>
      </w:r>
      <w:proofErr w:type="spellEnd"/>
      <w:r w:rsidRPr="00415666">
        <w:rPr>
          <w:rFonts w:ascii="Times New Roman" w:eastAsia="Times New Roman" w:hAnsi="Times New Roman" w:cs="Times New Roman"/>
          <w:sz w:val="24"/>
          <w:szCs w:val="24"/>
        </w:rPr>
        <w:t>.</w:t>
      </w:r>
    </w:p>
    <w:p w14:paraId="0F900F80" w14:textId="77777777" w:rsidR="00415666" w:rsidRPr="00415666" w:rsidRDefault="0041566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Tri </w:t>
      </w:r>
      <w:proofErr w:type="spellStart"/>
      <w:r w:rsidRPr="00415666">
        <w:rPr>
          <w:rFonts w:ascii="Times New Roman" w:eastAsia="Times New Roman" w:hAnsi="Times New Roman" w:cs="Times New Roman"/>
          <w:sz w:val="24"/>
          <w:szCs w:val="24"/>
        </w:rPr>
        <w:t>thức</w:t>
      </w:r>
      <w:proofErr w:type="spellEnd"/>
      <w:r w:rsidRPr="00415666">
        <w:rPr>
          <w:rFonts w:ascii="Times New Roman" w:eastAsia="Times New Roman" w:hAnsi="Times New Roman" w:cs="Times New Roman"/>
          <w:sz w:val="24"/>
          <w:szCs w:val="24"/>
        </w:rPr>
        <w:t>.</w:t>
      </w:r>
    </w:p>
    <w:p w14:paraId="24AF68FC"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vai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trò</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trung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tâm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thái</w:t>
      </w:r>
      <w:proofErr w:type="spellEnd"/>
      <w:r w:rsidRPr="00415666">
        <w:rPr>
          <w:rFonts w:ascii="Times New Roman" w:eastAsia="Times New Roman" w:hAnsi="Times New Roman" w:cs="Times New Roman"/>
          <w:sz w:val="24"/>
          <w:szCs w:val="24"/>
        </w:rPr>
        <w:t>.</w:t>
      </w:r>
    </w:p>
    <w:p w14:paraId="613147F8"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3.3. </w:t>
      </w:r>
      <w:proofErr w:type="spellStart"/>
      <w:r w:rsidRPr="00415666">
        <w:rPr>
          <w:rFonts w:ascii="Times New Roman" w:eastAsia="Times New Roman" w:hAnsi="Times New Roman" w:cs="Times New Roman"/>
          <w:b/>
          <w:bCs/>
          <w:kern w:val="36"/>
          <w:sz w:val="48"/>
          <w:szCs w:val="48"/>
        </w:rPr>
        <w:t>Vòng</w:t>
      </w:r>
      <w:proofErr w:type="spellEnd"/>
      <w:r w:rsidRPr="00415666">
        <w:rPr>
          <w:rFonts w:ascii="Times New Roman" w:eastAsia="Times New Roman" w:hAnsi="Times New Roman" w:cs="Times New Roman"/>
          <w:b/>
          <w:bCs/>
          <w:kern w:val="36"/>
          <w:sz w:val="48"/>
          <w:szCs w:val="48"/>
        </w:rPr>
        <w:t xml:space="preserve"> quay </w:t>
      </w:r>
      <w:proofErr w:type="spellStart"/>
      <w:r w:rsidRPr="00415666">
        <w:rPr>
          <w:rFonts w:ascii="Times New Roman" w:eastAsia="Times New Roman" w:hAnsi="Times New Roman" w:cs="Times New Roman"/>
          <w:b/>
          <w:bCs/>
          <w:kern w:val="36"/>
          <w:sz w:val="48"/>
          <w:szCs w:val="48"/>
        </w:rPr>
        <w:t>giá</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trị</w:t>
      </w:r>
      <w:proofErr w:type="spellEnd"/>
      <w:r w:rsidRPr="00415666">
        <w:rPr>
          <w:rFonts w:ascii="Times New Roman" w:eastAsia="Times New Roman" w:hAnsi="Times New Roman" w:cs="Times New Roman"/>
          <w:b/>
          <w:bCs/>
          <w:kern w:val="36"/>
          <w:sz w:val="48"/>
          <w:szCs w:val="48"/>
        </w:rPr>
        <w:t xml:space="preserve"> (Value Flywheel)</w:t>
      </w:r>
    </w:p>
    <w:p w14:paraId="3AA2DA9F" w14:textId="77777777" w:rsidR="00415666" w:rsidRPr="00415666" w:rsidRDefault="00415666" w:rsidP="003E0ECC">
      <w:pPr>
        <w:spacing w:before="100" w:beforeAutospacing="1" w:after="100" w:afterAutospacing="1" w:line="240" w:lineRule="auto"/>
        <w:jc w:val="center"/>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Chiến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vòng</w:t>
      </w:r>
      <w:proofErr w:type="spellEnd"/>
      <w:r w:rsidRPr="00415666">
        <w:rPr>
          <w:rFonts w:ascii="Times New Roman" w:eastAsia="Times New Roman" w:hAnsi="Times New Roman" w:cs="Times New Roman"/>
          <w:sz w:val="24"/>
          <w:szCs w:val="24"/>
        </w:rPr>
        <w:t xml:space="preserve"> quay </w:t>
      </w:r>
      <w:proofErr w:type="spellStart"/>
      <w:r w:rsidRPr="00415666">
        <w:rPr>
          <w:rFonts w:ascii="Times New Roman" w:eastAsia="Times New Roman" w:hAnsi="Times New Roman" w:cs="Times New Roman"/>
          <w:sz w:val="24"/>
          <w:szCs w:val="24"/>
        </w:rPr>
        <w:t>liên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tục</w:t>
      </w:r>
      <w:proofErr w:type="spellEnd"/>
      <w:r w:rsidRPr="00415666">
        <w:rPr>
          <w:rFonts w:ascii="Times New Roman" w:eastAsia="Times New Roman" w:hAnsi="Times New Roman" w:cs="Times New Roman"/>
          <w:sz w:val="24"/>
          <w:szCs w:val="24"/>
        </w:rPr>
        <w:t>.</w:t>
      </w:r>
    </w:p>
    <w:p w14:paraId="14A9E453"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 xml:space="preserve">Doanh </w:t>
      </w:r>
      <w:proofErr w:type="spellStart"/>
      <w:r w:rsidRPr="00415666">
        <w:rPr>
          <w:rFonts w:ascii="Courier New" w:eastAsia="Times New Roman" w:hAnsi="Courier New" w:cs="Courier New"/>
          <w:sz w:val="20"/>
          <w:szCs w:val="20"/>
        </w:rPr>
        <w:t>nghiệp</w:t>
      </w:r>
      <w:proofErr w:type="spellEnd"/>
    </w:p>
    <w:p w14:paraId="54A90078" w14:textId="4DEA85EC"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7283DDE6" w14:textId="39209BC1"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47E4A662"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Business Discovery</w:t>
      </w:r>
    </w:p>
    <w:p w14:paraId="29CFD1BF" w14:textId="33041FF8"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24AE658E" w14:textId="404B334D"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517AB1E8"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Business Diagnosis</w:t>
      </w:r>
    </w:p>
    <w:p w14:paraId="6B07E965" w14:textId="1FFBF262"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2991B8E9" w14:textId="1F8E522D"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566F87CD"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Transformation Project</w:t>
      </w:r>
    </w:p>
    <w:p w14:paraId="0FB9B66A" w14:textId="31F34125"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6297CC69" w14:textId="5C16F624"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7489B20E"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Case Study</w:t>
      </w:r>
    </w:p>
    <w:p w14:paraId="6180C216" w14:textId="77EDAAC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23A2C1B3" w14:textId="73BD7D1D"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35EDC599"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Knowledge Base</w:t>
      </w:r>
    </w:p>
    <w:p w14:paraId="7DC242B0" w14:textId="4775C63C"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20855E6A" w14:textId="0C42B9A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3783C161"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Framework &amp; Playbook</w:t>
      </w:r>
    </w:p>
    <w:p w14:paraId="549E7AE8" w14:textId="76D8E493"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5EDDF9DC" w14:textId="79C5E258"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04C75620"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Consulting OS</w:t>
      </w:r>
    </w:p>
    <w:p w14:paraId="6E3FBDFF" w14:textId="37894F6B"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1E68DE91" w14:textId="29B882AE"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382F2F20"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Triển</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khai</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cho</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doanh</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nghiệp</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mới</w:t>
      </w:r>
      <w:proofErr w:type="spellEnd"/>
    </w:p>
    <w:p w14:paraId="052FBF49" w14:textId="267A19A4"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13CA1323" w14:textId="3536668B"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4A4CE15C"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hoàn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thành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chỉ</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thu</w:t>
      </w:r>
      <w:proofErr w:type="spellEnd"/>
      <w:r w:rsidRPr="00415666">
        <w:rPr>
          <w:rFonts w:ascii="Times New Roman" w:eastAsia="Times New Roman" w:hAnsi="Times New Roman" w:cs="Times New Roman"/>
          <w:sz w:val="24"/>
          <w:szCs w:val="24"/>
        </w:rPr>
        <w:t>.</w:t>
      </w:r>
    </w:p>
    <w:p w14:paraId="026E5061"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còn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thêm</w:t>
      </w:r>
      <w:proofErr w:type="spellEnd"/>
      <w:r w:rsidRPr="00415666">
        <w:rPr>
          <w:rFonts w:ascii="Times New Roman" w:eastAsia="Times New Roman" w:hAnsi="Times New Roman" w:cs="Times New Roman"/>
          <w:sz w:val="24"/>
          <w:szCs w:val="24"/>
        </w:rPr>
        <w:t>:</w:t>
      </w:r>
    </w:p>
    <w:p w14:paraId="5D0E576D" w14:textId="77777777" w:rsidR="00415666" w:rsidRPr="00415666" w:rsidRDefault="0041566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Tri </w:t>
      </w:r>
      <w:proofErr w:type="spellStart"/>
      <w:r w:rsidRPr="00415666">
        <w:rPr>
          <w:rFonts w:ascii="Times New Roman" w:eastAsia="Times New Roman" w:hAnsi="Times New Roman" w:cs="Times New Roman"/>
          <w:sz w:val="24"/>
          <w:szCs w:val="24"/>
        </w:rPr>
        <w:t>thức</w:t>
      </w:r>
      <w:proofErr w:type="spellEnd"/>
      <w:r w:rsidRPr="00415666">
        <w:rPr>
          <w:rFonts w:ascii="Times New Roman" w:eastAsia="Times New Roman" w:hAnsi="Times New Roman" w:cs="Times New Roman"/>
          <w:sz w:val="24"/>
          <w:szCs w:val="24"/>
        </w:rPr>
        <w:t>.</w:t>
      </w:r>
    </w:p>
    <w:p w14:paraId="0A3CE7AA" w14:textId="77777777" w:rsidR="00415666" w:rsidRPr="00415666" w:rsidRDefault="0041566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Phương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w:t>
      </w:r>
    </w:p>
    <w:p w14:paraId="5D9020EC" w14:textId="77777777" w:rsidR="00415666" w:rsidRPr="00415666" w:rsidRDefault="00415666">
      <w:pPr>
        <w:numPr>
          <w:ilvl w:val="0"/>
          <w:numId w:val="53"/>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lastRenderedPageBreak/>
        <w:t>Biểu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mẫu</w:t>
      </w:r>
      <w:proofErr w:type="spellEnd"/>
      <w:r w:rsidRPr="00415666">
        <w:rPr>
          <w:rFonts w:ascii="Times New Roman" w:eastAsia="Times New Roman" w:hAnsi="Times New Roman" w:cs="Times New Roman"/>
          <w:sz w:val="24"/>
          <w:szCs w:val="24"/>
        </w:rPr>
        <w:t>.</w:t>
      </w:r>
    </w:p>
    <w:p w14:paraId="7D4BF877" w14:textId="77777777" w:rsidR="00415666" w:rsidRPr="00415666" w:rsidRDefault="0041566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Quy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w:t>
      </w:r>
    </w:p>
    <w:p w14:paraId="6687DB4C" w14:textId="77777777" w:rsidR="00415666" w:rsidRPr="00415666" w:rsidRDefault="0041566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Case Study.</w:t>
      </w:r>
    </w:p>
    <w:p w14:paraId="04F4EC5F"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tài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giúp</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khai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hơn</w:t>
      </w:r>
      <w:proofErr w:type="spellEnd"/>
      <w:r w:rsidRPr="00415666">
        <w:rPr>
          <w:rFonts w:ascii="Times New Roman" w:eastAsia="Times New Roman" w:hAnsi="Times New Roman" w:cs="Times New Roman"/>
          <w:sz w:val="24"/>
          <w:szCs w:val="24"/>
        </w:rPr>
        <w:t xml:space="preserve"> ở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tiếp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theo.</w:t>
      </w:r>
      <w:proofErr w:type="spellEnd"/>
    </w:p>
    <w:p w14:paraId="3EF32F97"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3.4. </w:t>
      </w:r>
      <w:proofErr w:type="spellStart"/>
      <w:r w:rsidRPr="00415666">
        <w:rPr>
          <w:rFonts w:ascii="Times New Roman" w:eastAsia="Times New Roman" w:hAnsi="Times New Roman" w:cs="Times New Roman"/>
          <w:b/>
          <w:bCs/>
          <w:kern w:val="36"/>
          <w:sz w:val="48"/>
          <w:szCs w:val="48"/>
        </w:rPr>
        <w:t>Từ</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dịch</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vụ</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đến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nền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tảng</w:t>
      </w:r>
      <w:proofErr w:type="spellEnd"/>
    </w:p>
    <w:p w14:paraId="1275883A"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Trong </w:t>
      </w:r>
      <w:proofErr w:type="spellStart"/>
      <w:r w:rsidRPr="00415666">
        <w:rPr>
          <w:rFonts w:ascii="Times New Roman" w:eastAsia="Times New Roman" w:hAnsi="Times New Roman" w:cs="Times New Roman"/>
          <w:sz w:val="24"/>
          <w:szCs w:val="24"/>
        </w:rPr>
        <w:t>giai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đoạn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chủ</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yếu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hoạt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tư</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khai</w:t>
      </w:r>
      <w:proofErr w:type="spellEnd"/>
      <w:r w:rsidRPr="00415666">
        <w:rPr>
          <w:rFonts w:ascii="Times New Roman" w:eastAsia="Times New Roman" w:hAnsi="Times New Roman" w:cs="Times New Roman"/>
          <w:sz w:val="24"/>
          <w:szCs w:val="24"/>
        </w:rPr>
        <w:t>.</w:t>
      </w:r>
    </w:p>
    <w:p w14:paraId="41F7E0C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Tuy </w:t>
      </w:r>
      <w:proofErr w:type="spellStart"/>
      <w:r w:rsidRPr="00415666">
        <w:rPr>
          <w:rFonts w:ascii="Times New Roman" w:eastAsia="Times New Roman" w:hAnsi="Times New Roman" w:cs="Times New Roman"/>
          <w:sz w:val="24"/>
          <w:szCs w:val="24"/>
        </w:rPr>
        <w:t>nhiên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mục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tiêu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duy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mô</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dịch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vụ</w:t>
      </w:r>
      <w:proofErr w:type="spellEnd"/>
      <w:r w:rsidRPr="00415666">
        <w:rPr>
          <w:rFonts w:ascii="Times New Roman" w:eastAsia="Times New Roman" w:hAnsi="Times New Roman" w:cs="Times New Roman"/>
          <w:sz w:val="24"/>
          <w:szCs w:val="24"/>
        </w:rPr>
        <w:t>.</w:t>
      </w:r>
    </w:p>
    <w:p w14:paraId="5D77059D"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sẽ</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giúp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chuẩn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phần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w:t>
      </w:r>
    </w:p>
    <w:p w14:paraId="3A1F314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Khi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lặp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đủ</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nhiều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lần</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sẽ</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số</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thành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cụ</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nội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bộ</w:t>
      </w:r>
      <w:proofErr w:type="spellEnd"/>
      <w:r w:rsidRPr="00415666">
        <w:rPr>
          <w:rFonts w:ascii="Times New Roman" w:eastAsia="Times New Roman" w:hAnsi="Times New Roman" w:cs="Times New Roman"/>
          <w:sz w:val="24"/>
          <w:szCs w:val="24"/>
        </w:rPr>
        <w:t>.</w:t>
      </w:r>
    </w:p>
    <w:p w14:paraId="59B23115"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Quá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sẽ</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diễn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theo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lộ</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w:t>
      </w:r>
    </w:p>
    <w:p w14:paraId="2411C6A0"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Dự</w:t>
      </w:r>
      <w:proofErr w:type="spellEnd"/>
      <w:r w:rsidRPr="00415666">
        <w:rPr>
          <w:rFonts w:ascii="Courier New" w:eastAsia="Times New Roman" w:hAnsi="Courier New" w:cs="Courier New"/>
          <w:sz w:val="20"/>
          <w:szCs w:val="20"/>
        </w:rPr>
        <w:t xml:space="preserve"> án</w:t>
      </w:r>
    </w:p>
    <w:p w14:paraId="58FDB35A"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17D66BA0"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17EB8A22"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421EE5E3"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 xml:space="preserve">Kinh </w:t>
      </w:r>
      <w:proofErr w:type="spellStart"/>
      <w:r w:rsidRPr="00415666">
        <w:rPr>
          <w:rFonts w:ascii="Courier New" w:eastAsia="Times New Roman" w:hAnsi="Courier New" w:cs="Courier New"/>
          <w:sz w:val="20"/>
          <w:szCs w:val="20"/>
        </w:rPr>
        <w:t>nghiệm</w:t>
      </w:r>
      <w:proofErr w:type="spellEnd"/>
    </w:p>
    <w:p w14:paraId="3665FD66"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01B6F3EC"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62B84B3F"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532B97AA"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 xml:space="preserve">Phương </w:t>
      </w:r>
      <w:proofErr w:type="spellStart"/>
      <w:r w:rsidRPr="00415666">
        <w:rPr>
          <w:rFonts w:ascii="Courier New" w:eastAsia="Times New Roman" w:hAnsi="Courier New" w:cs="Courier New"/>
          <w:sz w:val="20"/>
          <w:szCs w:val="20"/>
        </w:rPr>
        <w:t>pháp</w:t>
      </w:r>
      <w:proofErr w:type="spellEnd"/>
    </w:p>
    <w:p w14:paraId="4A663531"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4E1369DF"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59D17E61"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54EA3E6E"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 xml:space="preserve">Quy </w:t>
      </w:r>
      <w:proofErr w:type="spellStart"/>
      <w:r w:rsidRPr="00415666">
        <w:rPr>
          <w:rFonts w:ascii="Courier New" w:eastAsia="Times New Roman" w:hAnsi="Courier New" w:cs="Courier New"/>
          <w:sz w:val="20"/>
          <w:szCs w:val="20"/>
        </w:rPr>
        <w:t>trình</w:t>
      </w:r>
      <w:proofErr w:type="spellEnd"/>
    </w:p>
    <w:p w14:paraId="3969F115"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3052746B"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6648F2C7"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1796A831"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Biểu</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mẫu</w:t>
      </w:r>
      <w:proofErr w:type="spellEnd"/>
    </w:p>
    <w:p w14:paraId="09BF28DC"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058F3739"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62463B21"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3B574E62"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Hệ</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thống</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nội</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bộ</w:t>
      </w:r>
      <w:proofErr w:type="spellEnd"/>
    </w:p>
    <w:p w14:paraId="1F66E6F0"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49B636CA"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415666">
        <w:rPr>
          <w:rFonts w:ascii="Courier New" w:eastAsia="Times New Roman" w:hAnsi="Courier New" w:cs="Courier New"/>
          <w:sz w:val="20"/>
          <w:szCs w:val="20"/>
        </w:rPr>
        <w:t>↓</w:t>
      </w:r>
    </w:p>
    <w:p w14:paraId="6E60C6A9"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11B23516" w14:textId="77777777" w:rsidR="00415666" w:rsidRPr="00415666" w:rsidRDefault="00415666" w:rsidP="003E0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415666">
        <w:rPr>
          <w:rFonts w:ascii="Courier New" w:eastAsia="Times New Roman" w:hAnsi="Courier New" w:cs="Courier New"/>
          <w:sz w:val="20"/>
          <w:szCs w:val="20"/>
        </w:rPr>
        <w:t>Nền</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tảng</w:t>
      </w:r>
      <w:proofErr w:type="spellEnd"/>
      <w:r w:rsidRPr="00415666">
        <w:rPr>
          <w:rFonts w:ascii="Courier New" w:eastAsia="Times New Roman" w:hAnsi="Courier New" w:cs="Courier New"/>
          <w:sz w:val="20"/>
          <w:szCs w:val="20"/>
        </w:rPr>
        <w:t xml:space="preserve"> </w:t>
      </w:r>
      <w:proofErr w:type="spellStart"/>
      <w:r w:rsidRPr="00415666">
        <w:rPr>
          <w:rFonts w:ascii="Courier New" w:eastAsia="Times New Roman" w:hAnsi="Courier New" w:cs="Courier New"/>
          <w:sz w:val="20"/>
          <w:szCs w:val="20"/>
        </w:rPr>
        <w:t>số</w:t>
      </w:r>
      <w:proofErr w:type="spellEnd"/>
    </w:p>
    <w:p w14:paraId="7CAB51D9"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Như </w:t>
      </w:r>
      <w:proofErr w:type="spellStart"/>
      <w:r w:rsidRPr="00415666">
        <w:rPr>
          <w:rFonts w:ascii="Times New Roman" w:eastAsia="Times New Roman" w:hAnsi="Times New Roman" w:cs="Times New Roman"/>
          <w:sz w:val="24"/>
          <w:szCs w:val="24"/>
        </w:rPr>
        <w:t>vậy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trước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tiễn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tiễn</w:t>
      </w:r>
      <w:proofErr w:type="spellEnd"/>
      <w:r w:rsidRPr="00415666">
        <w:rPr>
          <w:rFonts w:ascii="Times New Roman" w:eastAsia="Times New Roman" w:hAnsi="Times New Roman" w:cs="Times New Roman"/>
          <w:sz w:val="24"/>
          <w:szCs w:val="24"/>
        </w:rPr>
        <w:t>.</w:t>
      </w:r>
    </w:p>
    <w:p w14:paraId="083AB9E1"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3.5. </w:t>
      </w:r>
      <w:proofErr w:type="spellStart"/>
      <w:r w:rsidRPr="00415666">
        <w:rPr>
          <w:rFonts w:ascii="Times New Roman" w:eastAsia="Times New Roman" w:hAnsi="Times New Roman" w:cs="Times New Roman"/>
          <w:b/>
          <w:bCs/>
          <w:kern w:val="36"/>
          <w:sz w:val="48"/>
          <w:szCs w:val="48"/>
        </w:rPr>
        <w:t>Phát</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triển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theo</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từng</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vòng</w:t>
      </w:r>
      <w:proofErr w:type="spellEnd"/>
    </w:p>
    <w:p w14:paraId="4FF9ACBA"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lastRenderedPageBreak/>
        <w:t xml:space="preserve">THUCHOCVN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tất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cùng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lúc</w:t>
      </w:r>
      <w:proofErr w:type="spellEnd"/>
      <w:r w:rsidRPr="00415666">
        <w:rPr>
          <w:rFonts w:ascii="Times New Roman" w:eastAsia="Times New Roman" w:hAnsi="Times New Roman" w:cs="Times New Roman"/>
          <w:sz w:val="24"/>
          <w:szCs w:val="24"/>
        </w:rPr>
        <w:t>.</w:t>
      </w:r>
    </w:p>
    <w:p w14:paraId="38643A0E"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Chúng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tôi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chọn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theo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vòng</w:t>
      </w:r>
      <w:proofErr w:type="spellEnd"/>
      <w:r w:rsidRPr="00415666">
        <w:rPr>
          <w:rFonts w:ascii="Times New Roman" w:eastAsia="Times New Roman" w:hAnsi="Times New Roman" w:cs="Times New Roman"/>
          <w:sz w:val="24"/>
          <w:szCs w:val="24"/>
        </w:rPr>
        <w:t>.</w:t>
      </w:r>
    </w:p>
    <w:p w14:paraId="781406CC"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15666">
        <w:rPr>
          <w:rFonts w:ascii="Times New Roman" w:eastAsia="Times New Roman" w:hAnsi="Times New Roman" w:cs="Times New Roman"/>
          <w:b/>
          <w:bCs/>
          <w:sz w:val="27"/>
          <w:szCs w:val="27"/>
        </w:rPr>
        <w:t>Vòng</w:t>
      </w:r>
      <w:proofErr w:type="spellEnd"/>
      <w:r w:rsidRPr="00415666">
        <w:rPr>
          <w:rFonts w:ascii="Times New Roman" w:eastAsia="Times New Roman" w:hAnsi="Times New Roman" w:cs="Times New Roman"/>
          <w:b/>
          <w:bCs/>
          <w:sz w:val="27"/>
          <w:szCs w:val="27"/>
        </w:rPr>
        <w:t xml:space="preserve"> 1 – Doanh </w:t>
      </w:r>
      <w:proofErr w:type="spellStart"/>
      <w:r w:rsidRPr="00415666">
        <w:rPr>
          <w:rFonts w:ascii="Times New Roman" w:eastAsia="Times New Roman" w:hAnsi="Times New Roman" w:cs="Times New Roman"/>
          <w:b/>
          <w:bCs/>
          <w:sz w:val="27"/>
          <w:szCs w:val="27"/>
        </w:rPr>
        <w:t>nghiệp</w:t>
      </w:r>
      <w:proofErr w:type="spellEnd"/>
    </w:p>
    <w:p w14:paraId="3355A68A"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Hiểu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bài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toán</w:t>
      </w:r>
      <w:proofErr w:type="spellEnd"/>
      <w:r w:rsidRPr="00415666">
        <w:rPr>
          <w:rFonts w:ascii="Times New Roman" w:eastAsia="Times New Roman" w:hAnsi="Times New Roman" w:cs="Times New Roman"/>
          <w:sz w:val="24"/>
          <w:szCs w:val="24"/>
        </w:rPr>
        <w:t>.</w:t>
      </w:r>
    </w:p>
    <w:p w14:paraId="77E2BB4B"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thu</w:t>
      </w:r>
      <w:proofErr w:type="spellEnd"/>
      <w:r w:rsidRPr="00415666">
        <w:rPr>
          <w:rFonts w:ascii="Times New Roman" w:eastAsia="Times New Roman" w:hAnsi="Times New Roman" w:cs="Times New Roman"/>
          <w:sz w:val="24"/>
          <w:szCs w:val="24"/>
        </w:rPr>
        <w:t>.</w:t>
      </w:r>
    </w:p>
    <w:p w14:paraId="5038312B"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Hoàn </w:t>
      </w:r>
      <w:proofErr w:type="spellStart"/>
      <w:r w:rsidRPr="00415666">
        <w:rPr>
          <w:rFonts w:ascii="Times New Roman" w:eastAsia="Times New Roman" w:hAnsi="Times New Roman" w:cs="Times New Roman"/>
          <w:sz w:val="24"/>
          <w:szCs w:val="24"/>
        </w:rPr>
        <w:t>thiện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w:t>
      </w:r>
    </w:p>
    <w:p w14:paraId="56E72905"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15666">
        <w:rPr>
          <w:rFonts w:ascii="Times New Roman" w:eastAsia="Times New Roman" w:hAnsi="Times New Roman" w:cs="Times New Roman"/>
          <w:b/>
          <w:bCs/>
          <w:sz w:val="27"/>
          <w:szCs w:val="27"/>
        </w:rPr>
        <w:t>Vòng</w:t>
      </w:r>
      <w:proofErr w:type="spellEnd"/>
      <w:r w:rsidRPr="00415666">
        <w:rPr>
          <w:rFonts w:ascii="Times New Roman" w:eastAsia="Times New Roman" w:hAnsi="Times New Roman" w:cs="Times New Roman"/>
          <w:b/>
          <w:bCs/>
          <w:sz w:val="27"/>
          <w:szCs w:val="27"/>
        </w:rPr>
        <w:t xml:space="preserve"> 2 – Tri </w:t>
      </w:r>
      <w:proofErr w:type="spellStart"/>
      <w:r w:rsidRPr="00415666">
        <w:rPr>
          <w:rFonts w:ascii="Times New Roman" w:eastAsia="Times New Roman" w:hAnsi="Times New Roman" w:cs="Times New Roman"/>
          <w:b/>
          <w:bCs/>
          <w:sz w:val="27"/>
          <w:szCs w:val="27"/>
        </w:rPr>
        <w:t>thức</w:t>
      </w:r>
      <w:proofErr w:type="spellEnd"/>
    </w:p>
    <w:p w14:paraId="7D1D8266"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Chuẩn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w:t>
      </w:r>
    </w:p>
    <w:p w14:paraId="70207E3C"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Xây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dựng</w:t>
      </w:r>
      <w:proofErr w:type="spellEnd"/>
      <w:r w:rsidRPr="00415666">
        <w:rPr>
          <w:rFonts w:ascii="Times New Roman" w:eastAsia="Times New Roman" w:hAnsi="Times New Roman" w:cs="Times New Roman"/>
          <w:sz w:val="24"/>
          <w:szCs w:val="24"/>
        </w:rPr>
        <w:t xml:space="preserve"> Framework.</w:t>
      </w:r>
    </w:p>
    <w:p w14:paraId="2997B551"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Tích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lũy</w:t>
      </w:r>
      <w:proofErr w:type="spellEnd"/>
      <w:r w:rsidRPr="00415666">
        <w:rPr>
          <w:rFonts w:ascii="Times New Roman" w:eastAsia="Times New Roman" w:hAnsi="Times New Roman" w:cs="Times New Roman"/>
          <w:sz w:val="24"/>
          <w:szCs w:val="24"/>
        </w:rPr>
        <w:t xml:space="preserve"> Case Study.</w:t>
      </w:r>
    </w:p>
    <w:p w14:paraId="57CB3E2C"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15666">
        <w:rPr>
          <w:rFonts w:ascii="Times New Roman" w:eastAsia="Times New Roman" w:hAnsi="Times New Roman" w:cs="Times New Roman"/>
          <w:b/>
          <w:bCs/>
          <w:sz w:val="27"/>
          <w:szCs w:val="27"/>
        </w:rPr>
        <w:t>Vòng</w:t>
      </w:r>
      <w:proofErr w:type="spellEnd"/>
      <w:r w:rsidRPr="00415666">
        <w:rPr>
          <w:rFonts w:ascii="Times New Roman" w:eastAsia="Times New Roman" w:hAnsi="Times New Roman" w:cs="Times New Roman"/>
          <w:b/>
          <w:bCs/>
          <w:sz w:val="27"/>
          <w:szCs w:val="27"/>
        </w:rPr>
        <w:t xml:space="preserve"> 3 – Công </w:t>
      </w:r>
      <w:proofErr w:type="spellStart"/>
      <w:r w:rsidRPr="00415666">
        <w:rPr>
          <w:rFonts w:ascii="Times New Roman" w:eastAsia="Times New Roman" w:hAnsi="Times New Roman" w:cs="Times New Roman"/>
          <w:b/>
          <w:bCs/>
          <w:sz w:val="27"/>
          <w:szCs w:val="27"/>
        </w:rPr>
        <w:t>nghệ</w:t>
      </w:r>
      <w:proofErr w:type="spellEnd"/>
    </w:p>
    <w:p w14:paraId="2B1D11C0"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Xây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thống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nội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bộ</w:t>
      </w:r>
      <w:proofErr w:type="spellEnd"/>
      <w:r w:rsidRPr="00415666">
        <w:rPr>
          <w:rFonts w:ascii="Times New Roman" w:eastAsia="Times New Roman" w:hAnsi="Times New Roman" w:cs="Times New Roman"/>
          <w:sz w:val="24"/>
          <w:szCs w:val="24"/>
        </w:rPr>
        <w:t>.</w:t>
      </w:r>
    </w:p>
    <w:p w14:paraId="153EBE95"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Chuẩn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w:t>
      </w:r>
    </w:p>
    <w:p w14:paraId="232206B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khai</w:t>
      </w:r>
      <w:proofErr w:type="spellEnd"/>
      <w:r w:rsidRPr="00415666">
        <w:rPr>
          <w:rFonts w:ascii="Times New Roman" w:eastAsia="Times New Roman" w:hAnsi="Times New Roman" w:cs="Times New Roman"/>
          <w:sz w:val="24"/>
          <w:szCs w:val="24"/>
        </w:rPr>
        <w:t>.</w:t>
      </w:r>
    </w:p>
    <w:p w14:paraId="1BF39CA2"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15666">
        <w:rPr>
          <w:rFonts w:ascii="Times New Roman" w:eastAsia="Times New Roman" w:hAnsi="Times New Roman" w:cs="Times New Roman"/>
          <w:b/>
          <w:bCs/>
          <w:sz w:val="27"/>
          <w:szCs w:val="27"/>
        </w:rPr>
        <w:t>Vòng</w:t>
      </w:r>
      <w:proofErr w:type="spellEnd"/>
      <w:r w:rsidRPr="00415666">
        <w:rPr>
          <w:rFonts w:ascii="Times New Roman" w:eastAsia="Times New Roman" w:hAnsi="Times New Roman" w:cs="Times New Roman"/>
          <w:b/>
          <w:bCs/>
          <w:sz w:val="27"/>
          <w:szCs w:val="27"/>
        </w:rPr>
        <w:t xml:space="preserve"> 4 – </w:t>
      </w:r>
      <w:proofErr w:type="spellStart"/>
      <w:r w:rsidRPr="00415666">
        <w:rPr>
          <w:rFonts w:ascii="Times New Roman" w:eastAsia="Times New Roman" w:hAnsi="Times New Roman" w:cs="Times New Roman"/>
          <w:b/>
          <w:bCs/>
          <w:sz w:val="27"/>
          <w:szCs w:val="27"/>
        </w:rPr>
        <w:t>Phát</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triển</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nguồn</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nhân</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lực</w:t>
      </w:r>
      <w:proofErr w:type="spellEnd"/>
    </w:p>
    <w:p w14:paraId="6BCCC50C"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Đưa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kiểm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hoạt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w:t>
      </w:r>
    </w:p>
    <w:p w14:paraId="69C0BFFF"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15666">
        <w:rPr>
          <w:rFonts w:ascii="Times New Roman" w:eastAsia="Times New Roman" w:hAnsi="Times New Roman" w:cs="Times New Roman"/>
          <w:b/>
          <w:bCs/>
          <w:sz w:val="27"/>
          <w:szCs w:val="27"/>
        </w:rPr>
        <w:t>Vòng</w:t>
      </w:r>
      <w:proofErr w:type="spellEnd"/>
      <w:r w:rsidRPr="00415666">
        <w:rPr>
          <w:rFonts w:ascii="Times New Roman" w:eastAsia="Times New Roman" w:hAnsi="Times New Roman" w:cs="Times New Roman"/>
          <w:b/>
          <w:bCs/>
          <w:sz w:val="27"/>
          <w:szCs w:val="27"/>
        </w:rPr>
        <w:t xml:space="preserve"> 5 – </w:t>
      </w:r>
      <w:proofErr w:type="spellStart"/>
      <w:r w:rsidRPr="00415666">
        <w:rPr>
          <w:rFonts w:ascii="Times New Roman" w:eastAsia="Times New Roman" w:hAnsi="Times New Roman" w:cs="Times New Roman"/>
          <w:b/>
          <w:bCs/>
          <w:sz w:val="27"/>
          <w:szCs w:val="27"/>
        </w:rPr>
        <w:t>Kết</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nối</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hệ</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sinh</w:t>
      </w:r>
      <w:proofErr w:type="spellEnd"/>
      <w:r w:rsidRPr="00415666">
        <w:rPr>
          <w:rFonts w:ascii="Times New Roman" w:eastAsia="Times New Roman" w:hAnsi="Times New Roman" w:cs="Times New Roman"/>
          <w:b/>
          <w:bCs/>
          <w:sz w:val="27"/>
          <w:szCs w:val="27"/>
        </w:rPr>
        <w:t xml:space="preserve"> </w:t>
      </w:r>
      <w:proofErr w:type="spellStart"/>
      <w:r w:rsidRPr="00415666">
        <w:rPr>
          <w:rFonts w:ascii="Times New Roman" w:eastAsia="Times New Roman" w:hAnsi="Times New Roman" w:cs="Times New Roman"/>
          <w:b/>
          <w:bCs/>
          <w:sz w:val="27"/>
          <w:szCs w:val="27"/>
        </w:rPr>
        <w:t>thái</w:t>
      </w:r>
      <w:proofErr w:type="spellEnd"/>
    </w:p>
    <w:p w14:paraId="22928E61"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Liên </w:t>
      </w:r>
      <w:proofErr w:type="spellStart"/>
      <w:r w:rsidRPr="00415666">
        <w:rPr>
          <w:rFonts w:ascii="Times New Roman" w:eastAsia="Times New Roman" w:hAnsi="Times New Roman" w:cs="Times New Roman"/>
          <w:sz w:val="24"/>
          <w:szCs w:val="24"/>
        </w:rPr>
        <w:t>kết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cùng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nền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tảng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w:t>
      </w:r>
    </w:p>
    <w:p w14:paraId="48D6C869"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3.6. G</w:t>
      </w:r>
      <w:proofErr w:type="spellStart"/>
      <w:r w:rsidRPr="00415666">
        <w:rPr>
          <w:rFonts w:ascii="Times New Roman" w:eastAsia="Times New Roman" w:hAnsi="Times New Roman" w:cs="Times New Roman"/>
          <w:b/>
          <w:bCs/>
          <w:kern w:val="36"/>
          <w:sz w:val="48"/>
          <w:szCs w:val="48"/>
        </w:rPr>
        <w:t>iá</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trị</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được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tạo</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ra</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cho</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từng</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nhóm</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6"/>
        <w:gridCol w:w="6427"/>
      </w:tblGrid>
      <w:tr w:rsidR="00415666" w:rsidRPr="00415666" w14:paraId="6A124883" w14:textId="77777777">
        <w:trPr>
          <w:tblHeader/>
          <w:tblCellSpacing w:w="15" w:type="dxa"/>
        </w:trPr>
        <w:tc>
          <w:tcPr>
            <w:tcW w:w="0" w:type="auto"/>
            <w:vAlign w:val="center"/>
            <w:hideMark/>
          </w:tcPr>
          <w:p w14:paraId="72D345C6" w14:textId="77777777" w:rsidR="00415666" w:rsidRPr="00415666" w:rsidRDefault="00415666" w:rsidP="00415666">
            <w:pPr>
              <w:spacing w:after="0" w:line="240" w:lineRule="auto"/>
              <w:jc w:val="center"/>
              <w:rPr>
                <w:rFonts w:ascii="Times New Roman" w:eastAsia="Times New Roman" w:hAnsi="Times New Roman" w:cs="Times New Roman"/>
                <w:b/>
                <w:bCs/>
                <w:sz w:val="24"/>
                <w:szCs w:val="24"/>
              </w:rPr>
            </w:pPr>
            <w:proofErr w:type="spellStart"/>
            <w:r w:rsidRPr="00415666">
              <w:rPr>
                <w:rFonts w:ascii="Times New Roman" w:eastAsia="Times New Roman" w:hAnsi="Times New Roman" w:cs="Times New Roman"/>
                <w:b/>
                <w:bCs/>
                <w:sz w:val="24"/>
                <w:szCs w:val="24"/>
              </w:rPr>
              <w:t>Đối</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tượng</w:t>
            </w:r>
            <w:proofErr w:type="spellEnd"/>
          </w:p>
        </w:tc>
        <w:tc>
          <w:tcPr>
            <w:tcW w:w="0" w:type="auto"/>
            <w:vAlign w:val="center"/>
            <w:hideMark/>
          </w:tcPr>
          <w:p w14:paraId="2E28B0C5" w14:textId="77777777" w:rsidR="00415666" w:rsidRPr="00415666" w:rsidRDefault="00415666" w:rsidP="00415666">
            <w:pPr>
              <w:spacing w:after="0" w:line="240" w:lineRule="auto"/>
              <w:jc w:val="center"/>
              <w:rPr>
                <w:rFonts w:ascii="Times New Roman" w:eastAsia="Times New Roman" w:hAnsi="Times New Roman" w:cs="Times New Roman"/>
                <w:b/>
                <w:bCs/>
                <w:sz w:val="24"/>
                <w:szCs w:val="24"/>
              </w:rPr>
            </w:pPr>
            <w:proofErr w:type="spellStart"/>
            <w:r w:rsidRPr="00415666">
              <w:rPr>
                <w:rFonts w:ascii="Times New Roman" w:eastAsia="Times New Roman" w:hAnsi="Times New Roman" w:cs="Times New Roman"/>
                <w:b/>
                <w:bCs/>
                <w:sz w:val="24"/>
                <w:szCs w:val="24"/>
              </w:rPr>
              <w:t>Giá</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trị</w:t>
            </w:r>
            <w:proofErr w:type="spellEnd"/>
            <w:r w:rsidRPr="00415666">
              <w:rPr>
                <w:rFonts w:ascii="Times New Roman" w:eastAsia="Times New Roman" w:hAnsi="Times New Roman" w:cs="Times New Roman"/>
                <w:b/>
                <w:bCs/>
                <w:sz w:val="24"/>
                <w:szCs w:val="24"/>
              </w:rPr>
              <w:t xml:space="preserve"> THUCHOCVN </w:t>
            </w:r>
            <w:proofErr w:type="spellStart"/>
            <w:r w:rsidRPr="00415666">
              <w:rPr>
                <w:rFonts w:ascii="Times New Roman" w:eastAsia="Times New Roman" w:hAnsi="Times New Roman" w:cs="Times New Roman"/>
                <w:b/>
                <w:bCs/>
                <w:sz w:val="24"/>
                <w:szCs w:val="24"/>
              </w:rPr>
              <w:t>tạo</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ra</w:t>
            </w:r>
            <w:proofErr w:type="spellEnd"/>
          </w:p>
        </w:tc>
      </w:tr>
      <w:tr w:rsidR="00415666" w:rsidRPr="00415666" w14:paraId="59DD35FA" w14:textId="77777777">
        <w:trPr>
          <w:tblCellSpacing w:w="15" w:type="dxa"/>
        </w:trPr>
        <w:tc>
          <w:tcPr>
            <w:tcW w:w="0" w:type="auto"/>
            <w:vAlign w:val="center"/>
            <w:hideMark/>
          </w:tcPr>
          <w:p w14:paraId="5A74A65A" w14:textId="77777777" w:rsidR="00415666" w:rsidRPr="00415666" w:rsidRDefault="00415666" w:rsidP="00415666">
            <w:pPr>
              <w:spacing w:after="0"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p>
        </w:tc>
        <w:tc>
          <w:tcPr>
            <w:tcW w:w="0" w:type="auto"/>
            <w:vAlign w:val="center"/>
            <w:hideMark/>
          </w:tcPr>
          <w:p w14:paraId="481E9F97" w14:textId="77777777" w:rsidR="00415666" w:rsidRPr="00415666" w:rsidRDefault="00415666" w:rsidP="00415666">
            <w:pPr>
              <w:spacing w:after="0"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Hiểu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đúng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ngũ</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nâng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khai</w:t>
            </w:r>
            <w:proofErr w:type="spellEnd"/>
          </w:p>
        </w:tc>
      </w:tr>
      <w:tr w:rsidR="00415666" w:rsidRPr="00415666" w14:paraId="4DB43B31" w14:textId="77777777">
        <w:trPr>
          <w:tblCellSpacing w:w="15" w:type="dxa"/>
        </w:trPr>
        <w:tc>
          <w:tcPr>
            <w:tcW w:w="0" w:type="auto"/>
            <w:vAlign w:val="center"/>
            <w:hideMark/>
          </w:tcPr>
          <w:p w14:paraId="166C94A9" w14:textId="77777777" w:rsidR="00415666" w:rsidRPr="00415666" w:rsidRDefault="00415666" w:rsidP="00415666">
            <w:pPr>
              <w:spacing w:after="0"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p>
        </w:tc>
        <w:tc>
          <w:tcPr>
            <w:tcW w:w="0" w:type="auto"/>
            <w:vAlign w:val="center"/>
            <w:hideMark/>
          </w:tcPr>
          <w:p w14:paraId="5E8FCCE4" w14:textId="77777777" w:rsidR="00415666" w:rsidRPr="00415666" w:rsidRDefault="00415666" w:rsidP="00415666">
            <w:pPr>
              <w:spacing w:after="0"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Định </w:t>
            </w:r>
            <w:proofErr w:type="spellStart"/>
            <w:r w:rsidRPr="00415666">
              <w:rPr>
                <w:rFonts w:ascii="Times New Roman" w:eastAsia="Times New Roman" w:hAnsi="Times New Roman" w:cs="Times New Roman"/>
                <w:sz w:val="24"/>
                <w:szCs w:val="24"/>
              </w:rPr>
              <w:t>hướng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đúng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trường</w:t>
            </w:r>
            <w:proofErr w:type="spellEnd"/>
          </w:p>
        </w:tc>
      </w:tr>
      <w:tr w:rsidR="00415666" w:rsidRPr="00415666" w14:paraId="14AF5EB9" w14:textId="77777777">
        <w:trPr>
          <w:tblCellSpacing w:w="15" w:type="dxa"/>
        </w:trPr>
        <w:tc>
          <w:tcPr>
            <w:tcW w:w="0" w:type="auto"/>
            <w:vAlign w:val="center"/>
            <w:hideMark/>
          </w:tcPr>
          <w:p w14:paraId="164FA404" w14:textId="77777777" w:rsidR="00415666" w:rsidRPr="00415666" w:rsidRDefault="00415666" w:rsidP="00415666">
            <w:pPr>
              <w:spacing w:after="0"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p>
        </w:tc>
        <w:tc>
          <w:tcPr>
            <w:tcW w:w="0" w:type="auto"/>
            <w:vAlign w:val="center"/>
            <w:hideMark/>
          </w:tcPr>
          <w:p w14:paraId="0853DF6F" w14:textId="77777777" w:rsidR="00415666" w:rsidRPr="00415666" w:rsidRDefault="00415666" w:rsidP="00415666">
            <w:pPr>
              <w:spacing w:after="0"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nghề</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hội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việc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làm</w:t>
            </w:r>
            <w:proofErr w:type="spellEnd"/>
          </w:p>
        </w:tc>
      </w:tr>
      <w:tr w:rsidR="00415666" w:rsidRPr="00415666" w14:paraId="0C7DDFA0" w14:textId="77777777">
        <w:trPr>
          <w:tblCellSpacing w:w="15" w:type="dxa"/>
        </w:trPr>
        <w:tc>
          <w:tcPr>
            <w:tcW w:w="0" w:type="auto"/>
            <w:vAlign w:val="center"/>
            <w:hideMark/>
          </w:tcPr>
          <w:p w14:paraId="26D197EE" w14:textId="77777777" w:rsidR="00415666" w:rsidRPr="00415666" w:rsidRDefault="00415666" w:rsidP="00415666">
            <w:pPr>
              <w:spacing w:after="0"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lastRenderedPageBreak/>
              <w:t>Cơ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đào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p>
        </w:tc>
        <w:tc>
          <w:tcPr>
            <w:tcW w:w="0" w:type="auto"/>
            <w:vAlign w:val="center"/>
            <w:hideMark/>
          </w:tcPr>
          <w:p w14:paraId="51BE4C31" w14:textId="77777777" w:rsidR="00415666" w:rsidRPr="00415666" w:rsidRDefault="00415666" w:rsidP="00415666">
            <w:pPr>
              <w:spacing w:after="0"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để</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ra</w:t>
            </w:r>
            <w:proofErr w:type="spellEnd"/>
          </w:p>
        </w:tc>
      </w:tr>
      <w:tr w:rsidR="00415666" w:rsidRPr="00415666" w14:paraId="23019078" w14:textId="77777777">
        <w:trPr>
          <w:tblCellSpacing w:w="15" w:type="dxa"/>
        </w:trPr>
        <w:tc>
          <w:tcPr>
            <w:tcW w:w="0" w:type="auto"/>
            <w:vAlign w:val="center"/>
            <w:hideMark/>
          </w:tcPr>
          <w:p w14:paraId="53F8BF36" w14:textId="77777777" w:rsidR="00415666" w:rsidRPr="00415666" w:rsidRDefault="00415666" w:rsidP="00415666">
            <w:pPr>
              <w:spacing w:after="0"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THUCHOCVN</w:t>
            </w:r>
          </w:p>
        </w:tc>
        <w:tc>
          <w:tcPr>
            <w:tcW w:w="0" w:type="auto"/>
            <w:vAlign w:val="center"/>
            <w:hideMark/>
          </w:tcPr>
          <w:p w14:paraId="08CC5C67" w14:textId="77777777" w:rsidR="00415666" w:rsidRPr="00415666" w:rsidRDefault="00415666" w:rsidP="00415666">
            <w:pPr>
              <w:spacing w:after="0"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Tích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lũy</w:t>
            </w:r>
            <w:proofErr w:type="spellEnd"/>
            <w:r w:rsidRPr="00415666">
              <w:rPr>
                <w:rFonts w:ascii="Times New Roman" w:eastAsia="Times New Roman" w:hAnsi="Times New Roman" w:cs="Times New Roman"/>
                <w:sz w:val="24"/>
                <w:szCs w:val="24"/>
              </w:rPr>
              <w:t xml:space="preserve"> tri </w:t>
            </w:r>
            <w:proofErr w:type="spellStart"/>
            <w:r w:rsidRPr="00415666">
              <w:rPr>
                <w:rFonts w:ascii="Times New Roman" w:eastAsia="Times New Roman" w:hAnsi="Times New Roman" w:cs="Times New Roman"/>
                <w:sz w:val="24"/>
                <w:szCs w:val="24"/>
              </w:rPr>
              <w:t>thức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hoàn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thiện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nền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tảng</w:t>
            </w:r>
            <w:proofErr w:type="spellEnd"/>
          </w:p>
        </w:tc>
      </w:tr>
    </w:tbl>
    <w:p w14:paraId="0E101627"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nguyên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tắc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quan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trọng</w:t>
      </w:r>
      <w:proofErr w:type="spellEnd"/>
      <w:r w:rsidRPr="00415666">
        <w:rPr>
          <w:rFonts w:ascii="Times New Roman" w:eastAsia="Times New Roman" w:hAnsi="Times New Roman" w:cs="Times New Roman"/>
          <w:sz w:val="24"/>
          <w:szCs w:val="24"/>
        </w:rPr>
        <w:t>:</w:t>
      </w:r>
    </w:p>
    <w:p w14:paraId="1A2E7F62"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b/>
          <w:bCs/>
          <w:sz w:val="24"/>
          <w:szCs w:val="24"/>
        </w:rPr>
        <w:t>Hệ</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sinh</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thái</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chỉ</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bền</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vững</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khi</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mọi</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bên</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đều</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nhận</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được</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giá</w:t>
      </w:r>
      <w:proofErr w:type="spellEnd"/>
      <w:r w:rsidRPr="00415666">
        <w:rPr>
          <w:rFonts w:ascii="Times New Roman" w:eastAsia="Times New Roman" w:hAnsi="Times New Roman" w:cs="Times New Roman"/>
          <w:b/>
          <w:bCs/>
          <w:sz w:val="24"/>
          <w:szCs w:val="24"/>
        </w:rPr>
        <w:t xml:space="preserve"> </w:t>
      </w:r>
      <w:proofErr w:type="spellStart"/>
      <w:r w:rsidRPr="00415666">
        <w:rPr>
          <w:rFonts w:ascii="Times New Roman" w:eastAsia="Times New Roman" w:hAnsi="Times New Roman" w:cs="Times New Roman"/>
          <w:b/>
          <w:bCs/>
          <w:sz w:val="24"/>
          <w:szCs w:val="24"/>
        </w:rPr>
        <w:t>trị</w:t>
      </w:r>
      <w:proofErr w:type="spellEnd"/>
      <w:r w:rsidRPr="00415666">
        <w:rPr>
          <w:rFonts w:ascii="Times New Roman" w:eastAsia="Times New Roman" w:hAnsi="Times New Roman" w:cs="Times New Roman"/>
          <w:b/>
          <w:bCs/>
          <w:sz w:val="24"/>
          <w:szCs w:val="24"/>
        </w:rPr>
        <w:t>.</w:t>
      </w:r>
    </w:p>
    <w:p w14:paraId="2769C568"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3.7. Nguyên </w:t>
      </w:r>
      <w:proofErr w:type="spellStart"/>
      <w:r w:rsidRPr="00415666">
        <w:rPr>
          <w:rFonts w:ascii="Times New Roman" w:eastAsia="Times New Roman" w:hAnsi="Times New Roman" w:cs="Times New Roman"/>
          <w:b/>
          <w:bCs/>
          <w:kern w:val="36"/>
          <w:sz w:val="48"/>
          <w:szCs w:val="48"/>
        </w:rPr>
        <w:t>tắc</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mở</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rộng</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hệ</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sinh</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thái</w:t>
      </w:r>
      <w:proofErr w:type="spellEnd"/>
    </w:p>
    <w:p w14:paraId="1FC6E80C"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Trong </w:t>
      </w:r>
      <w:proofErr w:type="spellStart"/>
      <w:r w:rsidRPr="00415666">
        <w:rPr>
          <w:rFonts w:ascii="Times New Roman" w:eastAsia="Times New Roman" w:hAnsi="Times New Roman" w:cs="Times New Roman"/>
          <w:sz w:val="24"/>
          <w:szCs w:val="24"/>
        </w:rPr>
        <w:t>quá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THUCHOCVN cam </w:t>
      </w:r>
      <w:proofErr w:type="spellStart"/>
      <w:r w:rsidRPr="00415666">
        <w:rPr>
          <w:rFonts w:ascii="Times New Roman" w:eastAsia="Times New Roman" w:hAnsi="Times New Roman" w:cs="Times New Roman"/>
          <w:sz w:val="24"/>
          <w:szCs w:val="24"/>
        </w:rPr>
        <w:t>kết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tuân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thủ</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nguyên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tắc</w:t>
      </w:r>
      <w:proofErr w:type="spellEnd"/>
      <w:r w:rsidRPr="00415666">
        <w:rPr>
          <w:rFonts w:ascii="Times New Roman" w:eastAsia="Times New Roman" w:hAnsi="Times New Roman" w:cs="Times New Roman"/>
          <w:sz w:val="24"/>
          <w:szCs w:val="24"/>
        </w:rPr>
        <w:t>.</w:t>
      </w:r>
    </w:p>
    <w:p w14:paraId="2CC0CFDB"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r w:rsidRPr="00415666">
        <w:rPr>
          <w:rFonts w:ascii="Times New Roman" w:eastAsia="Times New Roman" w:hAnsi="Times New Roman" w:cs="Times New Roman"/>
          <w:b/>
          <w:bCs/>
          <w:sz w:val="27"/>
          <w:szCs w:val="27"/>
        </w:rPr>
        <w:t xml:space="preserve">Nguyên </w:t>
      </w:r>
      <w:proofErr w:type="spellStart"/>
      <w:r w:rsidRPr="00415666">
        <w:rPr>
          <w:rFonts w:ascii="Times New Roman" w:eastAsia="Times New Roman" w:hAnsi="Times New Roman" w:cs="Times New Roman"/>
          <w:b/>
          <w:bCs/>
          <w:sz w:val="27"/>
          <w:szCs w:val="27"/>
        </w:rPr>
        <w:t>tắc</w:t>
      </w:r>
      <w:proofErr w:type="spellEnd"/>
      <w:r w:rsidRPr="00415666">
        <w:rPr>
          <w:rFonts w:ascii="Times New Roman" w:eastAsia="Times New Roman" w:hAnsi="Times New Roman" w:cs="Times New Roman"/>
          <w:b/>
          <w:bCs/>
          <w:sz w:val="27"/>
          <w:szCs w:val="27"/>
        </w:rPr>
        <w:t xml:space="preserve"> 1</w:t>
      </w:r>
    </w:p>
    <w:p w14:paraId="7BF2C093"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chưa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kiểm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chứng</w:t>
      </w:r>
      <w:proofErr w:type="spellEnd"/>
      <w:r w:rsidRPr="00415666">
        <w:rPr>
          <w:rFonts w:ascii="Times New Roman" w:eastAsia="Times New Roman" w:hAnsi="Times New Roman" w:cs="Times New Roman"/>
          <w:sz w:val="24"/>
          <w:szCs w:val="24"/>
        </w:rPr>
        <w:t>.</w:t>
      </w:r>
    </w:p>
    <w:p w14:paraId="7057D879"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r w:rsidRPr="00415666">
        <w:rPr>
          <w:rFonts w:ascii="Times New Roman" w:eastAsia="Times New Roman" w:hAnsi="Times New Roman" w:cs="Times New Roman"/>
          <w:b/>
          <w:bCs/>
          <w:sz w:val="27"/>
          <w:szCs w:val="27"/>
        </w:rPr>
        <w:t xml:space="preserve">Nguyên </w:t>
      </w:r>
      <w:proofErr w:type="spellStart"/>
      <w:r w:rsidRPr="00415666">
        <w:rPr>
          <w:rFonts w:ascii="Times New Roman" w:eastAsia="Times New Roman" w:hAnsi="Times New Roman" w:cs="Times New Roman"/>
          <w:b/>
          <w:bCs/>
          <w:sz w:val="27"/>
          <w:szCs w:val="27"/>
        </w:rPr>
        <w:t>tắc</w:t>
      </w:r>
      <w:proofErr w:type="spellEnd"/>
      <w:r w:rsidRPr="00415666">
        <w:rPr>
          <w:rFonts w:ascii="Times New Roman" w:eastAsia="Times New Roman" w:hAnsi="Times New Roman" w:cs="Times New Roman"/>
          <w:b/>
          <w:bCs/>
          <w:sz w:val="27"/>
          <w:szCs w:val="27"/>
        </w:rPr>
        <w:t xml:space="preserve"> 2</w:t>
      </w:r>
    </w:p>
    <w:p w14:paraId="751892E3"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còn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thay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đổi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tục</w:t>
      </w:r>
      <w:proofErr w:type="spellEnd"/>
      <w:r w:rsidRPr="00415666">
        <w:rPr>
          <w:rFonts w:ascii="Times New Roman" w:eastAsia="Times New Roman" w:hAnsi="Times New Roman" w:cs="Times New Roman"/>
          <w:sz w:val="24"/>
          <w:szCs w:val="24"/>
        </w:rPr>
        <w:t>.</w:t>
      </w:r>
    </w:p>
    <w:p w14:paraId="78E47C7C" w14:textId="77777777" w:rsidR="00415666" w:rsidRPr="00415666" w:rsidRDefault="00415666" w:rsidP="00415666">
      <w:pPr>
        <w:spacing w:before="100" w:beforeAutospacing="1" w:after="100" w:afterAutospacing="1" w:line="240" w:lineRule="auto"/>
        <w:outlineLvl w:val="2"/>
        <w:rPr>
          <w:rFonts w:ascii="Times New Roman" w:eastAsia="Times New Roman" w:hAnsi="Times New Roman" w:cs="Times New Roman"/>
          <w:b/>
          <w:bCs/>
          <w:sz w:val="27"/>
          <w:szCs w:val="27"/>
        </w:rPr>
      </w:pPr>
      <w:r w:rsidRPr="00415666">
        <w:rPr>
          <w:rFonts w:ascii="Times New Roman" w:eastAsia="Times New Roman" w:hAnsi="Times New Roman" w:cs="Times New Roman"/>
          <w:b/>
          <w:bCs/>
          <w:sz w:val="27"/>
          <w:szCs w:val="27"/>
        </w:rPr>
        <w:t xml:space="preserve">Nguyên </w:t>
      </w:r>
      <w:proofErr w:type="spellStart"/>
      <w:r w:rsidRPr="00415666">
        <w:rPr>
          <w:rFonts w:ascii="Times New Roman" w:eastAsia="Times New Roman" w:hAnsi="Times New Roman" w:cs="Times New Roman"/>
          <w:b/>
          <w:bCs/>
          <w:sz w:val="27"/>
          <w:szCs w:val="27"/>
        </w:rPr>
        <w:t>tắc</w:t>
      </w:r>
      <w:proofErr w:type="spellEnd"/>
      <w:r w:rsidRPr="00415666">
        <w:rPr>
          <w:rFonts w:ascii="Times New Roman" w:eastAsia="Times New Roman" w:hAnsi="Times New Roman" w:cs="Times New Roman"/>
          <w:b/>
          <w:bCs/>
          <w:sz w:val="27"/>
          <w:szCs w:val="27"/>
        </w:rPr>
        <w:t xml:space="preserve"> 3</w:t>
      </w:r>
    </w:p>
    <w:p w14:paraId="70889662"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phẩm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chỉ</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vì</w:t>
      </w:r>
      <w:proofErr w:type="spellEnd"/>
      <w:r w:rsidRPr="00415666">
        <w:rPr>
          <w:rFonts w:ascii="Times New Roman" w:eastAsia="Times New Roman" w:hAnsi="Times New Roman" w:cs="Times New Roman"/>
          <w:sz w:val="24"/>
          <w:szCs w:val="24"/>
        </w:rPr>
        <w:t xml:space="preserve"> xu </w:t>
      </w:r>
      <w:proofErr w:type="spellStart"/>
      <w:r w:rsidRPr="00415666">
        <w:rPr>
          <w:rFonts w:ascii="Times New Roman" w:eastAsia="Times New Roman" w:hAnsi="Times New Roman" w:cs="Times New Roman"/>
          <w:sz w:val="24"/>
          <w:szCs w:val="24"/>
        </w:rPr>
        <w:t>hướng</w:t>
      </w:r>
      <w:proofErr w:type="spellEnd"/>
      <w:r w:rsidRPr="00415666">
        <w:rPr>
          <w:rFonts w:ascii="Times New Roman" w:eastAsia="Times New Roman" w:hAnsi="Times New Roman" w:cs="Times New Roman"/>
          <w:sz w:val="24"/>
          <w:szCs w:val="24"/>
        </w:rPr>
        <w:t>.</w:t>
      </w:r>
    </w:p>
    <w:p w14:paraId="42FE18D3"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phẩm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mới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quyết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kiểm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từ</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tế</w:t>
      </w:r>
      <w:proofErr w:type="spellEnd"/>
      <w:r w:rsidRPr="00415666">
        <w:rPr>
          <w:rFonts w:ascii="Times New Roman" w:eastAsia="Times New Roman" w:hAnsi="Times New Roman" w:cs="Times New Roman"/>
          <w:sz w:val="24"/>
          <w:szCs w:val="24"/>
        </w:rPr>
        <w:t>.</w:t>
      </w:r>
    </w:p>
    <w:p w14:paraId="2CE8A81A"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5666">
        <w:rPr>
          <w:rFonts w:ascii="Times New Roman" w:eastAsia="Times New Roman" w:hAnsi="Times New Roman" w:cs="Times New Roman"/>
          <w:b/>
          <w:bCs/>
          <w:kern w:val="36"/>
          <w:sz w:val="48"/>
          <w:szCs w:val="48"/>
        </w:rPr>
        <w:t xml:space="preserve">3.8. </w:t>
      </w:r>
      <w:proofErr w:type="spellStart"/>
      <w:r w:rsidRPr="00415666">
        <w:rPr>
          <w:rFonts w:ascii="Times New Roman" w:eastAsia="Times New Roman" w:hAnsi="Times New Roman" w:cs="Times New Roman"/>
          <w:b/>
          <w:bCs/>
          <w:kern w:val="36"/>
          <w:sz w:val="48"/>
          <w:szCs w:val="48"/>
        </w:rPr>
        <w:t>Hệ</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sinh</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thái</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phát</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triển</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cùng</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nhau</w:t>
      </w:r>
      <w:proofErr w:type="spellEnd"/>
    </w:p>
    <w:p w14:paraId="7485C1BD"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Điểm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biệt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thành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phần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trong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đều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thành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phần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khác</w:t>
      </w:r>
      <w:proofErr w:type="spellEnd"/>
      <w:r w:rsidRPr="00415666">
        <w:rPr>
          <w:rFonts w:ascii="Times New Roman" w:eastAsia="Times New Roman" w:hAnsi="Times New Roman" w:cs="Times New Roman"/>
          <w:sz w:val="24"/>
          <w:szCs w:val="24"/>
        </w:rPr>
        <w:t>.</w:t>
      </w:r>
    </w:p>
    <w:p w14:paraId="4A6656C3"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Ví</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dụ</w:t>
      </w:r>
      <w:proofErr w:type="spellEnd"/>
      <w:r w:rsidRPr="00415666">
        <w:rPr>
          <w:rFonts w:ascii="Times New Roman" w:eastAsia="Times New Roman" w:hAnsi="Times New Roman" w:cs="Times New Roman"/>
          <w:sz w:val="24"/>
          <w:szCs w:val="24"/>
        </w:rPr>
        <w:t>:</w:t>
      </w:r>
    </w:p>
    <w:p w14:paraId="531B4E48" w14:textId="77777777" w:rsidR="00415666" w:rsidRPr="00415666" w:rsidRDefault="0041566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w:t>
      </w:r>
    </w:p>
    <w:p w14:paraId="5996F905" w14:textId="77777777" w:rsidR="00415666" w:rsidRPr="00415666" w:rsidRDefault="00415666">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Dữ</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đó</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giúp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cập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nhật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khung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w:t>
      </w:r>
    </w:p>
    <w:p w14:paraId="0FDC1EFE" w14:textId="77777777" w:rsidR="00415666" w:rsidRPr="00415666" w:rsidRDefault="0041566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Khung </w:t>
      </w:r>
      <w:proofErr w:type="spellStart"/>
      <w:r w:rsidRPr="00415666">
        <w:rPr>
          <w:rFonts w:ascii="Times New Roman" w:eastAsia="Times New Roman" w:hAnsi="Times New Roman" w:cs="Times New Roman"/>
          <w:sz w:val="24"/>
          <w:szCs w:val="24"/>
        </w:rPr>
        <w:t>năng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lực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giúp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đúng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hướng</w:t>
      </w:r>
      <w:proofErr w:type="spellEnd"/>
      <w:r w:rsidRPr="00415666">
        <w:rPr>
          <w:rFonts w:ascii="Times New Roman" w:eastAsia="Times New Roman" w:hAnsi="Times New Roman" w:cs="Times New Roman"/>
          <w:sz w:val="24"/>
          <w:szCs w:val="24"/>
        </w:rPr>
        <w:t>.</w:t>
      </w:r>
    </w:p>
    <w:p w14:paraId="0A9DB883" w14:textId="77777777" w:rsidR="00415666" w:rsidRPr="00415666" w:rsidRDefault="00415666">
      <w:pPr>
        <w:numPr>
          <w:ilvl w:val="0"/>
          <w:numId w:val="54"/>
        </w:num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Người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ứng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tốt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cầu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doanh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w:t>
      </w:r>
    </w:p>
    <w:p w14:paraId="5FBC42F1" w14:textId="77777777" w:rsidR="00415666" w:rsidRPr="00415666" w:rsidRDefault="0041566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t xml:space="preserve">Doanh </w:t>
      </w:r>
      <w:proofErr w:type="spellStart"/>
      <w:r w:rsidRPr="00415666">
        <w:rPr>
          <w:rFonts w:ascii="Times New Roman" w:eastAsia="Times New Roman" w:hAnsi="Times New Roman" w:cs="Times New Roman"/>
          <w:sz w:val="24"/>
          <w:szCs w:val="24"/>
        </w:rPr>
        <w:t>nghiệp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tiếp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tục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hồi</w:t>
      </w:r>
      <w:proofErr w:type="spellEnd"/>
      <w:r w:rsidRPr="00415666">
        <w:rPr>
          <w:rFonts w:ascii="Times New Roman" w:eastAsia="Times New Roman" w:hAnsi="Times New Roman" w:cs="Times New Roman"/>
          <w:sz w:val="24"/>
          <w:szCs w:val="24"/>
        </w:rPr>
        <w:t>.</w:t>
      </w:r>
    </w:p>
    <w:p w14:paraId="54611115"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Đây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vòng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tiến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liên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tục</w:t>
      </w:r>
      <w:proofErr w:type="spellEnd"/>
      <w:r w:rsidRPr="00415666">
        <w:rPr>
          <w:rFonts w:ascii="Times New Roman" w:eastAsia="Times New Roman" w:hAnsi="Times New Roman" w:cs="Times New Roman"/>
          <w:sz w:val="24"/>
          <w:szCs w:val="24"/>
        </w:rPr>
        <w:t>.</w:t>
      </w:r>
    </w:p>
    <w:p w14:paraId="6C1DE023" w14:textId="77777777" w:rsidR="00415666" w:rsidRPr="00415666" w:rsidRDefault="00415666" w:rsidP="00415666">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415666">
        <w:rPr>
          <w:rFonts w:ascii="Times New Roman" w:eastAsia="Times New Roman" w:hAnsi="Times New Roman" w:cs="Times New Roman"/>
          <w:b/>
          <w:bCs/>
          <w:kern w:val="36"/>
          <w:sz w:val="48"/>
          <w:szCs w:val="48"/>
        </w:rPr>
        <w:t>Tóm</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tắt</w:t>
      </w:r>
      <w:proofErr w:type="spellEnd"/>
      <w:r w:rsidRPr="00415666">
        <w:rPr>
          <w:rFonts w:ascii="Times New Roman" w:eastAsia="Times New Roman" w:hAnsi="Times New Roman" w:cs="Times New Roman"/>
          <w:b/>
          <w:bCs/>
          <w:kern w:val="36"/>
          <w:sz w:val="48"/>
          <w:szCs w:val="48"/>
        </w:rPr>
        <w:t xml:space="preserve"> </w:t>
      </w:r>
      <w:proofErr w:type="spellStart"/>
      <w:r w:rsidRPr="00415666">
        <w:rPr>
          <w:rFonts w:ascii="Times New Roman" w:eastAsia="Times New Roman" w:hAnsi="Times New Roman" w:cs="Times New Roman"/>
          <w:b/>
          <w:bCs/>
          <w:kern w:val="36"/>
          <w:sz w:val="48"/>
          <w:szCs w:val="48"/>
        </w:rPr>
        <w:t>chương</w:t>
      </w:r>
      <w:proofErr w:type="spellEnd"/>
    </w:p>
    <w:p w14:paraId="512C9853"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r w:rsidRPr="00415666">
        <w:rPr>
          <w:rFonts w:ascii="Times New Roman" w:eastAsia="Times New Roman" w:hAnsi="Times New Roman" w:cs="Times New Roman"/>
          <w:sz w:val="24"/>
          <w:szCs w:val="24"/>
        </w:rPr>
        <w:lastRenderedPageBreak/>
        <w:t xml:space="preserve">THUCHOCVN </w:t>
      </w:r>
      <w:proofErr w:type="spellStart"/>
      <w:r w:rsidRPr="00415666">
        <w:rPr>
          <w:rFonts w:ascii="Times New Roman" w:eastAsia="Times New Roman" w:hAnsi="Times New Roman" w:cs="Times New Roman"/>
          <w:sz w:val="24"/>
          <w:szCs w:val="24"/>
        </w:rPr>
        <w:t>lựa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chọn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theo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mô</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hình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hệ</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sinh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thái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thay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vì</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sản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phẩm</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lập</w:t>
      </w:r>
      <w:proofErr w:type="spellEnd"/>
      <w:r w:rsidRPr="00415666">
        <w:rPr>
          <w:rFonts w:ascii="Times New Roman" w:eastAsia="Times New Roman" w:hAnsi="Times New Roman" w:cs="Times New Roman"/>
          <w:sz w:val="24"/>
          <w:szCs w:val="24"/>
        </w:rPr>
        <w:t>.</w:t>
      </w:r>
    </w:p>
    <w:p w14:paraId="36DC7A80"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tư</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vấn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ra</w:t>
      </w:r>
      <w:proofErr w:type="spellEnd"/>
      <w:r w:rsidRPr="00415666">
        <w:rPr>
          <w:rFonts w:ascii="Times New Roman" w:eastAsia="Times New Roman" w:hAnsi="Times New Roman" w:cs="Times New Roman"/>
          <w:sz w:val="24"/>
          <w:szCs w:val="24"/>
        </w:rPr>
        <w:t xml:space="preserve"> tri </w:t>
      </w:r>
      <w:proofErr w:type="spellStart"/>
      <w:r w:rsidRPr="00415666">
        <w:rPr>
          <w:rFonts w:ascii="Times New Roman" w:eastAsia="Times New Roman" w:hAnsi="Times New Roman" w:cs="Times New Roman"/>
          <w:sz w:val="24"/>
          <w:szCs w:val="24"/>
        </w:rPr>
        <w:t>thức</w:t>
      </w:r>
      <w:proofErr w:type="spellEnd"/>
      <w:r w:rsidRPr="00415666">
        <w:rPr>
          <w:rFonts w:ascii="Times New Roman" w:eastAsia="Times New Roman" w:hAnsi="Times New Roman" w:cs="Times New Roman"/>
          <w:sz w:val="24"/>
          <w:szCs w:val="24"/>
        </w:rPr>
        <w:t>.</w:t>
      </w:r>
    </w:p>
    <w:p w14:paraId="43544BE1"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bài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học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chuẩn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thành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w:t>
      </w:r>
    </w:p>
    <w:p w14:paraId="13EFC63D"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phương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chuyển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hóa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thành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cụ</w:t>
      </w:r>
      <w:proofErr w:type="spellEnd"/>
      <w:r w:rsidRPr="00415666">
        <w:rPr>
          <w:rFonts w:ascii="Times New Roman" w:eastAsia="Times New Roman" w:hAnsi="Times New Roman" w:cs="Times New Roman"/>
          <w:sz w:val="24"/>
          <w:szCs w:val="24"/>
        </w:rPr>
        <w:t>.</w:t>
      </w:r>
    </w:p>
    <w:p w14:paraId="7094E148"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Mỗi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cụ</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giúp</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nâng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cao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hiệu</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quả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khai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mở</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tác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động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xã</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hội</w:t>
      </w:r>
      <w:proofErr w:type="spellEnd"/>
      <w:r w:rsidRPr="00415666">
        <w:rPr>
          <w:rFonts w:ascii="Times New Roman" w:eastAsia="Times New Roman" w:hAnsi="Times New Roman" w:cs="Times New Roman"/>
          <w:sz w:val="24"/>
          <w:szCs w:val="24"/>
        </w:rPr>
        <w:t>.</w:t>
      </w:r>
    </w:p>
    <w:p w14:paraId="1A93802B"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Chiến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lược</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của</w:t>
      </w:r>
      <w:proofErr w:type="spellEnd"/>
      <w:r w:rsidRPr="00415666">
        <w:rPr>
          <w:rFonts w:ascii="Times New Roman" w:eastAsia="Times New Roman" w:hAnsi="Times New Roman" w:cs="Times New Roman"/>
          <w:sz w:val="24"/>
          <w:szCs w:val="24"/>
        </w:rPr>
        <w:t xml:space="preserve"> THUCHOCVN </w:t>
      </w:r>
      <w:proofErr w:type="spellStart"/>
      <w:r w:rsidRPr="00415666">
        <w:rPr>
          <w:rFonts w:ascii="Times New Roman" w:eastAsia="Times New Roman" w:hAnsi="Times New Roman" w:cs="Times New Roman"/>
          <w:sz w:val="24"/>
          <w:szCs w:val="24"/>
        </w:rPr>
        <w:t>không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phải</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phát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triển</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thật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nhanh</w:t>
      </w:r>
      <w:proofErr w:type="spellEnd"/>
      <w:r w:rsidRPr="00415666">
        <w:rPr>
          <w:rFonts w:ascii="Times New Roman" w:eastAsia="Times New Roman" w:hAnsi="Times New Roman" w:cs="Times New Roman"/>
          <w:sz w:val="24"/>
          <w:szCs w:val="24"/>
        </w:rPr>
        <w:t>.</w:t>
      </w:r>
    </w:p>
    <w:p w14:paraId="27A8B296" w14:textId="77777777" w:rsidR="00415666" w:rsidRPr="00415666" w:rsidRDefault="00415666" w:rsidP="00415666">
      <w:pPr>
        <w:spacing w:before="100" w:beforeAutospacing="1" w:after="100" w:afterAutospacing="1" w:line="240" w:lineRule="auto"/>
        <w:rPr>
          <w:rFonts w:ascii="Times New Roman" w:eastAsia="Times New Roman" w:hAnsi="Times New Roman" w:cs="Times New Roman"/>
          <w:sz w:val="24"/>
          <w:szCs w:val="24"/>
        </w:rPr>
      </w:pPr>
      <w:proofErr w:type="spellStart"/>
      <w:r w:rsidRPr="00415666">
        <w:rPr>
          <w:rFonts w:ascii="Times New Roman" w:eastAsia="Times New Roman" w:hAnsi="Times New Roman" w:cs="Times New Roman"/>
          <w:sz w:val="24"/>
          <w:szCs w:val="24"/>
        </w:rPr>
        <w:t>Mà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là</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tạo</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ra</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một</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vòng</w:t>
      </w:r>
      <w:proofErr w:type="spellEnd"/>
      <w:r w:rsidRPr="00415666">
        <w:rPr>
          <w:rFonts w:ascii="Times New Roman" w:eastAsia="Times New Roman" w:hAnsi="Times New Roman" w:cs="Times New Roman"/>
          <w:sz w:val="24"/>
          <w:szCs w:val="24"/>
        </w:rPr>
        <w:t xml:space="preserve"> quay </w:t>
      </w:r>
      <w:proofErr w:type="spellStart"/>
      <w:r w:rsidRPr="00415666">
        <w:rPr>
          <w:rFonts w:ascii="Times New Roman" w:eastAsia="Times New Roman" w:hAnsi="Times New Roman" w:cs="Times New Roman"/>
          <w:sz w:val="24"/>
          <w:szCs w:val="24"/>
        </w:rPr>
        <w:t>giá</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trị</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ngày</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càng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mạnh</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hơn</w:t>
      </w:r>
      <w:proofErr w:type="spellEnd"/>
      <w:r w:rsidRPr="00415666">
        <w:rPr>
          <w:rFonts w:ascii="Times New Roman" w:eastAsia="Times New Roman" w:hAnsi="Times New Roman" w:cs="Times New Roman"/>
          <w:sz w:val="24"/>
          <w:szCs w:val="24"/>
        </w:rPr>
        <w:t xml:space="preserve"> qua </w:t>
      </w:r>
      <w:proofErr w:type="spellStart"/>
      <w:r w:rsidRPr="00415666">
        <w:rPr>
          <w:rFonts w:ascii="Times New Roman" w:eastAsia="Times New Roman" w:hAnsi="Times New Roman" w:cs="Times New Roman"/>
          <w:sz w:val="24"/>
          <w:szCs w:val="24"/>
        </w:rPr>
        <w:t>từng</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dự</w:t>
      </w:r>
      <w:proofErr w:type="spellEnd"/>
      <w:r w:rsidRPr="00415666">
        <w:rPr>
          <w:rFonts w:ascii="Times New Roman" w:eastAsia="Times New Roman" w:hAnsi="Times New Roman" w:cs="Times New Roman"/>
          <w:sz w:val="24"/>
          <w:szCs w:val="24"/>
        </w:rPr>
        <w:t xml:space="preserve"> </w:t>
      </w:r>
      <w:proofErr w:type="spellStart"/>
      <w:r w:rsidRPr="00415666">
        <w:rPr>
          <w:rFonts w:ascii="Times New Roman" w:eastAsia="Times New Roman" w:hAnsi="Times New Roman" w:cs="Times New Roman"/>
          <w:sz w:val="24"/>
          <w:szCs w:val="24"/>
        </w:rPr>
        <w:t>án</w:t>
      </w:r>
      <w:proofErr w:type="spellEnd"/>
      <w:r w:rsidRPr="00415666">
        <w:rPr>
          <w:rFonts w:ascii="Times New Roman" w:eastAsia="Times New Roman" w:hAnsi="Times New Roman" w:cs="Times New Roman"/>
          <w:sz w:val="24"/>
          <w:szCs w:val="24"/>
        </w:rPr>
        <w:t>.</w:t>
      </w:r>
    </w:p>
    <w:p w14:paraId="0DD7EA7B" w14:textId="7E8EE9DE" w:rsidR="003E0ECC" w:rsidRDefault="003E0ECC" w:rsidP="00415666">
      <w:pPr>
        <w:spacing w:after="0" w:line="240" w:lineRule="auto"/>
        <w:rPr>
          <w:rFonts w:ascii="Times New Roman" w:eastAsia="Times New Roman" w:hAnsi="Times New Roman" w:cs="Times New Roman"/>
          <w:sz w:val="24"/>
          <w:szCs w:val="24"/>
        </w:rPr>
      </w:pPr>
    </w:p>
    <w:p w14:paraId="4BAEED13" w14:textId="77777777" w:rsidR="003E0ECC" w:rsidRDefault="003E0EC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368F6EB" w14:textId="77777777"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151A">
        <w:rPr>
          <w:rFonts w:ascii="Times New Roman" w:eastAsia="Times New Roman" w:hAnsi="Times New Roman" w:cs="Times New Roman"/>
          <w:b/>
          <w:bCs/>
          <w:kern w:val="36"/>
          <w:sz w:val="48"/>
          <w:szCs w:val="48"/>
        </w:rPr>
        <w:lastRenderedPageBreak/>
        <w:t>CHƯƠNG 4</w:t>
      </w:r>
    </w:p>
    <w:p w14:paraId="7CD582C3" w14:textId="77777777"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151A">
        <w:rPr>
          <w:rFonts w:ascii="Times New Roman" w:eastAsia="Times New Roman" w:hAnsi="Times New Roman" w:cs="Times New Roman"/>
          <w:b/>
          <w:bCs/>
          <w:kern w:val="36"/>
          <w:sz w:val="48"/>
          <w:szCs w:val="48"/>
        </w:rPr>
        <w:t>GO-TO-MARKET STRATEGY</w:t>
      </w:r>
    </w:p>
    <w:p w14:paraId="26067A89" w14:textId="77777777" w:rsidR="004F151A" w:rsidRPr="004F151A" w:rsidRDefault="004F151A" w:rsidP="004F151A">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4F151A">
        <w:rPr>
          <w:rFonts w:ascii="Times New Roman" w:eastAsia="Times New Roman" w:hAnsi="Times New Roman" w:cs="Times New Roman"/>
          <w:b/>
          <w:bCs/>
          <w:sz w:val="36"/>
          <w:szCs w:val="36"/>
        </w:rPr>
        <w:t>Chiến</w:t>
      </w:r>
      <w:proofErr w:type="spellEnd"/>
      <w:r w:rsidRPr="004F151A">
        <w:rPr>
          <w:rFonts w:ascii="Times New Roman" w:eastAsia="Times New Roman" w:hAnsi="Times New Roman" w:cs="Times New Roman"/>
          <w:b/>
          <w:bCs/>
          <w:sz w:val="36"/>
          <w:szCs w:val="36"/>
        </w:rPr>
        <w:t xml:space="preserve"> </w:t>
      </w:r>
      <w:proofErr w:type="spellStart"/>
      <w:r w:rsidRPr="004F151A">
        <w:rPr>
          <w:rFonts w:ascii="Times New Roman" w:eastAsia="Times New Roman" w:hAnsi="Times New Roman" w:cs="Times New Roman"/>
          <w:b/>
          <w:bCs/>
          <w:sz w:val="36"/>
          <w:szCs w:val="36"/>
        </w:rPr>
        <w:t>lược</w:t>
      </w:r>
      <w:proofErr w:type="spellEnd"/>
      <w:r w:rsidRPr="004F151A">
        <w:rPr>
          <w:rFonts w:ascii="Times New Roman" w:eastAsia="Times New Roman" w:hAnsi="Times New Roman" w:cs="Times New Roman"/>
          <w:b/>
          <w:bCs/>
          <w:sz w:val="36"/>
          <w:szCs w:val="36"/>
        </w:rPr>
        <w:t xml:space="preserve"> </w:t>
      </w:r>
      <w:proofErr w:type="spellStart"/>
      <w:r w:rsidRPr="004F151A">
        <w:rPr>
          <w:rFonts w:ascii="Times New Roman" w:eastAsia="Times New Roman" w:hAnsi="Times New Roman" w:cs="Times New Roman"/>
          <w:b/>
          <w:bCs/>
          <w:sz w:val="36"/>
          <w:szCs w:val="36"/>
        </w:rPr>
        <w:t>tiếp</w:t>
      </w:r>
      <w:proofErr w:type="spellEnd"/>
      <w:r w:rsidRPr="004F151A">
        <w:rPr>
          <w:rFonts w:ascii="Times New Roman" w:eastAsia="Times New Roman" w:hAnsi="Times New Roman" w:cs="Times New Roman"/>
          <w:b/>
          <w:bCs/>
          <w:sz w:val="36"/>
          <w:szCs w:val="36"/>
        </w:rPr>
        <w:t xml:space="preserve"> </w:t>
      </w:r>
      <w:proofErr w:type="spellStart"/>
      <w:r w:rsidRPr="004F151A">
        <w:rPr>
          <w:rFonts w:ascii="Times New Roman" w:eastAsia="Times New Roman" w:hAnsi="Times New Roman" w:cs="Times New Roman"/>
          <w:b/>
          <w:bCs/>
          <w:sz w:val="36"/>
          <w:szCs w:val="36"/>
        </w:rPr>
        <w:t>cận</w:t>
      </w:r>
      <w:proofErr w:type="spellEnd"/>
      <w:r w:rsidRPr="004F151A">
        <w:rPr>
          <w:rFonts w:ascii="Times New Roman" w:eastAsia="Times New Roman" w:hAnsi="Times New Roman" w:cs="Times New Roman"/>
          <w:b/>
          <w:bCs/>
          <w:sz w:val="36"/>
          <w:szCs w:val="36"/>
        </w:rPr>
        <w:t xml:space="preserve"> </w:t>
      </w:r>
      <w:proofErr w:type="spellStart"/>
      <w:r w:rsidRPr="004F151A">
        <w:rPr>
          <w:rFonts w:ascii="Times New Roman" w:eastAsia="Times New Roman" w:hAnsi="Times New Roman" w:cs="Times New Roman"/>
          <w:b/>
          <w:bCs/>
          <w:sz w:val="36"/>
          <w:szCs w:val="36"/>
        </w:rPr>
        <w:t>thị</w:t>
      </w:r>
      <w:proofErr w:type="spellEnd"/>
      <w:r w:rsidRPr="004F151A">
        <w:rPr>
          <w:rFonts w:ascii="Times New Roman" w:eastAsia="Times New Roman" w:hAnsi="Times New Roman" w:cs="Times New Roman"/>
          <w:b/>
          <w:bCs/>
          <w:sz w:val="36"/>
          <w:szCs w:val="36"/>
        </w:rPr>
        <w:t xml:space="preserve"> </w:t>
      </w:r>
      <w:proofErr w:type="spellStart"/>
      <w:r w:rsidRPr="004F151A">
        <w:rPr>
          <w:rFonts w:ascii="Times New Roman" w:eastAsia="Times New Roman" w:hAnsi="Times New Roman" w:cs="Times New Roman"/>
          <w:b/>
          <w:bCs/>
          <w:sz w:val="36"/>
          <w:szCs w:val="36"/>
        </w:rPr>
        <w:t>trường</w:t>
      </w:r>
      <w:proofErr w:type="spellEnd"/>
      <w:r w:rsidRPr="004F151A">
        <w:rPr>
          <w:rFonts w:ascii="Times New Roman" w:eastAsia="Times New Roman" w:hAnsi="Times New Roman" w:cs="Times New Roman"/>
          <w:b/>
          <w:bCs/>
          <w:sz w:val="36"/>
          <w:szCs w:val="36"/>
        </w:rPr>
        <w:t xml:space="preserve"> </w:t>
      </w:r>
      <w:proofErr w:type="spellStart"/>
      <w:r w:rsidRPr="004F151A">
        <w:rPr>
          <w:rFonts w:ascii="Times New Roman" w:eastAsia="Times New Roman" w:hAnsi="Times New Roman" w:cs="Times New Roman"/>
          <w:b/>
          <w:bCs/>
          <w:sz w:val="36"/>
          <w:szCs w:val="36"/>
        </w:rPr>
        <w:t>của</w:t>
      </w:r>
      <w:proofErr w:type="spellEnd"/>
      <w:r w:rsidRPr="004F151A">
        <w:rPr>
          <w:rFonts w:ascii="Times New Roman" w:eastAsia="Times New Roman" w:hAnsi="Times New Roman" w:cs="Times New Roman"/>
          <w:b/>
          <w:bCs/>
          <w:sz w:val="36"/>
          <w:szCs w:val="36"/>
        </w:rPr>
        <w:t xml:space="preserve"> THUCHOCVN</w:t>
      </w:r>
    </w:p>
    <w:p w14:paraId="6197B1CF"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i/>
          <w:iCs/>
          <w:sz w:val="24"/>
          <w:szCs w:val="24"/>
        </w:rPr>
        <w:t>"</w:t>
      </w:r>
      <w:proofErr w:type="spellStart"/>
      <w:r w:rsidRPr="004F151A">
        <w:rPr>
          <w:rFonts w:ascii="Times New Roman" w:eastAsia="Times New Roman" w:hAnsi="Times New Roman" w:cs="Times New Roman"/>
          <w:i/>
          <w:iCs/>
          <w:sz w:val="24"/>
          <w:szCs w:val="24"/>
        </w:rPr>
        <w:t>Không</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phải</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bắt</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đầu</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từ</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nơi</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mình</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muốn</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đến</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Mà</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bắt</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đầu</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từ</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nơi</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mình</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có</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thể</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tạo</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ra</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giá</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trị</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đầu</w:t>
      </w:r>
      <w:proofErr w:type="spellEnd"/>
      <w:r w:rsidRPr="004F151A">
        <w:rPr>
          <w:rFonts w:ascii="Times New Roman" w:eastAsia="Times New Roman" w:hAnsi="Times New Roman" w:cs="Times New Roman"/>
          <w:i/>
          <w:iCs/>
          <w:sz w:val="24"/>
          <w:szCs w:val="24"/>
        </w:rPr>
        <w:t xml:space="preserve"> </w:t>
      </w:r>
      <w:proofErr w:type="spellStart"/>
      <w:r w:rsidRPr="004F151A">
        <w:rPr>
          <w:rFonts w:ascii="Times New Roman" w:eastAsia="Times New Roman" w:hAnsi="Times New Roman" w:cs="Times New Roman"/>
          <w:i/>
          <w:iCs/>
          <w:sz w:val="24"/>
          <w:szCs w:val="24"/>
        </w:rPr>
        <w:t>tiên</w:t>
      </w:r>
      <w:proofErr w:type="spellEnd"/>
      <w:r w:rsidRPr="004F151A">
        <w:rPr>
          <w:rFonts w:ascii="Times New Roman" w:eastAsia="Times New Roman" w:hAnsi="Times New Roman" w:cs="Times New Roman"/>
          <w:i/>
          <w:iCs/>
          <w:sz w:val="24"/>
          <w:szCs w:val="24"/>
        </w:rPr>
        <w:t>."</w:t>
      </w:r>
    </w:p>
    <w:p w14:paraId="2C54D0FC" w14:textId="77777777"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151A">
        <w:rPr>
          <w:rFonts w:ascii="Times New Roman" w:eastAsia="Times New Roman" w:hAnsi="Times New Roman" w:cs="Times New Roman"/>
          <w:b/>
          <w:bCs/>
          <w:kern w:val="36"/>
          <w:sz w:val="48"/>
          <w:szCs w:val="48"/>
        </w:rPr>
        <w:t xml:space="preserve">4.1. Go-to-Market </w:t>
      </w:r>
      <w:proofErr w:type="spellStart"/>
      <w:r w:rsidRPr="004F151A">
        <w:rPr>
          <w:rFonts w:ascii="Times New Roman" w:eastAsia="Times New Roman" w:hAnsi="Times New Roman" w:cs="Times New Roman"/>
          <w:b/>
          <w:bCs/>
          <w:kern w:val="36"/>
          <w:sz w:val="48"/>
          <w:szCs w:val="48"/>
        </w:rPr>
        <w:t>là</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gì</w:t>
      </w:r>
      <w:proofErr w:type="spellEnd"/>
      <w:r w:rsidRPr="004F151A">
        <w:rPr>
          <w:rFonts w:ascii="Times New Roman" w:eastAsia="Times New Roman" w:hAnsi="Times New Roman" w:cs="Times New Roman"/>
          <w:b/>
          <w:bCs/>
          <w:kern w:val="36"/>
          <w:sz w:val="48"/>
          <w:szCs w:val="48"/>
        </w:rPr>
        <w:t>?</w:t>
      </w:r>
    </w:p>
    <w:p w14:paraId="4CE218C8"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Mỗi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doanh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nghiệp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đều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một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tầm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nhìn</w:t>
      </w:r>
      <w:proofErr w:type="spellEnd"/>
      <w:r w:rsidRPr="004F151A">
        <w:rPr>
          <w:rFonts w:ascii="Times New Roman" w:eastAsia="Times New Roman" w:hAnsi="Times New Roman" w:cs="Times New Roman"/>
          <w:sz w:val="24"/>
          <w:szCs w:val="24"/>
        </w:rPr>
        <w:t>.</w:t>
      </w:r>
    </w:p>
    <w:p w14:paraId="18DD8434"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Tuy </w:t>
      </w:r>
      <w:proofErr w:type="spellStart"/>
      <w:r w:rsidRPr="004F151A">
        <w:rPr>
          <w:rFonts w:ascii="Times New Roman" w:eastAsia="Times New Roman" w:hAnsi="Times New Roman" w:cs="Times New Roman"/>
          <w:sz w:val="24"/>
          <w:szCs w:val="24"/>
        </w:rPr>
        <w:t>nhiên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phải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doanh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nghiệp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nào</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cũng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biết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nên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bắt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đầu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từ</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đâu</w:t>
      </w:r>
      <w:proofErr w:type="spellEnd"/>
      <w:r w:rsidRPr="004F151A">
        <w:rPr>
          <w:rFonts w:ascii="Times New Roman" w:eastAsia="Times New Roman" w:hAnsi="Times New Roman" w:cs="Times New Roman"/>
          <w:sz w:val="24"/>
          <w:szCs w:val="24"/>
        </w:rPr>
        <w:t>.</w:t>
      </w:r>
    </w:p>
    <w:p w14:paraId="052586AD"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Go-to-Market Strategy </w:t>
      </w:r>
      <w:proofErr w:type="spellStart"/>
      <w:r w:rsidRPr="004F151A">
        <w:rPr>
          <w:rFonts w:ascii="Times New Roman" w:eastAsia="Times New Roman" w:hAnsi="Times New Roman" w:cs="Times New Roman"/>
          <w:sz w:val="24"/>
          <w:szCs w:val="24"/>
        </w:rPr>
        <w:t>trả</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lời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câu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hỏi</w:t>
      </w:r>
      <w:proofErr w:type="spellEnd"/>
      <w:r w:rsidRPr="004F151A">
        <w:rPr>
          <w:rFonts w:ascii="Times New Roman" w:eastAsia="Times New Roman" w:hAnsi="Times New Roman" w:cs="Times New Roman"/>
          <w:sz w:val="24"/>
          <w:szCs w:val="24"/>
        </w:rPr>
        <w:t>:</w:t>
      </w:r>
    </w:p>
    <w:p w14:paraId="0BAC4EC7"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b/>
          <w:bCs/>
          <w:sz w:val="24"/>
          <w:szCs w:val="24"/>
        </w:rPr>
        <w:t>Làm</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thế</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nào</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để</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biến</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tầm</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nhìn</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thành</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những</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khách</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hàng</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đầu</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tiên</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những</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dự</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án</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đầu</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tiên</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và</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những</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kết</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quả</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đầu</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tiên</w:t>
      </w:r>
      <w:proofErr w:type="spellEnd"/>
      <w:r w:rsidRPr="004F151A">
        <w:rPr>
          <w:rFonts w:ascii="Times New Roman" w:eastAsia="Times New Roman" w:hAnsi="Times New Roman" w:cs="Times New Roman"/>
          <w:b/>
          <w:bCs/>
          <w:sz w:val="24"/>
          <w:szCs w:val="24"/>
        </w:rPr>
        <w:t>?</w:t>
      </w:r>
    </w:p>
    <w:p w14:paraId="6C56D70C"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Đối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với</w:t>
      </w:r>
      <w:proofErr w:type="spellEnd"/>
      <w:r w:rsidRPr="004F151A">
        <w:rPr>
          <w:rFonts w:ascii="Times New Roman" w:eastAsia="Times New Roman" w:hAnsi="Times New Roman" w:cs="Times New Roman"/>
          <w:sz w:val="24"/>
          <w:szCs w:val="24"/>
        </w:rPr>
        <w:t xml:space="preserve"> THUCHOCVN, Go-to-Market </w:t>
      </w:r>
      <w:proofErr w:type="spellStart"/>
      <w:r w:rsidRPr="004F151A">
        <w:rPr>
          <w:rFonts w:ascii="Times New Roman" w:eastAsia="Times New Roman" w:hAnsi="Times New Roman" w:cs="Times New Roman"/>
          <w:sz w:val="24"/>
          <w:szCs w:val="24"/>
        </w:rPr>
        <w:t>không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đơn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thuần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kế</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hoạch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bán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hàng</w:t>
      </w:r>
      <w:proofErr w:type="spellEnd"/>
      <w:r w:rsidRPr="004F151A">
        <w:rPr>
          <w:rFonts w:ascii="Times New Roman" w:eastAsia="Times New Roman" w:hAnsi="Times New Roman" w:cs="Times New Roman"/>
          <w:sz w:val="24"/>
          <w:szCs w:val="24"/>
        </w:rPr>
        <w:t>.</w:t>
      </w:r>
    </w:p>
    <w:p w14:paraId="5A84CE62"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Đó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chiến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lược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lựa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chọn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b/>
          <w:bCs/>
          <w:sz w:val="24"/>
          <w:szCs w:val="24"/>
        </w:rPr>
        <w:t>điểm</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khởi</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đầu</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phù</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hợp</w:t>
      </w:r>
      <w:proofErr w:type="spellEnd"/>
      <w:r w:rsidRPr="004F151A">
        <w:rPr>
          <w:rFonts w:ascii="Times New Roman" w:eastAsia="Times New Roman" w:hAnsi="Times New Roman" w:cs="Times New Roman"/>
          <w:b/>
          <w:bCs/>
          <w:sz w:val="24"/>
          <w:szCs w:val="24"/>
        </w:rPr>
        <w:t xml:space="preserve"> </w:t>
      </w:r>
      <w:proofErr w:type="spellStart"/>
      <w:r w:rsidRPr="004F151A">
        <w:rPr>
          <w:rFonts w:ascii="Times New Roman" w:eastAsia="Times New Roman" w:hAnsi="Times New Roman" w:cs="Times New Roman"/>
          <w:b/>
          <w:bCs/>
          <w:sz w:val="24"/>
          <w:szCs w:val="24"/>
        </w:rPr>
        <w:t>nhất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để</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từng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bước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xây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dựng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hệ</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sinh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thái</w:t>
      </w:r>
      <w:proofErr w:type="spellEnd"/>
      <w:r w:rsidRPr="004F151A">
        <w:rPr>
          <w:rFonts w:ascii="Times New Roman" w:eastAsia="Times New Roman" w:hAnsi="Times New Roman" w:cs="Times New Roman"/>
          <w:sz w:val="24"/>
          <w:szCs w:val="24"/>
        </w:rPr>
        <w:t>.</w:t>
      </w:r>
    </w:p>
    <w:p w14:paraId="5F2B918B" w14:textId="77777777"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151A">
        <w:rPr>
          <w:rFonts w:ascii="Times New Roman" w:eastAsia="Times New Roman" w:hAnsi="Times New Roman" w:cs="Times New Roman"/>
          <w:b/>
          <w:bCs/>
          <w:kern w:val="36"/>
          <w:sz w:val="48"/>
          <w:szCs w:val="48"/>
        </w:rPr>
        <w:t xml:space="preserve">4.2. </w:t>
      </w:r>
      <w:proofErr w:type="spellStart"/>
      <w:r w:rsidRPr="004F151A">
        <w:rPr>
          <w:rFonts w:ascii="Times New Roman" w:eastAsia="Times New Roman" w:hAnsi="Times New Roman" w:cs="Times New Roman"/>
          <w:b/>
          <w:bCs/>
          <w:kern w:val="36"/>
          <w:sz w:val="48"/>
          <w:szCs w:val="48"/>
        </w:rPr>
        <w:t>Vì</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sao</w:t>
      </w:r>
      <w:proofErr w:type="spellEnd"/>
      <w:r w:rsidRPr="004F151A">
        <w:rPr>
          <w:rFonts w:ascii="Times New Roman" w:eastAsia="Times New Roman" w:hAnsi="Times New Roman" w:cs="Times New Roman"/>
          <w:b/>
          <w:bCs/>
          <w:kern w:val="36"/>
          <w:sz w:val="48"/>
          <w:szCs w:val="48"/>
        </w:rPr>
        <w:t xml:space="preserve"> THUCHOCVN </w:t>
      </w:r>
      <w:proofErr w:type="spellStart"/>
      <w:r w:rsidRPr="004F151A">
        <w:rPr>
          <w:rFonts w:ascii="Times New Roman" w:eastAsia="Times New Roman" w:hAnsi="Times New Roman" w:cs="Times New Roman"/>
          <w:b/>
          <w:bCs/>
          <w:kern w:val="36"/>
          <w:sz w:val="48"/>
          <w:szCs w:val="48"/>
        </w:rPr>
        <w:t>không</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bắt</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đầu</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bằng</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nền</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tảng</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công</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nghệ</w:t>
      </w:r>
      <w:proofErr w:type="spellEnd"/>
      <w:r w:rsidRPr="004F151A">
        <w:rPr>
          <w:rFonts w:ascii="Times New Roman" w:eastAsia="Times New Roman" w:hAnsi="Times New Roman" w:cs="Times New Roman"/>
          <w:b/>
          <w:bCs/>
          <w:kern w:val="36"/>
          <w:sz w:val="48"/>
          <w:szCs w:val="48"/>
        </w:rPr>
        <w:t>?</w:t>
      </w:r>
    </w:p>
    <w:p w14:paraId="257B672D"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Nhiều</w:t>
      </w:r>
      <w:proofErr w:type="spellEnd"/>
      <w:r w:rsidRPr="004F151A">
        <w:rPr>
          <w:rFonts w:ascii="Times New Roman" w:eastAsia="Times New Roman" w:hAnsi="Times New Roman" w:cs="Times New Roman"/>
          <w:sz w:val="24"/>
          <w:szCs w:val="24"/>
        </w:rPr>
        <w:t xml:space="preserve"> startup </w:t>
      </w:r>
      <w:proofErr w:type="spellStart"/>
      <w:r w:rsidRPr="004F151A">
        <w:rPr>
          <w:rFonts w:ascii="Times New Roman" w:eastAsia="Times New Roman" w:hAnsi="Times New Roman" w:cs="Times New Roman"/>
          <w:sz w:val="24"/>
          <w:szCs w:val="24"/>
        </w:rPr>
        <w:t>lựa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chọn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xây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dựng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sản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phẩm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nghệ</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trước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sau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tìm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kiếm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khách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hàng</w:t>
      </w:r>
      <w:proofErr w:type="spellEnd"/>
      <w:r w:rsidRPr="004F151A">
        <w:rPr>
          <w:rFonts w:ascii="Times New Roman" w:eastAsia="Times New Roman" w:hAnsi="Times New Roman" w:cs="Times New Roman"/>
          <w:sz w:val="24"/>
          <w:szCs w:val="24"/>
        </w:rPr>
        <w:t>.</w:t>
      </w:r>
    </w:p>
    <w:p w14:paraId="0A31EF7C"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THUCHOCVN </w:t>
      </w:r>
      <w:proofErr w:type="spellStart"/>
      <w:r w:rsidRPr="004F151A">
        <w:rPr>
          <w:rFonts w:ascii="Times New Roman" w:eastAsia="Times New Roman" w:hAnsi="Times New Roman" w:cs="Times New Roman"/>
          <w:sz w:val="24"/>
          <w:szCs w:val="24"/>
        </w:rPr>
        <w:t>lựa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chọn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hướng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ngược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lại</w:t>
      </w:r>
      <w:proofErr w:type="spellEnd"/>
      <w:r w:rsidRPr="004F151A">
        <w:rPr>
          <w:rFonts w:ascii="Times New Roman" w:eastAsia="Times New Roman" w:hAnsi="Times New Roman" w:cs="Times New Roman"/>
          <w:sz w:val="24"/>
          <w:szCs w:val="24"/>
        </w:rPr>
        <w:t>.</w:t>
      </w:r>
    </w:p>
    <w:p w14:paraId="38BD1C1F"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Chúng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tôi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bắt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đầu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từ</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khách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hàng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vấn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đề</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thực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tế</w:t>
      </w:r>
      <w:proofErr w:type="spellEnd"/>
      <w:r w:rsidRPr="004F151A">
        <w:rPr>
          <w:rFonts w:ascii="Times New Roman" w:eastAsia="Times New Roman" w:hAnsi="Times New Roman" w:cs="Times New Roman"/>
          <w:sz w:val="24"/>
          <w:szCs w:val="24"/>
        </w:rPr>
        <w:t>.</w:t>
      </w:r>
    </w:p>
    <w:p w14:paraId="49ECB451"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Có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lý</w:t>
      </w:r>
      <w:proofErr w:type="spellEnd"/>
      <w:r w:rsidRPr="004F151A">
        <w:rPr>
          <w:rFonts w:ascii="Times New Roman" w:eastAsia="Times New Roman" w:hAnsi="Times New Roman" w:cs="Times New Roman"/>
          <w:sz w:val="24"/>
          <w:szCs w:val="24"/>
        </w:rPr>
        <w:t xml:space="preserve"> do </w:t>
      </w:r>
      <w:proofErr w:type="spellStart"/>
      <w:r w:rsidRPr="004F151A">
        <w:rPr>
          <w:rFonts w:ascii="Times New Roman" w:eastAsia="Times New Roman" w:hAnsi="Times New Roman" w:cs="Times New Roman"/>
          <w:sz w:val="24"/>
          <w:szCs w:val="24"/>
        </w:rPr>
        <w:t>chính</w:t>
      </w:r>
      <w:proofErr w:type="spellEnd"/>
      <w:r w:rsidRPr="004F151A">
        <w:rPr>
          <w:rFonts w:ascii="Times New Roman" w:eastAsia="Times New Roman" w:hAnsi="Times New Roman" w:cs="Times New Roman"/>
          <w:sz w:val="24"/>
          <w:szCs w:val="24"/>
        </w:rPr>
        <w:t>.</w:t>
      </w:r>
    </w:p>
    <w:p w14:paraId="18CE6636" w14:textId="77777777" w:rsidR="004F151A" w:rsidRPr="004F151A" w:rsidRDefault="004F151A" w:rsidP="004F151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151A">
        <w:rPr>
          <w:rFonts w:ascii="Times New Roman" w:eastAsia="Times New Roman" w:hAnsi="Times New Roman" w:cs="Times New Roman"/>
          <w:b/>
          <w:bCs/>
          <w:sz w:val="27"/>
          <w:szCs w:val="27"/>
        </w:rPr>
        <w:t>Thứ</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nhất</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chưa</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hiểu</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đủ</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bài</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toán</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thì</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không</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thể</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xây</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đúng</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sản</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phẩm</w:t>
      </w:r>
      <w:proofErr w:type="spellEnd"/>
    </w:p>
    <w:p w14:paraId="4133F6D7"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Nếu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chưa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việc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với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doanh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nghiệp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rất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biết</w:t>
      </w:r>
      <w:proofErr w:type="spellEnd"/>
      <w:r w:rsidRPr="004F151A">
        <w:rPr>
          <w:rFonts w:ascii="Times New Roman" w:eastAsia="Times New Roman" w:hAnsi="Times New Roman" w:cs="Times New Roman"/>
          <w:sz w:val="24"/>
          <w:szCs w:val="24"/>
        </w:rPr>
        <w:t>:</w:t>
      </w:r>
    </w:p>
    <w:p w14:paraId="01916C0D" w14:textId="77777777" w:rsidR="004F151A" w:rsidRPr="004F151A" w:rsidRDefault="004F151A">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4F151A">
        <w:rPr>
          <w:rFonts w:ascii="Times New Roman" w:eastAsia="Times New Roman" w:hAnsi="Times New Roman" w:cs="Times New Roman"/>
          <w:sz w:val="24"/>
          <w:szCs w:val="24"/>
          <w:lang w:val="fr-FR"/>
        </w:rPr>
        <w:t>Vấn</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đề</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nào</w:t>
      </w:r>
      <w:proofErr w:type="spellEnd"/>
      <w:r w:rsidRPr="004F151A">
        <w:rPr>
          <w:rFonts w:ascii="Times New Roman" w:eastAsia="Times New Roman" w:hAnsi="Times New Roman" w:cs="Times New Roman"/>
          <w:sz w:val="24"/>
          <w:szCs w:val="24"/>
          <w:lang w:val="fr-FR"/>
        </w:rPr>
        <w:t xml:space="preserve"> là </w:t>
      </w:r>
      <w:proofErr w:type="spellStart"/>
      <w:r w:rsidRPr="004F151A">
        <w:rPr>
          <w:rFonts w:ascii="Times New Roman" w:eastAsia="Times New Roman" w:hAnsi="Times New Roman" w:cs="Times New Roman"/>
          <w:sz w:val="24"/>
          <w:szCs w:val="24"/>
          <w:lang w:val="fr-FR"/>
        </w:rPr>
        <w:t>quan</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trọng</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nhất</w:t>
      </w:r>
      <w:proofErr w:type="spellEnd"/>
      <w:r w:rsidRPr="004F151A">
        <w:rPr>
          <w:rFonts w:ascii="Times New Roman" w:eastAsia="Times New Roman" w:hAnsi="Times New Roman" w:cs="Times New Roman"/>
          <w:sz w:val="24"/>
          <w:szCs w:val="24"/>
          <w:lang w:val="fr-FR"/>
        </w:rPr>
        <w:t>.</w:t>
      </w:r>
    </w:p>
    <w:p w14:paraId="42EAEF50" w14:textId="77777777" w:rsidR="004F151A" w:rsidRPr="004F151A" w:rsidRDefault="004F151A">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r w:rsidRPr="004F151A">
        <w:rPr>
          <w:rFonts w:ascii="Times New Roman" w:eastAsia="Times New Roman" w:hAnsi="Times New Roman" w:cs="Times New Roman"/>
          <w:sz w:val="24"/>
          <w:szCs w:val="24"/>
          <w:lang w:val="fr-FR"/>
        </w:rPr>
        <w:t xml:space="preserve">Quy </w:t>
      </w:r>
      <w:proofErr w:type="spellStart"/>
      <w:r w:rsidRPr="004F151A">
        <w:rPr>
          <w:rFonts w:ascii="Times New Roman" w:eastAsia="Times New Roman" w:hAnsi="Times New Roman" w:cs="Times New Roman"/>
          <w:sz w:val="24"/>
          <w:szCs w:val="24"/>
          <w:lang w:val="fr-FR"/>
        </w:rPr>
        <w:t>trình</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nào</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cần</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chuẩn</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hóa</w:t>
      </w:r>
      <w:proofErr w:type="spellEnd"/>
      <w:r w:rsidRPr="004F151A">
        <w:rPr>
          <w:rFonts w:ascii="Times New Roman" w:eastAsia="Times New Roman" w:hAnsi="Times New Roman" w:cs="Times New Roman"/>
          <w:sz w:val="24"/>
          <w:szCs w:val="24"/>
          <w:lang w:val="fr-FR"/>
        </w:rPr>
        <w:t>.</w:t>
      </w:r>
    </w:p>
    <w:p w14:paraId="49EB9991" w14:textId="77777777" w:rsidR="004F151A" w:rsidRPr="004F151A" w:rsidRDefault="004F151A">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4F151A">
        <w:rPr>
          <w:rFonts w:ascii="Times New Roman" w:eastAsia="Times New Roman" w:hAnsi="Times New Roman" w:cs="Times New Roman"/>
          <w:sz w:val="24"/>
          <w:szCs w:val="24"/>
          <w:lang w:val="fr-FR"/>
        </w:rPr>
        <w:lastRenderedPageBreak/>
        <w:t>Dữ</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liệu</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nào</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cần</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thu</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thập</w:t>
      </w:r>
      <w:proofErr w:type="spellEnd"/>
      <w:r w:rsidRPr="004F151A">
        <w:rPr>
          <w:rFonts w:ascii="Times New Roman" w:eastAsia="Times New Roman" w:hAnsi="Times New Roman" w:cs="Times New Roman"/>
          <w:sz w:val="24"/>
          <w:szCs w:val="24"/>
          <w:lang w:val="fr-FR"/>
        </w:rPr>
        <w:t>.</w:t>
      </w:r>
    </w:p>
    <w:p w14:paraId="6E6F3C3F" w14:textId="77777777" w:rsidR="004F151A" w:rsidRPr="004F151A" w:rsidRDefault="004F151A">
      <w:pPr>
        <w:numPr>
          <w:ilvl w:val="0"/>
          <w:numId w:val="55"/>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4F151A">
        <w:rPr>
          <w:rFonts w:ascii="Times New Roman" w:eastAsia="Times New Roman" w:hAnsi="Times New Roman" w:cs="Times New Roman"/>
          <w:sz w:val="24"/>
          <w:szCs w:val="24"/>
          <w:lang w:val="fr-FR"/>
        </w:rPr>
        <w:t>Tính</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năng</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nào</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thực</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sự</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tạo</w:t>
      </w:r>
      <w:proofErr w:type="spellEnd"/>
      <w:r w:rsidRPr="004F151A">
        <w:rPr>
          <w:rFonts w:ascii="Times New Roman" w:eastAsia="Times New Roman" w:hAnsi="Times New Roman" w:cs="Times New Roman"/>
          <w:sz w:val="24"/>
          <w:szCs w:val="24"/>
          <w:lang w:val="fr-FR"/>
        </w:rPr>
        <w:t xml:space="preserve"> ra </w:t>
      </w:r>
      <w:proofErr w:type="spellStart"/>
      <w:r w:rsidRPr="004F151A">
        <w:rPr>
          <w:rFonts w:ascii="Times New Roman" w:eastAsia="Times New Roman" w:hAnsi="Times New Roman" w:cs="Times New Roman"/>
          <w:sz w:val="24"/>
          <w:szCs w:val="24"/>
          <w:lang w:val="fr-FR"/>
        </w:rPr>
        <w:t>giá</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trị</w:t>
      </w:r>
      <w:proofErr w:type="spellEnd"/>
      <w:r w:rsidRPr="004F151A">
        <w:rPr>
          <w:rFonts w:ascii="Times New Roman" w:eastAsia="Times New Roman" w:hAnsi="Times New Roman" w:cs="Times New Roman"/>
          <w:sz w:val="24"/>
          <w:szCs w:val="24"/>
          <w:lang w:val="fr-FR"/>
        </w:rPr>
        <w:t>.</w:t>
      </w:r>
    </w:p>
    <w:p w14:paraId="5B02022E" w14:textId="77777777" w:rsidR="004F151A" w:rsidRPr="003E0ECC" w:rsidRDefault="004F151A" w:rsidP="004F151A">
      <w:pPr>
        <w:spacing w:before="100" w:beforeAutospacing="1" w:after="100" w:afterAutospacing="1" w:line="240" w:lineRule="auto"/>
        <w:outlineLvl w:val="2"/>
        <w:rPr>
          <w:rFonts w:ascii="Times New Roman" w:eastAsia="Times New Roman" w:hAnsi="Times New Roman" w:cs="Times New Roman"/>
          <w:b/>
          <w:bCs/>
          <w:sz w:val="27"/>
          <w:szCs w:val="27"/>
          <w:lang w:val="fr-FR"/>
        </w:rPr>
      </w:pPr>
      <w:proofErr w:type="spellStart"/>
      <w:r w:rsidRPr="003E0ECC">
        <w:rPr>
          <w:rFonts w:ascii="Times New Roman" w:eastAsia="Times New Roman" w:hAnsi="Times New Roman" w:cs="Times New Roman"/>
          <w:b/>
          <w:bCs/>
          <w:sz w:val="27"/>
          <w:szCs w:val="27"/>
          <w:lang w:val="fr-FR"/>
        </w:rPr>
        <w:t>Thứ</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hai</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công</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nghệ</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không</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thay</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thế</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được</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phương</w:t>
      </w:r>
      <w:proofErr w:type="spellEnd"/>
      <w:r w:rsidRPr="003E0ECC">
        <w:rPr>
          <w:rFonts w:ascii="Times New Roman" w:eastAsia="Times New Roman" w:hAnsi="Times New Roman" w:cs="Times New Roman"/>
          <w:b/>
          <w:bCs/>
          <w:sz w:val="27"/>
          <w:szCs w:val="27"/>
          <w:lang w:val="fr-FR"/>
        </w:rPr>
        <w:t xml:space="preserve"> </w:t>
      </w:r>
      <w:proofErr w:type="spellStart"/>
      <w:r w:rsidRPr="003E0ECC">
        <w:rPr>
          <w:rFonts w:ascii="Times New Roman" w:eastAsia="Times New Roman" w:hAnsi="Times New Roman" w:cs="Times New Roman"/>
          <w:b/>
          <w:bCs/>
          <w:sz w:val="27"/>
          <w:szCs w:val="27"/>
          <w:lang w:val="fr-FR"/>
        </w:rPr>
        <w:t>pháp</w:t>
      </w:r>
      <w:proofErr w:type="spellEnd"/>
    </w:p>
    <w:p w14:paraId="771A7DDE"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Một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phần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mềm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chỉ</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giá</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trị</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hỗ</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trợ</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một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phương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đã</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được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kiểm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chứng</w:t>
      </w:r>
      <w:proofErr w:type="spellEnd"/>
      <w:r w:rsidRPr="004F151A">
        <w:rPr>
          <w:rFonts w:ascii="Times New Roman" w:eastAsia="Times New Roman" w:hAnsi="Times New Roman" w:cs="Times New Roman"/>
          <w:sz w:val="24"/>
          <w:szCs w:val="24"/>
        </w:rPr>
        <w:t>.</w:t>
      </w:r>
    </w:p>
    <w:p w14:paraId="4E5BA1B6"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Nếu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phương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còn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thay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đổi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liên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tục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thì</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hệ</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thống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cũng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sẽ</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phải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thay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đổi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liên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tục</w:t>
      </w:r>
      <w:proofErr w:type="spellEnd"/>
      <w:r w:rsidRPr="004F151A">
        <w:rPr>
          <w:rFonts w:ascii="Times New Roman" w:eastAsia="Times New Roman" w:hAnsi="Times New Roman" w:cs="Times New Roman"/>
          <w:sz w:val="24"/>
          <w:szCs w:val="24"/>
        </w:rPr>
        <w:t>.</w:t>
      </w:r>
    </w:p>
    <w:p w14:paraId="2C57AAE5"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Điều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này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tăng</w:t>
      </w:r>
      <w:proofErr w:type="spellEnd"/>
      <w:r w:rsidRPr="004F151A">
        <w:rPr>
          <w:rFonts w:ascii="Times New Roman" w:eastAsia="Times New Roman" w:hAnsi="Times New Roman" w:cs="Times New Roman"/>
          <w:sz w:val="24"/>
          <w:szCs w:val="24"/>
        </w:rPr>
        <w:t xml:space="preserve"> chi </w:t>
      </w:r>
      <w:proofErr w:type="spellStart"/>
      <w:r w:rsidRPr="004F151A">
        <w:rPr>
          <w:rFonts w:ascii="Times New Roman" w:eastAsia="Times New Roman" w:hAnsi="Times New Roman" w:cs="Times New Roman"/>
          <w:sz w:val="24"/>
          <w:szCs w:val="24"/>
        </w:rPr>
        <w:t>phí</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kéo</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dài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thời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gian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w:t>
      </w:r>
    </w:p>
    <w:p w14:paraId="587399E6" w14:textId="77777777" w:rsidR="004F151A" w:rsidRPr="004F151A" w:rsidRDefault="004F151A" w:rsidP="004F151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151A">
        <w:rPr>
          <w:rFonts w:ascii="Times New Roman" w:eastAsia="Times New Roman" w:hAnsi="Times New Roman" w:cs="Times New Roman"/>
          <w:b/>
          <w:bCs/>
          <w:sz w:val="27"/>
          <w:szCs w:val="27"/>
        </w:rPr>
        <w:t>Thứ</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ba</w:t>
      </w:r>
      <w:proofErr w:type="spellEnd"/>
      <w:r w:rsidRPr="004F151A">
        <w:rPr>
          <w:rFonts w:ascii="Times New Roman" w:eastAsia="Times New Roman" w:hAnsi="Times New Roman" w:cs="Times New Roman"/>
          <w:b/>
          <w:bCs/>
          <w:sz w:val="27"/>
          <w:szCs w:val="27"/>
        </w:rPr>
        <w:t xml:space="preserve">, startup </w:t>
      </w:r>
      <w:proofErr w:type="spellStart"/>
      <w:r w:rsidRPr="004F151A">
        <w:rPr>
          <w:rFonts w:ascii="Times New Roman" w:eastAsia="Times New Roman" w:hAnsi="Times New Roman" w:cs="Times New Roman"/>
          <w:b/>
          <w:bCs/>
          <w:sz w:val="27"/>
          <w:szCs w:val="27"/>
        </w:rPr>
        <w:t>cần</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doanh</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thu</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sớm</w:t>
      </w:r>
      <w:proofErr w:type="spellEnd"/>
    </w:p>
    <w:p w14:paraId="65E3FA19"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Trong </w:t>
      </w:r>
      <w:proofErr w:type="spellStart"/>
      <w:r w:rsidRPr="004F151A">
        <w:rPr>
          <w:rFonts w:ascii="Times New Roman" w:eastAsia="Times New Roman" w:hAnsi="Times New Roman" w:cs="Times New Roman"/>
          <w:sz w:val="24"/>
          <w:szCs w:val="24"/>
        </w:rPr>
        <w:t>giai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đoạn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đầu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doanh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từ</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các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dự</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án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tư</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vấn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giúp</w:t>
      </w:r>
      <w:proofErr w:type="spellEnd"/>
      <w:r w:rsidRPr="004F151A">
        <w:rPr>
          <w:rFonts w:ascii="Times New Roman" w:eastAsia="Times New Roman" w:hAnsi="Times New Roman" w:cs="Times New Roman"/>
          <w:sz w:val="24"/>
          <w:szCs w:val="24"/>
        </w:rPr>
        <w:t xml:space="preserve"> THUCHOCVN:</w:t>
      </w:r>
    </w:p>
    <w:p w14:paraId="75FE8059" w14:textId="77777777" w:rsidR="004F151A" w:rsidRPr="004F151A" w:rsidRDefault="004F151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Duy </w:t>
      </w:r>
      <w:proofErr w:type="spellStart"/>
      <w:r w:rsidRPr="004F151A">
        <w:rPr>
          <w:rFonts w:ascii="Times New Roman" w:eastAsia="Times New Roman" w:hAnsi="Times New Roman" w:cs="Times New Roman"/>
          <w:sz w:val="24"/>
          <w:szCs w:val="24"/>
        </w:rPr>
        <w:t>trì</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hoạt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động</w:t>
      </w:r>
      <w:proofErr w:type="spellEnd"/>
      <w:r w:rsidRPr="004F151A">
        <w:rPr>
          <w:rFonts w:ascii="Times New Roman" w:eastAsia="Times New Roman" w:hAnsi="Times New Roman" w:cs="Times New Roman"/>
          <w:sz w:val="24"/>
          <w:szCs w:val="24"/>
        </w:rPr>
        <w:t>.</w:t>
      </w:r>
    </w:p>
    <w:p w14:paraId="3F8ECC6B" w14:textId="77777777" w:rsidR="004F151A" w:rsidRPr="004F151A" w:rsidRDefault="004F151A">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Hiểu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khách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hàng</w:t>
      </w:r>
      <w:proofErr w:type="spellEnd"/>
      <w:r w:rsidRPr="004F151A">
        <w:rPr>
          <w:rFonts w:ascii="Times New Roman" w:eastAsia="Times New Roman" w:hAnsi="Times New Roman" w:cs="Times New Roman"/>
          <w:sz w:val="24"/>
          <w:szCs w:val="24"/>
        </w:rPr>
        <w:t>.</w:t>
      </w:r>
    </w:p>
    <w:p w14:paraId="644508E6" w14:textId="77777777" w:rsidR="004F151A" w:rsidRPr="004F151A" w:rsidRDefault="004F151A">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Kiểm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chứng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phương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pháp</w:t>
      </w:r>
      <w:proofErr w:type="spellEnd"/>
      <w:r w:rsidRPr="004F151A">
        <w:rPr>
          <w:rFonts w:ascii="Times New Roman" w:eastAsia="Times New Roman" w:hAnsi="Times New Roman" w:cs="Times New Roman"/>
          <w:sz w:val="24"/>
          <w:szCs w:val="24"/>
        </w:rPr>
        <w:t>.</w:t>
      </w:r>
    </w:p>
    <w:p w14:paraId="47734C33" w14:textId="77777777" w:rsidR="004F151A" w:rsidRPr="004F151A" w:rsidRDefault="004F151A">
      <w:pPr>
        <w:numPr>
          <w:ilvl w:val="0"/>
          <w:numId w:val="56"/>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Từng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bước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đầu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tư</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cho</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nghệ</w:t>
      </w:r>
      <w:proofErr w:type="spellEnd"/>
      <w:r w:rsidRPr="004F151A">
        <w:rPr>
          <w:rFonts w:ascii="Times New Roman" w:eastAsia="Times New Roman" w:hAnsi="Times New Roman" w:cs="Times New Roman"/>
          <w:sz w:val="24"/>
          <w:szCs w:val="24"/>
        </w:rPr>
        <w:t>.</w:t>
      </w:r>
    </w:p>
    <w:p w14:paraId="2D3F28E7"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Đây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chiến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lược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phù</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hợp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với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nguồn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lực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hiện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tại</w:t>
      </w:r>
      <w:proofErr w:type="spellEnd"/>
      <w:r w:rsidRPr="004F151A">
        <w:rPr>
          <w:rFonts w:ascii="Times New Roman" w:eastAsia="Times New Roman" w:hAnsi="Times New Roman" w:cs="Times New Roman"/>
          <w:sz w:val="24"/>
          <w:szCs w:val="24"/>
        </w:rPr>
        <w:t>.</w:t>
      </w:r>
    </w:p>
    <w:p w14:paraId="0655E579" w14:textId="77777777"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151A">
        <w:rPr>
          <w:rFonts w:ascii="Times New Roman" w:eastAsia="Times New Roman" w:hAnsi="Times New Roman" w:cs="Times New Roman"/>
          <w:b/>
          <w:bCs/>
          <w:kern w:val="36"/>
          <w:sz w:val="48"/>
          <w:szCs w:val="48"/>
        </w:rPr>
        <w:t xml:space="preserve">4.3. </w:t>
      </w:r>
      <w:proofErr w:type="spellStart"/>
      <w:r w:rsidRPr="004F151A">
        <w:rPr>
          <w:rFonts w:ascii="Times New Roman" w:eastAsia="Times New Roman" w:hAnsi="Times New Roman" w:cs="Times New Roman"/>
          <w:b/>
          <w:bCs/>
          <w:kern w:val="36"/>
          <w:sz w:val="48"/>
          <w:szCs w:val="48"/>
        </w:rPr>
        <w:t>Vì</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sao</w:t>
      </w:r>
      <w:proofErr w:type="spellEnd"/>
      <w:r w:rsidRPr="004F151A">
        <w:rPr>
          <w:rFonts w:ascii="Times New Roman" w:eastAsia="Times New Roman" w:hAnsi="Times New Roman" w:cs="Times New Roman"/>
          <w:b/>
          <w:bCs/>
          <w:kern w:val="36"/>
          <w:sz w:val="48"/>
          <w:szCs w:val="48"/>
        </w:rPr>
        <w:t xml:space="preserve"> Business Consulting </w:t>
      </w:r>
      <w:proofErr w:type="spellStart"/>
      <w:r w:rsidRPr="004F151A">
        <w:rPr>
          <w:rFonts w:ascii="Times New Roman" w:eastAsia="Times New Roman" w:hAnsi="Times New Roman" w:cs="Times New Roman"/>
          <w:b/>
          <w:bCs/>
          <w:kern w:val="36"/>
          <w:sz w:val="48"/>
          <w:szCs w:val="48"/>
        </w:rPr>
        <w:t>là</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điểm</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khởi</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đầu</w:t>
      </w:r>
      <w:proofErr w:type="spellEnd"/>
      <w:r w:rsidRPr="004F151A">
        <w:rPr>
          <w:rFonts w:ascii="Times New Roman" w:eastAsia="Times New Roman" w:hAnsi="Times New Roman" w:cs="Times New Roman"/>
          <w:b/>
          <w:bCs/>
          <w:kern w:val="36"/>
          <w:sz w:val="48"/>
          <w:szCs w:val="48"/>
        </w:rPr>
        <w:t>?</w:t>
      </w:r>
    </w:p>
    <w:p w14:paraId="2850F6D9"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THUCHOCVN </w:t>
      </w:r>
      <w:proofErr w:type="spellStart"/>
      <w:r w:rsidRPr="004F151A">
        <w:rPr>
          <w:rFonts w:ascii="Times New Roman" w:eastAsia="Times New Roman" w:hAnsi="Times New Roman" w:cs="Times New Roman"/>
          <w:sz w:val="24"/>
          <w:szCs w:val="24"/>
        </w:rPr>
        <w:t>lựa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chọn</w:t>
      </w:r>
      <w:proofErr w:type="spellEnd"/>
      <w:r w:rsidRPr="004F151A">
        <w:rPr>
          <w:rFonts w:ascii="Times New Roman" w:eastAsia="Times New Roman" w:hAnsi="Times New Roman" w:cs="Times New Roman"/>
          <w:sz w:val="24"/>
          <w:szCs w:val="24"/>
        </w:rPr>
        <w:t xml:space="preserve"> Business Consulting </w:t>
      </w:r>
      <w:proofErr w:type="spellStart"/>
      <w:r w:rsidRPr="004F151A">
        <w:rPr>
          <w:rFonts w:ascii="Times New Roman" w:eastAsia="Times New Roman" w:hAnsi="Times New Roman" w:cs="Times New Roman"/>
          <w:sz w:val="24"/>
          <w:szCs w:val="24"/>
        </w:rPr>
        <w:t>vì</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đây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hoạt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động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giúp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giải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quyết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đồng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thời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nhiều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mục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tiêu</w:t>
      </w:r>
      <w:proofErr w:type="spellEnd"/>
      <w:r w:rsidRPr="004F151A">
        <w:rPr>
          <w:rFonts w:ascii="Times New Roman" w:eastAsia="Times New Roman" w:hAnsi="Times New Roman" w:cs="Times New Roman"/>
          <w:sz w:val="24"/>
          <w:szCs w:val="24"/>
        </w:rPr>
        <w:t>.</w:t>
      </w:r>
    </w:p>
    <w:p w14:paraId="451ABCE5"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4F151A">
        <w:rPr>
          <w:rFonts w:ascii="Times New Roman" w:eastAsia="Times New Roman" w:hAnsi="Times New Roman" w:cs="Times New Roman"/>
          <w:sz w:val="24"/>
          <w:szCs w:val="24"/>
          <w:lang w:val="fr-FR"/>
        </w:rPr>
        <w:t>Mỗi</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dự</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án</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triển</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khai</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mang</w:t>
      </w:r>
      <w:proofErr w:type="spellEnd"/>
      <w:r w:rsidRPr="004F151A">
        <w:rPr>
          <w:rFonts w:ascii="Times New Roman" w:eastAsia="Times New Roman" w:hAnsi="Times New Roman" w:cs="Times New Roman"/>
          <w:sz w:val="24"/>
          <w:szCs w:val="24"/>
          <w:lang w:val="fr-FR"/>
        </w:rPr>
        <w:t xml:space="preserve"> </w:t>
      </w:r>
      <w:proofErr w:type="spellStart"/>
      <w:proofErr w:type="gramStart"/>
      <w:r w:rsidRPr="004F151A">
        <w:rPr>
          <w:rFonts w:ascii="Times New Roman" w:eastAsia="Times New Roman" w:hAnsi="Times New Roman" w:cs="Times New Roman"/>
          <w:sz w:val="24"/>
          <w:szCs w:val="24"/>
          <w:lang w:val="fr-FR"/>
        </w:rPr>
        <w:t>lại</w:t>
      </w:r>
      <w:proofErr w:type="spellEnd"/>
      <w:r w:rsidRPr="004F151A">
        <w:rPr>
          <w:rFonts w:ascii="Times New Roman" w:eastAsia="Times New Roman" w:hAnsi="Times New Roman" w:cs="Times New Roman"/>
          <w:sz w:val="24"/>
          <w:szCs w:val="24"/>
          <w:lang w:val="fr-FR"/>
        </w:rPr>
        <w:t>:</w:t>
      </w:r>
      <w:proofErr w:type="gramEnd"/>
    </w:p>
    <w:p w14:paraId="2DCD83C5" w14:textId="77777777" w:rsidR="004F151A" w:rsidRPr="004F151A" w:rsidRDefault="004F151A" w:rsidP="004F151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151A">
        <w:rPr>
          <w:rFonts w:ascii="Times New Roman" w:eastAsia="Times New Roman" w:hAnsi="Times New Roman" w:cs="Times New Roman"/>
          <w:b/>
          <w:bCs/>
          <w:sz w:val="27"/>
          <w:szCs w:val="27"/>
        </w:rPr>
        <w:t>Giá</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trị</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cho</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doanh</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nghiệp</w:t>
      </w:r>
      <w:proofErr w:type="spellEnd"/>
    </w:p>
    <w:p w14:paraId="4044E998" w14:textId="77777777" w:rsidR="004F151A" w:rsidRPr="004F151A" w:rsidRDefault="004F151A">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Hiểu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đúng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vấn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đề</w:t>
      </w:r>
      <w:proofErr w:type="spellEnd"/>
      <w:r w:rsidRPr="004F151A">
        <w:rPr>
          <w:rFonts w:ascii="Times New Roman" w:eastAsia="Times New Roman" w:hAnsi="Times New Roman" w:cs="Times New Roman"/>
          <w:sz w:val="24"/>
          <w:szCs w:val="24"/>
        </w:rPr>
        <w:t>.</w:t>
      </w:r>
    </w:p>
    <w:p w14:paraId="2EC23B92" w14:textId="77777777" w:rsidR="004F151A" w:rsidRPr="004F151A" w:rsidRDefault="004F151A">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Có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lộ</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trình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cải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thiện</w:t>
      </w:r>
      <w:proofErr w:type="spellEnd"/>
      <w:r w:rsidRPr="004F151A">
        <w:rPr>
          <w:rFonts w:ascii="Times New Roman" w:eastAsia="Times New Roman" w:hAnsi="Times New Roman" w:cs="Times New Roman"/>
          <w:sz w:val="24"/>
          <w:szCs w:val="24"/>
        </w:rPr>
        <w:t>.</w:t>
      </w:r>
    </w:p>
    <w:p w14:paraId="6C741139" w14:textId="77777777" w:rsidR="004F151A" w:rsidRPr="004F151A" w:rsidRDefault="004F151A">
      <w:pPr>
        <w:numPr>
          <w:ilvl w:val="0"/>
          <w:numId w:val="57"/>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Đồng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hành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khai</w:t>
      </w:r>
      <w:proofErr w:type="spellEnd"/>
      <w:r w:rsidRPr="004F151A">
        <w:rPr>
          <w:rFonts w:ascii="Times New Roman" w:eastAsia="Times New Roman" w:hAnsi="Times New Roman" w:cs="Times New Roman"/>
          <w:sz w:val="24"/>
          <w:szCs w:val="24"/>
        </w:rPr>
        <w:t>.</w:t>
      </w:r>
    </w:p>
    <w:p w14:paraId="2B557595" w14:textId="77777777" w:rsidR="004F151A" w:rsidRPr="004F151A" w:rsidRDefault="004F151A" w:rsidP="004F151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151A">
        <w:rPr>
          <w:rFonts w:ascii="Times New Roman" w:eastAsia="Times New Roman" w:hAnsi="Times New Roman" w:cs="Times New Roman"/>
          <w:b/>
          <w:bCs/>
          <w:sz w:val="27"/>
          <w:szCs w:val="27"/>
        </w:rPr>
        <w:t>Giá</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trị</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cho</w:t>
      </w:r>
      <w:proofErr w:type="spellEnd"/>
      <w:r w:rsidRPr="004F151A">
        <w:rPr>
          <w:rFonts w:ascii="Times New Roman" w:eastAsia="Times New Roman" w:hAnsi="Times New Roman" w:cs="Times New Roman"/>
          <w:b/>
          <w:bCs/>
          <w:sz w:val="27"/>
          <w:szCs w:val="27"/>
        </w:rPr>
        <w:t xml:space="preserve"> THUCHOCVN</w:t>
      </w:r>
    </w:p>
    <w:p w14:paraId="088CA229" w14:textId="77777777" w:rsidR="004F151A" w:rsidRPr="004F151A" w:rsidRDefault="004F151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Doanh </w:t>
      </w:r>
      <w:proofErr w:type="spellStart"/>
      <w:r w:rsidRPr="004F151A">
        <w:rPr>
          <w:rFonts w:ascii="Times New Roman" w:eastAsia="Times New Roman" w:hAnsi="Times New Roman" w:cs="Times New Roman"/>
          <w:sz w:val="24"/>
          <w:szCs w:val="24"/>
        </w:rPr>
        <w:t>thu</w:t>
      </w:r>
      <w:proofErr w:type="spellEnd"/>
      <w:r w:rsidRPr="004F151A">
        <w:rPr>
          <w:rFonts w:ascii="Times New Roman" w:eastAsia="Times New Roman" w:hAnsi="Times New Roman" w:cs="Times New Roman"/>
          <w:sz w:val="24"/>
          <w:szCs w:val="24"/>
        </w:rPr>
        <w:t>.</w:t>
      </w:r>
    </w:p>
    <w:p w14:paraId="1635A7E2" w14:textId="77777777" w:rsidR="004F151A" w:rsidRPr="004F151A" w:rsidRDefault="004F151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Case Study.</w:t>
      </w:r>
    </w:p>
    <w:p w14:paraId="23764A4B" w14:textId="77777777" w:rsidR="004F151A" w:rsidRPr="004F151A" w:rsidRDefault="004F151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Phương </w:t>
      </w:r>
      <w:proofErr w:type="spellStart"/>
      <w:r w:rsidRPr="004F151A">
        <w:rPr>
          <w:rFonts w:ascii="Times New Roman" w:eastAsia="Times New Roman" w:hAnsi="Times New Roman" w:cs="Times New Roman"/>
          <w:sz w:val="24"/>
          <w:szCs w:val="24"/>
        </w:rPr>
        <w:t>pháp</w:t>
      </w:r>
      <w:proofErr w:type="spellEnd"/>
      <w:r w:rsidRPr="004F151A">
        <w:rPr>
          <w:rFonts w:ascii="Times New Roman" w:eastAsia="Times New Roman" w:hAnsi="Times New Roman" w:cs="Times New Roman"/>
          <w:sz w:val="24"/>
          <w:szCs w:val="24"/>
        </w:rPr>
        <w:t>.</w:t>
      </w:r>
    </w:p>
    <w:p w14:paraId="0C0CD3C6" w14:textId="77777777" w:rsidR="004F151A" w:rsidRPr="004F151A" w:rsidRDefault="004F151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Tri </w:t>
      </w:r>
      <w:proofErr w:type="spellStart"/>
      <w:r w:rsidRPr="004F151A">
        <w:rPr>
          <w:rFonts w:ascii="Times New Roman" w:eastAsia="Times New Roman" w:hAnsi="Times New Roman" w:cs="Times New Roman"/>
          <w:sz w:val="24"/>
          <w:szCs w:val="24"/>
        </w:rPr>
        <w:t>thức</w:t>
      </w:r>
      <w:proofErr w:type="spellEnd"/>
      <w:r w:rsidRPr="004F151A">
        <w:rPr>
          <w:rFonts w:ascii="Times New Roman" w:eastAsia="Times New Roman" w:hAnsi="Times New Roman" w:cs="Times New Roman"/>
          <w:sz w:val="24"/>
          <w:szCs w:val="24"/>
        </w:rPr>
        <w:t>.</w:t>
      </w:r>
    </w:p>
    <w:p w14:paraId="63251311" w14:textId="77777777" w:rsidR="004F151A" w:rsidRPr="004F151A" w:rsidRDefault="004F151A">
      <w:pPr>
        <w:numPr>
          <w:ilvl w:val="0"/>
          <w:numId w:val="58"/>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Dữ</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liệu</w:t>
      </w:r>
      <w:proofErr w:type="spellEnd"/>
      <w:r w:rsidRPr="004F151A">
        <w:rPr>
          <w:rFonts w:ascii="Times New Roman" w:eastAsia="Times New Roman" w:hAnsi="Times New Roman" w:cs="Times New Roman"/>
          <w:sz w:val="24"/>
          <w:szCs w:val="24"/>
        </w:rPr>
        <w:t>.</w:t>
      </w:r>
    </w:p>
    <w:p w14:paraId="20595F99" w14:textId="77777777" w:rsidR="004F151A" w:rsidRPr="004F151A" w:rsidRDefault="004F151A">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Uy </w:t>
      </w:r>
      <w:proofErr w:type="spellStart"/>
      <w:r w:rsidRPr="004F151A">
        <w:rPr>
          <w:rFonts w:ascii="Times New Roman" w:eastAsia="Times New Roman" w:hAnsi="Times New Roman" w:cs="Times New Roman"/>
          <w:sz w:val="24"/>
          <w:szCs w:val="24"/>
        </w:rPr>
        <w:t>tín</w:t>
      </w:r>
      <w:proofErr w:type="spellEnd"/>
      <w:r w:rsidRPr="004F151A">
        <w:rPr>
          <w:rFonts w:ascii="Times New Roman" w:eastAsia="Times New Roman" w:hAnsi="Times New Roman" w:cs="Times New Roman"/>
          <w:sz w:val="24"/>
          <w:szCs w:val="24"/>
        </w:rPr>
        <w:t>.</w:t>
      </w:r>
    </w:p>
    <w:p w14:paraId="1FB5440E"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lastRenderedPageBreak/>
        <w:t>Đây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nền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tảng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để</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các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sản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phẩm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tiếp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theo.</w:t>
      </w:r>
      <w:proofErr w:type="spellEnd"/>
    </w:p>
    <w:p w14:paraId="1D75E0ED" w14:textId="77777777" w:rsidR="008C462B" w:rsidRPr="008C462B" w:rsidRDefault="008C462B" w:rsidP="008C462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C462B">
        <w:rPr>
          <w:rFonts w:ascii="Times New Roman" w:eastAsia="Times New Roman" w:hAnsi="Times New Roman" w:cs="Times New Roman"/>
          <w:b/>
          <w:bCs/>
          <w:kern w:val="36"/>
          <w:sz w:val="48"/>
          <w:szCs w:val="48"/>
        </w:rPr>
        <w:t xml:space="preserve">4.4. </w:t>
      </w:r>
      <w:proofErr w:type="spellStart"/>
      <w:r w:rsidRPr="008C462B">
        <w:rPr>
          <w:rFonts w:ascii="Times New Roman" w:eastAsia="Times New Roman" w:hAnsi="Times New Roman" w:cs="Times New Roman"/>
          <w:b/>
          <w:bCs/>
          <w:kern w:val="36"/>
          <w:sz w:val="48"/>
          <w:szCs w:val="48"/>
        </w:rPr>
        <w:t>Mô</w:t>
      </w:r>
      <w:proofErr w:type="spellEnd"/>
      <w:r w:rsidRPr="008C462B">
        <w:rPr>
          <w:rFonts w:ascii="Times New Roman" w:eastAsia="Times New Roman" w:hAnsi="Times New Roman" w:cs="Times New Roman"/>
          <w:b/>
          <w:bCs/>
          <w:kern w:val="36"/>
          <w:sz w:val="48"/>
          <w:szCs w:val="48"/>
        </w:rPr>
        <w:t xml:space="preserve"> </w:t>
      </w:r>
      <w:proofErr w:type="spellStart"/>
      <w:r w:rsidRPr="008C462B">
        <w:rPr>
          <w:rFonts w:ascii="Times New Roman" w:eastAsia="Times New Roman" w:hAnsi="Times New Roman" w:cs="Times New Roman"/>
          <w:b/>
          <w:bCs/>
          <w:kern w:val="36"/>
          <w:sz w:val="48"/>
          <w:szCs w:val="48"/>
        </w:rPr>
        <w:t>hình</w:t>
      </w:r>
      <w:proofErr w:type="spellEnd"/>
      <w:r w:rsidRPr="008C462B">
        <w:rPr>
          <w:rFonts w:ascii="Times New Roman" w:eastAsia="Times New Roman" w:hAnsi="Times New Roman" w:cs="Times New Roman"/>
          <w:b/>
          <w:bCs/>
          <w:kern w:val="36"/>
          <w:sz w:val="48"/>
          <w:szCs w:val="48"/>
        </w:rPr>
        <w:t xml:space="preserve"> </w:t>
      </w:r>
      <w:proofErr w:type="spellStart"/>
      <w:r w:rsidRPr="008C462B">
        <w:rPr>
          <w:rFonts w:ascii="Times New Roman" w:eastAsia="Times New Roman" w:hAnsi="Times New Roman" w:cs="Times New Roman"/>
          <w:b/>
          <w:bCs/>
          <w:kern w:val="36"/>
          <w:sz w:val="48"/>
          <w:szCs w:val="48"/>
        </w:rPr>
        <w:t>phát</w:t>
      </w:r>
      <w:proofErr w:type="spellEnd"/>
      <w:r w:rsidRPr="008C462B">
        <w:rPr>
          <w:rFonts w:ascii="Times New Roman" w:eastAsia="Times New Roman" w:hAnsi="Times New Roman" w:cs="Times New Roman"/>
          <w:b/>
          <w:bCs/>
          <w:kern w:val="36"/>
          <w:sz w:val="48"/>
          <w:szCs w:val="48"/>
        </w:rPr>
        <w:t xml:space="preserve"> </w:t>
      </w:r>
      <w:proofErr w:type="spellStart"/>
      <w:r w:rsidRPr="008C462B">
        <w:rPr>
          <w:rFonts w:ascii="Times New Roman" w:eastAsia="Times New Roman" w:hAnsi="Times New Roman" w:cs="Times New Roman"/>
          <w:b/>
          <w:bCs/>
          <w:kern w:val="36"/>
          <w:sz w:val="48"/>
          <w:szCs w:val="48"/>
        </w:rPr>
        <w:t>triển</w:t>
      </w:r>
      <w:proofErr w:type="spellEnd"/>
      <w:r w:rsidRPr="008C462B">
        <w:rPr>
          <w:rFonts w:ascii="Times New Roman" w:eastAsia="Times New Roman" w:hAnsi="Times New Roman" w:cs="Times New Roman"/>
          <w:b/>
          <w:bCs/>
          <w:kern w:val="36"/>
          <w:sz w:val="48"/>
          <w:szCs w:val="48"/>
        </w:rPr>
        <w:t xml:space="preserve"> </w:t>
      </w:r>
      <w:proofErr w:type="spellStart"/>
      <w:r w:rsidRPr="008C462B">
        <w:rPr>
          <w:rFonts w:ascii="Times New Roman" w:eastAsia="Times New Roman" w:hAnsi="Times New Roman" w:cs="Times New Roman"/>
          <w:b/>
          <w:bCs/>
          <w:kern w:val="36"/>
          <w:sz w:val="48"/>
          <w:szCs w:val="48"/>
        </w:rPr>
        <w:t>của</w:t>
      </w:r>
      <w:proofErr w:type="spellEnd"/>
      <w:r w:rsidRPr="008C462B">
        <w:rPr>
          <w:rFonts w:ascii="Times New Roman" w:eastAsia="Times New Roman" w:hAnsi="Times New Roman" w:cs="Times New Roman"/>
          <w:b/>
          <w:bCs/>
          <w:kern w:val="36"/>
          <w:sz w:val="48"/>
          <w:szCs w:val="48"/>
        </w:rPr>
        <w:t xml:space="preserve"> THUCHOCVN</w:t>
      </w:r>
    </w:p>
    <w:p w14:paraId="4E42A7FB"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sz w:val="24"/>
          <w:szCs w:val="24"/>
        </w:rPr>
        <w:t>Mỗi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doanh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nghiệp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khởi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nghiệp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đều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phải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trả</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lời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một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câu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hỏi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quan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trọng</w:t>
      </w:r>
      <w:proofErr w:type="spellEnd"/>
      <w:r w:rsidRPr="008C462B">
        <w:rPr>
          <w:rFonts w:ascii="Times New Roman" w:eastAsia="Times New Roman" w:hAnsi="Times New Roman" w:cs="Times New Roman"/>
          <w:sz w:val="24"/>
          <w:szCs w:val="24"/>
        </w:rPr>
        <w:t>:</w:t>
      </w:r>
    </w:p>
    <w:p w14:paraId="6E3337C0"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b/>
          <w:bCs/>
          <w:sz w:val="24"/>
          <w:szCs w:val="24"/>
        </w:rPr>
        <w:t>Nên</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xây</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dựng</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sản</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phẩm</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trước</w:t>
      </w:r>
      <w:proofErr w:type="spellEnd"/>
      <w:r w:rsidRPr="008C462B">
        <w:rPr>
          <w:rFonts w:ascii="Times New Roman" w:eastAsia="Times New Roman" w:hAnsi="Times New Roman" w:cs="Times New Roman"/>
          <w:b/>
          <w:bCs/>
          <w:sz w:val="24"/>
          <w:szCs w:val="24"/>
        </w:rPr>
        <w:t xml:space="preserve"> hay </w:t>
      </w:r>
      <w:proofErr w:type="spellStart"/>
      <w:r w:rsidRPr="008C462B">
        <w:rPr>
          <w:rFonts w:ascii="Times New Roman" w:eastAsia="Times New Roman" w:hAnsi="Times New Roman" w:cs="Times New Roman"/>
          <w:b/>
          <w:bCs/>
          <w:sz w:val="24"/>
          <w:szCs w:val="24"/>
        </w:rPr>
        <w:t>giải</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quyết</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vấn</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đề</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của</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khách</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hàng</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trước</w:t>
      </w:r>
      <w:proofErr w:type="spellEnd"/>
      <w:r w:rsidRPr="008C462B">
        <w:rPr>
          <w:rFonts w:ascii="Times New Roman" w:eastAsia="Times New Roman" w:hAnsi="Times New Roman" w:cs="Times New Roman"/>
          <w:b/>
          <w:bCs/>
          <w:sz w:val="24"/>
          <w:szCs w:val="24"/>
        </w:rPr>
        <w:t>?</w:t>
      </w:r>
    </w:p>
    <w:p w14:paraId="3DEEAC59"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sz w:val="24"/>
          <w:szCs w:val="24"/>
        </w:rPr>
        <w:t>Nhiều</w:t>
      </w:r>
      <w:proofErr w:type="spellEnd"/>
      <w:r w:rsidRPr="008C462B">
        <w:rPr>
          <w:rFonts w:ascii="Times New Roman" w:eastAsia="Times New Roman" w:hAnsi="Times New Roman" w:cs="Times New Roman"/>
          <w:sz w:val="24"/>
          <w:szCs w:val="24"/>
        </w:rPr>
        <w:t xml:space="preserve"> startup </w:t>
      </w:r>
      <w:proofErr w:type="spellStart"/>
      <w:r w:rsidRPr="008C462B">
        <w:rPr>
          <w:rFonts w:ascii="Times New Roman" w:eastAsia="Times New Roman" w:hAnsi="Times New Roman" w:cs="Times New Roman"/>
          <w:sz w:val="24"/>
          <w:szCs w:val="24"/>
        </w:rPr>
        <w:t>lựa</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chọn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triển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phần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mềm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trước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sau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đó</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mới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tìm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kiếm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khách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hàng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kiểm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chứng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cầu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của</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thị</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trường</w:t>
      </w:r>
      <w:proofErr w:type="spellEnd"/>
      <w:r w:rsidRPr="008C462B">
        <w:rPr>
          <w:rFonts w:ascii="Times New Roman" w:eastAsia="Times New Roman" w:hAnsi="Times New Roman" w:cs="Times New Roman"/>
          <w:sz w:val="24"/>
          <w:szCs w:val="24"/>
        </w:rPr>
        <w:t>.</w:t>
      </w:r>
    </w:p>
    <w:p w14:paraId="0856A5E1"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sz w:val="24"/>
          <w:szCs w:val="24"/>
        </w:rPr>
        <w:t>Mô</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hình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này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có</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thể</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phù</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hợp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với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một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số</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lĩnh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vực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nhưng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cũng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tiềm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ẩn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nhiều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rủi</w:t>
      </w:r>
      <w:proofErr w:type="spellEnd"/>
      <w:r w:rsidRPr="008C462B">
        <w:rPr>
          <w:rFonts w:ascii="Times New Roman" w:eastAsia="Times New Roman" w:hAnsi="Times New Roman" w:cs="Times New Roman"/>
          <w:sz w:val="24"/>
          <w:szCs w:val="24"/>
        </w:rPr>
        <w:t xml:space="preserve"> ro. Khi </w:t>
      </w:r>
      <w:proofErr w:type="spellStart"/>
      <w:r w:rsidRPr="008C462B">
        <w:rPr>
          <w:rFonts w:ascii="Times New Roman" w:eastAsia="Times New Roman" w:hAnsi="Times New Roman" w:cs="Times New Roman"/>
          <w:sz w:val="24"/>
          <w:szCs w:val="24"/>
        </w:rPr>
        <w:t>chưa</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hiểu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đầy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đủ</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bài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toán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của</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doanh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nghiệp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sản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phẩm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được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xây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dựng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thường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dựa</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trên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giả</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định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nhiều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hơn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cầu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thực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tế</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Điều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này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dẫn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đến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việc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phải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thay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đổi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liên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tục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tốn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kém</w:t>
      </w:r>
      <w:proofErr w:type="spellEnd"/>
      <w:r w:rsidRPr="008C462B">
        <w:rPr>
          <w:rFonts w:ascii="Times New Roman" w:eastAsia="Times New Roman" w:hAnsi="Times New Roman" w:cs="Times New Roman"/>
          <w:sz w:val="24"/>
          <w:szCs w:val="24"/>
        </w:rPr>
        <w:t xml:space="preserve"> chi </w:t>
      </w:r>
      <w:proofErr w:type="spellStart"/>
      <w:r w:rsidRPr="008C462B">
        <w:rPr>
          <w:rFonts w:ascii="Times New Roman" w:eastAsia="Times New Roman" w:hAnsi="Times New Roman" w:cs="Times New Roman"/>
          <w:sz w:val="24"/>
          <w:szCs w:val="24"/>
        </w:rPr>
        <w:t>phí</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kéo</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dài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thời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gian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hoàn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thiện</w:t>
      </w:r>
      <w:proofErr w:type="spellEnd"/>
      <w:r w:rsidRPr="008C462B">
        <w:rPr>
          <w:rFonts w:ascii="Times New Roman" w:eastAsia="Times New Roman" w:hAnsi="Times New Roman" w:cs="Times New Roman"/>
          <w:sz w:val="24"/>
          <w:szCs w:val="24"/>
        </w:rPr>
        <w:t>.</w:t>
      </w:r>
    </w:p>
    <w:p w14:paraId="7F267084"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r w:rsidRPr="008C462B">
        <w:rPr>
          <w:rFonts w:ascii="Times New Roman" w:eastAsia="Times New Roman" w:hAnsi="Times New Roman" w:cs="Times New Roman"/>
          <w:sz w:val="24"/>
          <w:szCs w:val="24"/>
        </w:rPr>
        <w:t xml:space="preserve">THUCHOCVN </w:t>
      </w:r>
      <w:proofErr w:type="spellStart"/>
      <w:r w:rsidRPr="008C462B">
        <w:rPr>
          <w:rFonts w:ascii="Times New Roman" w:eastAsia="Times New Roman" w:hAnsi="Times New Roman" w:cs="Times New Roman"/>
          <w:sz w:val="24"/>
          <w:szCs w:val="24"/>
        </w:rPr>
        <w:t>lựa</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chọn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một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hướng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tiếp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cận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khác</w:t>
      </w:r>
      <w:proofErr w:type="spellEnd"/>
      <w:r w:rsidRPr="008C462B">
        <w:rPr>
          <w:rFonts w:ascii="Times New Roman" w:eastAsia="Times New Roman" w:hAnsi="Times New Roman" w:cs="Times New Roman"/>
          <w:sz w:val="24"/>
          <w:szCs w:val="24"/>
        </w:rPr>
        <w:t>.</w:t>
      </w:r>
    </w:p>
    <w:p w14:paraId="00B7789C"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sz w:val="24"/>
          <w:szCs w:val="24"/>
        </w:rPr>
        <w:t>Chúng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tôi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bắt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đầu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từ</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doanh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nghiệp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từ</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những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vấn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đề</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thực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tế</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từ</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việc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đồng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hành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cùng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khách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hàng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để</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từng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bước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xây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dựng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phương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luận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trước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triển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công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nghệ</w:t>
      </w:r>
      <w:proofErr w:type="spellEnd"/>
      <w:r w:rsidRPr="008C462B">
        <w:rPr>
          <w:rFonts w:ascii="Times New Roman" w:eastAsia="Times New Roman" w:hAnsi="Times New Roman" w:cs="Times New Roman"/>
          <w:sz w:val="24"/>
          <w:szCs w:val="24"/>
        </w:rPr>
        <w:t>.</w:t>
      </w:r>
    </w:p>
    <w:p w14:paraId="199AA781" w14:textId="7D129D29"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b/>
          <w:bCs/>
          <w:sz w:val="24"/>
          <w:szCs w:val="24"/>
        </w:rPr>
        <w:t>Vòng</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lặp</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phát</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triển</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của</w:t>
      </w:r>
      <w:proofErr w:type="spellEnd"/>
      <w:r w:rsidRPr="008C462B">
        <w:rPr>
          <w:rFonts w:ascii="Times New Roman" w:eastAsia="Times New Roman" w:hAnsi="Times New Roman" w:cs="Times New Roman"/>
          <w:b/>
          <w:bCs/>
          <w:sz w:val="24"/>
          <w:szCs w:val="24"/>
        </w:rPr>
        <w:t xml:space="preserve"> THUCHOCVN</w:t>
      </w:r>
      <w:r>
        <w:rPr>
          <w:rFonts w:ascii="Times New Roman" w:eastAsia="Times New Roman" w:hAnsi="Times New Roman" w:cs="Times New Roman"/>
          <w:b/>
          <w:bCs/>
          <w:sz w:val="24"/>
          <w:szCs w:val="24"/>
        </w:rPr>
        <w:t>:</w:t>
      </w:r>
    </w:p>
    <w:p w14:paraId="5D18C77F" w14:textId="77777777"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C462B">
        <w:rPr>
          <w:rFonts w:ascii="Courier New" w:eastAsia="Times New Roman" w:hAnsi="Courier New" w:cs="Courier New"/>
          <w:sz w:val="20"/>
          <w:szCs w:val="20"/>
        </w:rPr>
        <w:t>Hiểu</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doanh</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nghiệp</w:t>
      </w:r>
      <w:proofErr w:type="spellEnd"/>
    </w:p>
    <w:p w14:paraId="1AAA2AFE" w14:textId="5EB11FCF"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0D4017F6" w14:textId="4C1E34D8"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6EE3E8FE" w14:textId="77777777"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C462B">
        <w:rPr>
          <w:rFonts w:ascii="Courier New" w:eastAsia="Times New Roman" w:hAnsi="Courier New" w:cs="Courier New"/>
          <w:sz w:val="20"/>
          <w:szCs w:val="20"/>
        </w:rPr>
        <w:t>Giải</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quyết</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vấn</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đề</w:t>
      </w:r>
      <w:proofErr w:type="spellEnd"/>
    </w:p>
    <w:p w14:paraId="386E540E" w14:textId="3DDE2AD8"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7B9B799E" w14:textId="0F1E7B49"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1695AF1E" w14:textId="77777777"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C462B">
        <w:rPr>
          <w:rFonts w:ascii="Courier New" w:eastAsia="Times New Roman" w:hAnsi="Courier New" w:cs="Courier New"/>
          <w:sz w:val="20"/>
          <w:szCs w:val="20"/>
        </w:rPr>
        <w:t>Chuẩn</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hóa</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phương</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pháp</w:t>
      </w:r>
      <w:proofErr w:type="spellEnd"/>
    </w:p>
    <w:p w14:paraId="076BCA2C" w14:textId="1F6C58B1"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4D37BD45" w14:textId="1A93487B"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6E64DE40" w14:textId="77777777"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C462B">
        <w:rPr>
          <w:rFonts w:ascii="Courier New" w:eastAsia="Times New Roman" w:hAnsi="Courier New" w:cs="Courier New"/>
          <w:sz w:val="20"/>
          <w:szCs w:val="20"/>
        </w:rPr>
        <w:t>Xây</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dựng</w:t>
      </w:r>
      <w:proofErr w:type="spellEnd"/>
      <w:r w:rsidRPr="008C462B">
        <w:rPr>
          <w:rFonts w:ascii="Courier New" w:eastAsia="Times New Roman" w:hAnsi="Courier New" w:cs="Courier New"/>
          <w:sz w:val="20"/>
          <w:szCs w:val="20"/>
        </w:rPr>
        <w:t xml:space="preserve"> Business Consulting Toolkit</w:t>
      </w:r>
    </w:p>
    <w:p w14:paraId="2EAF2374" w14:textId="1F5069C8"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0FEFE9B1" w14:textId="6AF6E1FD"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01E4E8E5" w14:textId="77777777"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C462B">
        <w:rPr>
          <w:rFonts w:ascii="Courier New" w:eastAsia="Times New Roman" w:hAnsi="Courier New" w:cs="Courier New"/>
          <w:sz w:val="20"/>
          <w:szCs w:val="20"/>
        </w:rPr>
        <w:t>Xây</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dựng</w:t>
      </w:r>
      <w:proofErr w:type="spellEnd"/>
      <w:r w:rsidRPr="008C462B">
        <w:rPr>
          <w:rFonts w:ascii="Courier New" w:eastAsia="Times New Roman" w:hAnsi="Courier New" w:cs="Courier New"/>
          <w:sz w:val="20"/>
          <w:szCs w:val="20"/>
        </w:rPr>
        <w:t xml:space="preserve"> Business Consulting OS</w:t>
      </w:r>
    </w:p>
    <w:p w14:paraId="45C75881" w14:textId="1C4899ED"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0B9B395E" w14:textId="2845EC0C"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8C462B">
        <w:rPr>
          <w:rFonts w:ascii="Courier New" w:eastAsia="Times New Roman" w:hAnsi="Courier New" w:cs="Courier New"/>
          <w:sz w:val="20"/>
          <w:szCs w:val="20"/>
        </w:rPr>
        <w:t>▼</w:t>
      </w:r>
    </w:p>
    <w:p w14:paraId="5CF46FDD" w14:textId="77777777" w:rsidR="008C462B" w:rsidRPr="008C462B" w:rsidRDefault="008C462B" w:rsidP="008C46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8C462B">
        <w:rPr>
          <w:rFonts w:ascii="Courier New" w:eastAsia="Times New Roman" w:hAnsi="Courier New" w:cs="Courier New"/>
          <w:sz w:val="20"/>
          <w:szCs w:val="20"/>
        </w:rPr>
        <w:t>Mở</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rộng</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quy</w:t>
      </w:r>
      <w:proofErr w:type="spellEnd"/>
      <w:r w:rsidRPr="008C462B">
        <w:rPr>
          <w:rFonts w:ascii="Courier New" w:eastAsia="Times New Roman" w:hAnsi="Courier New" w:cs="Courier New"/>
          <w:sz w:val="20"/>
          <w:szCs w:val="20"/>
        </w:rPr>
        <w:t xml:space="preserve"> </w:t>
      </w:r>
      <w:proofErr w:type="spellStart"/>
      <w:r w:rsidRPr="008C462B">
        <w:rPr>
          <w:rFonts w:ascii="Courier New" w:eastAsia="Times New Roman" w:hAnsi="Courier New" w:cs="Courier New"/>
          <w:sz w:val="20"/>
          <w:szCs w:val="20"/>
        </w:rPr>
        <w:t>mô</w:t>
      </w:r>
      <w:proofErr w:type="spellEnd"/>
    </w:p>
    <w:p w14:paraId="28744B47"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sz w:val="24"/>
          <w:szCs w:val="24"/>
        </w:rPr>
        <w:t>Mô</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hình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này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phản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ánh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triết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lý</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triển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của</w:t>
      </w:r>
      <w:proofErr w:type="spellEnd"/>
      <w:r w:rsidRPr="008C462B">
        <w:rPr>
          <w:rFonts w:ascii="Times New Roman" w:eastAsia="Times New Roman" w:hAnsi="Times New Roman" w:cs="Times New Roman"/>
          <w:sz w:val="24"/>
          <w:szCs w:val="24"/>
        </w:rPr>
        <w:t xml:space="preserve"> THUCHOCVN:</w:t>
      </w:r>
    </w:p>
    <w:p w14:paraId="10789C0B" w14:textId="77777777" w:rsidR="008C462B" w:rsidRPr="008C462B" w:rsidRDefault="008C462B" w:rsidP="008C462B">
      <w:pPr>
        <w:numPr>
          <w:ilvl w:val="0"/>
          <w:numId w:val="231"/>
        </w:num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b/>
          <w:bCs/>
          <w:sz w:val="24"/>
          <w:szCs w:val="24"/>
        </w:rPr>
        <w:t>Hiểu</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doanh</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nghiệp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để</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xác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định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đúng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bài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toán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cần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giải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quyết</w:t>
      </w:r>
      <w:proofErr w:type="spellEnd"/>
      <w:r w:rsidRPr="008C462B">
        <w:rPr>
          <w:rFonts w:ascii="Times New Roman" w:eastAsia="Times New Roman" w:hAnsi="Times New Roman" w:cs="Times New Roman"/>
          <w:sz w:val="24"/>
          <w:szCs w:val="24"/>
        </w:rPr>
        <w:t>.</w:t>
      </w:r>
    </w:p>
    <w:p w14:paraId="7E06FCC7" w14:textId="77777777" w:rsidR="008C462B" w:rsidRPr="008C462B" w:rsidRDefault="008C462B" w:rsidP="008C462B">
      <w:pPr>
        <w:numPr>
          <w:ilvl w:val="0"/>
          <w:numId w:val="231"/>
        </w:num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b/>
          <w:bCs/>
          <w:sz w:val="24"/>
          <w:szCs w:val="24"/>
        </w:rPr>
        <w:t>Giải</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quyết</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vấn</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đề</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thông</w:t>
      </w:r>
      <w:proofErr w:type="spellEnd"/>
      <w:r w:rsidRPr="008C462B">
        <w:rPr>
          <w:rFonts w:ascii="Times New Roman" w:eastAsia="Times New Roman" w:hAnsi="Times New Roman" w:cs="Times New Roman"/>
          <w:sz w:val="24"/>
          <w:szCs w:val="24"/>
        </w:rPr>
        <w:t xml:space="preserve"> qua </w:t>
      </w:r>
      <w:proofErr w:type="spellStart"/>
      <w:r w:rsidRPr="008C462B">
        <w:rPr>
          <w:rFonts w:ascii="Times New Roman" w:eastAsia="Times New Roman" w:hAnsi="Times New Roman" w:cs="Times New Roman"/>
          <w:sz w:val="24"/>
          <w:szCs w:val="24"/>
        </w:rPr>
        <w:t>các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dự</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án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tư</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vấn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triển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khai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thực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tế</w:t>
      </w:r>
      <w:proofErr w:type="spellEnd"/>
      <w:r w:rsidRPr="008C462B">
        <w:rPr>
          <w:rFonts w:ascii="Times New Roman" w:eastAsia="Times New Roman" w:hAnsi="Times New Roman" w:cs="Times New Roman"/>
          <w:sz w:val="24"/>
          <w:szCs w:val="24"/>
        </w:rPr>
        <w:t>.</w:t>
      </w:r>
    </w:p>
    <w:p w14:paraId="6D1C53A1" w14:textId="77777777" w:rsidR="008C462B" w:rsidRPr="008C462B" w:rsidRDefault="008C462B" w:rsidP="008C462B">
      <w:pPr>
        <w:numPr>
          <w:ilvl w:val="0"/>
          <w:numId w:val="231"/>
        </w:num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b/>
          <w:bCs/>
          <w:sz w:val="24"/>
          <w:szCs w:val="24"/>
        </w:rPr>
        <w:t>Chuẩn</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hóa</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phương</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pháp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thành</w:t>
      </w:r>
      <w:proofErr w:type="spellEnd"/>
      <w:r w:rsidRPr="008C462B">
        <w:rPr>
          <w:rFonts w:ascii="Times New Roman" w:eastAsia="Times New Roman" w:hAnsi="Times New Roman" w:cs="Times New Roman"/>
          <w:sz w:val="24"/>
          <w:szCs w:val="24"/>
        </w:rPr>
        <w:t xml:space="preserve"> Framework, SOP, Template </w:t>
      </w:r>
      <w:proofErr w:type="spellStart"/>
      <w:r w:rsidRPr="008C462B">
        <w:rPr>
          <w:rFonts w:ascii="Times New Roman" w:eastAsia="Times New Roman" w:hAnsi="Times New Roman" w:cs="Times New Roman"/>
          <w:sz w:val="24"/>
          <w:szCs w:val="24"/>
        </w:rPr>
        <w:t>và</w:t>
      </w:r>
      <w:proofErr w:type="spellEnd"/>
      <w:r w:rsidRPr="008C462B">
        <w:rPr>
          <w:rFonts w:ascii="Times New Roman" w:eastAsia="Times New Roman" w:hAnsi="Times New Roman" w:cs="Times New Roman"/>
          <w:sz w:val="24"/>
          <w:szCs w:val="24"/>
        </w:rPr>
        <w:t xml:space="preserve"> Playbook </w:t>
      </w:r>
      <w:proofErr w:type="spellStart"/>
      <w:r w:rsidRPr="008C462B">
        <w:rPr>
          <w:rFonts w:ascii="Times New Roman" w:eastAsia="Times New Roman" w:hAnsi="Times New Roman" w:cs="Times New Roman"/>
          <w:sz w:val="24"/>
          <w:szCs w:val="24"/>
        </w:rPr>
        <w:t>để</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đảm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bảo</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tính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nhất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quán</w:t>
      </w:r>
      <w:proofErr w:type="spellEnd"/>
      <w:r w:rsidRPr="008C462B">
        <w:rPr>
          <w:rFonts w:ascii="Times New Roman" w:eastAsia="Times New Roman" w:hAnsi="Times New Roman" w:cs="Times New Roman"/>
          <w:sz w:val="24"/>
          <w:szCs w:val="24"/>
        </w:rPr>
        <w:t>.</w:t>
      </w:r>
    </w:p>
    <w:p w14:paraId="72C132B5" w14:textId="77777777" w:rsidR="008C462B" w:rsidRPr="008C462B" w:rsidRDefault="008C462B" w:rsidP="008C462B">
      <w:pPr>
        <w:numPr>
          <w:ilvl w:val="0"/>
          <w:numId w:val="231"/>
        </w:num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b/>
          <w:bCs/>
          <w:sz w:val="24"/>
          <w:szCs w:val="24"/>
        </w:rPr>
        <w:t>Xây</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dựng</w:t>
      </w:r>
      <w:proofErr w:type="spellEnd"/>
      <w:r w:rsidRPr="008C462B">
        <w:rPr>
          <w:rFonts w:ascii="Times New Roman" w:eastAsia="Times New Roman" w:hAnsi="Times New Roman" w:cs="Times New Roman"/>
          <w:b/>
          <w:bCs/>
          <w:sz w:val="24"/>
          <w:szCs w:val="24"/>
        </w:rPr>
        <w:t xml:space="preserve"> Business Consulting Toolkit</w:t>
      </w:r>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nhằm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giúp</w:t>
      </w:r>
      <w:proofErr w:type="spellEnd"/>
      <w:r w:rsidRPr="008C462B">
        <w:rPr>
          <w:rFonts w:ascii="Times New Roman" w:eastAsia="Times New Roman" w:hAnsi="Times New Roman" w:cs="Times New Roman"/>
          <w:sz w:val="24"/>
          <w:szCs w:val="24"/>
        </w:rPr>
        <w:t xml:space="preserve"> Consultant </w:t>
      </w:r>
      <w:proofErr w:type="spellStart"/>
      <w:r w:rsidRPr="008C462B">
        <w:rPr>
          <w:rFonts w:ascii="Times New Roman" w:eastAsia="Times New Roman" w:hAnsi="Times New Roman" w:cs="Times New Roman"/>
          <w:sz w:val="24"/>
          <w:szCs w:val="24"/>
        </w:rPr>
        <w:t>triển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khai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dự</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án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theo</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cùng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một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tiêu</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chuẩn</w:t>
      </w:r>
      <w:proofErr w:type="spellEnd"/>
      <w:r w:rsidRPr="008C462B">
        <w:rPr>
          <w:rFonts w:ascii="Times New Roman" w:eastAsia="Times New Roman" w:hAnsi="Times New Roman" w:cs="Times New Roman"/>
          <w:sz w:val="24"/>
          <w:szCs w:val="24"/>
        </w:rPr>
        <w:t>.</w:t>
      </w:r>
    </w:p>
    <w:p w14:paraId="78C34741" w14:textId="77777777" w:rsidR="008C462B" w:rsidRPr="008C462B" w:rsidRDefault="008C462B" w:rsidP="008C462B">
      <w:pPr>
        <w:numPr>
          <w:ilvl w:val="0"/>
          <w:numId w:val="231"/>
        </w:num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b/>
          <w:bCs/>
          <w:sz w:val="24"/>
          <w:szCs w:val="24"/>
        </w:rPr>
        <w:lastRenderedPageBreak/>
        <w:t>Phát</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triển</w:t>
      </w:r>
      <w:proofErr w:type="spellEnd"/>
      <w:r w:rsidRPr="008C462B">
        <w:rPr>
          <w:rFonts w:ascii="Times New Roman" w:eastAsia="Times New Roman" w:hAnsi="Times New Roman" w:cs="Times New Roman"/>
          <w:b/>
          <w:bCs/>
          <w:sz w:val="24"/>
          <w:szCs w:val="24"/>
        </w:rPr>
        <w:t xml:space="preserve"> Business Consulting OS</w:t>
      </w:r>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để</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số</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hóa</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phương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luận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hỗ</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trợ</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hoạt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động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tư</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vấn</w:t>
      </w:r>
      <w:proofErr w:type="spellEnd"/>
      <w:r w:rsidRPr="008C462B">
        <w:rPr>
          <w:rFonts w:ascii="Times New Roman" w:eastAsia="Times New Roman" w:hAnsi="Times New Roman" w:cs="Times New Roman"/>
          <w:sz w:val="24"/>
          <w:szCs w:val="24"/>
        </w:rPr>
        <w:t>.</w:t>
      </w:r>
    </w:p>
    <w:p w14:paraId="76919267" w14:textId="77777777" w:rsidR="008C462B" w:rsidRPr="008C462B" w:rsidRDefault="008C462B" w:rsidP="008C462B">
      <w:pPr>
        <w:numPr>
          <w:ilvl w:val="0"/>
          <w:numId w:val="231"/>
        </w:num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b/>
          <w:bCs/>
          <w:sz w:val="24"/>
          <w:szCs w:val="24"/>
        </w:rPr>
        <w:t>Mở</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rộng</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quy</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mô</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bằng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cách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nhân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rộng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phương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đã</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được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kiểm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chứng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thay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vì</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chỉ</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mở</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rộng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nguồn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lực</w:t>
      </w:r>
      <w:proofErr w:type="spellEnd"/>
      <w:r w:rsidRPr="008C462B">
        <w:rPr>
          <w:rFonts w:ascii="Times New Roman" w:eastAsia="Times New Roman" w:hAnsi="Times New Roman" w:cs="Times New Roman"/>
          <w:sz w:val="24"/>
          <w:szCs w:val="24"/>
        </w:rPr>
        <w:t xml:space="preserve"> con </w:t>
      </w:r>
      <w:proofErr w:type="spellStart"/>
      <w:r w:rsidRPr="008C462B">
        <w:rPr>
          <w:rFonts w:ascii="Times New Roman" w:eastAsia="Times New Roman" w:hAnsi="Times New Roman" w:cs="Times New Roman"/>
          <w:sz w:val="24"/>
          <w:szCs w:val="24"/>
        </w:rPr>
        <w:t>người</w:t>
      </w:r>
      <w:proofErr w:type="spellEnd"/>
      <w:r w:rsidRPr="008C462B">
        <w:rPr>
          <w:rFonts w:ascii="Times New Roman" w:eastAsia="Times New Roman" w:hAnsi="Times New Roman" w:cs="Times New Roman"/>
          <w:sz w:val="24"/>
          <w:szCs w:val="24"/>
        </w:rPr>
        <w:t>.</w:t>
      </w:r>
    </w:p>
    <w:p w14:paraId="49AA7B1E"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sz w:val="24"/>
          <w:szCs w:val="24"/>
        </w:rPr>
        <w:t>Điểm</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khác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biệt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của</w:t>
      </w:r>
      <w:proofErr w:type="spellEnd"/>
      <w:r w:rsidRPr="008C462B">
        <w:rPr>
          <w:rFonts w:ascii="Times New Roman" w:eastAsia="Times New Roman" w:hAnsi="Times New Roman" w:cs="Times New Roman"/>
          <w:sz w:val="24"/>
          <w:szCs w:val="24"/>
        </w:rPr>
        <w:t xml:space="preserve"> THUCHOCVN </w:t>
      </w:r>
      <w:proofErr w:type="spellStart"/>
      <w:r w:rsidRPr="008C462B">
        <w:rPr>
          <w:rFonts w:ascii="Times New Roman" w:eastAsia="Times New Roman" w:hAnsi="Times New Roman" w:cs="Times New Roman"/>
          <w:sz w:val="24"/>
          <w:szCs w:val="24"/>
        </w:rPr>
        <w:t>là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b/>
          <w:bCs/>
          <w:sz w:val="24"/>
          <w:szCs w:val="24"/>
        </w:rPr>
        <w:t>công</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nghệ</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không</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phải</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điểm</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khởi</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đầu</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mà</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là</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kết</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quả</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của</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quá</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trình</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học</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hỏi</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từ</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thực</w:t>
      </w:r>
      <w:proofErr w:type="spellEnd"/>
      <w:r w:rsidRPr="008C462B">
        <w:rPr>
          <w:rFonts w:ascii="Times New Roman" w:eastAsia="Times New Roman" w:hAnsi="Times New Roman" w:cs="Times New Roman"/>
          <w:b/>
          <w:bCs/>
          <w:sz w:val="24"/>
          <w:szCs w:val="24"/>
        </w:rPr>
        <w:t xml:space="preserve"> </w:t>
      </w:r>
      <w:proofErr w:type="spellStart"/>
      <w:r w:rsidRPr="008C462B">
        <w:rPr>
          <w:rFonts w:ascii="Times New Roman" w:eastAsia="Times New Roman" w:hAnsi="Times New Roman" w:cs="Times New Roman"/>
          <w:b/>
          <w:bCs/>
          <w:sz w:val="24"/>
          <w:szCs w:val="24"/>
        </w:rPr>
        <w:t>tiễn</w:t>
      </w:r>
      <w:proofErr w:type="spellEnd"/>
      <w:r w:rsidRPr="008C462B">
        <w:rPr>
          <w:rFonts w:ascii="Times New Roman" w:eastAsia="Times New Roman" w:hAnsi="Times New Roman" w:cs="Times New Roman"/>
          <w:sz w:val="24"/>
          <w:szCs w:val="24"/>
        </w:rPr>
        <w:t>.</w:t>
      </w:r>
    </w:p>
    <w:p w14:paraId="2C4217EC" w14:textId="77777777" w:rsidR="008C462B" w:rsidRPr="008C462B" w:rsidRDefault="008C462B" w:rsidP="008C462B">
      <w:pPr>
        <w:spacing w:before="100" w:beforeAutospacing="1" w:after="100" w:afterAutospacing="1" w:line="240" w:lineRule="auto"/>
        <w:rPr>
          <w:rFonts w:ascii="Times New Roman" w:eastAsia="Times New Roman" w:hAnsi="Times New Roman" w:cs="Times New Roman"/>
          <w:sz w:val="24"/>
          <w:szCs w:val="24"/>
        </w:rPr>
      </w:pPr>
      <w:proofErr w:type="spellStart"/>
      <w:r w:rsidRPr="008C462B">
        <w:rPr>
          <w:rFonts w:ascii="Times New Roman" w:eastAsia="Times New Roman" w:hAnsi="Times New Roman" w:cs="Times New Roman"/>
          <w:sz w:val="24"/>
          <w:szCs w:val="24"/>
        </w:rPr>
        <w:t>Mỗi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dự</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án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triển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khai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giúp</w:t>
      </w:r>
      <w:proofErr w:type="spellEnd"/>
      <w:r w:rsidRPr="008C462B">
        <w:rPr>
          <w:rFonts w:ascii="Times New Roman" w:eastAsia="Times New Roman" w:hAnsi="Times New Roman" w:cs="Times New Roman"/>
          <w:sz w:val="24"/>
          <w:szCs w:val="24"/>
        </w:rPr>
        <w:t xml:space="preserve"> THUCHOCVN </w:t>
      </w:r>
      <w:proofErr w:type="spellStart"/>
      <w:r w:rsidRPr="008C462B">
        <w:rPr>
          <w:rFonts w:ascii="Times New Roman" w:eastAsia="Times New Roman" w:hAnsi="Times New Roman" w:cs="Times New Roman"/>
          <w:sz w:val="24"/>
          <w:szCs w:val="24"/>
        </w:rPr>
        <w:t>tích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lũy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thêm</w:t>
      </w:r>
      <w:proofErr w:type="spellEnd"/>
      <w:r w:rsidRPr="008C462B">
        <w:rPr>
          <w:rFonts w:ascii="Times New Roman" w:eastAsia="Times New Roman" w:hAnsi="Times New Roman" w:cs="Times New Roman"/>
          <w:sz w:val="24"/>
          <w:szCs w:val="24"/>
        </w:rPr>
        <w:t xml:space="preserve"> tri </w:t>
      </w:r>
      <w:proofErr w:type="spellStart"/>
      <w:r w:rsidRPr="008C462B">
        <w:rPr>
          <w:rFonts w:ascii="Times New Roman" w:eastAsia="Times New Roman" w:hAnsi="Times New Roman" w:cs="Times New Roman"/>
          <w:sz w:val="24"/>
          <w:szCs w:val="24"/>
        </w:rPr>
        <w:t>thức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hoàn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thiện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phương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cải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tiến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hệ</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thống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Chính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vòng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lặp</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này</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tạo</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nên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nền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tảng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để</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triển</w:t>
      </w:r>
      <w:proofErr w:type="spellEnd"/>
      <w:r w:rsidRPr="008C462B">
        <w:rPr>
          <w:rFonts w:ascii="Times New Roman" w:eastAsia="Times New Roman" w:hAnsi="Times New Roman" w:cs="Times New Roman"/>
          <w:sz w:val="24"/>
          <w:szCs w:val="24"/>
        </w:rPr>
        <w:t xml:space="preserve"> Business Consulting OS </w:t>
      </w:r>
      <w:proofErr w:type="spellStart"/>
      <w:r w:rsidRPr="008C462B">
        <w:rPr>
          <w:rFonts w:ascii="Times New Roman" w:eastAsia="Times New Roman" w:hAnsi="Times New Roman" w:cs="Times New Roman"/>
          <w:sz w:val="24"/>
          <w:szCs w:val="24"/>
        </w:rPr>
        <w:t>và</w:t>
      </w:r>
      <w:proofErr w:type="spellEnd"/>
      <w:r w:rsidRPr="008C462B">
        <w:rPr>
          <w:rFonts w:ascii="Times New Roman" w:eastAsia="Times New Roman" w:hAnsi="Times New Roman" w:cs="Times New Roman"/>
          <w:sz w:val="24"/>
          <w:szCs w:val="24"/>
        </w:rPr>
        <w:t xml:space="preserve"> xa </w:t>
      </w:r>
      <w:proofErr w:type="spellStart"/>
      <w:r w:rsidRPr="008C462B">
        <w:rPr>
          <w:rFonts w:ascii="Times New Roman" w:eastAsia="Times New Roman" w:hAnsi="Times New Roman" w:cs="Times New Roman"/>
          <w:sz w:val="24"/>
          <w:szCs w:val="24"/>
        </w:rPr>
        <w:t>hơn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là</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hệ</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sinh</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thái</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phát</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triển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nguồn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nhân</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lực</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trong</w:t>
      </w:r>
      <w:proofErr w:type="spellEnd"/>
      <w:r w:rsidRPr="008C462B">
        <w:rPr>
          <w:rFonts w:ascii="Times New Roman" w:eastAsia="Times New Roman" w:hAnsi="Times New Roman" w:cs="Times New Roman"/>
          <w:sz w:val="24"/>
          <w:szCs w:val="24"/>
        </w:rPr>
        <w:t xml:space="preserve"> </w:t>
      </w:r>
      <w:proofErr w:type="spellStart"/>
      <w:r w:rsidRPr="008C462B">
        <w:rPr>
          <w:rFonts w:ascii="Times New Roman" w:eastAsia="Times New Roman" w:hAnsi="Times New Roman" w:cs="Times New Roman"/>
          <w:sz w:val="24"/>
          <w:szCs w:val="24"/>
        </w:rPr>
        <w:t>tương</w:t>
      </w:r>
      <w:proofErr w:type="spellEnd"/>
      <w:r w:rsidRPr="008C462B">
        <w:rPr>
          <w:rFonts w:ascii="Times New Roman" w:eastAsia="Times New Roman" w:hAnsi="Times New Roman" w:cs="Times New Roman"/>
          <w:sz w:val="24"/>
          <w:szCs w:val="24"/>
        </w:rPr>
        <w:t xml:space="preserve"> lai.</w:t>
      </w:r>
    </w:p>
    <w:p w14:paraId="63F24177" w14:textId="77777777"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151A">
        <w:rPr>
          <w:rFonts w:ascii="Times New Roman" w:eastAsia="Times New Roman" w:hAnsi="Times New Roman" w:cs="Times New Roman"/>
          <w:b/>
          <w:bCs/>
          <w:kern w:val="36"/>
          <w:sz w:val="48"/>
          <w:szCs w:val="48"/>
        </w:rPr>
        <w:t>4.5. S</w:t>
      </w:r>
      <w:proofErr w:type="spellStart"/>
      <w:r w:rsidRPr="004F151A">
        <w:rPr>
          <w:rFonts w:ascii="Times New Roman" w:eastAsia="Times New Roman" w:hAnsi="Times New Roman" w:cs="Times New Roman"/>
          <w:b/>
          <w:bCs/>
          <w:kern w:val="36"/>
          <w:sz w:val="48"/>
          <w:szCs w:val="48"/>
        </w:rPr>
        <w:t>ản</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phẩm</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đầu</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tiên</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của</w:t>
      </w:r>
      <w:proofErr w:type="spellEnd"/>
      <w:r w:rsidRPr="004F151A">
        <w:rPr>
          <w:rFonts w:ascii="Times New Roman" w:eastAsia="Times New Roman" w:hAnsi="Times New Roman" w:cs="Times New Roman"/>
          <w:b/>
          <w:bCs/>
          <w:kern w:val="36"/>
          <w:sz w:val="48"/>
          <w:szCs w:val="48"/>
        </w:rPr>
        <w:t xml:space="preserve"> THUCHOCVN</w:t>
      </w:r>
    </w:p>
    <w:p w14:paraId="017A9D67" w14:textId="77777777" w:rsidR="00E67233" w:rsidRPr="00E67233" w:rsidRDefault="00E67233" w:rsidP="00E67233">
      <w:pPr>
        <w:pStyle w:val="pdq2pgselectionanchorcontainer"/>
      </w:pPr>
      <w:r>
        <w:t xml:space="preserve"> </w:t>
      </w:r>
      <w:r w:rsidRPr="00E67233">
        <w:t xml:space="preserve">Trong </w:t>
      </w:r>
      <w:proofErr w:type="spellStart"/>
      <w:r w:rsidRPr="00E67233">
        <w:t>giai</w:t>
      </w:r>
      <w:proofErr w:type="spellEnd"/>
      <w:r w:rsidRPr="00E67233">
        <w:t xml:space="preserve"> </w:t>
      </w:r>
      <w:proofErr w:type="spellStart"/>
      <w:r w:rsidRPr="00E67233">
        <w:t>đoạn</w:t>
      </w:r>
      <w:proofErr w:type="spellEnd"/>
      <w:r w:rsidRPr="00E67233">
        <w:t xml:space="preserve"> </w:t>
      </w:r>
      <w:proofErr w:type="spellStart"/>
      <w:r w:rsidRPr="00E67233">
        <w:t>khởi</w:t>
      </w:r>
      <w:proofErr w:type="spellEnd"/>
      <w:r w:rsidRPr="00E67233">
        <w:t xml:space="preserve"> </w:t>
      </w:r>
      <w:proofErr w:type="spellStart"/>
      <w:r w:rsidRPr="00E67233">
        <w:t>nghiệp</w:t>
      </w:r>
      <w:proofErr w:type="spellEnd"/>
      <w:r w:rsidRPr="00E67233">
        <w:t xml:space="preserve">, </w:t>
      </w:r>
      <w:proofErr w:type="spellStart"/>
      <w:r w:rsidRPr="00E67233">
        <w:t>tài</w:t>
      </w:r>
      <w:proofErr w:type="spellEnd"/>
      <w:r w:rsidRPr="00E67233">
        <w:t xml:space="preserve"> </w:t>
      </w:r>
      <w:proofErr w:type="spellStart"/>
      <w:r w:rsidRPr="00E67233">
        <w:t>sản</w:t>
      </w:r>
      <w:proofErr w:type="spellEnd"/>
      <w:r w:rsidRPr="00E67233">
        <w:t xml:space="preserve"> </w:t>
      </w:r>
      <w:proofErr w:type="spellStart"/>
      <w:r w:rsidRPr="00E67233">
        <w:t>quan</w:t>
      </w:r>
      <w:proofErr w:type="spellEnd"/>
      <w:r w:rsidRPr="00E67233">
        <w:t xml:space="preserve"> </w:t>
      </w:r>
      <w:proofErr w:type="spellStart"/>
      <w:r w:rsidRPr="00E67233">
        <w:t>trọng</w:t>
      </w:r>
      <w:proofErr w:type="spellEnd"/>
      <w:r w:rsidRPr="00E67233">
        <w:t xml:space="preserve"> </w:t>
      </w:r>
      <w:proofErr w:type="spellStart"/>
      <w:r w:rsidRPr="00E67233">
        <w:t>nhất</w:t>
      </w:r>
      <w:proofErr w:type="spellEnd"/>
      <w:r w:rsidRPr="00E67233">
        <w:t xml:space="preserve"> </w:t>
      </w:r>
      <w:proofErr w:type="spellStart"/>
      <w:r w:rsidRPr="00E67233">
        <w:t>của</w:t>
      </w:r>
      <w:proofErr w:type="spellEnd"/>
      <w:r w:rsidRPr="00E67233">
        <w:t xml:space="preserve"> THUCHOCVN </w:t>
      </w:r>
      <w:proofErr w:type="spellStart"/>
      <w:r w:rsidRPr="00E67233">
        <w:t>không</w:t>
      </w:r>
      <w:proofErr w:type="spellEnd"/>
      <w:r w:rsidRPr="00E67233">
        <w:t xml:space="preserve"> </w:t>
      </w:r>
      <w:proofErr w:type="spellStart"/>
      <w:r w:rsidRPr="00E67233">
        <w:t>phải</w:t>
      </w:r>
      <w:proofErr w:type="spellEnd"/>
      <w:r w:rsidRPr="00E67233">
        <w:t xml:space="preserve"> </w:t>
      </w:r>
      <w:proofErr w:type="spellStart"/>
      <w:r w:rsidRPr="00E67233">
        <w:t>là</w:t>
      </w:r>
      <w:proofErr w:type="spellEnd"/>
      <w:r w:rsidRPr="00E67233">
        <w:t xml:space="preserve"> </w:t>
      </w:r>
      <w:proofErr w:type="spellStart"/>
      <w:r w:rsidRPr="00E67233">
        <w:t>một</w:t>
      </w:r>
      <w:proofErr w:type="spellEnd"/>
      <w:r w:rsidRPr="00E67233">
        <w:t xml:space="preserve"> </w:t>
      </w:r>
      <w:proofErr w:type="spellStart"/>
      <w:r w:rsidRPr="00E67233">
        <w:t>phần</w:t>
      </w:r>
      <w:proofErr w:type="spellEnd"/>
      <w:r w:rsidRPr="00E67233">
        <w:t xml:space="preserve"> </w:t>
      </w:r>
      <w:proofErr w:type="spellStart"/>
      <w:r w:rsidRPr="00E67233">
        <w:t>mềm</w:t>
      </w:r>
      <w:proofErr w:type="spellEnd"/>
      <w:r w:rsidRPr="00E67233">
        <w:t xml:space="preserve"> hay </w:t>
      </w:r>
      <w:proofErr w:type="spellStart"/>
      <w:r w:rsidRPr="00E67233">
        <w:t>một</w:t>
      </w:r>
      <w:proofErr w:type="spellEnd"/>
      <w:r w:rsidRPr="00E67233">
        <w:t xml:space="preserve"> </w:t>
      </w:r>
      <w:proofErr w:type="spellStart"/>
      <w:r w:rsidRPr="00E67233">
        <w:t>nền</w:t>
      </w:r>
      <w:proofErr w:type="spellEnd"/>
      <w:r w:rsidRPr="00E67233">
        <w:t xml:space="preserve"> </w:t>
      </w:r>
      <w:proofErr w:type="spellStart"/>
      <w:r w:rsidRPr="00E67233">
        <w:t>tảng</w:t>
      </w:r>
      <w:proofErr w:type="spellEnd"/>
      <w:r w:rsidRPr="00E67233">
        <w:t xml:space="preserve"> AI.</w:t>
      </w:r>
    </w:p>
    <w:p w14:paraId="57F52A8B" w14:textId="77777777" w:rsidR="00E67233" w:rsidRPr="00E67233" w:rsidRDefault="00E67233" w:rsidP="00E67233">
      <w:pPr>
        <w:spacing w:before="100" w:beforeAutospacing="1" w:after="100" w:afterAutospacing="1"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Đó</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là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b/>
          <w:bCs/>
          <w:sz w:val="24"/>
          <w:szCs w:val="24"/>
        </w:rPr>
        <w:t>phương</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pháp</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luận</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và</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năng</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lực</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triển</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khai</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đã</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được</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chuẩn</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hóa</w:t>
      </w:r>
      <w:proofErr w:type="spellEnd"/>
      <w:r w:rsidRPr="00E67233">
        <w:rPr>
          <w:rFonts w:ascii="Times New Roman" w:eastAsia="Times New Roman" w:hAnsi="Times New Roman" w:cs="Times New Roman"/>
          <w:sz w:val="24"/>
          <w:szCs w:val="24"/>
        </w:rPr>
        <w:t>.</w:t>
      </w:r>
    </w:p>
    <w:p w14:paraId="736E0431" w14:textId="77777777" w:rsidR="00E67233" w:rsidRPr="00E67233" w:rsidRDefault="00E67233" w:rsidP="00E67233">
      <w:pPr>
        <w:spacing w:before="100" w:beforeAutospacing="1" w:after="100" w:afterAutospacing="1"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sz w:val="24"/>
          <w:szCs w:val="24"/>
        </w:rPr>
        <w:t xml:space="preserve">THUCHOCVN tin </w:t>
      </w:r>
      <w:proofErr w:type="spellStart"/>
      <w:r w:rsidRPr="00E67233">
        <w:rPr>
          <w:rFonts w:ascii="Times New Roman" w:eastAsia="Times New Roman" w:hAnsi="Times New Roman" w:cs="Times New Roman"/>
          <w:sz w:val="24"/>
          <w:szCs w:val="24"/>
        </w:rPr>
        <w:t>rằng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công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nghệ</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chỉ</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thực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sự</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tạo</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ra</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giá</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trị</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khi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được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xây</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dựng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trên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một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phương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pháp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đã</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được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kiểm</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chứng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trong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thực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tiễn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Vì</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vậy</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trước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khi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đầu</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tư</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phát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triển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sản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phẩm</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số</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chúng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tôi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tập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trung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xây</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dựng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một</w:t>
      </w:r>
      <w:proofErr w:type="spellEnd"/>
      <w:r w:rsidRPr="00E67233">
        <w:rPr>
          <w:rFonts w:ascii="Times New Roman" w:eastAsia="Times New Roman" w:hAnsi="Times New Roman" w:cs="Times New Roman"/>
          <w:sz w:val="24"/>
          <w:szCs w:val="24"/>
        </w:rPr>
        <w:t xml:space="preserve"> </w:t>
      </w:r>
      <w:r w:rsidRPr="00E67233">
        <w:rPr>
          <w:rFonts w:ascii="Times New Roman" w:eastAsia="Times New Roman" w:hAnsi="Times New Roman" w:cs="Times New Roman"/>
          <w:b/>
          <w:bCs/>
          <w:sz w:val="24"/>
          <w:szCs w:val="24"/>
        </w:rPr>
        <w:t>Business Consulting Toolkit</w:t>
      </w:r>
      <w:r w:rsidRPr="00E67233">
        <w:rPr>
          <w:rFonts w:ascii="Times New Roman" w:eastAsia="Times New Roman" w:hAnsi="Times New Roman" w:cs="Times New Roman"/>
          <w:sz w:val="24"/>
          <w:szCs w:val="24"/>
        </w:rPr>
        <w:t xml:space="preserve"> – </w:t>
      </w:r>
      <w:proofErr w:type="spellStart"/>
      <w:r w:rsidRPr="00E67233">
        <w:rPr>
          <w:rFonts w:ascii="Times New Roman" w:eastAsia="Times New Roman" w:hAnsi="Times New Roman" w:cs="Times New Roman"/>
          <w:sz w:val="24"/>
          <w:szCs w:val="24"/>
        </w:rPr>
        <w:t>bộ</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công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cụ</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giúp</w:t>
      </w:r>
      <w:proofErr w:type="spellEnd"/>
      <w:r w:rsidRPr="00E67233">
        <w:rPr>
          <w:rFonts w:ascii="Times New Roman" w:eastAsia="Times New Roman" w:hAnsi="Times New Roman" w:cs="Times New Roman"/>
          <w:sz w:val="24"/>
          <w:szCs w:val="24"/>
        </w:rPr>
        <w:t xml:space="preserve"> Consultant </w:t>
      </w:r>
      <w:proofErr w:type="spellStart"/>
      <w:r w:rsidRPr="00E67233">
        <w:rPr>
          <w:rFonts w:ascii="Times New Roman" w:eastAsia="Times New Roman" w:hAnsi="Times New Roman" w:cs="Times New Roman"/>
          <w:sz w:val="24"/>
          <w:szCs w:val="24"/>
        </w:rPr>
        <w:t>làm</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việc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nhất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quán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giúp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doanh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nghiệp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nhanh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chóng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chuyển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từ</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việc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nhận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diện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vấn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đề</w:t>
      </w:r>
      <w:proofErr w:type="spellEnd"/>
      <w:r w:rsidRPr="00E67233">
        <w:rPr>
          <w:rFonts w:ascii="Times New Roman" w:eastAsia="Times New Roman" w:hAnsi="Times New Roman" w:cs="Times New Roman"/>
          <w:sz w:val="24"/>
          <w:szCs w:val="24"/>
        </w:rPr>
        <w:t xml:space="preserve"> sang </w:t>
      </w:r>
      <w:proofErr w:type="spellStart"/>
      <w:r w:rsidRPr="00E67233">
        <w:rPr>
          <w:rFonts w:ascii="Times New Roman" w:eastAsia="Times New Roman" w:hAnsi="Times New Roman" w:cs="Times New Roman"/>
          <w:sz w:val="24"/>
          <w:szCs w:val="24"/>
        </w:rPr>
        <w:t>hành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động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cải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thiện</w:t>
      </w:r>
      <w:proofErr w:type="spellEnd"/>
      <w:r w:rsidRPr="00E67233">
        <w:rPr>
          <w:rFonts w:ascii="Times New Roman" w:eastAsia="Times New Roman" w:hAnsi="Times New Roman" w:cs="Times New Roman"/>
          <w:sz w:val="24"/>
          <w:szCs w:val="24"/>
        </w:rPr>
        <w:t>.</w:t>
      </w:r>
    </w:p>
    <w:p w14:paraId="5EA3AE1B" w14:textId="77777777" w:rsidR="00E67233" w:rsidRPr="00E67233" w:rsidRDefault="00E67233" w:rsidP="00E67233">
      <w:pPr>
        <w:spacing w:before="100" w:beforeAutospacing="1" w:after="100" w:afterAutospacing="1"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sz w:val="24"/>
          <w:szCs w:val="24"/>
        </w:rPr>
        <w:t xml:space="preserve">Business Consulting Toolkit bao </w:t>
      </w:r>
      <w:proofErr w:type="spellStart"/>
      <w:r w:rsidRPr="00E67233">
        <w:rPr>
          <w:rFonts w:ascii="Times New Roman" w:eastAsia="Times New Roman" w:hAnsi="Times New Roman" w:cs="Times New Roman"/>
          <w:sz w:val="24"/>
          <w:szCs w:val="24"/>
        </w:rPr>
        <w:t>gồm</w:t>
      </w:r>
      <w:proofErr w:type="spellEnd"/>
      <w:r w:rsidRPr="00E67233">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1"/>
        <w:gridCol w:w="5069"/>
      </w:tblGrid>
      <w:tr w:rsidR="00E67233" w:rsidRPr="00E67233" w14:paraId="33A2FEB8" w14:textId="77777777">
        <w:trPr>
          <w:tblHeader/>
          <w:tblCellSpacing w:w="15" w:type="dxa"/>
        </w:trPr>
        <w:tc>
          <w:tcPr>
            <w:tcW w:w="0" w:type="auto"/>
            <w:vAlign w:val="center"/>
            <w:hideMark/>
          </w:tcPr>
          <w:p w14:paraId="485B27A3" w14:textId="77777777" w:rsidR="00E67233" w:rsidRPr="00E67233" w:rsidRDefault="00E67233" w:rsidP="00E67233">
            <w:pPr>
              <w:spacing w:after="0" w:line="240" w:lineRule="auto"/>
              <w:jc w:val="center"/>
              <w:rPr>
                <w:rFonts w:ascii="Times New Roman" w:eastAsia="Times New Roman" w:hAnsi="Times New Roman" w:cs="Times New Roman"/>
                <w:b/>
                <w:bCs/>
                <w:sz w:val="24"/>
                <w:szCs w:val="24"/>
              </w:rPr>
            </w:pPr>
            <w:r w:rsidRPr="00E67233">
              <w:rPr>
                <w:rFonts w:ascii="Times New Roman" w:eastAsia="Times New Roman" w:hAnsi="Times New Roman" w:cs="Times New Roman"/>
                <w:b/>
                <w:bCs/>
                <w:sz w:val="24"/>
                <w:szCs w:val="24"/>
              </w:rPr>
              <w:t xml:space="preserve">Công </w:t>
            </w:r>
            <w:proofErr w:type="spellStart"/>
            <w:r w:rsidRPr="00E67233">
              <w:rPr>
                <w:rFonts w:ascii="Times New Roman" w:eastAsia="Times New Roman" w:hAnsi="Times New Roman" w:cs="Times New Roman"/>
                <w:b/>
                <w:bCs/>
                <w:sz w:val="24"/>
                <w:szCs w:val="24"/>
              </w:rPr>
              <w:t>cụ</w:t>
            </w:r>
            <w:proofErr w:type="spellEnd"/>
          </w:p>
        </w:tc>
        <w:tc>
          <w:tcPr>
            <w:tcW w:w="0" w:type="auto"/>
            <w:vAlign w:val="center"/>
            <w:hideMark/>
          </w:tcPr>
          <w:p w14:paraId="6C0C6C48" w14:textId="77777777" w:rsidR="00E67233" w:rsidRPr="00E67233" w:rsidRDefault="00E67233" w:rsidP="00E67233">
            <w:pPr>
              <w:spacing w:after="0" w:line="240" w:lineRule="auto"/>
              <w:jc w:val="center"/>
              <w:rPr>
                <w:rFonts w:ascii="Times New Roman" w:eastAsia="Times New Roman" w:hAnsi="Times New Roman" w:cs="Times New Roman"/>
                <w:b/>
                <w:bCs/>
                <w:sz w:val="24"/>
                <w:szCs w:val="24"/>
              </w:rPr>
            </w:pPr>
            <w:proofErr w:type="spellStart"/>
            <w:r w:rsidRPr="00E67233">
              <w:rPr>
                <w:rFonts w:ascii="Times New Roman" w:eastAsia="Times New Roman" w:hAnsi="Times New Roman" w:cs="Times New Roman"/>
                <w:b/>
                <w:bCs/>
                <w:sz w:val="24"/>
                <w:szCs w:val="24"/>
              </w:rPr>
              <w:t>Mục</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đích</w:t>
            </w:r>
            <w:proofErr w:type="spellEnd"/>
          </w:p>
        </w:tc>
      </w:tr>
      <w:tr w:rsidR="00E67233" w:rsidRPr="00E67233" w14:paraId="6106B09B" w14:textId="77777777">
        <w:trPr>
          <w:tblCellSpacing w:w="15" w:type="dxa"/>
        </w:trPr>
        <w:tc>
          <w:tcPr>
            <w:tcW w:w="0" w:type="auto"/>
            <w:vAlign w:val="center"/>
            <w:hideMark/>
          </w:tcPr>
          <w:p w14:paraId="0F12965D"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TPS Canvas (THUCHOCVN Problem Solving Canvas)</w:t>
            </w:r>
          </w:p>
        </w:tc>
        <w:tc>
          <w:tcPr>
            <w:tcW w:w="0" w:type="auto"/>
            <w:vAlign w:val="center"/>
            <w:hideMark/>
          </w:tcPr>
          <w:p w14:paraId="571F2621"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Xác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định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nhanh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bài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toán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mục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tiêu</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phạm</w:t>
            </w:r>
            <w:proofErr w:type="spellEnd"/>
            <w:r w:rsidRPr="00E67233">
              <w:rPr>
                <w:rFonts w:ascii="Times New Roman" w:eastAsia="Times New Roman" w:hAnsi="Times New Roman" w:cs="Times New Roman"/>
                <w:sz w:val="24"/>
                <w:szCs w:val="24"/>
              </w:rPr>
              <w:t xml:space="preserve"> vi </w:t>
            </w:r>
            <w:proofErr w:type="spellStart"/>
            <w:r w:rsidRPr="00E67233">
              <w:rPr>
                <w:rFonts w:ascii="Times New Roman" w:eastAsia="Times New Roman" w:hAnsi="Times New Roman" w:cs="Times New Roman"/>
                <w:sz w:val="24"/>
                <w:szCs w:val="24"/>
              </w:rPr>
              <w:t>dự</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án</w:t>
            </w:r>
            <w:proofErr w:type="spellEnd"/>
            <w:r w:rsidRPr="00E67233">
              <w:rPr>
                <w:rFonts w:ascii="Times New Roman" w:eastAsia="Times New Roman" w:hAnsi="Times New Roman" w:cs="Times New Roman"/>
                <w:sz w:val="24"/>
                <w:szCs w:val="24"/>
              </w:rPr>
              <w:t>.</w:t>
            </w:r>
          </w:p>
        </w:tc>
      </w:tr>
      <w:tr w:rsidR="00E67233" w:rsidRPr="00E67233" w14:paraId="07D71A63" w14:textId="77777777">
        <w:trPr>
          <w:tblCellSpacing w:w="15" w:type="dxa"/>
        </w:trPr>
        <w:tc>
          <w:tcPr>
            <w:tcW w:w="0" w:type="auto"/>
            <w:vAlign w:val="center"/>
            <w:hideMark/>
          </w:tcPr>
          <w:p w14:paraId="58B2045F"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Consultant Workbook</w:t>
            </w:r>
          </w:p>
        </w:tc>
        <w:tc>
          <w:tcPr>
            <w:tcW w:w="0" w:type="auto"/>
            <w:vAlign w:val="center"/>
            <w:hideMark/>
          </w:tcPr>
          <w:p w14:paraId="405E9717"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Hướng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dẫn</w:t>
            </w:r>
            <w:proofErr w:type="spellEnd"/>
            <w:r w:rsidRPr="00E67233">
              <w:rPr>
                <w:rFonts w:ascii="Times New Roman" w:eastAsia="Times New Roman" w:hAnsi="Times New Roman" w:cs="Times New Roman"/>
                <w:sz w:val="24"/>
                <w:szCs w:val="24"/>
              </w:rPr>
              <w:t xml:space="preserve"> Consultant </w:t>
            </w:r>
            <w:proofErr w:type="spellStart"/>
            <w:r w:rsidRPr="00E67233">
              <w:rPr>
                <w:rFonts w:ascii="Times New Roman" w:eastAsia="Times New Roman" w:hAnsi="Times New Roman" w:cs="Times New Roman"/>
                <w:sz w:val="24"/>
                <w:szCs w:val="24"/>
              </w:rPr>
              <w:t>thu</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thập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thông</w:t>
            </w:r>
            <w:proofErr w:type="spellEnd"/>
            <w:r w:rsidRPr="00E67233">
              <w:rPr>
                <w:rFonts w:ascii="Times New Roman" w:eastAsia="Times New Roman" w:hAnsi="Times New Roman" w:cs="Times New Roman"/>
                <w:sz w:val="24"/>
                <w:szCs w:val="24"/>
              </w:rPr>
              <w:t xml:space="preserve"> tin, </w:t>
            </w:r>
            <w:proofErr w:type="spellStart"/>
            <w:r w:rsidRPr="00E67233">
              <w:rPr>
                <w:rFonts w:ascii="Times New Roman" w:eastAsia="Times New Roman" w:hAnsi="Times New Roman" w:cs="Times New Roman"/>
                <w:sz w:val="24"/>
                <w:szCs w:val="24"/>
              </w:rPr>
              <w:t>ghi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chép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phân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tích</w:t>
            </w:r>
            <w:proofErr w:type="spellEnd"/>
            <w:r w:rsidRPr="00E67233">
              <w:rPr>
                <w:rFonts w:ascii="Times New Roman" w:eastAsia="Times New Roman" w:hAnsi="Times New Roman" w:cs="Times New Roman"/>
                <w:sz w:val="24"/>
                <w:szCs w:val="24"/>
              </w:rPr>
              <w:t>.</w:t>
            </w:r>
          </w:p>
        </w:tc>
      </w:tr>
      <w:tr w:rsidR="00E67233" w:rsidRPr="00E67233" w14:paraId="063C7CE8" w14:textId="77777777">
        <w:trPr>
          <w:tblCellSpacing w:w="15" w:type="dxa"/>
        </w:trPr>
        <w:tc>
          <w:tcPr>
            <w:tcW w:w="0" w:type="auto"/>
            <w:vAlign w:val="center"/>
            <w:hideMark/>
          </w:tcPr>
          <w:p w14:paraId="621BF0F3"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Business Discovery Report</w:t>
            </w:r>
          </w:p>
        </w:tc>
        <w:tc>
          <w:tcPr>
            <w:tcW w:w="0" w:type="auto"/>
            <w:vAlign w:val="center"/>
            <w:hideMark/>
          </w:tcPr>
          <w:p w14:paraId="64F781D4"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Tổng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hợp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hiện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trạng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phát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hiện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sau</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giai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đoạn</w:t>
            </w:r>
            <w:proofErr w:type="spellEnd"/>
            <w:r w:rsidRPr="00E67233">
              <w:rPr>
                <w:rFonts w:ascii="Times New Roman" w:eastAsia="Times New Roman" w:hAnsi="Times New Roman" w:cs="Times New Roman"/>
                <w:sz w:val="24"/>
                <w:szCs w:val="24"/>
              </w:rPr>
              <w:t xml:space="preserve"> Discovery.</w:t>
            </w:r>
          </w:p>
        </w:tc>
      </w:tr>
      <w:tr w:rsidR="00E67233" w:rsidRPr="00E67233" w14:paraId="3DCC21B7" w14:textId="77777777">
        <w:trPr>
          <w:tblCellSpacing w:w="15" w:type="dxa"/>
        </w:trPr>
        <w:tc>
          <w:tcPr>
            <w:tcW w:w="0" w:type="auto"/>
            <w:vAlign w:val="center"/>
            <w:hideMark/>
          </w:tcPr>
          <w:p w14:paraId="5990906B"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Business Diagnosis Report</w:t>
            </w:r>
          </w:p>
        </w:tc>
        <w:tc>
          <w:tcPr>
            <w:tcW w:w="0" w:type="auto"/>
            <w:vAlign w:val="center"/>
            <w:hideMark/>
          </w:tcPr>
          <w:p w14:paraId="1A01454C"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Phân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tích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nguyên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nhân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gốc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rễ</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đánh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giá</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động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xác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định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ưu</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tiên</w:t>
            </w:r>
            <w:proofErr w:type="spellEnd"/>
            <w:r w:rsidRPr="00E67233">
              <w:rPr>
                <w:rFonts w:ascii="Times New Roman" w:eastAsia="Times New Roman" w:hAnsi="Times New Roman" w:cs="Times New Roman"/>
                <w:sz w:val="24"/>
                <w:szCs w:val="24"/>
              </w:rPr>
              <w:t>.</w:t>
            </w:r>
          </w:p>
        </w:tc>
      </w:tr>
      <w:tr w:rsidR="00E67233" w:rsidRPr="00E67233" w14:paraId="044692CC" w14:textId="77777777">
        <w:trPr>
          <w:tblCellSpacing w:w="15" w:type="dxa"/>
        </w:trPr>
        <w:tc>
          <w:tcPr>
            <w:tcW w:w="0" w:type="auto"/>
            <w:vAlign w:val="center"/>
            <w:hideMark/>
          </w:tcPr>
          <w:p w14:paraId="5B3650A8"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 xml:space="preserve">Transformation Roadmap (30–90–365 </w:t>
            </w:r>
            <w:proofErr w:type="spellStart"/>
            <w:r w:rsidRPr="00E67233">
              <w:rPr>
                <w:rFonts w:ascii="Times New Roman" w:eastAsia="Times New Roman" w:hAnsi="Times New Roman" w:cs="Times New Roman"/>
                <w:b/>
                <w:bCs/>
                <w:sz w:val="24"/>
                <w:szCs w:val="24"/>
              </w:rPr>
              <w:t>ngày</w:t>
            </w:r>
            <w:proofErr w:type="spellEnd"/>
            <w:r w:rsidRPr="00E67233">
              <w:rPr>
                <w:rFonts w:ascii="Times New Roman" w:eastAsia="Times New Roman" w:hAnsi="Times New Roman" w:cs="Times New Roman"/>
                <w:b/>
                <w:bCs/>
                <w:sz w:val="24"/>
                <w:szCs w:val="24"/>
              </w:rPr>
              <w:t>)</w:t>
            </w:r>
          </w:p>
        </w:tc>
        <w:tc>
          <w:tcPr>
            <w:tcW w:w="0" w:type="auto"/>
            <w:vAlign w:val="center"/>
            <w:hideMark/>
          </w:tcPr>
          <w:p w14:paraId="4DC11B71"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Xây</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dựng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lộ</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trình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chuyển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đổi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theo</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từng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giai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đoạn</w:t>
            </w:r>
            <w:proofErr w:type="spellEnd"/>
            <w:r w:rsidRPr="00E67233">
              <w:rPr>
                <w:rFonts w:ascii="Times New Roman" w:eastAsia="Times New Roman" w:hAnsi="Times New Roman" w:cs="Times New Roman"/>
                <w:sz w:val="24"/>
                <w:szCs w:val="24"/>
              </w:rPr>
              <w:t>.</w:t>
            </w:r>
          </w:p>
        </w:tc>
      </w:tr>
      <w:tr w:rsidR="00E67233" w:rsidRPr="00E67233" w14:paraId="12DF0545" w14:textId="77777777">
        <w:trPr>
          <w:tblCellSpacing w:w="15" w:type="dxa"/>
        </w:trPr>
        <w:tc>
          <w:tcPr>
            <w:tcW w:w="0" w:type="auto"/>
            <w:vAlign w:val="center"/>
            <w:hideMark/>
          </w:tcPr>
          <w:p w14:paraId="227A604C"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Proposal</w:t>
            </w:r>
          </w:p>
        </w:tc>
        <w:tc>
          <w:tcPr>
            <w:tcW w:w="0" w:type="auto"/>
            <w:vAlign w:val="center"/>
            <w:hideMark/>
          </w:tcPr>
          <w:p w14:paraId="4BCD0253"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Đề</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xuất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giải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pháp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kế</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hoạch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hợp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với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doanh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nghiệp</w:t>
            </w:r>
            <w:proofErr w:type="spellEnd"/>
            <w:r w:rsidRPr="00E67233">
              <w:rPr>
                <w:rFonts w:ascii="Times New Roman" w:eastAsia="Times New Roman" w:hAnsi="Times New Roman" w:cs="Times New Roman"/>
                <w:sz w:val="24"/>
                <w:szCs w:val="24"/>
              </w:rPr>
              <w:t>.</w:t>
            </w:r>
          </w:p>
        </w:tc>
      </w:tr>
      <w:tr w:rsidR="00E67233" w:rsidRPr="00E67233" w14:paraId="5A121302" w14:textId="77777777">
        <w:trPr>
          <w:tblCellSpacing w:w="15" w:type="dxa"/>
        </w:trPr>
        <w:tc>
          <w:tcPr>
            <w:tcW w:w="0" w:type="auto"/>
            <w:vAlign w:val="center"/>
            <w:hideMark/>
          </w:tcPr>
          <w:p w14:paraId="10D9D6C0"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Statement of Work (SOW)</w:t>
            </w:r>
          </w:p>
        </w:tc>
        <w:tc>
          <w:tcPr>
            <w:tcW w:w="0" w:type="auto"/>
            <w:vAlign w:val="center"/>
            <w:hideMark/>
          </w:tcPr>
          <w:p w14:paraId="10103D73"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Xác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định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phạm</w:t>
            </w:r>
            <w:proofErr w:type="spellEnd"/>
            <w:r w:rsidRPr="00E67233">
              <w:rPr>
                <w:rFonts w:ascii="Times New Roman" w:eastAsia="Times New Roman" w:hAnsi="Times New Roman" w:cs="Times New Roman"/>
                <w:sz w:val="24"/>
                <w:szCs w:val="24"/>
              </w:rPr>
              <w:t xml:space="preserve"> vi, </w:t>
            </w:r>
            <w:proofErr w:type="spellStart"/>
            <w:r w:rsidRPr="00E67233">
              <w:rPr>
                <w:rFonts w:ascii="Times New Roman" w:eastAsia="Times New Roman" w:hAnsi="Times New Roman" w:cs="Times New Roman"/>
                <w:sz w:val="24"/>
                <w:szCs w:val="24"/>
              </w:rPr>
              <w:t>kết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quả</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bàn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giao</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trách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nhiệm</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của</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bên</w:t>
            </w:r>
            <w:proofErr w:type="spellEnd"/>
            <w:r w:rsidRPr="00E67233">
              <w:rPr>
                <w:rFonts w:ascii="Times New Roman" w:eastAsia="Times New Roman" w:hAnsi="Times New Roman" w:cs="Times New Roman"/>
                <w:sz w:val="24"/>
                <w:szCs w:val="24"/>
              </w:rPr>
              <w:t>.</w:t>
            </w:r>
          </w:p>
        </w:tc>
      </w:tr>
      <w:tr w:rsidR="00E67233" w:rsidRPr="00E67233" w14:paraId="5E2F8EAD" w14:textId="77777777">
        <w:trPr>
          <w:tblCellSpacing w:w="15" w:type="dxa"/>
        </w:trPr>
        <w:tc>
          <w:tcPr>
            <w:tcW w:w="0" w:type="auto"/>
            <w:vAlign w:val="center"/>
            <w:hideMark/>
          </w:tcPr>
          <w:p w14:paraId="02701058"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lastRenderedPageBreak/>
              <w:t>Weekly Progress Report</w:t>
            </w:r>
          </w:p>
        </w:tc>
        <w:tc>
          <w:tcPr>
            <w:tcW w:w="0" w:type="auto"/>
            <w:vAlign w:val="center"/>
            <w:hideMark/>
          </w:tcPr>
          <w:p w14:paraId="202FA091"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sz w:val="24"/>
                <w:szCs w:val="24"/>
              </w:rPr>
              <w:t xml:space="preserve">Theo </w:t>
            </w:r>
            <w:proofErr w:type="spellStart"/>
            <w:r w:rsidRPr="00E67233">
              <w:rPr>
                <w:rFonts w:ascii="Times New Roman" w:eastAsia="Times New Roman" w:hAnsi="Times New Roman" w:cs="Times New Roman"/>
                <w:sz w:val="24"/>
                <w:szCs w:val="24"/>
              </w:rPr>
              <w:t>dõi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tiến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độ</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kết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quả</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vấn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đề</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phát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sinh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trong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quá</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trình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triển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khai</w:t>
            </w:r>
            <w:proofErr w:type="spellEnd"/>
            <w:r w:rsidRPr="00E67233">
              <w:rPr>
                <w:rFonts w:ascii="Times New Roman" w:eastAsia="Times New Roman" w:hAnsi="Times New Roman" w:cs="Times New Roman"/>
                <w:sz w:val="24"/>
                <w:szCs w:val="24"/>
              </w:rPr>
              <w:t>.</w:t>
            </w:r>
          </w:p>
        </w:tc>
      </w:tr>
      <w:tr w:rsidR="00E67233" w:rsidRPr="00E67233" w14:paraId="27D5A837" w14:textId="77777777">
        <w:trPr>
          <w:tblCellSpacing w:w="15" w:type="dxa"/>
        </w:trPr>
        <w:tc>
          <w:tcPr>
            <w:tcW w:w="0" w:type="auto"/>
            <w:vAlign w:val="center"/>
            <w:hideMark/>
          </w:tcPr>
          <w:p w14:paraId="618175F0"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Final Project Report</w:t>
            </w:r>
          </w:p>
        </w:tc>
        <w:tc>
          <w:tcPr>
            <w:tcW w:w="0" w:type="auto"/>
            <w:vAlign w:val="center"/>
            <w:hideMark/>
          </w:tcPr>
          <w:p w14:paraId="3E965207"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Đánh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giá</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kết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quả</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dự</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giá</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trị</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mang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lại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cho</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doanh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nghiệp</w:t>
            </w:r>
            <w:proofErr w:type="spellEnd"/>
            <w:r w:rsidRPr="00E67233">
              <w:rPr>
                <w:rFonts w:ascii="Times New Roman" w:eastAsia="Times New Roman" w:hAnsi="Times New Roman" w:cs="Times New Roman"/>
                <w:sz w:val="24"/>
                <w:szCs w:val="24"/>
              </w:rPr>
              <w:t>.</w:t>
            </w:r>
          </w:p>
        </w:tc>
      </w:tr>
      <w:tr w:rsidR="00E67233" w:rsidRPr="00E67233" w14:paraId="206E176A" w14:textId="77777777">
        <w:trPr>
          <w:tblCellSpacing w:w="15" w:type="dxa"/>
        </w:trPr>
        <w:tc>
          <w:tcPr>
            <w:tcW w:w="0" w:type="auto"/>
            <w:vAlign w:val="center"/>
            <w:hideMark/>
          </w:tcPr>
          <w:p w14:paraId="4AA31F5F" w14:textId="77777777" w:rsidR="00E67233" w:rsidRPr="00E67233" w:rsidRDefault="00E67233" w:rsidP="00E67233">
            <w:pPr>
              <w:spacing w:after="0"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b/>
                <w:bCs/>
                <w:sz w:val="24"/>
                <w:szCs w:val="24"/>
              </w:rPr>
              <w:t>Case Study</w:t>
            </w:r>
          </w:p>
        </w:tc>
        <w:tc>
          <w:tcPr>
            <w:tcW w:w="0" w:type="auto"/>
            <w:vAlign w:val="center"/>
            <w:hideMark/>
          </w:tcPr>
          <w:p w14:paraId="6EF74DBC" w14:textId="77777777" w:rsidR="00E67233" w:rsidRPr="00E67233" w:rsidRDefault="00E67233" w:rsidP="00E67233">
            <w:pPr>
              <w:spacing w:after="0"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Chuẩn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hóa</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kinh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nghiệm</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triển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khai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thành</w:t>
            </w:r>
            <w:proofErr w:type="spellEnd"/>
            <w:r w:rsidRPr="00E67233">
              <w:rPr>
                <w:rFonts w:ascii="Times New Roman" w:eastAsia="Times New Roman" w:hAnsi="Times New Roman" w:cs="Times New Roman"/>
                <w:sz w:val="24"/>
                <w:szCs w:val="24"/>
              </w:rPr>
              <w:t xml:space="preserve"> tri </w:t>
            </w:r>
            <w:proofErr w:type="spellStart"/>
            <w:r w:rsidRPr="00E67233">
              <w:rPr>
                <w:rFonts w:ascii="Times New Roman" w:eastAsia="Times New Roman" w:hAnsi="Times New Roman" w:cs="Times New Roman"/>
                <w:sz w:val="24"/>
                <w:szCs w:val="24"/>
              </w:rPr>
              <w:t>thức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có</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thể</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tái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sử</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dụng</w:t>
            </w:r>
            <w:proofErr w:type="spellEnd"/>
            <w:r w:rsidRPr="00E67233">
              <w:rPr>
                <w:rFonts w:ascii="Times New Roman" w:eastAsia="Times New Roman" w:hAnsi="Times New Roman" w:cs="Times New Roman"/>
                <w:sz w:val="24"/>
                <w:szCs w:val="24"/>
              </w:rPr>
              <w:t>.</w:t>
            </w:r>
          </w:p>
        </w:tc>
      </w:tr>
    </w:tbl>
    <w:p w14:paraId="3A850990" w14:textId="77777777" w:rsidR="00E67233" w:rsidRPr="00E67233" w:rsidRDefault="00E67233" w:rsidP="00E67233">
      <w:pPr>
        <w:spacing w:before="100" w:beforeAutospacing="1" w:after="100" w:afterAutospacing="1" w:line="240" w:lineRule="auto"/>
        <w:rPr>
          <w:rFonts w:ascii="Times New Roman" w:eastAsia="Times New Roman" w:hAnsi="Times New Roman" w:cs="Times New Roman"/>
          <w:sz w:val="24"/>
          <w:szCs w:val="24"/>
        </w:rPr>
      </w:pPr>
      <w:proofErr w:type="spellStart"/>
      <w:r w:rsidRPr="00E67233">
        <w:rPr>
          <w:rFonts w:ascii="Times New Roman" w:eastAsia="Times New Roman" w:hAnsi="Times New Roman" w:cs="Times New Roman"/>
          <w:sz w:val="24"/>
          <w:szCs w:val="24"/>
        </w:rPr>
        <w:t>Đây</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là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b/>
          <w:bCs/>
          <w:sz w:val="24"/>
          <w:szCs w:val="24"/>
        </w:rPr>
        <w:t>bộ</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sản</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phẩm</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dịch</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vụ</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đầu</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tiên</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của</w:t>
      </w:r>
      <w:proofErr w:type="spellEnd"/>
      <w:r w:rsidRPr="00E67233">
        <w:rPr>
          <w:rFonts w:ascii="Times New Roman" w:eastAsia="Times New Roman" w:hAnsi="Times New Roman" w:cs="Times New Roman"/>
          <w:b/>
          <w:bCs/>
          <w:sz w:val="24"/>
          <w:szCs w:val="24"/>
        </w:rPr>
        <w:t xml:space="preserve"> THUCHOCVN</w:t>
      </w:r>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Mỗi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công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cụ</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đều</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được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xây</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dựng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để</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hỗ</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trợ</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một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giai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đoạn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trong</w:t>
      </w:r>
      <w:proofErr w:type="spellEnd"/>
      <w:r w:rsidRPr="00E67233">
        <w:rPr>
          <w:rFonts w:ascii="Times New Roman" w:eastAsia="Times New Roman" w:hAnsi="Times New Roman" w:cs="Times New Roman"/>
          <w:sz w:val="24"/>
          <w:szCs w:val="24"/>
        </w:rPr>
        <w:t xml:space="preserve"> </w:t>
      </w:r>
      <w:r w:rsidRPr="00E67233">
        <w:rPr>
          <w:rFonts w:ascii="Times New Roman" w:eastAsia="Times New Roman" w:hAnsi="Times New Roman" w:cs="Times New Roman"/>
          <w:b/>
          <w:bCs/>
          <w:sz w:val="24"/>
          <w:szCs w:val="24"/>
        </w:rPr>
        <w:t>THUCHOCVN Consulting Framework (TCF)</w:t>
      </w:r>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có</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thể</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sử</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dụng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ngay</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trong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dự</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thực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tế</w:t>
      </w:r>
      <w:proofErr w:type="spellEnd"/>
      <w:r w:rsidRPr="00E67233">
        <w:rPr>
          <w:rFonts w:ascii="Times New Roman" w:eastAsia="Times New Roman" w:hAnsi="Times New Roman" w:cs="Times New Roman"/>
          <w:sz w:val="24"/>
          <w:szCs w:val="24"/>
        </w:rPr>
        <w:t>.</w:t>
      </w:r>
    </w:p>
    <w:p w14:paraId="1CCC9ACD" w14:textId="77777777" w:rsidR="00E67233" w:rsidRPr="00E67233" w:rsidRDefault="00E67233" w:rsidP="00E67233">
      <w:pPr>
        <w:spacing w:before="100" w:beforeAutospacing="1" w:after="100" w:afterAutospacing="1"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sz w:val="24"/>
          <w:szCs w:val="24"/>
        </w:rPr>
        <w:t xml:space="preserve">Quan </w:t>
      </w:r>
      <w:proofErr w:type="spellStart"/>
      <w:r w:rsidRPr="00E67233">
        <w:rPr>
          <w:rFonts w:ascii="Times New Roman" w:eastAsia="Times New Roman" w:hAnsi="Times New Roman" w:cs="Times New Roman"/>
          <w:sz w:val="24"/>
          <w:szCs w:val="24"/>
        </w:rPr>
        <w:t>trọng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toàn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bộ</w:t>
      </w:r>
      <w:proofErr w:type="spellEnd"/>
      <w:r w:rsidRPr="00E67233">
        <w:rPr>
          <w:rFonts w:ascii="Times New Roman" w:eastAsia="Times New Roman" w:hAnsi="Times New Roman" w:cs="Times New Roman"/>
          <w:sz w:val="24"/>
          <w:szCs w:val="24"/>
        </w:rPr>
        <w:t xml:space="preserve"> Business Consulting Toolkit </w:t>
      </w:r>
      <w:proofErr w:type="spellStart"/>
      <w:r w:rsidRPr="00E67233">
        <w:rPr>
          <w:rFonts w:ascii="Times New Roman" w:eastAsia="Times New Roman" w:hAnsi="Times New Roman" w:cs="Times New Roman"/>
          <w:sz w:val="24"/>
          <w:szCs w:val="24"/>
        </w:rPr>
        <w:t>không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tồn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tại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độc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lập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được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kết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nối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thành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một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quy</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trình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thống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nhất</w:t>
      </w:r>
      <w:proofErr w:type="spellEnd"/>
      <w:r w:rsidRPr="00E67233">
        <w:rPr>
          <w:rFonts w:ascii="Times New Roman" w:eastAsia="Times New Roman" w:hAnsi="Times New Roman" w:cs="Times New Roman"/>
          <w:sz w:val="24"/>
          <w:szCs w:val="24"/>
        </w:rPr>
        <w:t>:</w:t>
      </w:r>
    </w:p>
    <w:p w14:paraId="705B7ADE" w14:textId="77777777" w:rsidR="00E67233" w:rsidRPr="00E67233" w:rsidRDefault="00E67233" w:rsidP="00E67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E67233">
        <w:rPr>
          <w:rFonts w:ascii="Courier New" w:eastAsia="Times New Roman" w:hAnsi="Courier New" w:cs="Courier New"/>
          <w:sz w:val="20"/>
          <w:szCs w:val="20"/>
        </w:rPr>
        <w:t>Business Context</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TPS Canvas</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Consultant Workbook</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Business Discovery Report</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Business Diagnosis Report</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Transformation Roadmap</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Proposal &amp; SOW</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Weekly Progress Report</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Final Project Report</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 xml:space="preserve">        ▼</w:t>
      </w:r>
      <w:r w:rsidRPr="00E67233">
        <w:rPr>
          <w:rFonts w:ascii="Courier New" w:eastAsia="Times New Roman" w:hAnsi="Courier New" w:cs="Courier New"/>
          <w:sz w:val="20"/>
          <w:szCs w:val="20"/>
        </w:rPr>
        <w:br/>
        <w:t>Case Study</w:t>
      </w:r>
    </w:p>
    <w:p w14:paraId="00859309" w14:textId="77777777" w:rsidR="00E67233" w:rsidRPr="00E67233" w:rsidRDefault="00E67233" w:rsidP="00E67233">
      <w:pPr>
        <w:spacing w:before="100" w:beforeAutospacing="1" w:after="100" w:afterAutospacing="1" w:line="240" w:lineRule="auto"/>
        <w:rPr>
          <w:rFonts w:ascii="Times New Roman" w:eastAsia="Times New Roman" w:hAnsi="Times New Roman" w:cs="Times New Roman"/>
          <w:sz w:val="24"/>
          <w:szCs w:val="24"/>
        </w:rPr>
      </w:pPr>
      <w:r w:rsidRPr="00E67233">
        <w:rPr>
          <w:rFonts w:ascii="Times New Roman" w:eastAsia="Times New Roman" w:hAnsi="Times New Roman" w:cs="Times New Roman"/>
          <w:sz w:val="24"/>
          <w:szCs w:val="24"/>
        </w:rPr>
        <w:t xml:space="preserve">Business Consulting Toolkit </w:t>
      </w:r>
      <w:proofErr w:type="spellStart"/>
      <w:r w:rsidRPr="00E67233">
        <w:rPr>
          <w:rFonts w:ascii="Times New Roman" w:eastAsia="Times New Roman" w:hAnsi="Times New Roman" w:cs="Times New Roman"/>
          <w:sz w:val="24"/>
          <w:szCs w:val="24"/>
        </w:rPr>
        <w:t>không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chỉ</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giúp</w:t>
      </w:r>
      <w:proofErr w:type="spellEnd"/>
      <w:r w:rsidRPr="00E67233">
        <w:rPr>
          <w:rFonts w:ascii="Times New Roman" w:eastAsia="Times New Roman" w:hAnsi="Times New Roman" w:cs="Times New Roman"/>
          <w:sz w:val="24"/>
          <w:szCs w:val="24"/>
        </w:rPr>
        <w:t xml:space="preserve"> Consultant </w:t>
      </w:r>
      <w:proofErr w:type="spellStart"/>
      <w:r w:rsidRPr="00E67233">
        <w:rPr>
          <w:rFonts w:ascii="Times New Roman" w:eastAsia="Times New Roman" w:hAnsi="Times New Roman" w:cs="Times New Roman"/>
          <w:sz w:val="24"/>
          <w:szCs w:val="24"/>
        </w:rPr>
        <w:t>triển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khai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dự</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hiệu</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quả</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mà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còn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là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nền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tảng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để</w:t>
      </w:r>
      <w:proofErr w:type="spellEnd"/>
      <w:r w:rsidRPr="00E67233">
        <w:rPr>
          <w:rFonts w:ascii="Times New Roman" w:eastAsia="Times New Roman" w:hAnsi="Times New Roman" w:cs="Times New Roman"/>
          <w:sz w:val="24"/>
          <w:szCs w:val="24"/>
        </w:rPr>
        <w:t xml:space="preserve"> THUCHOCVN </w:t>
      </w:r>
      <w:proofErr w:type="spellStart"/>
      <w:r w:rsidRPr="00E67233">
        <w:rPr>
          <w:rFonts w:ascii="Times New Roman" w:eastAsia="Times New Roman" w:hAnsi="Times New Roman" w:cs="Times New Roman"/>
          <w:sz w:val="24"/>
          <w:szCs w:val="24"/>
        </w:rPr>
        <w:t>chuẩn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hóa</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phương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pháp</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tích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lũy</w:t>
      </w:r>
      <w:proofErr w:type="spellEnd"/>
      <w:r w:rsidRPr="00E67233">
        <w:rPr>
          <w:rFonts w:ascii="Times New Roman" w:eastAsia="Times New Roman" w:hAnsi="Times New Roman" w:cs="Times New Roman"/>
          <w:sz w:val="24"/>
          <w:szCs w:val="24"/>
        </w:rPr>
        <w:t xml:space="preserve"> tri </w:t>
      </w:r>
      <w:proofErr w:type="spellStart"/>
      <w:r w:rsidRPr="00E67233">
        <w:rPr>
          <w:rFonts w:ascii="Times New Roman" w:eastAsia="Times New Roman" w:hAnsi="Times New Roman" w:cs="Times New Roman"/>
          <w:sz w:val="24"/>
          <w:szCs w:val="24"/>
        </w:rPr>
        <w:t>thức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và</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từng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bước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phát</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triển</w:t>
      </w:r>
      <w:proofErr w:type="spellEnd"/>
      <w:r w:rsidRPr="00E67233">
        <w:rPr>
          <w:rFonts w:ascii="Times New Roman" w:eastAsia="Times New Roman" w:hAnsi="Times New Roman" w:cs="Times New Roman"/>
          <w:sz w:val="24"/>
          <w:szCs w:val="24"/>
        </w:rPr>
        <w:t xml:space="preserve"> </w:t>
      </w:r>
      <w:r w:rsidRPr="00E67233">
        <w:rPr>
          <w:rFonts w:ascii="Times New Roman" w:eastAsia="Times New Roman" w:hAnsi="Times New Roman" w:cs="Times New Roman"/>
          <w:b/>
          <w:bCs/>
          <w:sz w:val="24"/>
          <w:szCs w:val="24"/>
        </w:rPr>
        <w:t>Business Consulting OS</w:t>
      </w:r>
      <w:r w:rsidRPr="00E67233">
        <w:rPr>
          <w:rFonts w:ascii="Times New Roman" w:eastAsia="Times New Roman" w:hAnsi="Times New Roman" w:cs="Times New Roman"/>
          <w:sz w:val="24"/>
          <w:szCs w:val="24"/>
        </w:rPr>
        <w:t xml:space="preserve">. Nói </w:t>
      </w:r>
      <w:proofErr w:type="spellStart"/>
      <w:r w:rsidRPr="00E67233">
        <w:rPr>
          <w:rFonts w:ascii="Times New Roman" w:eastAsia="Times New Roman" w:hAnsi="Times New Roman" w:cs="Times New Roman"/>
          <w:sz w:val="24"/>
          <w:szCs w:val="24"/>
        </w:rPr>
        <w:t>cách</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khác</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b/>
          <w:bCs/>
          <w:sz w:val="24"/>
          <w:szCs w:val="24"/>
        </w:rPr>
        <w:t>đây</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chính</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là</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phiên</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bản</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không</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dùng</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phần</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mềm</w:t>
      </w:r>
      <w:proofErr w:type="spellEnd"/>
      <w:r w:rsidRPr="00E67233">
        <w:rPr>
          <w:rFonts w:ascii="Times New Roman" w:eastAsia="Times New Roman" w:hAnsi="Times New Roman" w:cs="Times New Roman"/>
          <w:b/>
          <w:bCs/>
          <w:sz w:val="24"/>
          <w:szCs w:val="24"/>
        </w:rPr>
        <w:t xml:space="preserve">" </w:t>
      </w:r>
      <w:proofErr w:type="spellStart"/>
      <w:r w:rsidRPr="00E67233">
        <w:rPr>
          <w:rFonts w:ascii="Times New Roman" w:eastAsia="Times New Roman" w:hAnsi="Times New Roman" w:cs="Times New Roman"/>
          <w:b/>
          <w:bCs/>
          <w:sz w:val="24"/>
          <w:szCs w:val="24"/>
        </w:rPr>
        <w:t>của</w:t>
      </w:r>
      <w:proofErr w:type="spellEnd"/>
      <w:r w:rsidRPr="00E67233">
        <w:rPr>
          <w:rFonts w:ascii="Times New Roman" w:eastAsia="Times New Roman" w:hAnsi="Times New Roman" w:cs="Times New Roman"/>
          <w:b/>
          <w:bCs/>
          <w:sz w:val="24"/>
          <w:szCs w:val="24"/>
        </w:rPr>
        <w:t xml:space="preserve"> Business Consulting OS</w:t>
      </w:r>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trong</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giai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đoạn</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khởi</w:t>
      </w:r>
      <w:proofErr w:type="spellEnd"/>
      <w:r w:rsidRPr="00E67233">
        <w:rPr>
          <w:rFonts w:ascii="Times New Roman" w:eastAsia="Times New Roman" w:hAnsi="Times New Roman" w:cs="Times New Roman"/>
          <w:sz w:val="24"/>
          <w:szCs w:val="24"/>
        </w:rPr>
        <w:t xml:space="preserve"> </w:t>
      </w:r>
      <w:proofErr w:type="spellStart"/>
      <w:r w:rsidRPr="00E67233">
        <w:rPr>
          <w:rFonts w:ascii="Times New Roman" w:eastAsia="Times New Roman" w:hAnsi="Times New Roman" w:cs="Times New Roman"/>
          <w:sz w:val="24"/>
          <w:szCs w:val="24"/>
        </w:rPr>
        <w:t>nghiệp</w:t>
      </w:r>
      <w:proofErr w:type="spellEnd"/>
      <w:r w:rsidRPr="00E67233">
        <w:rPr>
          <w:rFonts w:ascii="Times New Roman" w:eastAsia="Times New Roman" w:hAnsi="Times New Roman" w:cs="Times New Roman"/>
          <w:sz w:val="24"/>
          <w:szCs w:val="24"/>
        </w:rPr>
        <w:t>.</w:t>
      </w:r>
    </w:p>
    <w:p w14:paraId="7A9F29D6"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Business Consulting OS </w:t>
      </w:r>
      <w:proofErr w:type="spellStart"/>
      <w:r w:rsidRPr="004F151A">
        <w:rPr>
          <w:rFonts w:ascii="Times New Roman" w:eastAsia="Times New Roman" w:hAnsi="Times New Roman" w:cs="Times New Roman"/>
          <w:sz w:val="24"/>
          <w:szCs w:val="24"/>
        </w:rPr>
        <w:t>chỉ</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cụ</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giúp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khai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bộ</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phương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hiệu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quả</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hơn</w:t>
      </w:r>
      <w:proofErr w:type="spellEnd"/>
      <w:r w:rsidRPr="004F151A">
        <w:rPr>
          <w:rFonts w:ascii="Times New Roman" w:eastAsia="Times New Roman" w:hAnsi="Times New Roman" w:cs="Times New Roman"/>
          <w:sz w:val="24"/>
          <w:szCs w:val="24"/>
        </w:rPr>
        <w:t>.</w:t>
      </w:r>
    </w:p>
    <w:p w14:paraId="0A8C2FA6" w14:textId="77777777" w:rsidR="00055029" w:rsidRPr="00055029" w:rsidRDefault="00055029" w:rsidP="00055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029">
        <w:rPr>
          <w:rFonts w:ascii="Times New Roman" w:eastAsia="Times New Roman" w:hAnsi="Times New Roman" w:cs="Times New Roman"/>
          <w:b/>
          <w:bCs/>
          <w:kern w:val="36"/>
          <w:sz w:val="48"/>
          <w:szCs w:val="48"/>
        </w:rPr>
        <w:lastRenderedPageBreak/>
        <w:t xml:space="preserve">4.6. </w:t>
      </w:r>
      <w:proofErr w:type="spellStart"/>
      <w:r w:rsidRPr="00055029">
        <w:rPr>
          <w:rFonts w:ascii="Times New Roman" w:eastAsia="Times New Roman" w:hAnsi="Times New Roman" w:cs="Times New Roman"/>
          <w:b/>
          <w:bCs/>
          <w:kern w:val="36"/>
          <w:sz w:val="48"/>
          <w:szCs w:val="48"/>
        </w:rPr>
        <w:t>Lộ</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trình</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phát</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triển</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từ</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dịch</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vụ</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đến</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nền</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tảng</w:t>
      </w:r>
      <w:proofErr w:type="spellEnd"/>
    </w:p>
    <w:p w14:paraId="3F0C983F"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THUCHOCVN </w:t>
      </w:r>
      <w:proofErr w:type="spellStart"/>
      <w:r w:rsidRPr="00055029">
        <w:rPr>
          <w:rFonts w:ascii="Times New Roman" w:eastAsia="Times New Roman" w:hAnsi="Times New Roman" w:cs="Times New Roman"/>
          <w:sz w:val="24"/>
          <w:szCs w:val="24"/>
        </w:rPr>
        <w:t>không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đặt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mục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tiêu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xây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một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nền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tảng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công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nghệ</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ngay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từ</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ngày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đầu</w:t>
      </w:r>
      <w:proofErr w:type="spellEnd"/>
      <w:r w:rsidRPr="00055029">
        <w:rPr>
          <w:rFonts w:ascii="Times New Roman" w:eastAsia="Times New Roman" w:hAnsi="Times New Roman" w:cs="Times New Roman"/>
          <w:sz w:val="24"/>
          <w:szCs w:val="24"/>
        </w:rPr>
        <w:t>.</w:t>
      </w:r>
    </w:p>
    <w:p w14:paraId="6139716A"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Chúng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tôi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lựa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chọn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theo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từng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đoạn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trong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b/>
          <w:bCs/>
          <w:sz w:val="24"/>
          <w:szCs w:val="24"/>
        </w:rPr>
        <w:t>mỗi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giai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đoạn</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đều</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tạo</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ra</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giá</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trị</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thực</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tế</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doanh</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thu</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và</w:t>
      </w:r>
      <w:proofErr w:type="spellEnd"/>
      <w:r w:rsidRPr="00055029">
        <w:rPr>
          <w:rFonts w:ascii="Times New Roman" w:eastAsia="Times New Roman" w:hAnsi="Times New Roman" w:cs="Times New Roman"/>
          <w:b/>
          <w:bCs/>
          <w:sz w:val="24"/>
          <w:szCs w:val="24"/>
        </w:rPr>
        <w:t xml:space="preserve"> tri </w:t>
      </w:r>
      <w:proofErr w:type="spellStart"/>
      <w:r w:rsidRPr="00055029">
        <w:rPr>
          <w:rFonts w:ascii="Times New Roman" w:eastAsia="Times New Roman" w:hAnsi="Times New Roman" w:cs="Times New Roman"/>
          <w:b/>
          <w:bCs/>
          <w:sz w:val="24"/>
          <w:szCs w:val="24"/>
        </w:rPr>
        <w:t>thức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để</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làm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nền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tảng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đoạn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tiếp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theo.</w:t>
      </w:r>
      <w:proofErr w:type="spellEnd"/>
    </w:p>
    <w:p w14:paraId="73C0E91D"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Đây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không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chỉ</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lộ</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trình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sản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phẩm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còn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lộ</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trình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năng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lực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của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chính</w:t>
      </w:r>
      <w:proofErr w:type="spellEnd"/>
      <w:r w:rsidRPr="00055029">
        <w:rPr>
          <w:rFonts w:ascii="Times New Roman" w:eastAsia="Times New Roman" w:hAnsi="Times New Roman" w:cs="Times New Roman"/>
          <w:sz w:val="24"/>
          <w:szCs w:val="24"/>
        </w:rPr>
        <w:t xml:space="preserve"> THUCHOCVN.</w:t>
      </w:r>
    </w:p>
    <w:p w14:paraId="4ABBF62B" w14:textId="77777777" w:rsidR="00055029" w:rsidRPr="00055029" w:rsidRDefault="00055029" w:rsidP="000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55029">
        <w:rPr>
          <w:rFonts w:ascii="Courier New" w:eastAsia="Times New Roman" w:hAnsi="Courier New" w:cs="Courier New"/>
          <w:sz w:val="20"/>
          <w:szCs w:val="20"/>
        </w:rPr>
        <w:t>Service-led</w:t>
      </w:r>
    </w:p>
    <w:p w14:paraId="27DFBA8C" w14:textId="0F26BCFC" w:rsidR="00055029" w:rsidRPr="00055029" w:rsidRDefault="00055029" w:rsidP="000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55029">
        <w:rPr>
          <w:rFonts w:ascii="Courier New" w:eastAsia="Times New Roman" w:hAnsi="Courier New" w:cs="Courier New"/>
          <w:sz w:val="20"/>
          <w:szCs w:val="20"/>
        </w:rPr>
        <w:t>│</w:t>
      </w:r>
    </w:p>
    <w:p w14:paraId="4D04480D" w14:textId="5C2CBF46" w:rsidR="00055029" w:rsidRPr="00055029" w:rsidRDefault="00055029" w:rsidP="000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55029">
        <w:rPr>
          <w:rFonts w:ascii="Courier New" w:eastAsia="Times New Roman" w:hAnsi="Courier New" w:cs="Courier New"/>
          <w:sz w:val="20"/>
          <w:szCs w:val="20"/>
        </w:rPr>
        <w:t>▼</w:t>
      </w:r>
    </w:p>
    <w:p w14:paraId="384D0798" w14:textId="77777777" w:rsidR="00055029" w:rsidRPr="00055029" w:rsidRDefault="00055029" w:rsidP="000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55029">
        <w:rPr>
          <w:rFonts w:ascii="Courier New" w:eastAsia="Times New Roman" w:hAnsi="Courier New" w:cs="Courier New"/>
          <w:sz w:val="20"/>
          <w:szCs w:val="20"/>
        </w:rPr>
        <w:t>Process-led</w:t>
      </w:r>
    </w:p>
    <w:p w14:paraId="7E292922" w14:textId="3BB2D552" w:rsidR="00055029" w:rsidRPr="00055029" w:rsidRDefault="00055029" w:rsidP="000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55029">
        <w:rPr>
          <w:rFonts w:ascii="Courier New" w:eastAsia="Times New Roman" w:hAnsi="Courier New" w:cs="Courier New"/>
          <w:sz w:val="20"/>
          <w:szCs w:val="20"/>
        </w:rPr>
        <w:t>│</w:t>
      </w:r>
    </w:p>
    <w:p w14:paraId="0C1BF22B" w14:textId="56AE6C0D" w:rsidR="00055029" w:rsidRPr="00055029" w:rsidRDefault="00055029" w:rsidP="000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55029">
        <w:rPr>
          <w:rFonts w:ascii="Courier New" w:eastAsia="Times New Roman" w:hAnsi="Courier New" w:cs="Courier New"/>
          <w:sz w:val="20"/>
          <w:szCs w:val="20"/>
        </w:rPr>
        <w:t>▼</w:t>
      </w:r>
    </w:p>
    <w:p w14:paraId="7B2677DA" w14:textId="0BACE026" w:rsidR="00055029" w:rsidRPr="00055029" w:rsidRDefault="00055029" w:rsidP="00055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055029">
        <w:rPr>
          <w:rFonts w:ascii="Courier New" w:eastAsia="Times New Roman" w:hAnsi="Courier New" w:cs="Courier New"/>
          <w:sz w:val="20"/>
          <w:szCs w:val="20"/>
        </w:rPr>
        <w:t>Platform-led</w:t>
      </w:r>
    </w:p>
    <w:p w14:paraId="0DD0EA72" w14:textId="77777777" w:rsidR="00055029" w:rsidRPr="00055029" w:rsidRDefault="00055029" w:rsidP="00055029">
      <w:pPr>
        <w:spacing w:before="100" w:beforeAutospacing="1" w:after="100" w:afterAutospacing="1" w:line="240" w:lineRule="auto"/>
        <w:outlineLvl w:val="1"/>
        <w:rPr>
          <w:rFonts w:ascii="Times New Roman" w:eastAsia="Times New Roman" w:hAnsi="Times New Roman" w:cs="Times New Roman"/>
          <w:b/>
          <w:bCs/>
          <w:sz w:val="36"/>
          <w:szCs w:val="36"/>
        </w:rPr>
      </w:pPr>
      <w:r w:rsidRPr="00055029">
        <w:rPr>
          <w:rFonts w:ascii="Times New Roman" w:eastAsia="Times New Roman" w:hAnsi="Times New Roman" w:cs="Times New Roman"/>
          <w:b/>
          <w:bCs/>
          <w:sz w:val="36"/>
          <w:szCs w:val="36"/>
        </w:rPr>
        <w:t xml:space="preserve">Giai </w:t>
      </w:r>
      <w:proofErr w:type="spellStart"/>
      <w:r w:rsidRPr="00055029">
        <w:rPr>
          <w:rFonts w:ascii="Times New Roman" w:eastAsia="Times New Roman" w:hAnsi="Times New Roman" w:cs="Times New Roman"/>
          <w:b/>
          <w:bCs/>
          <w:sz w:val="36"/>
          <w:szCs w:val="36"/>
        </w:rPr>
        <w:t>đoạn</w:t>
      </w:r>
      <w:proofErr w:type="spellEnd"/>
      <w:r w:rsidRPr="00055029">
        <w:rPr>
          <w:rFonts w:ascii="Times New Roman" w:eastAsia="Times New Roman" w:hAnsi="Times New Roman" w:cs="Times New Roman"/>
          <w:b/>
          <w:bCs/>
          <w:sz w:val="36"/>
          <w:szCs w:val="36"/>
        </w:rPr>
        <w:t xml:space="preserve"> 1 – Service-led</w:t>
      </w:r>
    </w:p>
    <w:p w14:paraId="22BEE1D2"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t>Mục</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tiêu</w:t>
      </w:r>
      <w:proofErr w:type="spellEnd"/>
    </w:p>
    <w:p w14:paraId="0FE9F6EE"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Đồng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hành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trực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tiếp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cùng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doanh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nghiệp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để</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giải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quyết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các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bài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toán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thực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tế</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đồng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thời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kiểm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chứng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hoàn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thiện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phương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luận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của</w:t>
      </w:r>
      <w:proofErr w:type="spellEnd"/>
      <w:r w:rsidRPr="00055029">
        <w:rPr>
          <w:rFonts w:ascii="Times New Roman" w:eastAsia="Times New Roman" w:hAnsi="Times New Roman" w:cs="Times New Roman"/>
          <w:sz w:val="24"/>
          <w:szCs w:val="24"/>
        </w:rPr>
        <w:t xml:space="preserve"> THUCHOCVN.</w:t>
      </w:r>
    </w:p>
    <w:p w14:paraId="1DB2C06F"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t>Trọng</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tâm</w:t>
      </w:r>
      <w:proofErr w:type="spellEnd"/>
    </w:p>
    <w:p w14:paraId="6D8D3019" w14:textId="77777777" w:rsidR="00055029" w:rsidRPr="00055029" w:rsidRDefault="00055029" w:rsidP="00055029">
      <w:pPr>
        <w:numPr>
          <w:ilvl w:val="0"/>
          <w:numId w:val="224"/>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Thực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hiện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các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tư</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vấn</w:t>
      </w:r>
      <w:proofErr w:type="spellEnd"/>
      <w:r w:rsidRPr="00055029">
        <w:rPr>
          <w:rFonts w:ascii="Times New Roman" w:eastAsia="Times New Roman" w:hAnsi="Times New Roman" w:cs="Times New Roman"/>
          <w:sz w:val="24"/>
          <w:szCs w:val="24"/>
        </w:rPr>
        <w:t>.</w:t>
      </w:r>
    </w:p>
    <w:p w14:paraId="5C7B1DC0" w14:textId="77777777" w:rsidR="00055029" w:rsidRPr="00055029" w:rsidRDefault="00055029" w:rsidP="00055029">
      <w:pPr>
        <w:numPr>
          <w:ilvl w:val="0"/>
          <w:numId w:val="224"/>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Xây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dựng</w:t>
      </w:r>
      <w:proofErr w:type="spellEnd"/>
      <w:r w:rsidRPr="00055029">
        <w:rPr>
          <w:rFonts w:ascii="Times New Roman" w:eastAsia="Times New Roman" w:hAnsi="Times New Roman" w:cs="Times New Roman"/>
          <w:sz w:val="24"/>
          <w:szCs w:val="24"/>
        </w:rPr>
        <w:t xml:space="preserve"> Business Consulting Toolkit.</w:t>
      </w:r>
    </w:p>
    <w:p w14:paraId="7A313386" w14:textId="77777777" w:rsidR="00055029" w:rsidRPr="00055029" w:rsidRDefault="00055029" w:rsidP="00055029">
      <w:pPr>
        <w:numPr>
          <w:ilvl w:val="0"/>
          <w:numId w:val="224"/>
        </w:num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Hoàn </w:t>
      </w:r>
      <w:proofErr w:type="spellStart"/>
      <w:r w:rsidRPr="00055029">
        <w:rPr>
          <w:rFonts w:ascii="Times New Roman" w:eastAsia="Times New Roman" w:hAnsi="Times New Roman" w:cs="Times New Roman"/>
          <w:sz w:val="24"/>
          <w:szCs w:val="24"/>
        </w:rPr>
        <w:t>thiện</w:t>
      </w:r>
      <w:proofErr w:type="spellEnd"/>
      <w:r w:rsidRPr="00055029">
        <w:rPr>
          <w:rFonts w:ascii="Times New Roman" w:eastAsia="Times New Roman" w:hAnsi="Times New Roman" w:cs="Times New Roman"/>
          <w:sz w:val="24"/>
          <w:szCs w:val="24"/>
        </w:rPr>
        <w:t xml:space="preserve"> THUCHOCVN Consulting Framework (TCF).</w:t>
      </w:r>
    </w:p>
    <w:p w14:paraId="4C92A7A5" w14:textId="77777777" w:rsidR="00055029" w:rsidRPr="00055029" w:rsidRDefault="00055029" w:rsidP="00055029">
      <w:pPr>
        <w:numPr>
          <w:ilvl w:val="0"/>
          <w:numId w:val="224"/>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Tích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lũy</w:t>
      </w:r>
      <w:proofErr w:type="spellEnd"/>
      <w:r w:rsidRPr="00055029">
        <w:rPr>
          <w:rFonts w:ascii="Times New Roman" w:eastAsia="Times New Roman" w:hAnsi="Times New Roman" w:cs="Times New Roman"/>
          <w:sz w:val="24"/>
          <w:szCs w:val="24"/>
        </w:rPr>
        <w:t xml:space="preserve"> Case Study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Best Practice.</w:t>
      </w:r>
    </w:p>
    <w:p w14:paraId="31364A78" w14:textId="77777777" w:rsidR="00055029" w:rsidRPr="00055029" w:rsidRDefault="00055029" w:rsidP="00055029">
      <w:pPr>
        <w:numPr>
          <w:ilvl w:val="0"/>
          <w:numId w:val="224"/>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Tạo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doanh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để</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duy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trì</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hoạt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động</w:t>
      </w:r>
      <w:proofErr w:type="spellEnd"/>
      <w:r w:rsidRPr="00055029">
        <w:rPr>
          <w:rFonts w:ascii="Times New Roman" w:eastAsia="Times New Roman" w:hAnsi="Times New Roman" w:cs="Times New Roman"/>
          <w:sz w:val="24"/>
          <w:szCs w:val="24"/>
        </w:rPr>
        <w:t>.</w:t>
      </w:r>
    </w:p>
    <w:p w14:paraId="0AD3BC28"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t>Kết</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quả</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kỳ</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vọng</w:t>
      </w:r>
      <w:proofErr w:type="spellEnd"/>
    </w:p>
    <w:p w14:paraId="77E606D8" w14:textId="77777777" w:rsidR="00055029" w:rsidRPr="00055029" w:rsidRDefault="00055029" w:rsidP="00055029">
      <w:pPr>
        <w:numPr>
          <w:ilvl w:val="0"/>
          <w:numId w:val="225"/>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các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khách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hàng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đầu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tiên</w:t>
      </w:r>
      <w:proofErr w:type="spellEnd"/>
      <w:r w:rsidRPr="00055029">
        <w:rPr>
          <w:rFonts w:ascii="Times New Roman" w:eastAsia="Times New Roman" w:hAnsi="Times New Roman" w:cs="Times New Roman"/>
          <w:sz w:val="24"/>
          <w:szCs w:val="24"/>
        </w:rPr>
        <w:t>.</w:t>
      </w:r>
    </w:p>
    <w:p w14:paraId="4EA19523" w14:textId="77777777" w:rsidR="00055029" w:rsidRPr="00055029" w:rsidRDefault="00055029" w:rsidP="00055029">
      <w:pPr>
        <w:numPr>
          <w:ilvl w:val="0"/>
          <w:numId w:val="225"/>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phương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được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kiểm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chứng</w:t>
      </w:r>
      <w:proofErr w:type="spellEnd"/>
      <w:r w:rsidRPr="00055029">
        <w:rPr>
          <w:rFonts w:ascii="Times New Roman" w:eastAsia="Times New Roman" w:hAnsi="Times New Roman" w:cs="Times New Roman"/>
          <w:sz w:val="24"/>
          <w:szCs w:val="24"/>
        </w:rPr>
        <w:t>.</w:t>
      </w:r>
    </w:p>
    <w:p w14:paraId="27E3458B" w14:textId="77777777" w:rsidR="00055029" w:rsidRPr="00055029" w:rsidRDefault="00055029" w:rsidP="00055029">
      <w:pPr>
        <w:numPr>
          <w:ilvl w:val="0"/>
          <w:numId w:val="225"/>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bộ</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tài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liệu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biểu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mẫu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chuẩn</w:t>
      </w:r>
      <w:proofErr w:type="spellEnd"/>
      <w:r w:rsidRPr="00055029">
        <w:rPr>
          <w:rFonts w:ascii="Times New Roman" w:eastAsia="Times New Roman" w:hAnsi="Times New Roman" w:cs="Times New Roman"/>
          <w:sz w:val="24"/>
          <w:szCs w:val="24"/>
        </w:rPr>
        <w:t>.</w:t>
      </w:r>
    </w:p>
    <w:p w14:paraId="54EFB991" w14:textId="77777777" w:rsidR="00055029" w:rsidRPr="00055029" w:rsidRDefault="00055029" w:rsidP="00055029">
      <w:pPr>
        <w:numPr>
          <w:ilvl w:val="0"/>
          <w:numId w:val="225"/>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Hình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thành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kho</w:t>
      </w:r>
      <w:proofErr w:type="spellEnd"/>
      <w:r w:rsidRPr="00055029">
        <w:rPr>
          <w:rFonts w:ascii="Times New Roman" w:eastAsia="Times New Roman" w:hAnsi="Times New Roman" w:cs="Times New Roman"/>
          <w:sz w:val="24"/>
          <w:szCs w:val="24"/>
        </w:rPr>
        <w:t xml:space="preserve"> tri </w:t>
      </w:r>
      <w:proofErr w:type="spellStart"/>
      <w:r w:rsidRPr="00055029">
        <w:rPr>
          <w:rFonts w:ascii="Times New Roman" w:eastAsia="Times New Roman" w:hAnsi="Times New Roman" w:cs="Times New Roman"/>
          <w:sz w:val="24"/>
          <w:szCs w:val="24"/>
        </w:rPr>
        <w:t>thức</w:t>
      </w:r>
      <w:proofErr w:type="spellEnd"/>
      <w:r w:rsidRPr="00055029">
        <w:rPr>
          <w:rFonts w:ascii="Times New Roman" w:eastAsia="Times New Roman" w:hAnsi="Times New Roman" w:cs="Times New Roman"/>
          <w:sz w:val="24"/>
          <w:szCs w:val="24"/>
        </w:rPr>
        <w:t xml:space="preserve"> ban </w:t>
      </w:r>
      <w:proofErr w:type="spellStart"/>
      <w:r w:rsidRPr="00055029">
        <w:rPr>
          <w:rFonts w:ascii="Times New Roman" w:eastAsia="Times New Roman" w:hAnsi="Times New Roman" w:cs="Times New Roman"/>
          <w:sz w:val="24"/>
          <w:szCs w:val="24"/>
        </w:rPr>
        <w:t>đầu</w:t>
      </w:r>
      <w:proofErr w:type="spellEnd"/>
      <w:r w:rsidRPr="00055029">
        <w:rPr>
          <w:rFonts w:ascii="Times New Roman" w:eastAsia="Times New Roman" w:hAnsi="Times New Roman" w:cs="Times New Roman"/>
          <w:sz w:val="24"/>
          <w:szCs w:val="24"/>
        </w:rPr>
        <w:t>.</w:t>
      </w:r>
    </w:p>
    <w:p w14:paraId="4A506BD1" w14:textId="1ABA4BFB"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b/>
          <w:bCs/>
          <w:sz w:val="24"/>
          <w:szCs w:val="24"/>
        </w:rPr>
        <w:t>Đây</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là</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giai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đoạn</w:t>
      </w:r>
      <w:proofErr w:type="spellEnd"/>
      <w:r w:rsidRPr="00055029">
        <w:rPr>
          <w:rFonts w:ascii="Times New Roman" w:eastAsia="Times New Roman" w:hAnsi="Times New Roman" w:cs="Times New Roman"/>
          <w:b/>
          <w:bCs/>
          <w:sz w:val="24"/>
          <w:szCs w:val="24"/>
        </w:rPr>
        <w:t xml:space="preserve"> THUCHOCVN </w:t>
      </w:r>
      <w:proofErr w:type="spellStart"/>
      <w:r w:rsidRPr="00055029">
        <w:rPr>
          <w:rFonts w:ascii="Times New Roman" w:eastAsia="Times New Roman" w:hAnsi="Times New Roman" w:cs="Times New Roman"/>
          <w:b/>
          <w:bCs/>
          <w:sz w:val="24"/>
          <w:szCs w:val="24"/>
        </w:rPr>
        <w:t>học</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từ</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doanh</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nghiệp</w:t>
      </w:r>
      <w:proofErr w:type="spellEnd"/>
      <w:r w:rsidRPr="00055029">
        <w:rPr>
          <w:rFonts w:ascii="Times New Roman" w:eastAsia="Times New Roman" w:hAnsi="Times New Roman" w:cs="Times New Roman"/>
          <w:b/>
          <w:bCs/>
          <w:sz w:val="24"/>
          <w:szCs w:val="24"/>
        </w:rPr>
        <w:t>.</w:t>
      </w:r>
    </w:p>
    <w:p w14:paraId="0A4508AC" w14:textId="77777777" w:rsidR="00055029" w:rsidRPr="00055029" w:rsidRDefault="00055029" w:rsidP="00055029">
      <w:pPr>
        <w:spacing w:before="100" w:beforeAutospacing="1" w:after="100" w:afterAutospacing="1" w:line="240" w:lineRule="auto"/>
        <w:outlineLvl w:val="1"/>
        <w:rPr>
          <w:rFonts w:ascii="Times New Roman" w:eastAsia="Times New Roman" w:hAnsi="Times New Roman" w:cs="Times New Roman"/>
          <w:b/>
          <w:bCs/>
          <w:sz w:val="36"/>
          <w:szCs w:val="36"/>
        </w:rPr>
      </w:pPr>
      <w:r w:rsidRPr="00055029">
        <w:rPr>
          <w:rFonts w:ascii="Times New Roman" w:eastAsia="Times New Roman" w:hAnsi="Times New Roman" w:cs="Times New Roman"/>
          <w:b/>
          <w:bCs/>
          <w:sz w:val="36"/>
          <w:szCs w:val="36"/>
        </w:rPr>
        <w:t xml:space="preserve">Giai </w:t>
      </w:r>
      <w:proofErr w:type="spellStart"/>
      <w:r w:rsidRPr="00055029">
        <w:rPr>
          <w:rFonts w:ascii="Times New Roman" w:eastAsia="Times New Roman" w:hAnsi="Times New Roman" w:cs="Times New Roman"/>
          <w:b/>
          <w:bCs/>
          <w:sz w:val="36"/>
          <w:szCs w:val="36"/>
        </w:rPr>
        <w:t>đoạn</w:t>
      </w:r>
      <w:proofErr w:type="spellEnd"/>
      <w:r w:rsidRPr="00055029">
        <w:rPr>
          <w:rFonts w:ascii="Times New Roman" w:eastAsia="Times New Roman" w:hAnsi="Times New Roman" w:cs="Times New Roman"/>
          <w:b/>
          <w:bCs/>
          <w:sz w:val="36"/>
          <w:szCs w:val="36"/>
        </w:rPr>
        <w:t xml:space="preserve"> 2 – Process-led</w:t>
      </w:r>
    </w:p>
    <w:p w14:paraId="156A5680"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lastRenderedPageBreak/>
        <w:t>Mục</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tiêu</w:t>
      </w:r>
      <w:proofErr w:type="spellEnd"/>
    </w:p>
    <w:p w14:paraId="2B851FD4"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Chuẩn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hóa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toàn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bộ</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quy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trình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để</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giảm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phụ</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thuộc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vào</w:t>
      </w:r>
      <w:proofErr w:type="spellEnd"/>
      <w:r w:rsidRPr="00055029">
        <w:rPr>
          <w:rFonts w:ascii="Times New Roman" w:eastAsia="Times New Roman" w:hAnsi="Times New Roman" w:cs="Times New Roman"/>
          <w:sz w:val="24"/>
          <w:szCs w:val="24"/>
        </w:rPr>
        <w:t xml:space="preserve"> Founder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nâng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cao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khả</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năng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mở</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rộng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đội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ngũ</w:t>
      </w:r>
      <w:proofErr w:type="spellEnd"/>
      <w:r w:rsidRPr="00055029">
        <w:rPr>
          <w:rFonts w:ascii="Times New Roman" w:eastAsia="Times New Roman" w:hAnsi="Times New Roman" w:cs="Times New Roman"/>
          <w:sz w:val="24"/>
          <w:szCs w:val="24"/>
        </w:rPr>
        <w:t>.</w:t>
      </w:r>
    </w:p>
    <w:p w14:paraId="2D22CBC1"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t>Trọng</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tâm</w:t>
      </w:r>
      <w:proofErr w:type="spellEnd"/>
    </w:p>
    <w:p w14:paraId="2AEF6662" w14:textId="77777777" w:rsidR="00055029" w:rsidRPr="00055029" w:rsidRDefault="00055029" w:rsidP="00055029">
      <w:pPr>
        <w:numPr>
          <w:ilvl w:val="0"/>
          <w:numId w:val="226"/>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Chuẩn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hóa</w:t>
      </w:r>
      <w:proofErr w:type="spellEnd"/>
      <w:r w:rsidRPr="00055029">
        <w:rPr>
          <w:rFonts w:ascii="Times New Roman" w:eastAsia="Times New Roman" w:hAnsi="Times New Roman" w:cs="Times New Roman"/>
          <w:sz w:val="24"/>
          <w:szCs w:val="24"/>
        </w:rPr>
        <w:t xml:space="preserve"> SOP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Playbook.</w:t>
      </w:r>
    </w:p>
    <w:p w14:paraId="3D378B14" w14:textId="77777777" w:rsidR="00055029" w:rsidRPr="00055029" w:rsidRDefault="00055029" w:rsidP="00055029">
      <w:pPr>
        <w:numPr>
          <w:ilvl w:val="0"/>
          <w:numId w:val="226"/>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Chuẩn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hóa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biểu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mẫu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báo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cáo</w:t>
      </w:r>
      <w:proofErr w:type="spellEnd"/>
      <w:r w:rsidRPr="00055029">
        <w:rPr>
          <w:rFonts w:ascii="Times New Roman" w:eastAsia="Times New Roman" w:hAnsi="Times New Roman" w:cs="Times New Roman"/>
          <w:sz w:val="24"/>
          <w:szCs w:val="24"/>
        </w:rPr>
        <w:t>.</w:t>
      </w:r>
    </w:p>
    <w:p w14:paraId="16DF5110" w14:textId="77777777" w:rsidR="00055029" w:rsidRPr="00055029" w:rsidRDefault="00055029" w:rsidP="00055029">
      <w:pPr>
        <w:numPr>
          <w:ilvl w:val="0"/>
          <w:numId w:val="226"/>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Chuẩn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hóa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dữ</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liệu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án</w:t>
      </w:r>
      <w:proofErr w:type="spellEnd"/>
      <w:r w:rsidRPr="00055029">
        <w:rPr>
          <w:rFonts w:ascii="Times New Roman" w:eastAsia="Times New Roman" w:hAnsi="Times New Roman" w:cs="Times New Roman"/>
          <w:sz w:val="24"/>
          <w:szCs w:val="24"/>
        </w:rPr>
        <w:t>.</w:t>
      </w:r>
    </w:p>
    <w:p w14:paraId="1035A1A4" w14:textId="77777777" w:rsidR="00055029" w:rsidRPr="00055029" w:rsidRDefault="00055029" w:rsidP="00055029">
      <w:pPr>
        <w:numPr>
          <w:ilvl w:val="0"/>
          <w:numId w:val="226"/>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Xây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dựng</w:t>
      </w:r>
      <w:proofErr w:type="spellEnd"/>
      <w:r w:rsidRPr="00055029">
        <w:rPr>
          <w:rFonts w:ascii="Times New Roman" w:eastAsia="Times New Roman" w:hAnsi="Times New Roman" w:cs="Times New Roman"/>
          <w:sz w:val="24"/>
          <w:szCs w:val="24"/>
        </w:rPr>
        <w:t xml:space="preserve"> Business Consulting OS </w:t>
      </w:r>
      <w:proofErr w:type="spellStart"/>
      <w:r w:rsidRPr="00055029">
        <w:rPr>
          <w:rFonts w:ascii="Times New Roman" w:eastAsia="Times New Roman" w:hAnsi="Times New Roman" w:cs="Times New Roman"/>
          <w:sz w:val="24"/>
          <w:szCs w:val="24"/>
        </w:rPr>
        <w:t>phục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vụ</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nội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bộ</w:t>
      </w:r>
      <w:proofErr w:type="spellEnd"/>
      <w:r w:rsidRPr="00055029">
        <w:rPr>
          <w:rFonts w:ascii="Times New Roman" w:eastAsia="Times New Roman" w:hAnsi="Times New Roman" w:cs="Times New Roman"/>
          <w:sz w:val="24"/>
          <w:szCs w:val="24"/>
        </w:rPr>
        <w:t>.</w:t>
      </w:r>
    </w:p>
    <w:p w14:paraId="7486C759" w14:textId="77777777" w:rsidR="00055029" w:rsidRPr="00055029" w:rsidRDefault="00055029" w:rsidP="00055029">
      <w:pPr>
        <w:numPr>
          <w:ilvl w:val="0"/>
          <w:numId w:val="226"/>
        </w:num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Đào </w:t>
      </w:r>
      <w:proofErr w:type="spellStart"/>
      <w:r w:rsidRPr="00055029">
        <w:rPr>
          <w:rFonts w:ascii="Times New Roman" w:eastAsia="Times New Roman" w:hAnsi="Times New Roman" w:cs="Times New Roman"/>
          <w:sz w:val="24"/>
          <w:szCs w:val="24"/>
        </w:rPr>
        <w:t>tạo</w:t>
      </w:r>
      <w:proofErr w:type="spellEnd"/>
      <w:r w:rsidRPr="00055029">
        <w:rPr>
          <w:rFonts w:ascii="Times New Roman" w:eastAsia="Times New Roman" w:hAnsi="Times New Roman" w:cs="Times New Roman"/>
          <w:sz w:val="24"/>
          <w:szCs w:val="24"/>
        </w:rPr>
        <w:t xml:space="preserve"> Consultant </w:t>
      </w:r>
      <w:proofErr w:type="spellStart"/>
      <w:r w:rsidRPr="00055029">
        <w:rPr>
          <w:rFonts w:ascii="Times New Roman" w:eastAsia="Times New Roman" w:hAnsi="Times New Roman" w:cs="Times New Roman"/>
          <w:sz w:val="24"/>
          <w:szCs w:val="24"/>
        </w:rPr>
        <w:t>theo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cùng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một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phương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pháp</w:t>
      </w:r>
      <w:proofErr w:type="spellEnd"/>
      <w:r w:rsidRPr="00055029">
        <w:rPr>
          <w:rFonts w:ascii="Times New Roman" w:eastAsia="Times New Roman" w:hAnsi="Times New Roman" w:cs="Times New Roman"/>
          <w:sz w:val="24"/>
          <w:szCs w:val="24"/>
        </w:rPr>
        <w:t>.</w:t>
      </w:r>
    </w:p>
    <w:p w14:paraId="719A9911"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t>Kết</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quả</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kỳ</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vọng</w:t>
      </w:r>
      <w:proofErr w:type="spellEnd"/>
    </w:p>
    <w:p w14:paraId="52EF0534" w14:textId="77777777" w:rsidR="00055029" w:rsidRPr="00055029" w:rsidRDefault="00055029" w:rsidP="0005502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Consultant </w:t>
      </w:r>
      <w:proofErr w:type="spellStart"/>
      <w:r w:rsidRPr="00055029">
        <w:rPr>
          <w:rFonts w:ascii="Times New Roman" w:eastAsia="Times New Roman" w:hAnsi="Times New Roman" w:cs="Times New Roman"/>
          <w:sz w:val="24"/>
          <w:szCs w:val="24"/>
        </w:rPr>
        <w:t>có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thể</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theo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quy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trình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thống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nhất</w:t>
      </w:r>
      <w:proofErr w:type="spellEnd"/>
      <w:r w:rsidRPr="00055029">
        <w:rPr>
          <w:rFonts w:ascii="Times New Roman" w:eastAsia="Times New Roman" w:hAnsi="Times New Roman" w:cs="Times New Roman"/>
          <w:sz w:val="24"/>
          <w:szCs w:val="24"/>
        </w:rPr>
        <w:t>.</w:t>
      </w:r>
    </w:p>
    <w:p w14:paraId="36A7889D" w14:textId="77777777" w:rsidR="00055029" w:rsidRPr="00055029" w:rsidRDefault="00055029" w:rsidP="00055029">
      <w:pPr>
        <w:numPr>
          <w:ilvl w:val="0"/>
          <w:numId w:val="227"/>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Mọi</w:t>
      </w:r>
      <w:proofErr w:type="spellEnd"/>
      <w:r w:rsidRPr="00055029">
        <w:rPr>
          <w:rFonts w:ascii="Times New Roman" w:eastAsia="Times New Roman" w:hAnsi="Times New Roman" w:cs="Times New Roman"/>
          <w:sz w:val="24"/>
          <w:szCs w:val="24"/>
        </w:rPr>
        <w:t xml:space="preserve"> Business Project </w:t>
      </w:r>
      <w:proofErr w:type="spellStart"/>
      <w:r w:rsidRPr="00055029">
        <w:rPr>
          <w:rFonts w:ascii="Times New Roman" w:eastAsia="Times New Roman" w:hAnsi="Times New Roman" w:cs="Times New Roman"/>
          <w:sz w:val="24"/>
          <w:szCs w:val="24"/>
        </w:rPr>
        <w:t>được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quản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lý</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trên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cùng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một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hệ</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thống</w:t>
      </w:r>
      <w:proofErr w:type="spellEnd"/>
      <w:r w:rsidRPr="00055029">
        <w:rPr>
          <w:rFonts w:ascii="Times New Roman" w:eastAsia="Times New Roman" w:hAnsi="Times New Roman" w:cs="Times New Roman"/>
          <w:sz w:val="24"/>
          <w:szCs w:val="24"/>
        </w:rPr>
        <w:t>.</w:t>
      </w:r>
    </w:p>
    <w:p w14:paraId="5430B804" w14:textId="77777777" w:rsidR="00055029" w:rsidRPr="00055029" w:rsidRDefault="00055029" w:rsidP="00055029">
      <w:pPr>
        <w:numPr>
          <w:ilvl w:val="0"/>
          <w:numId w:val="227"/>
        </w:num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Tri </w:t>
      </w:r>
      <w:proofErr w:type="spellStart"/>
      <w:r w:rsidRPr="00055029">
        <w:rPr>
          <w:rFonts w:ascii="Times New Roman" w:eastAsia="Times New Roman" w:hAnsi="Times New Roman" w:cs="Times New Roman"/>
          <w:sz w:val="24"/>
          <w:szCs w:val="24"/>
        </w:rPr>
        <w:t>thức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được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lưu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trữ</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tái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sử</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dụng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hiệu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quả</w:t>
      </w:r>
      <w:proofErr w:type="spellEnd"/>
      <w:r w:rsidRPr="00055029">
        <w:rPr>
          <w:rFonts w:ascii="Times New Roman" w:eastAsia="Times New Roman" w:hAnsi="Times New Roman" w:cs="Times New Roman"/>
          <w:sz w:val="24"/>
          <w:szCs w:val="24"/>
        </w:rPr>
        <w:t>.</w:t>
      </w:r>
    </w:p>
    <w:p w14:paraId="6C104825" w14:textId="77777777" w:rsidR="00055029" w:rsidRPr="00055029" w:rsidRDefault="00055029" w:rsidP="00055029">
      <w:pPr>
        <w:numPr>
          <w:ilvl w:val="0"/>
          <w:numId w:val="227"/>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Giảm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thời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gian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nâng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cao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chất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lượng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dịch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vụ</w:t>
      </w:r>
      <w:proofErr w:type="spellEnd"/>
      <w:r w:rsidRPr="00055029">
        <w:rPr>
          <w:rFonts w:ascii="Times New Roman" w:eastAsia="Times New Roman" w:hAnsi="Times New Roman" w:cs="Times New Roman"/>
          <w:sz w:val="24"/>
          <w:szCs w:val="24"/>
        </w:rPr>
        <w:t>.</w:t>
      </w:r>
    </w:p>
    <w:p w14:paraId="429DAA5A" w14:textId="72FC0082"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b/>
          <w:bCs/>
          <w:sz w:val="24"/>
          <w:szCs w:val="24"/>
        </w:rPr>
        <w:t>Đây</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là</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giai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đoạn</w:t>
      </w:r>
      <w:proofErr w:type="spellEnd"/>
      <w:r w:rsidRPr="00055029">
        <w:rPr>
          <w:rFonts w:ascii="Times New Roman" w:eastAsia="Times New Roman" w:hAnsi="Times New Roman" w:cs="Times New Roman"/>
          <w:b/>
          <w:bCs/>
          <w:sz w:val="24"/>
          <w:szCs w:val="24"/>
        </w:rPr>
        <w:t xml:space="preserve"> THUCHOCVN </w:t>
      </w:r>
      <w:proofErr w:type="spellStart"/>
      <w:r w:rsidRPr="00055029">
        <w:rPr>
          <w:rFonts w:ascii="Times New Roman" w:eastAsia="Times New Roman" w:hAnsi="Times New Roman" w:cs="Times New Roman"/>
          <w:b/>
          <w:bCs/>
          <w:sz w:val="24"/>
          <w:szCs w:val="24"/>
        </w:rPr>
        <w:t>chuẩn</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hóa</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chính</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mình</w:t>
      </w:r>
      <w:proofErr w:type="spellEnd"/>
      <w:r w:rsidRPr="00055029">
        <w:rPr>
          <w:rFonts w:ascii="Times New Roman" w:eastAsia="Times New Roman" w:hAnsi="Times New Roman" w:cs="Times New Roman"/>
          <w:b/>
          <w:bCs/>
          <w:sz w:val="24"/>
          <w:szCs w:val="24"/>
        </w:rPr>
        <w:t>.</w:t>
      </w:r>
    </w:p>
    <w:p w14:paraId="359D238D" w14:textId="77777777" w:rsidR="00055029" w:rsidRPr="00055029" w:rsidRDefault="00055029" w:rsidP="00055029">
      <w:pPr>
        <w:spacing w:before="100" w:beforeAutospacing="1" w:after="100" w:afterAutospacing="1" w:line="240" w:lineRule="auto"/>
        <w:outlineLvl w:val="1"/>
        <w:rPr>
          <w:rFonts w:ascii="Times New Roman" w:eastAsia="Times New Roman" w:hAnsi="Times New Roman" w:cs="Times New Roman"/>
          <w:b/>
          <w:bCs/>
          <w:sz w:val="36"/>
          <w:szCs w:val="36"/>
        </w:rPr>
      </w:pPr>
      <w:r w:rsidRPr="00055029">
        <w:rPr>
          <w:rFonts w:ascii="Times New Roman" w:eastAsia="Times New Roman" w:hAnsi="Times New Roman" w:cs="Times New Roman"/>
          <w:b/>
          <w:bCs/>
          <w:sz w:val="36"/>
          <w:szCs w:val="36"/>
        </w:rPr>
        <w:t xml:space="preserve">Giai </w:t>
      </w:r>
      <w:proofErr w:type="spellStart"/>
      <w:r w:rsidRPr="00055029">
        <w:rPr>
          <w:rFonts w:ascii="Times New Roman" w:eastAsia="Times New Roman" w:hAnsi="Times New Roman" w:cs="Times New Roman"/>
          <w:b/>
          <w:bCs/>
          <w:sz w:val="36"/>
          <w:szCs w:val="36"/>
        </w:rPr>
        <w:t>đoạn</w:t>
      </w:r>
      <w:proofErr w:type="spellEnd"/>
      <w:r w:rsidRPr="00055029">
        <w:rPr>
          <w:rFonts w:ascii="Times New Roman" w:eastAsia="Times New Roman" w:hAnsi="Times New Roman" w:cs="Times New Roman"/>
          <w:b/>
          <w:bCs/>
          <w:sz w:val="36"/>
          <w:szCs w:val="36"/>
        </w:rPr>
        <w:t xml:space="preserve"> 3 – Platform-led</w:t>
      </w:r>
    </w:p>
    <w:p w14:paraId="68699E6E"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t>Mục</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tiêu</w:t>
      </w:r>
      <w:proofErr w:type="spellEnd"/>
    </w:p>
    <w:p w14:paraId="36EFC35E"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Số</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hóa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phương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luận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đã</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được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kiểm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chứng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để</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phục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vụ</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nhiều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doanh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nghiệp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với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quy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mô</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lớn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hơn</w:t>
      </w:r>
      <w:proofErr w:type="spellEnd"/>
      <w:r w:rsidRPr="00055029">
        <w:rPr>
          <w:rFonts w:ascii="Times New Roman" w:eastAsia="Times New Roman" w:hAnsi="Times New Roman" w:cs="Times New Roman"/>
          <w:sz w:val="24"/>
          <w:szCs w:val="24"/>
        </w:rPr>
        <w:t>.</w:t>
      </w:r>
    </w:p>
    <w:p w14:paraId="2726CC16"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t>Trọng</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tâm</w:t>
      </w:r>
      <w:proofErr w:type="spellEnd"/>
    </w:p>
    <w:p w14:paraId="167020CA" w14:textId="77777777" w:rsidR="00055029" w:rsidRPr="00055029" w:rsidRDefault="00055029" w:rsidP="00055029">
      <w:pPr>
        <w:numPr>
          <w:ilvl w:val="0"/>
          <w:numId w:val="228"/>
        </w:num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Hoàn </w:t>
      </w:r>
      <w:proofErr w:type="spellStart"/>
      <w:r w:rsidRPr="00055029">
        <w:rPr>
          <w:rFonts w:ascii="Times New Roman" w:eastAsia="Times New Roman" w:hAnsi="Times New Roman" w:cs="Times New Roman"/>
          <w:sz w:val="24"/>
          <w:szCs w:val="24"/>
        </w:rPr>
        <w:t>thiện</w:t>
      </w:r>
      <w:proofErr w:type="spellEnd"/>
      <w:r w:rsidRPr="00055029">
        <w:rPr>
          <w:rFonts w:ascii="Times New Roman" w:eastAsia="Times New Roman" w:hAnsi="Times New Roman" w:cs="Times New Roman"/>
          <w:sz w:val="24"/>
          <w:szCs w:val="24"/>
        </w:rPr>
        <w:t xml:space="preserve"> Business Consulting OS.</w:t>
      </w:r>
    </w:p>
    <w:p w14:paraId="66A6B315" w14:textId="77777777" w:rsidR="00055029" w:rsidRPr="00055029" w:rsidRDefault="00055029" w:rsidP="00055029">
      <w:pPr>
        <w:numPr>
          <w:ilvl w:val="0"/>
          <w:numId w:val="228"/>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Tự</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động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hóa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các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quy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trình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lặp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lại</w:t>
      </w:r>
      <w:proofErr w:type="spellEnd"/>
      <w:r w:rsidRPr="00055029">
        <w:rPr>
          <w:rFonts w:ascii="Times New Roman" w:eastAsia="Times New Roman" w:hAnsi="Times New Roman" w:cs="Times New Roman"/>
          <w:sz w:val="24"/>
          <w:szCs w:val="24"/>
        </w:rPr>
        <w:t>.</w:t>
      </w:r>
    </w:p>
    <w:p w14:paraId="24311455" w14:textId="77777777" w:rsidR="00055029" w:rsidRPr="00055029" w:rsidRDefault="00055029" w:rsidP="00055029">
      <w:pPr>
        <w:numPr>
          <w:ilvl w:val="0"/>
          <w:numId w:val="228"/>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Từng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bước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tích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hợp</w:t>
      </w:r>
      <w:proofErr w:type="spellEnd"/>
      <w:r w:rsidRPr="00055029">
        <w:rPr>
          <w:rFonts w:ascii="Times New Roman" w:eastAsia="Times New Roman" w:hAnsi="Times New Roman" w:cs="Times New Roman"/>
          <w:sz w:val="24"/>
          <w:szCs w:val="24"/>
        </w:rPr>
        <w:t xml:space="preserve"> AI </w:t>
      </w:r>
      <w:proofErr w:type="spellStart"/>
      <w:r w:rsidRPr="00055029">
        <w:rPr>
          <w:rFonts w:ascii="Times New Roman" w:eastAsia="Times New Roman" w:hAnsi="Times New Roman" w:cs="Times New Roman"/>
          <w:sz w:val="24"/>
          <w:szCs w:val="24"/>
        </w:rPr>
        <w:t>vào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các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công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việc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phù</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hợp</w:t>
      </w:r>
      <w:proofErr w:type="spellEnd"/>
      <w:r w:rsidRPr="00055029">
        <w:rPr>
          <w:rFonts w:ascii="Times New Roman" w:eastAsia="Times New Roman" w:hAnsi="Times New Roman" w:cs="Times New Roman"/>
          <w:sz w:val="24"/>
          <w:szCs w:val="24"/>
        </w:rPr>
        <w:t>.</w:t>
      </w:r>
    </w:p>
    <w:p w14:paraId="09E5C358" w14:textId="77777777" w:rsidR="00055029" w:rsidRPr="00055029" w:rsidRDefault="00055029" w:rsidP="00055029">
      <w:pPr>
        <w:numPr>
          <w:ilvl w:val="0"/>
          <w:numId w:val="228"/>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Phát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hệ</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sinh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thái</w:t>
      </w:r>
      <w:proofErr w:type="spellEnd"/>
      <w:r w:rsidRPr="00055029">
        <w:rPr>
          <w:rFonts w:ascii="Times New Roman" w:eastAsia="Times New Roman" w:hAnsi="Times New Roman" w:cs="Times New Roman"/>
          <w:sz w:val="24"/>
          <w:szCs w:val="24"/>
        </w:rPr>
        <w:t xml:space="preserve"> Workforce Development.</w:t>
      </w:r>
    </w:p>
    <w:p w14:paraId="4E83BEDD" w14:textId="77777777" w:rsidR="00055029" w:rsidRPr="00055029" w:rsidRDefault="00055029" w:rsidP="00055029">
      <w:pPr>
        <w:numPr>
          <w:ilvl w:val="0"/>
          <w:numId w:val="228"/>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Mở</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rộng</w:t>
      </w:r>
      <w:proofErr w:type="spellEnd"/>
      <w:r w:rsidRPr="00055029">
        <w:rPr>
          <w:rFonts w:ascii="Times New Roman" w:eastAsia="Times New Roman" w:hAnsi="Times New Roman" w:cs="Times New Roman"/>
          <w:sz w:val="24"/>
          <w:szCs w:val="24"/>
        </w:rPr>
        <w:t xml:space="preserve"> sang </w:t>
      </w:r>
      <w:proofErr w:type="spellStart"/>
      <w:r w:rsidRPr="00055029">
        <w:rPr>
          <w:rFonts w:ascii="Times New Roman" w:eastAsia="Times New Roman" w:hAnsi="Times New Roman" w:cs="Times New Roman"/>
          <w:sz w:val="24"/>
          <w:szCs w:val="24"/>
        </w:rPr>
        <w:t>nhiều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ngành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nhiều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địa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phương</w:t>
      </w:r>
      <w:proofErr w:type="spellEnd"/>
      <w:r w:rsidRPr="00055029">
        <w:rPr>
          <w:rFonts w:ascii="Times New Roman" w:eastAsia="Times New Roman" w:hAnsi="Times New Roman" w:cs="Times New Roman"/>
          <w:sz w:val="24"/>
          <w:szCs w:val="24"/>
        </w:rPr>
        <w:t>.</w:t>
      </w:r>
    </w:p>
    <w:p w14:paraId="2F3E1175" w14:textId="77777777" w:rsidR="00055029" w:rsidRPr="00055029" w:rsidRDefault="00055029" w:rsidP="0005502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055029">
        <w:rPr>
          <w:rFonts w:ascii="Times New Roman" w:eastAsia="Times New Roman" w:hAnsi="Times New Roman" w:cs="Times New Roman"/>
          <w:b/>
          <w:bCs/>
          <w:sz w:val="27"/>
          <w:szCs w:val="27"/>
        </w:rPr>
        <w:t>Kết</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quả</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kỳ</w:t>
      </w:r>
      <w:proofErr w:type="spellEnd"/>
      <w:r w:rsidRPr="00055029">
        <w:rPr>
          <w:rFonts w:ascii="Times New Roman" w:eastAsia="Times New Roman" w:hAnsi="Times New Roman" w:cs="Times New Roman"/>
          <w:b/>
          <w:bCs/>
          <w:sz w:val="27"/>
          <w:szCs w:val="27"/>
        </w:rPr>
        <w:t xml:space="preserve"> </w:t>
      </w:r>
      <w:proofErr w:type="spellStart"/>
      <w:r w:rsidRPr="00055029">
        <w:rPr>
          <w:rFonts w:ascii="Times New Roman" w:eastAsia="Times New Roman" w:hAnsi="Times New Roman" w:cs="Times New Roman"/>
          <w:b/>
          <w:bCs/>
          <w:sz w:val="27"/>
          <w:szCs w:val="27"/>
        </w:rPr>
        <w:t>vọng</w:t>
      </w:r>
      <w:proofErr w:type="spellEnd"/>
    </w:p>
    <w:p w14:paraId="7B3081ED" w14:textId="77777777" w:rsidR="00055029" w:rsidRPr="00055029" w:rsidRDefault="00055029" w:rsidP="00055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Consultant </w:t>
      </w:r>
      <w:proofErr w:type="spellStart"/>
      <w:r w:rsidRPr="00055029">
        <w:rPr>
          <w:rFonts w:ascii="Times New Roman" w:eastAsia="Times New Roman" w:hAnsi="Times New Roman" w:cs="Times New Roman"/>
          <w:sz w:val="24"/>
          <w:szCs w:val="24"/>
        </w:rPr>
        <w:t>được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hỗ</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trợ</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bởi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hệ</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thống</w:t>
      </w:r>
      <w:proofErr w:type="spellEnd"/>
      <w:r w:rsidRPr="00055029">
        <w:rPr>
          <w:rFonts w:ascii="Times New Roman" w:eastAsia="Times New Roman" w:hAnsi="Times New Roman" w:cs="Times New Roman"/>
          <w:sz w:val="24"/>
          <w:szCs w:val="24"/>
        </w:rPr>
        <w:t>.</w:t>
      </w:r>
    </w:p>
    <w:p w14:paraId="0EF56BCB" w14:textId="77777777" w:rsidR="00055029" w:rsidRPr="00055029" w:rsidRDefault="00055029" w:rsidP="00055029">
      <w:pPr>
        <w:numPr>
          <w:ilvl w:val="0"/>
          <w:numId w:val="229"/>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Dự</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nhanh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nhất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quán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hơn</w:t>
      </w:r>
      <w:proofErr w:type="spellEnd"/>
      <w:r w:rsidRPr="00055029">
        <w:rPr>
          <w:rFonts w:ascii="Times New Roman" w:eastAsia="Times New Roman" w:hAnsi="Times New Roman" w:cs="Times New Roman"/>
          <w:sz w:val="24"/>
          <w:szCs w:val="24"/>
        </w:rPr>
        <w:t>.</w:t>
      </w:r>
    </w:p>
    <w:p w14:paraId="7835069C" w14:textId="77777777" w:rsidR="00055029" w:rsidRPr="00055029" w:rsidRDefault="00055029" w:rsidP="00055029">
      <w:pPr>
        <w:numPr>
          <w:ilvl w:val="0"/>
          <w:numId w:val="229"/>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Khách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hàng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trải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nghiệm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tốt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hơn</w:t>
      </w:r>
      <w:proofErr w:type="spellEnd"/>
      <w:r w:rsidRPr="00055029">
        <w:rPr>
          <w:rFonts w:ascii="Times New Roman" w:eastAsia="Times New Roman" w:hAnsi="Times New Roman" w:cs="Times New Roman"/>
          <w:sz w:val="24"/>
          <w:szCs w:val="24"/>
        </w:rPr>
        <w:t>.</w:t>
      </w:r>
    </w:p>
    <w:p w14:paraId="254B93E5" w14:textId="77777777" w:rsidR="00055029" w:rsidRPr="00055029" w:rsidRDefault="00055029" w:rsidP="00055029">
      <w:pPr>
        <w:numPr>
          <w:ilvl w:val="0"/>
          <w:numId w:val="229"/>
        </w:num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THUCHOCVN </w:t>
      </w:r>
      <w:proofErr w:type="spellStart"/>
      <w:r w:rsidRPr="00055029">
        <w:rPr>
          <w:rFonts w:ascii="Times New Roman" w:eastAsia="Times New Roman" w:hAnsi="Times New Roman" w:cs="Times New Roman"/>
          <w:sz w:val="24"/>
          <w:szCs w:val="24"/>
        </w:rPr>
        <w:t>có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khả</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năng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phục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vụ</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nhiều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doanh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nghiệp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đồng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thời</w:t>
      </w:r>
      <w:proofErr w:type="spellEnd"/>
      <w:r w:rsidRPr="00055029">
        <w:rPr>
          <w:rFonts w:ascii="Times New Roman" w:eastAsia="Times New Roman" w:hAnsi="Times New Roman" w:cs="Times New Roman"/>
          <w:sz w:val="24"/>
          <w:szCs w:val="24"/>
        </w:rPr>
        <w:t>.</w:t>
      </w:r>
    </w:p>
    <w:p w14:paraId="3C36912A" w14:textId="1C80B74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b/>
          <w:bCs/>
          <w:sz w:val="24"/>
          <w:szCs w:val="24"/>
        </w:rPr>
        <w:t>Đây</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là</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giai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đoạn</w:t>
      </w:r>
      <w:proofErr w:type="spellEnd"/>
      <w:r w:rsidRPr="00055029">
        <w:rPr>
          <w:rFonts w:ascii="Times New Roman" w:eastAsia="Times New Roman" w:hAnsi="Times New Roman" w:cs="Times New Roman"/>
          <w:b/>
          <w:bCs/>
          <w:sz w:val="24"/>
          <w:szCs w:val="24"/>
        </w:rPr>
        <w:t xml:space="preserve"> THUCHOCVN </w:t>
      </w:r>
      <w:proofErr w:type="spellStart"/>
      <w:r w:rsidRPr="00055029">
        <w:rPr>
          <w:rFonts w:ascii="Times New Roman" w:eastAsia="Times New Roman" w:hAnsi="Times New Roman" w:cs="Times New Roman"/>
          <w:b/>
          <w:bCs/>
          <w:sz w:val="24"/>
          <w:szCs w:val="24"/>
        </w:rPr>
        <w:t>mở</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rộng</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tác</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động</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thông</w:t>
      </w:r>
      <w:proofErr w:type="spellEnd"/>
      <w:r w:rsidRPr="00055029">
        <w:rPr>
          <w:rFonts w:ascii="Times New Roman" w:eastAsia="Times New Roman" w:hAnsi="Times New Roman" w:cs="Times New Roman"/>
          <w:b/>
          <w:bCs/>
          <w:sz w:val="24"/>
          <w:szCs w:val="24"/>
        </w:rPr>
        <w:t xml:space="preserve"> qua </w:t>
      </w:r>
      <w:proofErr w:type="spellStart"/>
      <w:r w:rsidRPr="00055029">
        <w:rPr>
          <w:rFonts w:ascii="Times New Roman" w:eastAsia="Times New Roman" w:hAnsi="Times New Roman" w:cs="Times New Roman"/>
          <w:b/>
          <w:bCs/>
          <w:sz w:val="24"/>
          <w:szCs w:val="24"/>
        </w:rPr>
        <w:t>công</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nghệ</w:t>
      </w:r>
      <w:proofErr w:type="spellEnd"/>
      <w:r w:rsidRPr="00055029">
        <w:rPr>
          <w:rFonts w:ascii="Times New Roman" w:eastAsia="Times New Roman" w:hAnsi="Times New Roman" w:cs="Times New Roman"/>
          <w:b/>
          <w:bCs/>
          <w:sz w:val="24"/>
          <w:szCs w:val="24"/>
        </w:rPr>
        <w:t>.</w:t>
      </w:r>
    </w:p>
    <w:p w14:paraId="146BD758" w14:textId="77777777" w:rsidR="00055029" w:rsidRPr="00055029" w:rsidRDefault="00055029" w:rsidP="00055029">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055029">
        <w:rPr>
          <w:rFonts w:ascii="Times New Roman" w:eastAsia="Times New Roman" w:hAnsi="Times New Roman" w:cs="Times New Roman"/>
          <w:b/>
          <w:bCs/>
          <w:kern w:val="36"/>
          <w:sz w:val="48"/>
          <w:szCs w:val="48"/>
        </w:rPr>
        <w:lastRenderedPageBreak/>
        <w:t>Điều</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kiện</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chuyển</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giai</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đoạn</w:t>
      </w:r>
      <w:proofErr w:type="spellEnd"/>
    </w:p>
    <w:p w14:paraId="083111B4"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THUCHOCVN </w:t>
      </w:r>
      <w:proofErr w:type="spellStart"/>
      <w:r w:rsidRPr="00055029">
        <w:rPr>
          <w:rFonts w:ascii="Times New Roman" w:eastAsia="Times New Roman" w:hAnsi="Times New Roman" w:cs="Times New Roman"/>
          <w:sz w:val="24"/>
          <w:szCs w:val="24"/>
        </w:rPr>
        <w:t>không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chuyển</w:t>
      </w:r>
      <w:proofErr w:type="spellEnd"/>
      <w:r w:rsidRPr="00055029">
        <w:rPr>
          <w:rFonts w:ascii="Times New Roman" w:eastAsia="Times New Roman" w:hAnsi="Times New Roman" w:cs="Times New Roman"/>
          <w:sz w:val="24"/>
          <w:szCs w:val="24"/>
        </w:rPr>
        <w:t xml:space="preserve"> sang </w:t>
      </w:r>
      <w:proofErr w:type="spellStart"/>
      <w:r w:rsidRPr="00055029">
        <w:rPr>
          <w:rFonts w:ascii="Times New Roman" w:eastAsia="Times New Roman" w:hAnsi="Times New Roman" w:cs="Times New Roman"/>
          <w:sz w:val="24"/>
          <w:szCs w:val="24"/>
        </w:rPr>
        <w:t>giai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đoạn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tiếp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theo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theo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thời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gian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theo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mức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độ</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trưởng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thành</w:t>
      </w:r>
      <w:proofErr w:type="spellEnd"/>
      <w:r w:rsidRPr="0005502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7428"/>
      </w:tblGrid>
      <w:tr w:rsidR="00055029" w:rsidRPr="00055029" w14:paraId="257DC7F1" w14:textId="77777777">
        <w:trPr>
          <w:tblHeader/>
          <w:tblCellSpacing w:w="15" w:type="dxa"/>
        </w:trPr>
        <w:tc>
          <w:tcPr>
            <w:tcW w:w="0" w:type="auto"/>
            <w:vAlign w:val="center"/>
            <w:hideMark/>
          </w:tcPr>
          <w:p w14:paraId="5D80EBD9" w14:textId="77777777" w:rsidR="00055029" w:rsidRPr="00055029" w:rsidRDefault="00055029" w:rsidP="00055029">
            <w:pPr>
              <w:spacing w:after="0" w:line="240" w:lineRule="auto"/>
              <w:jc w:val="center"/>
              <w:rPr>
                <w:rFonts w:ascii="Times New Roman" w:eastAsia="Times New Roman" w:hAnsi="Times New Roman" w:cs="Times New Roman"/>
                <w:b/>
                <w:bCs/>
                <w:sz w:val="24"/>
                <w:szCs w:val="24"/>
              </w:rPr>
            </w:pPr>
            <w:proofErr w:type="spellStart"/>
            <w:r w:rsidRPr="00055029">
              <w:rPr>
                <w:rFonts w:ascii="Times New Roman" w:eastAsia="Times New Roman" w:hAnsi="Times New Roman" w:cs="Times New Roman"/>
                <w:b/>
                <w:bCs/>
                <w:sz w:val="24"/>
                <w:szCs w:val="24"/>
              </w:rPr>
              <w:t>Từ</w:t>
            </w:r>
            <w:proofErr w:type="spellEnd"/>
          </w:p>
        </w:tc>
        <w:tc>
          <w:tcPr>
            <w:tcW w:w="0" w:type="auto"/>
            <w:vAlign w:val="center"/>
            <w:hideMark/>
          </w:tcPr>
          <w:p w14:paraId="35E4CC48" w14:textId="77777777" w:rsidR="00055029" w:rsidRPr="00055029" w:rsidRDefault="00055029" w:rsidP="00055029">
            <w:pPr>
              <w:spacing w:after="0" w:line="240" w:lineRule="auto"/>
              <w:jc w:val="center"/>
              <w:rPr>
                <w:rFonts w:ascii="Times New Roman" w:eastAsia="Times New Roman" w:hAnsi="Times New Roman" w:cs="Times New Roman"/>
                <w:b/>
                <w:bCs/>
                <w:sz w:val="24"/>
                <w:szCs w:val="24"/>
              </w:rPr>
            </w:pPr>
            <w:proofErr w:type="spellStart"/>
            <w:r w:rsidRPr="00055029">
              <w:rPr>
                <w:rFonts w:ascii="Times New Roman" w:eastAsia="Times New Roman" w:hAnsi="Times New Roman" w:cs="Times New Roman"/>
                <w:b/>
                <w:bCs/>
                <w:sz w:val="24"/>
                <w:szCs w:val="24"/>
              </w:rPr>
              <w:t>Điều</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kiện</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chuyển</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tiếp</w:t>
            </w:r>
            <w:proofErr w:type="spellEnd"/>
          </w:p>
        </w:tc>
      </w:tr>
      <w:tr w:rsidR="00055029" w:rsidRPr="00055029" w14:paraId="60676912" w14:textId="77777777">
        <w:trPr>
          <w:tblCellSpacing w:w="15" w:type="dxa"/>
        </w:trPr>
        <w:tc>
          <w:tcPr>
            <w:tcW w:w="0" w:type="auto"/>
            <w:vAlign w:val="center"/>
            <w:hideMark/>
          </w:tcPr>
          <w:p w14:paraId="656C1D99" w14:textId="77777777" w:rsidR="00055029" w:rsidRPr="00055029" w:rsidRDefault="00055029" w:rsidP="00055029">
            <w:pPr>
              <w:spacing w:after="0"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b/>
                <w:bCs/>
                <w:sz w:val="24"/>
                <w:szCs w:val="24"/>
              </w:rPr>
              <w:t>Service-led → Process-led</w:t>
            </w:r>
          </w:p>
        </w:tc>
        <w:tc>
          <w:tcPr>
            <w:tcW w:w="0" w:type="auto"/>
            <w:vAlign w:val="center"/>
            <w:hideMark/>
          </w:tcPr>
          <w:p w14:paraId="7FB8677F" w14:textId="77777777" w:rsidR="00055029" w:rsidRPr="00055029" w:rsidRDefault="00055029" w:rsidP="00055029">
            <w:pPr>
              <w:spacing w:after="0"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phương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ổn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định</w:t>
            </w:r>
            <w:proofErr w:type="spellEnd"/>
            <w:r w:rsidRPr="00055029">
              <w:rPr>
                <w:rFonts w:ascii="Times New Roman" w:eastAsia="Times New Roman" w:hAnsi="Times New Roman" w:cs="Times New Roman"/>
                <w:sz w:val="24"/>
                <w:szCs w:val="24"/>
              </w:rPr>
              <w:t xml:space="preserve">, Business Consulting Toolkit </w:t>
            </w:r>
            <w:proofErr w:type="spellStart"/>
            <w:r w:rsidRPr="00055029">
              <w:rPr>
                <w:rFonts w:ascii="Times New Roman" w:eastAsia="Times New Roman" w:hAnsi="Times New Roman" w:cs="Times New Roman"/>
                <w:sz w:val="24"/>
                <w:szCs w:val="24"/>
              </w:rPr>
              <w:t>hoàn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chỉnh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nhiều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đã</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được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kiểm</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chứng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đội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ngũ</w:t>
            </w:r>
            <w:proofErr w:type="spellEnd"/>
            <w:r w:rsidRPr="00055029">
              <w:rPr>
                <w:rFonts w:ascii="Times New Roman" w:eastAsia="Times New Roman" w:hAnsi="Times New Roman" w:cs="Times New Roman"/>
                <w:sz w:val="24"/>
                <w:szCs w:val="24"/>
              </w:rPr>
              <w:t xml:space="preserve"> Consultant </w:t>
            </w:r>
            <w:proofErr w:type="spellStart"/>
            <w:r w:rsidRPr="00055029">
              <w:rPr>
                <w:rFonts w:ascii="Times New Roman" w:eastAsia="Times New Roman" w:hAnsi="Times New Roman" w:cs="Times New Roman"/>
                <w:sz w:val="24"/>
                <w:szCs w:val="24"/>
              </w:rPr>
              <w:t>bắt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đầu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mở</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rộng</w:t>
            </w:r>
            <w:proofErr w:type="spellEnd"/>
            <w:r w:rsidRPr="00055029">
              <w:rPr>
                <w:rFonts w:ascii="Times New Roman" w:eastAsia="Times New Roman" w:hAnsi="Times New Roman" w:cs="Times New Roman"/>
                <w:sz w:val="24"/>
                <w:szCs w:val="24"/>
              </w:rPr>
              <w:t>.</w:t>
            </w:r>
          </w:p>
        </w:tc>
      </w:tr>
      <w:tr w:rsidR="00055029" w:rsidRPr="00055029" w14:paraId="47B95C74" w14:textId="77777777">
        <w:trPr>
          <w:tblCellSpacing w:w="15" w:type="dxa"/>
        </w:trPr>
        <w:tc>
          <w:tcPr>
            <w:tcW w:w="0" w:type="auto"/>
            <w:vAlign w:val="center"/>
            <w:hideMark/>
          </w:tcPr>
          <w:p w14:paraId="7A36D424" w14:textId="77777777" w:rsidR="00055029" w:rsidRPr="00055029" w:rsidRDefault="00055029" w:rsidP="00055029">
            <w:pPr>
              <w:spacing w:after="0"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b/>
                <w:bCs/>
                <w:sz w:val="24"/>
                <w:szCs w:val="24"/>
              </w:rPr>
              <w:t>Process-led → Platform-led</w:t>
            </w:r>
          </w:p>
        </w:tc>
        <w:tc>
          <w:tcPr>
            <w:tcW w:w="0" w:type="auto"/>
            <w:vAlign w:val="center"/>
            <w:hideMark/>
          </w:tcPr>
          <w:p w14:paraId="24756BE8" w14:textId="77777777" w:rsidR="00055029" w:rsidRPr="00055029" w:rsidRDefault="00055029" w:rsidP="00055029">
            <w:pPr>
              <w:spacing w:after="0"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Quy </w:t>
            </w:r>
            <w:proofErr w:type="spellStart"/>
            <w:r w:rsidRPr="00055029">
              <w:rPr>
                <w:rFonts w:ascii="Times New Roman" w:eastAsia="Times New Roman" w:hAnsi="Times New Roman" w:cs="Times New Roman"/>
                <w:sz w:val="24"/>
                <w:szCs w:val="24"/>
              </w:rPr>
              <w:t>trình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đã</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được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chuẩn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hóa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dữ</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liệu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đủ</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lớn</w:t>
            </w:r>
            <w:proofErr w:type="spellEnd"/>
            <w:r w:rsidRPr="00055029">
              <w:rPr>
                <w:rFonts w:ascii="Times New Roman" w:eastAsia="Times New Roman" w:hAnsi="Times New Roman" w:cs="Times New Roman"/>
                <w:sz w:val="24"/>
                <w:szCs w:val="24"/>
              </w:rPr>
              <w:t xml:space="preserve">, Business Consulting OS </w:t>
            </w:r>
            <w:proofErr w:type="spellStart"/>
            <w:r w:rsidRPr="00055029">
              <w:rPr>
                <w:rFonts w:ascii="Times New Roman" w:eastAsia="Times New Roman" w:hAnsi="Times New Roman" w:cs="Times New Roman"/>
                <w:sz w:val="24"/>
                <w:szCs w:val="24"/>
              </w:rPr>
              <w:t>vận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hành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ổn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định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các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cầu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tự</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động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hóa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đã</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được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xác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định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rõ</w:t>
            </w:r>
            <w:proofErr w:type="spellEnd"/>
            <w:r w:rsidRPr="00055029">
              <w:rPr>
                <w:rFonts w:ascii="Times New Roman" w:eastAsia="Times New Roman" w:hAnsi="Times New Roman" w:cs="Times New Roman"/>
                <w:sz w:val="24"/>
                <w:szCs w:val="24"/>
              </w:rPr>
              <w:t>.</w:t>
            </w:r>
          </w:p>
        </w:tc>
      </w:tr>
    </w:tbl>
    <w:p w14:paraId="3D0C54E3" w14:textId="77777777" w:rsidR="00055029" w:rsidRPr="00055029" w:rsidRDefault="00055029" w:rsidP="00055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029">
        <w:rPr>
          <w:rFonts w:ascii="Times New Roman" w:eastAsia="Times New Roman" w:hAnsi="Times New Roman" w:cs="Times New Roman"/>
          <w:b/>
          <w:bCs/>
          <w:kern w:val="36"/>
          <w:sz w:val="48"/>
          <w:szCs w:val="48"/>
        </w:rPr>
        <w:t xml:space="preserve">Nguyên </w:t>
      </w:r>
      <w:proofErr w:type="spellStart"/>
      <w:r w:rsidRPr="00055029">
        <w:rPr>
          <w:rFonts w:ascii="Times New Roman" w:eastAsia="Times New Roman" w:hAnsi="Times New Roman" w:cs="Times New Roman"/>
          <w:b/>
          <w:bCs/>
          <w:kern w:val="36"/>
          <w:sz w:val="48"/>
          <w:szCs w:val="48"/>
        </w:rPr>
        <w:t>tắc</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phát</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triển</w:t>
      </w:r>
      <w:proofErr w:type="spellEnd"/>
    </w:p>
    <w:p w14:paraId="1D214CCD"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r w:rsidRPr="00055029">
        <w:rPr>
          <w:rFonts w:ascii="Times New Roman" w:eastAsia="Times New Roman" w:hAnsi="Times New Roman" w:cs="Times New Roman"/>
          <w:sz w:val="24"/>
          <w:szCs w:val="24"/>
        </w:rPr>
        <w:t xml:space="preserve">Trong </w:t>
      </w:r>
      <w:proofErr w:type="spellStart"/>
      <w:r w:rsidRPr="00055029">
        <w:rPr>
          <w:rFonts w:ascii="Times New Roman" w:eastAsia="Times New Roman" w:hAnsi="Times New Roman" w:cs="Times New Roman"/>
          <w:sz w:val="24"/>
          <w:szCs w:val="24"/>
        </w:rPr>
        <w:t>mọi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đoạn</w:t>
      </w:r>
      <w:proofErr w:type="spellEnd"/>
      <w:r w:rsidRPr="00055029">
        <w:rPr>
          <w:rFonts w:ascii="Times New Roman" w:eastAsia="Times New Roman" w:hAnsi="Times New Roman" w:cs="Times New Roman"/>
          <w:sz w:val="24"/>
          <w:szCs w:val="24"/>
        </w:rPr>
        <w:t xml:space="preserve">, THUCHOCVN </w:t>
      </w:r>
      <w:proofErr w:type="spellStart"/>
      <w:r w:rsidRPr="00055029">
        <w:rPr>
          <w:rFonts w:ascii="Times New Roman" w:eastAsia="Times New Roman" w:hAnsi="Times New Roman" w:cs="Times New Roman"/>
          <w:sz w:val="24"/>
          <w:szCs w:val="24"/>
        </w:rPr>
        <w:t>luôn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tuân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thủ</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ba</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nguyên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tắc</w:t>
      </w:r>
      <w:proofErr w:type="spellEnd"/>
      <w:r w:rsidRPr="00055029">
        <w:rPr>
          <w:rFonts w:ascii="Times New Roman" w:eastAsia="Times New Roman" w:hAnsi="Times New Roman" w:cs="Times New Roman"/>
          <w:sz w:val="24"/>
          <w:szCs w:val="24"/>
        </w:rPr>
        <w:t>:</w:t>
      </w:r>
    </w:p>
    <w:p w14:paraId="218C2120" w14:textId="77777777" w:rsidR="00055029" w:rsidRPr="00055029" w:rsidRDefault="00055029" w:rsidP="00055029">
      <w:pPr>
        <w:numPr>
          <w:ilvl w:val="0"/>
          <w:numId w:val="230"/>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b/>
          <w:bCs/>
          <w:sz w:val="24"/>
          <w:szCs w:val="24"/>
        </w:rPr>
        <w:t>Giải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quyết</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bài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toán</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thực</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tế</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trước</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khi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phát</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triển</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công</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nghệ</w:t>
      </w:r>
      <w:proofErr w:type="spellEnd"/>
      <w:r w:rsidRPr="00055029">
        <w:rPr>
          <w:rFonts w:ascii="Times New Roman" w:eastAsia="Times New Roman" w:hAnsi="Times New Roman" w:cs="Times New Roman"/>
          <w:b/>
          <w:bCs/>
          <w:sz w:val="24"/>
          <w:szCs w:val="24"/>
        </w:rPr>
        <w:t>.</w:t>
      </w:r>
    </w:p>
    <w:p w14:paraId="17DF9B80" w14:textId="77777777" w:rsidR="00055029" w:rsidRPr="00055029" w:rsidRDefault="00055029" w:rsidP="00055029">
      <w:pPr>
        <w:numPr>
          <w:ilvl w:val="0"/>
          <w:numId w:val="230"/>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b/>
          <w:bCs/>
          <w:sz w:val="24"/>
          <w:szCs w:val="24"/>
        </w:rPr>
        <w:t>Chuẩn</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hóa</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phương</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pháp</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trước</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khi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tự</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động</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hóa</w:t>
      </w:r>
      <w:proofErr w:type="spellEnd"/>
      <w:r w:rsidRPr="00055029">
        <w:rPr>
          <w:rFonts w:ascii="Times New Roman" w:eastAsia="Times New Roman" w:hAnsi="Times New Roman" w:cs="Times New Roman"/>
          <w:b/>
          <w:bCs/>
          <w:sz w:val="24"/>
          <w:szCs w:val="24"/>
        </w:rPr>
        <w:t>.</w:t>
      </w:r>
    </w:p>
    <w:p w14:paraId="785D2CED" w14:textId="77777777" w:rsidR="00055029" w:rsidRPr="00055029" w:rsidRDefault="00055029" w:rsidP="00055029">
      <w:pPr>
        <w:numPr>
          <w:ilvl w:val="0"/>
          <w:numId w:val="230"/>
        </w:num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b/>
          <w:bCs/>
          <w:sz w:val="24"/>
          <w:szCs w:val="24"/>
        </w:rPr>
        <w:t>Đầu</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tư</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công</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nghệ</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khi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giá</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trị</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mang</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lại</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lớn</w:t>
      </w:r>
      <w:proofErr w:type="spellEnd"/>
      <w:r w:rsidRPr="00055029">
        <w:rPr>
          <w:rFonts w:ascii="Times New Roman" w:eastAsia="Times New Roman" w:hAnsi="Times New Roman" w:cs="Times New Roman"/>
          <w:b/>
          <w:bCs/>
          <w:sz w:val="24"/>
          <w:szCs w:val="24"/>
        </w:rPr>
        <w:t xml:space="preserve"> </w:t>
      </w:r>
      <w:proofErr w:type="spellStart"/>
      <w:r w:rsidRPr="00055029">
        <w:rPr>
          <w:rFonts w:ascii="Times New Roman" w:eastAsia="Times New Roman" w:hAnsi="Times New Roman" w:cs="Times New Roman"/>
          <w:b/>
          <w:bCs/>
          <w:sz w:val="24"/>
          <w:szCs w:val="24"/>
        </w:rPr>
        <w:t>hơn</w:t>
      </w:r>
      <w:proofErr w:type="spellEnd"/>
      <w:r w:rsidRPr="00055029">
        <w:rPr>
          <w:rFonts w:ascii="Times New Roman" w:eastAsia="Times New Roman" w:hAnsi="Times New Roman" w:cs="Times New Roman"/>
          <w:b/>
          <w:bCs/>
          <w:sz w:val="24"/>
          <w:szCs w:val="24"/>
        </w:rPr>
        <w:t xml:space="preserve"> chi </w:t>
      </w:r>
      <w:proofErr w:type="spellStart"/>
      <w:r w:rsidRPr="00055029">
        <w:rPr>
          <w:rFonts w:ascii="Times New Roman" w:eastAsia="Times New Roman" w:hAnsi="Times New Roman" w:cs="Times New Roman"/>
          <w:b/>
          <w:bCs/>
          <w:sz w:val="24"/>
          <w:szCs w:val="24"/>
        </w:rPr>
        <w:t>phí</w:t>
      </w:r>
      <w:proofErr w:type="spellEnd"/>
      <w:r w:rsidRPr="00055029">
        <w:rPr>
          <w:rFonts w:ascii="Times New Roman" w:eastAsia="Times New Roman" w:hAnsi="Times New Roman" w:cs="Times New Roman"/>
          <w:b/>
          <w:bCs/>
          <w:sz w:val="24"/>
          <w:szCs w:val="24"/>
        </w:rPr>
        <w:t>.</w:t>
      </w:r>
    </w:p>
    <w:p w14:paraId="4DD43D11" w14:textId="77777777" w:rsidR="00055029" w:rsidRPr="00055029" w:rsidRDefault="00055029" w:rsidP="000550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055029">
        <w:rPr>
          <w:rFonts w:ascii="Times New Roman" w:eastAsia="Times New Roman" w:hAnsi="Times New Roman" w:cs="Times New Roman"/>
          <w:b/>
          <w:bCs/>
          <w:kern w:val="36"/>
          <w:sz w:val="48"/>
          <w:szCs w:val="48"/>
        </w:rPr>
        <w:t xml:space="preserve">Ý </w:t>
      </w:r>
      <w:proofErr w:type="spellStart"/>
      <w:r w:rsidRPr="00055029">
        <w:rPr>
          <w:rFonts w:ascii="Times New Roman" w:eastAsia="Times New Roman" w:hAnsi="Times New Roman" w:cs="Times New Roman"/>
          <w:b/>
          <w:bCs/>
          <w:kern w:val="36"/>
          <w:sz w:val="48"/>
          <w:szCs w:val="48"/>
        </w:rPr>
        <w:t>nghĩa</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của</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lộ</w:t>
      </w:r>
      <w:proofErr w:type="spellEnd"/>
      <w:r w:rsidRPr="00055029">
        <w:rPr>
          <w:rFonts w:ascii="Times New Roman" w:eastAsia="Times New Roman" w:hAnsi="Times New Roman" w:cs="Times New Roman"/>
          <w:b/>
          <w:bCs/>
          <w:kern w:val="36"/>
          <w:sz w:val="48"/>
          <w:szCs w:val="48"/>
        </w:rPr>
        <w:t xml:space="preserve"> </w:t>
      </w:r>
      <w:proofErr w:type="spellStart"/>
      <w:r w:rsidRPr="00055029">
        <w:rPr>
          <w:rFonts w:ascii="Times New Roman" w:eastAsia="Times New Roman" w:hAnsi="Times New Roman" w:cs="Times New Roman"/>
          <w:b/>
          <w:bCs/>
          <w:kern w:val="36"/>
          <w:sz w:val="48"/>
          <w:szCs w:val="48"/>
        </w:rPr>
        <w:t>trình</w:t>
      </w:r>
      <w:proofErr w:type="spellEnd"/>
    </w:p>
    <w:p w14:paraId="62379588"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Lộ</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trình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này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giúp</w:t>
      </w:r>
      <w:proofErr w:type="spellEnd"/>
      <w:r w:rsidRPr="00055029">
        <w:rPr>
          <w:rFonts w:ascii="Times New Roman" w:eastAsia="Times New Roman" w:hAnsi="Times New Roman" w:cs="Times New Roman"/>
          <w:sz w:val="24"/>
          <w:szCs w:val="24"/>
        </w:rPr>
        <w:t xml:space="preserve"> THUCHOCVN </w:t>
      </w:r>
      <w:proofErr w:type="spellStart"/>
      <w:r w:rsidRPr="00055029">
        <w:rPr>
          <w:rFonts w:ascii="Times New Roman" w:eastAsia="Times New Roman" w:hAnsi="Times New Roman" w:cs="Times New Roman"/>
          <w:sz w:val="24"/>
          <w:szCs w:val="24"/>
        </w:rPr>
        <w:t>phát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triển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một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cách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bền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vững</w:t>
      </w:r>
      <w:proofErr w:type="spellEnd"/>
      <w:r w:rsidRPr="00055029">
        <w:rPr>
          <w:rFonts w:ascii="Times New Roman" w:eastAsia="Times New Roman" w:hAnsi="Times New Roman" w:cs="Times New Roman"/>
          <w:sz w:val="24"/>
          <w:szCs w:val="24"/>
        </w:rPr>
        <w:t>.</w:t>
      </w:r>
    </w:p>
    <w:p w14:paraId="097072E1" w14:textId="77777777" w:rsidR="00055029" w:rsidRPr="00055029" w:rsidRDefault="00055029" w:rsidP="00055029">
      <w:pPr>
        <w:spacing w:before="100" w:beforeAutospacing="1" w:after="100" w:afterAutospacing="1" w:line="240" w:lineRule="auto"/>
        <w:rPr>
          <w:rFonts w:ascii="Times New Roman" w:eastAsia="Times New Roman" w:hAnsi="Times New Roman" w:cs="Times New Roman"/>
          <w:sz w:val="24"/>
          <w:szCs w:val="24"/>
        </w:rPr>
      </w:pPr>
      <w:proofErr w:type="spellStart"/>
      <w:r w:rsidRPr="00055029">
        <w:rPr>
          <w:rFonts w:ascii="Times New Roman" w:eastAsia="Times New Roman" w:hAnsi="Times New Roman" w:cs="Times New Roman"/>
          <w:sz w:val="24"/>
          <w:szCs w:val="24"/>
        </w:rPr>
        <w:t>Chúng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tôi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không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chạy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theo</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việc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xây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thật</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nhiều</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tính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năng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mà</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tập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trung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xây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dựng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năng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lực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phương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pháp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và</w:t>
      </w:r>
      <w:proofErr w:type="spellEnd"/>
      <w:r w:rsidRPr="00055029">
        <w:rPr>
          <w:rFonts w:ascii="Times New Roman" w:eastAsia="Times New Roman" w:hAnsi="Times New Roman" w:cs="Times New Roman"/>
          <w:sz w:val="24"/>
          <w:szCs w:val="24"/>
        </w:rPr>
        <w:t xml:space="preserve"> tri </w:t>
      </w:r>
      <w:proofErr w:type="spellStart"/>
      <w:r w:rsidRPr="00055029">
        <w:rPr>
          <w:rFonts w:ascii="Times New Roman" w:eastAsia="Times New Roman" w:hAnsi="Times New Roman" w:cs="Times New Roman"/>
          <w:sz w:val="24"/>
          <w:szCs w:val="24"/>
        </w:rPr>
        <w:t>thức</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trước</w:t>
      </w:r>
      <w:proofErr w:type="spellEnd"/>
      <w:r w:rsidRPr="00055029">
        <w:rPr>
          <w:rFonts w:ascii="Times New Roman" w:eastAsia="Times New Roman" w:hAnsi="Times New Roman" w:cs="Times New Roman"/>
          <w:sz w:val="24"/>
          <w:szCs w:val="24"/>
        </w:rPr>
        <w:t xml:space="preserve">. Khi </w:t>
      </w:r>
      <w:proofErr w:type="spellStart"/>
      <w:r w:rsidRPr="00055029">
        <w:rPr>
          <w:rFonts w:ascii="Times New Roman" w:eastAsia="Times New Roman" w:hAnsi="Times New Roman" w:cs="Times New Roman"/>
          <w:sz w:val="24"/>
          <w:szCs w:val="24"/>
        </w:rPr>
        <w:t>những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nền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tảng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đó</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đủ</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trưởng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thành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công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nghệ</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sẽ</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trở</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thành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công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cụ</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giúp</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nhân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rộng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giá</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trị</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thay</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vì</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trở</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thành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gánh</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nặng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trong</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giai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đoạn</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khởi</w:t>
      </w:r>
      <w:proofErr w:type="spellEnd"/>
      <w:r w:rsidRPr="00055029">
        <w:rPr>
          <w:rFonts w:ascii="Times New Roman" w:eastAsia="Times New Roman" w:hAnsi="Times New Roman" w:cs="Times New Roman"/>
          <w:sz w:val="24"/>
          <w:szCs w:val="24"/>
        </w:rPr>
        <w:t xml:space="preserve"> </w:t>
      </w:r>
      <w:proofErr w:type="spellStart"/>
      <w:r w:rsidRPr="00055029">
        <w:rPr>
          <w:rFonts w:ascii="Times New Roman" w:eastAsia="Times New Roman" w:hAnsi="Times New Roman" w:cs="Times New Roman"/>
          <w:sz w:val="24"/>
          <w:szCs w:val="24"/>
        </w:rPr>
        <w:t>nghiệp</w:t>
      </w:r>
      <w:proofErr w:type="spellEnd"/>
      <w:r w:rsidRPr="00055029">
        <w:rPr>
          <w:rFonts w:ascii="Times New Roman" w:eastAsia="Times New Roman" w:hAnsi="Times New Roman" w:cs="Times New Roman"/>
          <w:sz w:val="24"/>
          <w:szCs w:val="24"/>
        </w:rPr>
        <w:t>.</w:t>
      </w:r>
    </w:p>
    <w:p w14:paraId="1DCF8352" w14:textId="6F429C24"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151A">
        <w:rPr>
          <w:rFonts w:ascii="Times New Roman" w:eastAsia="Times New Roman" w:hAnsi="Times New Roman" w:cs="Times New Roman"/>
          <w:b/>
          <w:bCs/>
          <w:kern w:val="36"/>
          <w:sz w:val="48"/>
          <w:szCs w:val="48"/>
        </w:rPr>
        <w:t xml:space="preserve">4.7. Những </w:t>
      </w:r>
      <w:proofErr w:type="spellStart"/>
      <w:r w:rsidRPr="004F151A">
        <w:rPr>
          <w:rFonts w:ascii="Times New Roman" w:eastAsia="Times New Roman" w:hAnsi="Times New Roman" w:cs="Times New Roman"/>
          <w:b/>
          <w:bCs/>
          <w:kern w:val="36"/>
          <w:sz w:val="48"/>
          <w:szCs w:val="48"/>
        </w:rPr>
        <w:t>điều</w:t>
      </w:r>
      <w:proofErr w:type="spellEnd"/>
      <w:r w:rsidRPr="004F151A">
        <w:rPr>
          <w:rFonts w:ascii="Times New Roman" w:eastAsia="Times New Roman" w:hAnsi="Times New Roman" w:cs="Times New Roman"/>
          <w:b/>
          <w:bCs/>
          <w:kern w:val="36"/>
          <w:sz w:val="48"/>
          <w:szCs w:val="48"/>
        </w:rPr>
        <w:t xml:space="preserve"> THUCHOCVN </w:t>
      </w:r>
      <w:proofErr w:type="spellStart"/>
      <w:r w:rsidRPr="004F151A">
        <w:rPr>
          <w:rFonts w:ascii="Times New Roman" w:eastAsia="Times New Roman" w:hAnsi="Times New Roman" w:cs="Times New Roman"/>
          <w:b/>
          <w:bCs/>
          <w:kern w:val="36"/>
          <w:sz w:val="48"/>
          <w:szCs w:val="48"/>
        </w:rPr>
        <w:t>chưa</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làm</w:t>
      </w:r>
      <w:proofErr w:type="spellEnd"/>
    </w:p>
    <w:p w14:paraId="3CEDA952"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Chiến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lược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cũng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nghệ</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thuật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nói</w:t>
      </w:r>
      <w:proofErr w:type="spellEnd"/>
      <w:r w:rsidRPr="004F151A">
        <w:rPr>
          <w:rFonts w:ascii="Times New Roman" w:eastAsia="Times New Roman" w:hAnsi="Times New Roman" w:cs="Times New Roman"/>
          <w:sz w:val="24"/>
          <w:szCs w:val="24"/>
        </w:rPr>
        <w:t xml:space="preserve"> </w:t>
      </w:r>
      <w:r w:rsidRPr="004F151A">
        <w:rPr>
          <w:rFonts w:ascii="Times New Roman" w:eastAsia="Times New Roman" w:hAnsi="Times New Roman" w:cs="Times New Roman"/>
          <w:b/>
          <w:bCs/>
          <w:sz w:val="24"/>
          <w:szCs w:val="24"/>
        </w:rPr>
        <w:t>"</w:t>
      </w:r>
      <w:proofErr w:type="spellStart"/>
      <w:r w:rsidRPr="004F151A">
        <w:rPr>
          <w:rFonts w:ascii="Times New Roman" w:eastAsia="Times New Roman" w:hAnsi="Times New Roman" w:cs="Times New Roman"/>
          <w:b/>
          <w:bCs/>
          <w:sz w:val="24"/>
          <w:szCs w:val="24"/>
        </w:rPr>
        <w:t>chưa</w:t>
      </w:r>
      <w:proofErr w:type="spellEnd"/>
      <w:r w:rsidRPr="004F151A">
        <w:rPr>
          <w:rFonts w:ascii="Times New Roman" w:eastAsia="Times New Roman" w:hAnsi="Times New Roman" w:cs="Times New Roman"/>
          <w:b/>
          <w:bCs/>
          <w:sz w:val="24"/>
          <w:szCs w:val="24"/>
        </w:rPr>
        <w:t>"</w:t>
      </w:r>
      <w:r w:rsidRPr="004F151A">
        <w:rPr>
          <w:rFonts w:ascii="Times New Roman" w:eastAsia="Times New Roman" w:hAnsi="Times New Roman" w:cs="Times New Roman"/>
          <w:sz w:val="24"/>
          <w:szCs w:val="24"/>
        </w:rPr>
        <w:t>.</w:t>
      </w:r>
    </w:p>
    <w:p w14:paraId="0485820A"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Trong </w:t>
      </w:r>
      <w:proofErr w:type="spellStart"/>
      <w:r w:rsidRPr="004F151A">
        <w:rPr>
          <w:rFonts w:ascii="Times New Roman" w:eastAsia="Times New Roman" w:hAnsi="Times New Roman" w:cs="Times New Roman"/>
          <w:sz w:val="24"/>
          <w:szCs w:val="24"/>
        </w:rPr>
        <w:t>giai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đoạn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hiện</w:t>
      </w:r>
      <w:proofErr w:type="spellEnd"/>
      <w:r w:rsidRPr="004F151A">
        <w:rPr>
          <w:rFonts w:ascii="Times New Roman" w:eastAsia="Times New Roman" w:hAnsi="Times New Roman" w:cs="Times New Roman"/>
          <w:sz w:val="24"/>
          <w:szCs w:val="24"/>
        </w:rPr>
        <w:t xml:space="preserve"> nay, THUCHOCVN </w:t>
      </w:r>
      <w:proofErr w:type="spellStart"/>
      <w:r w:rsidRPr="004F151A">
        <w:rPr>
          <w:rFonts w:ascii="Times New Roman" w:eastAsia="Times New Roman" w:hAnsi="Times New Roman" w:cs="Times New Roman"/>
          <w:sz w:val="24"/>
          <w:szCs w:val="24"/>
        </w:rPr>
        <w:t>chưa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ưu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tiên</w:t>
      </w:r>
      <w:proofErr w:type="spellEnd"/>
      <w:r w:rsidRPr="004F151A">
        <w:rPr>
          <w:rFonts w:ascii="Times New Roman" w:eastAsia="Times New Roman" w:hAnsi="Times New Roman" w:cs="Times New Roman"/>
          <w:sz w:val="24"/>
          <w:szCs w:val="24"/>
        </w:rPr>
        <w:t>:</w:t>
      </w:r>
    </w:p>
    <w:p w14:paraId="10DA658B" w14:textId="77777777" w:rsidR="004F151A" w:rsidRPr="004F151A" w:rsidRDefault="004F151A">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Xây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dựng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nền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tảng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tuyển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dụng</w:t>
      </w:r>
      <w:proofErr w:type="spellEnd"/>
      <w:r w:rsidRPr="004F151A">
        <w:rPr>
          <w:rFonts w:ascii="Times New Roman" w:eastAsia="Times New Roman" w:hAnsi="Times New Roman" w:cs="Times New Roman"/>
          <w:sz w:val="24"/>
          <w:szCs w:val="24"/>
        </w:rPr>
        <w:t>.</w:t>
      </w:r>
    </w:p>
    <w:p w14:paraId="257649E8" w14:textId="77777777" w:rsidR="004F151A" w:rsidRPr="004F151A" w:rsidRDefault="004F151A">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Phát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 xml:space="preserve"> LMS.</w:t>
      </w:r>
    </w:p>
    <w:p w14:paraId="45FE1CE7" w14:textId="77777777" w:rsidR="004F151A" w:rsidRPr="004F151A" w:rsidRDefault="004F151A">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Xây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dựng</w:t>
      </w:r>
      <w:proofErr w:type="spellEnd"/>
      <w:r w:rsidRPr="004F151A">
        <w:rPr>
          <w:rFonts w:ascii="Times New Roman" w:eastAsia="Times New Roman" w:hAnsi="Times New Roman" w:cs="Times New Roman"/>
          <w:sz w:val="24"/>
          <w:szCs w:val="24"/>
        </w:rPr>
        <w:t xml:space="preserve"> HRM.</w:t>
      </w:r>
    </w:p>
    <w:p w14:paraId="40A798AB" w14:textId="77777777" w:rsidR="004F151A" w:rsidRPr="004F151A" w:rsidRDefault="004F151A">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Phát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 xml:space="preserve"> Marketplace.</w:t>
      </w:r>
    </w:p>
    <w:p w14:paraId="7898AE49" w14:textId="77777777" w:rsidR="004F151A" w:rsidRPr="004F151A" w:rsidRDefault="004F151A">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Tích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hợp</w:t>
      </w:r>
      <w:proofErr w:type="spellEnd"/>
      <w:r w:rsidRPr="004F151A">
        <w:rPr>
          <w:rFonts w:ascii="Times New Roman" w:eastAsia="Times New Roman" w:hAnsi="Times New Roman" w:cs="Times New Roman"/>
          <w:sz w:val="24"/>
          <w:szCs w:val="24"/>
        </w:rPr>
        <w:t xml:space="preserve"> AI </w:t>
      </w:r>
      <w:proofErr w:type="spellStart"/>
      <w:r w:rsidRPr="004F151A">
        <w:rPr>
          <w:rFonts w:ascii="Times New Roman" w:eastAsia="Times New Roman" w:hAnsi="Times New Roman" w:cs="Times New Roman"/>
          <w:sz w:val="24"/>
          <w:szCs w:val="24"/>
        </w:rPr>
        <w:t>vào</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mọi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chức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năng</w:t>
      </w:r>
      <w:proofErr w:type="spellEnd"/>
      <w:r w:rsidRPr="004F151A">
        <w:rPr>
          <w:rFonts w:ascii="Times New Roman" w:eastAsia="Times New Roman" w:hAnsi="Times New Roman" w:cs="Times New Roman"/>
          <w:sz w:val="24"/>
          <w:szCs w:val="24"/>
        </w:rPr>
        <w:t>.</w:t>
      </w:r>
    </w:p>
    <w:p w14:paraId="14632261" w14:textId="77777777" w:rsidR="004F151A" w:rsidRPr="004F151A" w:rsidRDefault="004F151A">
      <w:pPr>
        <w:numPr>
          <w:ilvl w:val="0"/>
          <w:numId w:val="63"/>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Mở</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rộng</w:t>
      </w:r>
      <w:proofErr w:type="spellEnd"/>
      <w:r w:rsidRPr="004F151A">
        <w:rPr>
          <w:rFonts w:ascii="Times New Roman" w:eastAsia="Times New Roman" w:hAnsi="Times New Roman" w:cs="Times New Roman"/>
          <w:sz w:val="24"/>
          <w:szCs w:val="24"/>
        </w:rPr>
        <w:t xml:space="preserve"> sang </w:t>
      </w:r>
      <w:proofErr w:type="spellStart"/>
      <w:r w:rsidRPr="004F151A">
        <w:rPr>
          <w:rFonts w:ascii="Times New Roman" w:eastAsia="Times New Roman" w:hAnsi="Times New Roman" w:cs="Times New Roman"/>
          <w:sz w:val="24"/>
          <w:szCs w:val="24"/>
        </w:rPr>
        <w:t>quá</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nhiều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ngành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cùng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lúc</w:t>
      </w:r>
      <w:proofErr w:type="spellEnd"/>
      <w:r w:rsidRPr="004F151A">
        <w:rPr>
          <w:rFonts w:ascii="Times New Roman" w:eastAsia="Times New Roman" w:hAnsi="Times New Roman" w:cs="Times New Roman"/>
          <w:sz w:val="24"/>
          <w:szCs w:val="24"/>
        </w:rPr>
        <w:t>.</w:t>
      </w:r>
    </w:p>
    <w:p w14:paraId="3A2AA075"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Không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phải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vì</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những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lĩnh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vực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này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quan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trọng</w:t>
      </w:r>
      <w:proofErr w:type="spellEnd"/>
      <w:r w:rsidRPr="004F151A">
        <w:rPr>
          <w:rFonts w:ascii="Times New Roman" w:eastAsia="Times New Roman" w:hAnsi="Times New Roman" w:cs="Times New Roman"/>
          <w:sz w:val="24"/>
          <w:szCs w:val="24"/>
        </w:rPr>
        <w:t>.</w:t>
      </w:r>
    </w:p>
    <w:p w14:paraId="105A6B58"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lastRenderedPageBreak/>
        <w:t>Mà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vì</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chưa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phải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thời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điểm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phù</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hợp</w:t>
      </w:r>
      <w:proofErr w:type="spellEnd"/>
      <w:r w:rsidRPr="004F151A">
        <w:rPr>
          <w:rFonts w:ascii="Times New Roman" w:eastAsia="Times New Roman" w:hAnsi="Times New Roman" w:cs="Times New Roman"/>
          <w:sz w:val="24"/>
          <w:szCs w:val="24"/>
        </w:rPr>
        <w:t>.</w:t>
      </w:r>
    </w:p>
    <w:p w14:paraId="3856DF89" w14:textId="77777777"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F151A">
        <w:rPr>
          <w:rFonts w:ascii="Times New Roman" w:eastAsia="Times New Roman" w:hAnsi="Times New Roman" w:cs="Times New Roman"/>
          <w:b/>
          <w:bCs/>
          <w:kern w:val="36"/>
          <w:sz w:val="48"/>
          <w:szCs w:val="48"/>
        </w:rPr>
        <w:t xml:space="preserve">4.8. </w:t>
      </w:r>
      <w:proofErr w:type="spellStart"/>
      <w:r w:rsidRPr="004F151A">
        <w:rPr>
          <w:rFonts w:ascii="Times New Roman" w:eastAsia="Times New Roman" w:hAnsi="Times New Roman" w:cs="Times New Roman"/>
          <w:b/>
          <w:bCs/>
          <w:kern w:val="36"/>
          <w:sz w:val="48"/>
          <w:szCs w:val="48"/>
        </w:rPr>
        <w:t>Tiêu</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chí</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để</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bước</w:t>
      </w:r>
      <w:proofErr w:type="spellEnd"/>
      <w:r w:rsidRPr="004F151A">
        <w:rPr>
          <w:rFonts w:ascii="Times New Roman" w:eastAsia="Times New Roman" w:hAnsi="Times New Roman" w:cs="Times New Roman"/>
          <w:b/>
          <w:bCs/>
          <w:kern w:val="36"/>
          <w:sz w:val="48"/>
          <w:szCs w:val="48"/>
        </w:rPr>
        <w:t xml:space="preserve"> sang </w:t>
      </w:r>
      <w:proofErr w:type="spellStart"/>
      <w:r w:rsidRPr="004F151A">
        <w:rPr>
          <w:rFonts w:ascii="Times New Roman" w:eastAsia="Times New Roman" w:hAnsi="Times New Roman" w:cs="Times New Roman"/>
          <w:b/>
          <w:bCs/>
          <w:kern w:val="36"/>
          <w:sz w:val="48"/>
          <w:szCs w:val="48"/>
        </w:rPr>
        <w:t>giai</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đoạn</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tiếp</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theo</w:t>
      </w:r>
      <w:proofErr w:type="spellEnd"/>
    </w:p>
    <w:p w14:paraId="77CA5937"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THUCHOCVN </w:t>
      </w:r>
      <w:proofErr w:type="spellStart"/>
      <w:r w:rsidRPr="004F151A">
        <w:rPr>
          <w:rFonts w:ascii="Times New Roman" w:eastAsia="Times New Roman" w:hAnsi="Times New Roman" w:cs="Times New Roman"/>
          <w:sz w:val="24"/>
          <w:szCs w:val="24"/>
        </w:rPr>
        <w:t>chỉ</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mở</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rộng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được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các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điều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kiện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sau</w:t>
      </w:r>
      <w:proofErr w:type="spellEnd"/>
      <w:r w:rsidRPr="004F151A">
        <w:rPr>
          <w:rFonts w:ascii="Times New Roman" w:eastAsia="Times New Roman" w:hAnsi="Times New Roman" w:cs="Times New Roman"/>
          <w:sz w:val="24"/>
          <w:szCs w:val="24"/>
        </w:rPr>
        <w:t>:</w:t>
      </w:r>
    </w:p>
    <w:p w14:paraId="28CD9A01" w14:textId="77777777" w:rsidR="004F151A" w:rsidRPr="004F151A" w:rsidRDefault="004F151A" w:rsidP="004F151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151A">
        <w:rPr>
          <w:rFonts w:ascii="Times New Roman" w:eastAsia="Times New Roman" w:hAnsi="Times New Roman" w:cs="Times New Roman"/>
          <w:b/>
          <w:bCs/>
          <w:sz w:val="27"/>
          <w:szCs w:val="27"/>
        </w:rPr>
        <w:t>Về</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khách</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hàng</w:t>
      </w:r>
      <w:proofErr w:type="spellEnd"/>
    </w:p>
    <w:p w14:paraId="7299D820" w14:textId="77777777" w:rsidR="004F151A" w:rsidRPr="004F151A" w:rsidRDefault="004F151A">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Có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nhóm</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khách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hàng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đầu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tiên</w:t>
      </w:r>
      <w:proofErr w:type="spellEnd"/>
      <w:r w:rsidRPr="004F151A">
        <w:rPr>
          <w:rFonts w:ascii="Times New Roman" w:eastAsia="Times New Roman" w:hAnsi="Times New Roman" w:cs="Times New Roman"/>
          <w:sz w:val="24"/>
          <w:szCs w:val="24"/>
        </w:rPr>
        <w:t>.</w:t>
      </w:r>
    </w:p>
    <w:p w14:paraId="13053392" w14:textId="77777777" w:rsidR="004F151A" w:rsidRPr="004F151A" w:rsidRDefault="004F151A">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Có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dự</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án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khai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thành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công</w:t>
      </w:r>
      <w:proofErr w:type="spellEnd"/>
      <w:r w:rsidRPr="004F151A">
        <w:rPr>
          <w:rFonts w:ascii="Times New Roman" w:eastAsia="Times New Roman" w:hAnsi="Times New Roman" w:cs="Times New Roman"/>
          <w:sz w:val="24"/>
          <w:szCs w:val="24"/>
        </w:rPr>
        <w:t>.</w:t>
      </w:r>
    </w:p>
    <w:p w14:paraId="499829E7" w14:textId="77777777" w:rsidR="004F151A" w:rsidRPr="004F151A" w:rsidRDefault="004F151A">
      <w:pPr>
        <w:numPr>
          <w:ilvl w:val="0"/>
          <w:numId w:val="64"/>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Có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khách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hàng</w:t>
      </w:r>
      <w:proofErr w:type="spellEnd"/>
      <w:r w:rsidRPr="004F151A">
        <w:rPr>
          <w:rFonts w:ascii="Times New Roman" w:eastAsia="Times New Roman" w:hAnsi="Times New Roman" w:cs="Times New Roman"/>
          <w:sz w:val="24"/>
          <w:szCs w:val="24"/>
        </w:rPr>
        <w:t xml:space="preserve"> quay </w:t>
      </w:r>
      <w:proofErr w:type="spellStart"/>
      <w:r w:rsidRPr="004F151A">
        <w:rPr>
          <w:rFonts w:ascii="Times New Roman" w:eastAsia="Times New Roman" w:hAnsi="Times New Roman" w:cs="Times New Roman"/>
          <w:sz w:val="24"/>
          <w:szCs w:val="24"/>
        </w:rPr>
        <w:t>lại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hoặc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giới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thiệu</w:t>
      </w:r>
      <w:proofErr w:type="spellEnd"/>
      <w:r w:rsidRPr="004F151A">
        <w:rPr>
          <w:rFonts w:ascii="Times New Roman" w:eastAsia="Times New Roman" w:hAnsi="Times New Roman" w:cs="Times New Roman"/>
          <w:sz w:val="24"/>
          <w:szCs w:val="24"/>
        </w:rPr>
        <w:t>.</w:t>
      </w:r>
    </w:p>
    <w:p w14:paraId="6D8C4FCB" w14:textId="77777777" w:rsidR="004F151A" w:rsidRPr="004F151A" w:rsidRDefault="004F151A" w:rsidP="004F151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151A">
        <w:rPr>
          <w:rFonts w:ascii="Times New Roman" w:eastAsia="Times New Roman" w:hAnsi="Times New Roman" w:cs="Times New Roman"/>
          <w:b/>
          <w:bCs/>
          <w:sz w:val="27"/>
          <w:szCs w:val="27"/>
        </w:rPr>
        <w:t>Về</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phương</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pháp</w:t>
      </w:r>
      <w:proofErr w:type="spellEnd"/>
    </w:p>
    <w:p w14:paraId="3ADE0686" w14:textId="77777777" w:rsidR="004F151A" w:rsidRPr="004F151A" w:rsidRDefault="004F151A">
      <w:pPr>
        <w:numPr>
          <w:ilvl w:val="0"/>
          <w:numId w:val="65"/>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Bộ</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tài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liệu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được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chuẩn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hóa</w:t>
      </w:r>
      <w:proofErr w:type="spellEnd"/>
      <w:r w:rsidRPr="004F151A">
        <w:rPr>
          <w:rFonts w:ascii="Times New Roman" w:eastAsia="Times New Roman" w:hAnsi="Times New Roman" w:cs="Times New Roman"/>
          <w:sz w:val="24"/>
          <w:szCs w:val="24"/>
        </w:rPr>
        <w:t>.</w:t>
      </w:r>
    </w:p>
    <w:p w14:paraId="72AD0C2E" w14:textId="77777777" w:rsidR="004F151A" w:rsidRPr="004F151A" w:rsidRDefault="004F151A">
      <w:pPr>
        <w:numPr>
          <w:ilvl w:val="0"/>
          <w:numId w:val="65"/>
        </w:numPr>
        <w:spacing w:before="100" w:beforeAutospacing="1" w:after="100" w:afterAutospacing="1" w:line="240" w:lineRule="auto"/>
        <w:rPr>
          <w:rFonts w:ascii="Times New Roman" w:eastAsia="Times New Roman" w:hAnsi="Times New Roman" w:cs="Times New Roman"/>
          <w:sz w:val="24"/>
          <w:szCs w:val="24"/>
          <w:lang w:val="fr-FR"/>
        </w:rPr>
      </w:pPr>
      <w:r w:rsidRPr="004F151A">
        <w:rPr>
          <w:rFonts w:ascii="Times New Roman" w:eastAsia="Times New Roman" w:hAnsi="Times New Roman" w:cs="Times New Roman"/>
          <w:sz w:val="24"/>
          <w:szCs w:val="24"/>
          <w:lang w:val="fr-FR"/>
        </w:rPr>
        <w:t xml:space="preserve">Consultant </w:t>
      </w:r>
      <w:proofErr w:type="spellStart"/>
      <w:r w:rsidRPr="004F151A">
        <w:rPr>
          <w:rFonts w:ascii="Times New Roman" w:eastAsia="Times New Roman" w:hAnsi="Times New Roman" w:cs="Times New Roman"/>
          <w:sz w:val="24"/>
          <w:szCs w:val="24"/>
          <w:lang w:val="fr-FR"/>
        </w:rPr>
        <w:t>có</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thể</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triển</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khai</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nhất</w:t>
      </w:r>
      <w:proofErr w:type="spellEnd"/>
      <w:r w:rsidRPr="004F151A">
        <w:rPr>
          <w:rFonts w:ascii="Times New Roman" w:eastAsia="Times New Roman" w:hAnsi="Times New Roman" w:cs="Times New Roman"/>
          <w:sz w:val="24"/>
          <w:szCs w:val="24"/>
          <w:lang w:val="fr-FR"/>
        </w:rPr>
        <w:t xml:space="preserve"> </w:t>
      </w:r>
      <w:proofErr w:type="spellStart"/>
      <w:r w:rsidRPr="004F151A">
        <w:rPr>
          <w:rFonts w:ascii="Times New Roman" w:eastAsia="Times New Roman" w:hAnsi="Times New Roman" w:cs="Times New Roman"/>
          <w:sz w:val="24"/>
          <w:szCs w:val="24"/>
          <w:lang w:val="fr-FR"/>
        </w:rPr>
        <w:t>quán</w:t>
      </w:r>
      <w:proofErr w:type="spellEnd"/>
      <w:r w:rsidRPr="004F151A">
        <w:rPr>
          <w:rFonts w:ascii="Times New Roman" w:eastAsia="Times New Roman" w:hAnsi="Times New Roman" w:cs="Times New Roman"/>
          <w:sz w:val="24"/>
          <w:szCs w:val="24"/>
          <w:lang w:val="fr-FR"/>
        </w:rPr>
        <w:t>.</w:t>
      </w:r>
    </w:p>
    <w:p w14:paraId="73B9482E" w14:textId="77777777" w:rsidR="004F151A" w:rsidRPr="004F151A" w:rsidRDefault="004F151A" w:rsidP="004F151A">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F151A">
        <w:rPr>
          <w:rFonts w:ascii="Times New Roman" w:eastAsia="Times New Roman" w:hAnsi="Times New Roman" w:cs="Times New Roman"/>
          <w:b/>
          <w:bCs/>
          <w:sz w:val="27"/>
          <w:szCs w:val="27"/>
        </w:rPr>
        <w:t>Về</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hệ</w:t>
      </w:r>
      <w:proofErr w:type="spellEnd"/>
      <w:r w:rsidRPr="004F151A">
        <w:rPr>
          <w:rFonts w:ascii="Times New Roman" w:eastAsia="Times New Roman" w:hAnsi="Times New Roman" w:cs="Times New Roman"/>
          <w:b/>
          <w:bCs/>
          <w:sz w:val="27"/>
          <w:szCs w:val="27"/>
        </w:rPr>
        <w:t xml:space="preserve"> </w:t>
      </w:r>
      <w:proofErr w:type="spellStart"/>
      <w:r w:rsidRPr="004F151A">
        <w:rPr>
          <w:rFonts w:ascii="Times New Roman" w:eastAsia="Times New Roman" w:hAnsi="Times New Roman" w:cs="Times New Roman"/>
          <w:b/>
          <w:bCs/>
          <w:sz w:val="27"/>
          <w:szCs w:val="27"/>
        </w:rPr>
        <w:t>thống</w:t>
      </w:r>
      <w:proofErr w:type="spellEnd"/>
    </w:p>
    <w:p w14:paraId="2612F623" w14:textId="77777777" w:rsidR="004F151A" w:rsidRPr="004F151A" w:rsidRDefault="004F151A">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Quy </w:t>
      </w:r>
      <w:proofErr w:type="spellStart"/>
      <w:r w:rsidRPr="004F151A">
        <w:rPr>
          <w:rFonts w:ascii="Times New Roman" w:eastAsia="Times New Roman" w:hAnsi="Times New Roman" w:cs="Times New Roman"/>
          <w:sz w:val="24"/>
          <w:szCs w:val="24"/>
        </w:rPr>
        <w:t>trình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đủ</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ổn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định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để</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số</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hóa</w:t>
      </w:r>
      <w:proofErr w:type="spellEnd"/>
      <w:r w:rsidRPr="004F151A">
        <w:rPr>
          <w:rFonts w:ascii="Times New Roman" w:eastAsia="Times New Roman" w:hAnsi="Times New Roman" w:cs="Times New Roman"/>
          <w:sz w:val="24"/>
          <w:szCs w:val="24"/>
        </w:rPr>
        <w:t>.</w:t>
      </w:r>
    </w:p>
    <w:p w14:paraId="40796612" w14:textId="77777777" w:rsidR="004F151A" w:rsidRPr="004F151A" w:rsidRDefault="004F151A">
      <w:pPr>
        <w:numPr>
          <w:ilvl w:val="0"/>
          <w:numId w:val="66"/>
        </w:num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Dữ</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liệu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đủ</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để</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hình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thành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thư</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viện</w:t>
      </w:r>
      <w:proofErr w:type="spellEnd"/>
      <w:r w:rsidRPr="004F151A">
        <w:rPr>
          <w:rFonts w:ascii="Times New Roman" w:eastAsia="Times New Roman" w:hAnsi="Times New Roman" w:cs="Times New Roman"/>
          <w:sz w:val="24"/>
          <w:szCs w:val="24"/>
        </w:rPr>
        <w:t xml:space="preserve"> tri </w:t>
      </w:r>
      <w:proofErr w:type="spellStart"/>
      <w:r w:rsidRPr="004F151A">
        <w:rPr>
          <w:rFonts w:ascii="Times New Roman" w:eastAsia="Times New Roman" w:hAnsi="Times New Roman" w:cs="Times New Roman"/>
          <w:sz w:val="24"/>
          <w:szCs w:val="24"/>
        </w:rPr>
        <w:t>thức</w:t>
      </w:r>
      <w:proofErr w:type="spellEnd"/>
      <w:r w:rsidRPr="004F151A">
        <w:rPr>
          <w:rFonts w:ascii="Times New Roman" w:eastAsia="Times New Roman" w:hAnsi="Times New Roman" w:cs="Times New Roman"/>
          <w:sz w:val="24"/>
          <w:szCs w:val="24"/>
        </w:rPr>
        <w:t>.</w:t>
      </w:r>
    </w:p>
    <w:p w14:paraId="0C4D93B7"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Khi </w:t>
      </w:r>
      <w:proofErr w:type="spellStart"/>
      <w:r w:rsidRPr="004F151A">
        <w:rPr>
          <w:rFonts w:ascii="Times New Roman" w:eastAsia="Times New Roman" w:hAnsi="Times New Roman" w:cs="Times New Roman"/>
          <w:sz w:val="24"/>
          <w:szCs w:val="24"/>
        </w:rPr>
        <w:t>ba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điều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kiện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này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được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đáp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ứng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việc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đầu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tư</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mạnh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vào</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nghệ</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sẽ</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mang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lại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hiệu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quả</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cao</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hơn</w:t>
      </w:r>
      <w:proofErr w:type="spellEnd"/>
      <w:r w:rsidRPr="004F151A">
        <w:rPr>
          <w:rFonts w:ascii="Times New Roman" w:eastAsia="Times New Roman" w:hAnsi="Times New Roman" w:cs="Times New Roman"/>
          <w:sz w:val="24"/>
          <w:szCs w:val="24"/>
        </w:rPr>
        <w:t>.</w:t>
      </w:r>
    </w:p>
    <w:p w14:paraId="06A08FC5" w14:textId="77777777" w:rsidR="004F151A" w:rsidRPr="004F151A" w:rsidRDefault="004F151A" w:rsidP="004F151A">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4F151A">
        <w:rPr>
          <w:rFonts w:ascii="Times New Roman" w:eastAsia="Times New Roman" w:hAnsi="Times New Roman" w:cs="Times New Roman"/>
          <w:b/>
          <w:bCs/>
          <w:kern w:val="36"/>
          <w:sz w:val="48"/>
          <w:szCs w:val="48"/>
        </w:rPr>
        <w:t>Tóm</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tắt</w:t>
      </w:r>
      <w:proofErr w:type="spellEnd"/>
      <w:r w:rsidRPr="004F151A">
        <w:rPr>
          <w:rFonts w:ascii="Times New Roman" w:eastAsia="Times New Roman" w:hAnsi="Times New Roman" w:cs="Times New Roman"/>
          <w:b/>
          <w:bCs/>
          <w:kern w:val="36"/>
          <w:sz w:val="48"/>
          <w:szCs w:val="48"/>
        </w:rPr>
        <w:t xml:space="preserve"> </w:t>
      </w:r>
      <w:proofErr w:type="spellStart"/>
      <w:r w:rsidRPr="004F151A">
        <w:rPr>
          <w:rFonts w:ascii="Times New Roman" w:eastAsia="Times New Roman" w:hAnsi="Times New Roman" w:cs="Times New Roman"/>
          <w:b/>
          <w:bCs/>
          <w:kern w:val="36"/>
          <w:sz w:val="48"/>
          <w:szCs w:val="48"/>
        </w:rPr>
        <w:t>chương</w:t>
      </w:r>
      <w:proofErr w:type="spellEnd"/>
    </w:p>
    <w:p w14:paraId="58B82573"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Go-to-Market </w:t>
      </w:r>
      <w:proofErr w:type="spellStart"/>
      <w:r w:rsidRPr="004F151A">
        <w:rPr>
          <w:rFonts w:ascii="Times New Roman" w:eastAsia="Times New Roman" w:hAnsi="Times New Roman" w:cs="Times New Roman"/>
          <w:sz w:val="24"/>
          <w:szCs w:val="24"/>
        </w:rPr>
        <w:t>của</w:t>
      </w:r>
      <w:proofErr w:type="spellEnd"/>
      <w:r w:rsidRPr="004F151A">
        <w:rPr>
          <w:rFonts w:ascii="Times New Roman" w:eastAsia="Times New Roman" w:hAnsi="Times New Roman" w:cs="Times New Roman"/>
          <w:sz w:val="24"/>
          <w:szCs w:val="24"/>
        </w:rPr>
        <w:t xml:space="preserve"> THUCHOCVN </w:t>
      </w:r>
      <w:proofErr w:type="spellStart"/>
      <w:r w:rsidRPr="004F151A">
        <w:rPr>
          <w:rFonts w:ascii="Times New Roman" w:eastAsia="Times New Roman" w:hAnsi="Times New Roman" w:cs="Times New Roman"/>
          <w:sz w:val="24"/>
          <w:szCs w:val="24"/>
        </w:rPr>
        <w:t>không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bắt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đầu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bằng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việc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xây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dựng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một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nền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tảng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công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nghệ</w:t>
      </w:r>
      <w:proofErr w:type="spellEnd"/>
      <w:r w:rsidRPr="004F151A">
        <w:rPr>
          <w:rFonts w:ascii="Times New Roman" w:eastAsia="Times New Roman" w:hAnsi="Times New Roman" w:cs="Times New Roman"/>
          <w:sz w:val="24"/>
          <w:szCs w:val="24"/>
        </w:rPr>
        <w:t>.</w:t>
      </w:r>
    </w:p>
    <w:p w14:paraId="2B817F0D"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Chúng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tôi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bắt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đầu</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bằng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việc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đồng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hành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cùng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doanh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nghiệp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để</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giải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quyết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những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vấn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đề</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thực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tế</w:t>
      </w:r>
      <w:proofErr w:type="spellEnd"/>
      <w:r w:rsidRPr="004F151A">
        <w:rPr>
          <w:rFonts w:ascii="Times New Roman" w:eastAsia="Times New Roman" w:hAnsi="Times New Roman" w:cs="Times New Roman"/>
          <w:sz w:val="24"/>
          <w:szCs w:val="24"/>
        </w:rPr>
        <w:t>.</w:t>
      </w:r>
    </w:p>
    <w:p w14:paraId="21F3DA22"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r w:rsidRPr="004F151A">
        <w:rPr>
          <w:rFonts w:ascii="Times New Roman" w:eastAsia="Times New Roman" w:hAnsi="Times New Roman" w:cs="Times New Roman"/>
          <w:sz w:val="24"/>
          <w:szCs w:val="24"/>
        </w:rPr>
        <w:t xml:space="preserve">Thông qua </w:t>
      </w:r>
      <w:proofErr w:type="spellStart"/>
      <w:r w:rsidRPr="004F151A">
        <w:rPr>
          <w:rFonts w:ascii="Times New Roman" w:eastAsia="Times New Roman" w:hAnsi="Times New Roman" w:cs="Times New Roman"/>
          <w:sz w:val="24"/>
          <w:szCs w:val="24"/>
        </w:rPr>
        <w:t>mỗi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dự</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án</w:t>
      </w:r>
      <w:proofErr w:type="spellEnd"/>
      <w:r w:rsidRPr="004F151A">
        <w:rPr>
          <w:rFonts w:ascii="Times New Roman" w:eastAsia="Times New Roman" w:hAnsi="Times New Roman" w:cs="Times New Roman"/>
          <w:sz w:val="24"/>
          <w:szCs w:val="24"/>
        </w:rPr>
        <w:t xml:space="preserve">, THUCHOCVN </w:t>
      </w:r>
      <w:proofErr w:type="spellStart"/>
      <w:r w:rsidRPr="004F151A">
        <w:rPr>
          <w:rFonts w:ascii="Times New Roman" w:eastAsia="Times New Roman" w:hAnsi="Times New Roman" w:cs="Times New Roman"/>
          <w:sz w:val="24"/>
          <w:szCs w:val="24"/>
        </w:rPr>
        <w:t>tích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lũy</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doanh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thu</w:t>
      </w:r>
      <w:proofErr w:type="spellEnd"/>
      <w:r w:rsidRPr="004F151A">
        <w:rPr>
          <w:rFonts w:ascii="Times New Roman" w:eastAsia="Times New Roman" w:hAnsi="Times New Roman" w:cs="Times New Roman"/>
          <w:sz w:val="24"/>
          <w:szCs w:val="24"/>
        </w:rPr>
        <w:t xml:space="preserve">, tri </w:t>
      </w:r>
      <w:proofErr w:type="spellStart"/>
      <w:r w:rsidRPr="004F151A">
        <w:rPr>
          <w:rFonts w:ascii="Times New Roman" w:eastAsia="Times New Roman" w:hAnsi="Times New Roman" w:cs="Times New Roman"/>
          <w:sz w:val="24"/>
          <w:szCs w:val="24"/>
        </w:rPr>
        <w:t>thức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phương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dữ</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liệu</w:t>
      </w:r>
      <w:proofErr w:type="spellEnd"/>
      <w:r w:rsidRPr="004F151A">
        <w:rPr>
          <w:rFonts w:ascii="Times New Roman" w:eastAsia="Times New Roman" w:hAnsi="Times New Roman" w:cs="Times New Roman"/>
          <w:sz w:val="24"/>
          <w:szCs w:val="24"/>
        </w:rPr>
        <w:t>.</w:t>
      </w:r>
    </w:p>
    <w:p w14:paraId="23041DF9" w14:textId="77777777" w:rsidR="004F151A" w:rsidRPr="004F151A" w:rsidRDefault="004F151A" w:rsidP="004F151A">
      <w:pPr>
        <w:spacing w:before="100" w:beforeAutospacing="1" w:after="100" w:afterAutospacing="1" w:line="240" w:lineRule="auto"/>
        <w:rPr>
          <w:rFonts w:ascii="Times New Roman" w:eastAsia="Times New Roman" w:hAnsi="Times New Roman" w:cs="Times New Roman"/>
          <w:sz w:val="24"/>
          <w:szCs w:val="24"/>
        </w:rPr>
      </w:pPr>
      <w:proofErr w:type="spellStart"/>
      <w:r w:rsidRPr="004F151A">
        <w:rPr>
          <w:rFonts w:ascii="Times New Roman" w:eastAsia="Times New Roman" w:hAnsi="Times New Roman" w:cs="Times New Roman"/>
          <w:sz w:val="24"/>
          <w:szCs w:val="24"/>
        </w:rPr>
        <w:t>Đó</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nền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tảng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để</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từng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bước</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hệ</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thống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nội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bộ</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số</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hóa</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phương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pháp</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và</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mở</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rộng</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thành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hệ</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sinh</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thái</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phát</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triển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nguồn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nhân</w:t>
      </w:r>
      <w:proofErr w:type="spellEnd"/>
      <w:r w:rsidRPr="004F151A">
        <w:rPr>
          <w:rFonts w:ascii="Times New Roman" w:eastAsia="Times New Roman" w:hAnsi="Times New Roman" w:cs="Times New Roman"/>
          <w:sz w:val="24"/>
          <w:szCs w:val="24"/>
        </w:rPr>
        <w:t xml:space="preserve"> </w:t>
      </w:r>
      <w:proofErr w:type="spellStart"/>
      <w:r w:rsidRPr="004F151A">
        <w:rPr>
          <w:rFonts w:ascii="Times New Roman" w:eastAsia="Times New Roman" w:hAnsi="Times New Roman" w:cs="Times New Roman"/>
          <w:sz w:val="24"/>
          <w:szCs w:val="24"/>
        </w:rPr>
        <w:t>lực</w:t>
      </w:r>
      <w:proofErr w:type="spellEnd"/>
      <w:r w:rsidRPr="004F151A">
        <w:rPr>
          <w:rFonts w:ascii="Times New Roman" w:eastAsia="Times New Roman" w:hAnsi="Times New Roman" w:cs="Times New Roman"/>
          <w:sz w:val="24"/>
          <w:szCs w:val="24"/>
        </w:rPr>
        <w:t>.</w:t>
      </w:r>
    </w:p>
    <w:p w14:paraId="2023FFD9" w14:textId="066878BE" w:rsidR="00EC1B98" w:rsidRDefault="00EC1B98" w:rsidP="00100486">
      <w:pPr>
        <w:spacing w:after="0" w:line="240" w:lineRule="auto"/>
        <w:rPr>
          <w:rFonts w:ascii="Times New Roman" w:eastAsia="Times New Roman" w:hAnsi="Times New Roman" w:cs="Times New Roman"/>
          <w:sz w:val="24"/>
          <w:szCs w:val="24"/>
        </w:rPr>
      </w:pPr>
    </w:p>
    <w:p w14:paraId="70ECBF2D" w14:textId="77777777" w:rsidR="00EC1B98" w:rsidRDefault="00EC1B9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53DD9FEE"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lastRenderedPageBreak/>
        <w:t>CHƯƠNG 5</w:t>
      </w:r>
    </w:p>
    <w:p w14:paraId="04395B17" w14:textId="60DA026A" w:rsidR="00EC1B98" w:rsidRPr="00EC1B98" w:rsidRDefault="00EC1B98" w:rsidP="00EC1B9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1B98">
        <w:rPr>
          <w:rFonts w:ascii="Times New Roman" w:eastAsia="Times New Roman" w:hAnsi="Times New Roman" w:cs="Times New Roman"/>
          <w:b/>
          <w:bCs/>
          <w:kern w:val="36"/>
          <w:sz w:val="48"/>
          <w:szCs w:val="48"/>
        </w:rPr>
        <w:t>CHIẾN LƯỢC PHÁT TRIỂN NĂNG LỰC VÀ SẢN PHẨM</w:t>
      </w:r>
    </w:p>
    <w:p w14:paraId="784D5BD4" w14:textId="04530354" w:rsidR="00100486" w:rsidRPr="00EC1B98" w:rsidRDefault="00EC1B98" w:rsidP="00100486">
      <w:pPr>
        <w:spacing w:before="100" w:beforeAutospacing="1" w:after="100" w:afterAutospacing="1" w:line="240" w:lineRule="auto"/>
        <w:outlineLvl w:val="0"/>
        <w:rPr>
          <w:rFonts w:ascii="Times New Roman" w:eastAsia="Times New Roman" w:hAnsi="Times New Roman" w:cs="Times New Roman"/>
          <w:b/>
          <w:bCs/>
          <w:kern w:val="36"/>
          <w:sz w:val="40"/>
          <w:szCs w:val="40"/>
        </w:rPr>
      </w:pPr>
      <w:r>
        <w:rPr>
          <w:rFonts w:ascii="Times New Roman" w:eastAsia="Times New Roman" w:hAnsi="Times New Roman" w:cs="Times New Roman"/>
          <w:b/>
          <w:bCs/>
          <w:kern w:val="36"/>
          <w:sz w:val="40"/>
          <w:szCs w:val="40"/>
        </w:rPr>
        <w:t>(</w:t>
      </w:r>
      <w:r w:rsidRPr="00EC1B98">
        <w:rPr>
          <w:rFonts w:ascii="Times New Roman" w:eastAsia="Times New Roman" w:hAnsi="Times New Roman" w:cs="Times New Roman"/>
          <w:b/>
          <w:bCs/>
          <w:kern w:val="36"/>
          <w:sz w:val="40"/>
          <w:szCs w:val="40"/>
        </w:rPr>
        <w:t>Product &amp; capability strategy</w:t>
      </w:r>
      <w:r>
        <w:rPr>
          <w:rFonts w:ascii="Times New Roman" w:eastAsia="Times New Roman" w:hAnsi="Times New Roman" w:cs="Times New Roman"/>
          <w:b/>
          <w:bCs/>
          <w:kern w:val="36"/>
          <w:sz w:val="40"/>
          <w:szCs w:val="40"/>
        </w:rPr>
        <w:t>)</w:t>
      </w:r>
    </w:p>
    <w:p w14:paraId="513BFB26" w14:textId="77777777" w:rsidR="00100486" w:rsidRDefault="00100486" w:rsidP="00100486">
      <w:pPr>
        <w:spacing w:before="100" w:beforeAutospacing="1" w:after="100" w:afterAutospacing="1" w:line="240" w:lineRule="auto"/>
        <w:rPr>
          <w:rFonts w:ascii="Times New Roman" w:eastAsia="Times New Roman" w:hAnsi="Times New Roman" w:cs="Times New Roman"/>
          <w:i/>
          <w:iCs/>
          <w:sz w:val="24"/>
          <w:szCs w:val="24"/>
        </w:rPr>
      </w:pPr>
      <w:r w:rsidRPr="00100486">
        <w:rPr>
          <w:rFonts w:ascii="Times New Roman" w:eastAsia="Times New Roman" w:hAnsi="Times New Roman" w:cs="Times New Roman"/>
          <w:i/>
          <w:iCs/>
          <w:sz w:val="24"/>
          <w:szCs w:val="24"/>
        </w:rPr>
        <w:t>"</w:t>
      </w:r>
      <w:proofErr w:type="spellStart"/>
      <w:r w:rsidRPr="00100486">
        <w:rPr>
          <w:rFonts w:ascii="Times New Roman" w:eastAsia="Times New Roman" w:hAnsi="Times New Roman" w:cs="Times New Roman"/>
          <w:i/>
          <w:iCs/>
          <w:sz w:val="24"/>
          <w:szCs w:val="24"/>
        </w:rPr>
        <w:t>Không</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xây</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phần</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mềm</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trước</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Xây</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năng</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lực</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trước</w:t>
      </w:r>
      <w:proofErr w:type="spellEnd"/>
      <w:r w:rsidRPr="00100486">
        <w:rPr>
          <w:rFonts w:ascii="Times New Roman" w:eastAsia="Times New Roman" w:hAnsi="Times New Roman" w:cs="Times New Roman"/>
          <w:i/>
          <w:iCs/>
          <w:sz w:val="24"/>
          <w:szCs w:val="24"/>
        </w:rPr>
        <w:t xml:space="preserve">. Khi </w:t>
      </w:r>
      <w:proofErr w:type="spellStart"/>
      <w:r w:rsidRPr="00100486">
        <w:rPr>
          <w:rFonts w:ascii="Times New Roman" w:eastAsia="Times New Roman" w:hAnsi="Times New Roman" w:cs="Times New Roman"/>
          <w:i/>
          <w:iCs/>
          <w:sz w:val="24"/>
          <w:szCs w:val="24"/>
        </w:rPr>
        <w:t>năng</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lực</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đủ</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mạnh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sản</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phẩm</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sẽ</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được</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hình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thành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một</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cách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tự</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nhiên</w:t>
      </w:r>
      <w:proofErr w:type="spellEnd"/>
      <w:r w:rsidRPr="00100486">
        <w:rPr>
          <w:rFonts w:ascii="Times New Roman" w:eastAsia="Times New Roman" w:hAnsi="Times New Roman" w:cs="Times New Roman"/>
          <w:i/>
          <w:iCs/>
          <w:sz w:val="24"/>
          <w:szCs w:val="24"/>
        </w:rPr>
        <w:t xml:space="preserve">." </w:t>
      </w:r>
    </w:p>
    <w:p w14:paraId="142BB35A" w14:textId="649F603D"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i/>
          <w:iCs/>
          <w:sz w:val="24"/>
          <w:szCs w:val="24"/>
        </w:rPr>
        <w:t>"</w:t>
      </w:r>
      <w:proofErr w:type="spellStart"/>
      <w:r w:rsidRPr="00100486">
        <w:rPr>
          <w:rFonts w:ascii="Times New Roman" w:eastAsia="Times New Roman" w:hAnsi="Times New Roman" w:cs="Times New Roman"/>
          <w:i/>
          <w:iCs/>
          <w:sz w:val="24"/>
          <w:szCs w:val="24"/>
        </w:rPr>
        <w:t>Năng</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lực</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tạo</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ra</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dịch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vụ</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Dịch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vụ</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tạo</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ra</w:t>
      </w:r>
      <w:proofErr w:type="spellEnd"/>
      <w:r w:rsidRPr="00100486">
        <w:rPr>
          <w:rFonts w:ascii="Times New Roman" w:eastAsia="Times New Roman" w:hAnsi="Times New Roman" w:cs="Times New Roman"/>
          <w:i/>
          <w:iCs/>
          <w:sz w:val="24"/>
          <w:szCs w:val="24"/>
        </w:rPr>
        <w:t xml:space="preserve"> tri </w:t>
      </w:r>
      <w:proofErr w:type="spellStart"/>
      <w:r w:rsidRPr="00100486">
        <w:rPr>
          <w:rFonts w:ascii="Times New Roman" w:eastAsia="Times New Roman" w:hAnsi="Times New Roman" w:cs="Times New Roman"/>
          <w:i/>
          <w:iCs/>
          <w:sz w:val="24"/>
          <w:szCs w:val="24"/>
        </w:rPr>
        <w:t>thức</w:t>
      </w:r>
      <w:proofErr w:type="spellEnd"/>
      <w:r w:rsidRPr="00100486">
        <w:rPr>
          <w:rFonts w:ascii="Times New Roman" w:eastAsia="Times New Roman" w:hAnsi="Times New Roman" w:cs="Times New Roman"/>
          <w:i/>
          <w:iCs/>
          <w:sz w:val="24"/>
          <w:szCs w:val="24"/>
        </w:rPr>
        <w:t xml:space="preserve">. Tri </w:t>
      </w:r>
      <w:proofErr w:type="spellStart"/>
      <w:r w:rsidRPr="00100486">
        <w:rPr>
          <w:rFonts w:ascii="Times New Roman" w:eastAsia="Times New Roman" w:hAnsi="Times New Roman" w:cs="Times New Roman"/>
          <w:i/>
          <w:iCs/>
          <w:sz w:val="24"/>
          <w:szCs w:val="24"/>
        </w:rPr>
        <w:t>thức</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tạo</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ra</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sản</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phẩm</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Sản</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phẩm</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giúp</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mở</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rộng</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tác</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động</w:t>
      </w:r>
      <w:proofErr w:type="spellEnd"/>
      <w:r w:rsidRPr="00100486">
        <w:rPr>
          <w:rFonts w:ascii="Times New Roman" w:eastAsia="Times New Roman" w:hAnsi="Times New Roman" w:cs="Times New Roman"/>
          <w:i/>
          <w:iCs/>
          <w:sz w:val="24"/>
          <w:szCs w:val="24"/>
        </w:rPr>
        <w:t>."</w:t>
      </w:r>
    </w:p>
    <w:p w14:paraId="4F6202AA"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5.1. </w:t>
      </w:r>
      <w:proofErr w:type="spellStart"/>
      <w:r w:rsidRPr="00100486">
        <w:rPr>
          <w:rFonts w:ascii="Times New Roman" w:eastAsia="Times New Roman" w:hAnsi="Times New Roman" w:cs="Times New Roman"/>
          <w:b/>
          <w:bCs/>
          <w:kern w:val="36"/>
          <w:sz w:val="48"/>
          <w:szCs w:val="48"/>
        </w:rPr>
        <w:t>Tư</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duy</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phát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triển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của</w:t>
      </w:r>
      <w:proofErr w:type="spellEnd"/>
      <w:r w:rsidRPr="00100486">
        <w:rPr>
          <w:rFonts w:ascii="Times New Roman" w:eastAsia="Times New Roman" w:hAnsi="Times New Roman" w:cs="Times New Roman"/>
          <w:b/>
          <w:bCs/>
          <w:kern w:val="36"/>
          <w:sz w:val="48"/>
          <w:szCs w:val="48"/>
        </w:rPr>
        <w:t xml:space="preserve"> THUCHOCVN</w:t>
      </w:r>
    </w:p>
    <w:p w14:paraId="7E0D1FBA"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coi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mềm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tiên</w:t>
      </w:r>
      <w:proofErr w:type="spellEnd"/>
      <w:r w:rsidRPr="00100486">
        <w:rPr>
          <w:rFonts w:ascii="Times New Roman" w:eastAsia="Times New Roman" w:hAnsi="Times New Roman" w:cs="Times New Roman"/>
          <w:sz w:val="24"/>
          <w:szCs w:val="24"/>
        </w:rPr>
        <w:t>.</w:t>
      </w:r>
    </w:p>
    <w:p w14:paraId="588718F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Trong </w:t>
      </w:r>
      <w:proofErr w:type="spellStart"/>
      <w:r w:rsidRPr="00100486">
        <w:rPr>
          <w:rFonts w:ascii="Times New Roman" w:eastAsia="Times New Roman" w:hAnsi="Times New Roman" w:cs="Times New Roman"/>
          <w:sz w:val="24"/>
          <w:szCs w:val="24"/>
        </w:rPr>
        <w:t>giai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đoạn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khởi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quan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trọng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nhất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hữu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hữu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quyết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toán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tế</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w:t>
      </w:r>
    </w:p>
    <w:p w14:paraId="51D5488B"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thể</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trong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tháng</w:t>
      </w:r>
      <w:proofErr w:type="spellEnd"/>
      <w:r w:rsidRPr="00100486">
        <w:rPr>
          <w:rFonts w:ascii="Times New Roman" w:eastAsia="Times New Roman" w:hAnsi="Times New Roman" w:cs="Times New Roman"/>
          <w:sz w:val="24"/>
          <w:szCs w:val="24"/>
        </w:rPr>
        <w:t>.</w:t>
      </w:r>
    </w:p>
    <w:p w14:paraId="7E4CD8A8"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Nhưng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tốt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kiểm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chứng</w:t>
      </w:r>
      <w:proofErr w:type="spellEnd"/>
      <w:r w:rsidRPr="00100486">
        <w:rPr>
          <w:rFonts w:ascii="Times New Roman" w:eastAsia="Times New Roman" w:hAnsi="Times New Roman" w:cs="Times New Roman"/>
          <w:sz w:val="24"/>
          <w:szCs w:val="24"/>
        </w:rPr>
        <w:t xml:space="preserve"> qua </w:t>
      </w:r>
      <w:proofErr w:type="spellStart"/>
      <w:r w:rsidRPr="00100486">
        <w:rPr>
          <w:rFonts w:ascii="Times New Roman" w:eastAsia="Times New Roman" w:hAnsi="Times New Roman" w:cs="Times New Roman"/>
          <w:sz w:val="24"/>
          <w:szCs w:val="24"/>
        </w:rPr>
        <w:t>nhiều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huống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nhau</w:t>
      </w:r>
      <w:proofErr w:type="spellEnd"/>
      <w:r w:rsidRPr="00100486">
        <w:rPr>
          <w:rFonts w:ascii="Times New Roman" w:eastAsia="Times New Roman" w:hAnsi="Times New Roman" w:cs="Times New Roman"/>
          <w:sz w:val="24"/>
          <w:szCs w:val="24"/>
        </w:rPr>
        <w:t>.</w:t>
      </w:r>
    </w:p>
    <w:p w14:paraId="65208EE7"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Vì</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vậy</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lựa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chọn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tư</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trước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sau</w:t>
      </w:r>
      <w:proofErr w:type="spellEnd"/>
      <w:r w:rsidRPr="00100486">
        <w:rPr>
          <w:rFonts w:ascii="Times New Roman" w:eastAsia="Times New Roman" w:hAnsi="Times New Roman" w:cs="Times New Roman"/>
          <w:sz w:val="24"/>
          <w:szCs w:val="24"/>
        </w:rPr>
        <w:t>.</w:t>
      </w:r>
    </w:p>
    <w:p w14:paraId="01C3678B"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5.2. </w:t>
      </w:r>
      <w:proofErr w:type="spellStart"/>
      <w:r w:rsidRPr="00100486">
        <w:rPr>
          <w:rFonts w:ascii="Times New Roman" w:eastAsia="Times New Roman" w:hAnsi="Times New Roman" w:cs="Times New Roman"/>
          <w:b/>
          <w:bCs/>
          <w:kern w:val="36"/>
          <w:sz w:val="48"/>
          <w:szCs w:val="48"/>
        </w:rPr>
        <w:t>Bốn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tầng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sản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phẩm</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của</w:t>
      </w:r>
      <w:proofErr w:type="spellEnd"/>
      <w:r w:rsidRPr="00100486">
        <w:rPr>
          <w:rFonts w:ascii="Times New Roman" w:eastAsia="Times New Roman" w:hAnsi="Times New Roman" w:cs="Times New Roman"/>
          <w:b/>
          <w:bCs/>
          <w:kern w:val="36"/>
          <w:sz w:val="48"/>
          <w:szCs w:val="48"/>
        </w:rPr>
        <w:t xml:space="preserve"> THUCHOCVN</w:t>
      </w:r>
    </w:p>
    <w:p w14:paraId="4067DFB7"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truyền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thống</w:t>
      </w:r>
      <w:proofErr w:type="spellEnd"/>
      <w:r w:rsidRPr="00100486">
        <w:rPr>
          <w:rFonts w:ascii="Times New Roman" w:eastAsia="Times New Roman" w:hAnsi="Times New Roman" w:cs="Times New Roman"/>
          <w:sz w:val="24"/>
          <w:szCs w:val="24"/>
        </w:rPr>
        <w:t>.</w:t>
      </w:r>
    </w:p>
    <w:p w14:paraId="6BFE4D5E"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Chúng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tôi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coi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mỗi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thành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từ</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tích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lũy</w:t>
      </w:r>
      <w:proofErr w:type="spellEnd"/>
      <w:r w:rsidRPr="00100486">
        <w:rPr>
          <w:rFonts w:ascii="Times New Roman" w:eastAsia="Times New Roman" w:hAnsi="Times New Roman" w:cs="Times New Roman"/>
          <w:sz w:val="24"/>
          <w:szCs w:val="24"/>
        </w:rPr>
        <w:t xml:space="preserve"> 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tế</w:t>
      </w:r>
      <w:proofErr w:type="spellEnd"/>
      <w:r w:rsidRPr="00100486">
        <w:rPr>
          <w:rFonts w:ascii="Times New Roman" w:eastAsia="Times New Roman" w:hAnsi="Times New Roman" w:cs="Times New Roman"/>
          <w:sz w:val="24"/>
          <w:szCs w:val="24"/>
        </w:rPr>
        <w:t>.</w:t>
      </w:r>
    </w:p>
    <w:p w14:paraId="15EAF07C"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Mô</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gồm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bốn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tầng</w:t>
      </w:r>
      <w:proofErr w:type="spellEnd"/>
      <w:r w:rsidRPr="00100486">
        <w:rPr>
          <w:rFonts w:ascii="Times New Roman" w:eastAsia="Times New Roman" w:hAnsi="Times New Roman" w:cs="Times New Roman"/>
          <w:sz w:val="24"/>
          <w:szCs w:val="24"/>
        </w:rPr>
        <w:t>.</w:t>
      </w:r>
    </w:p>
    <w:p w14:paraId="711876B9"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Tầng</w:t>
      </w:r>
      <w:proofErr w:type="spellEnd"/>
      <w:r w:rsidRPr="00100486">
        <w:rPr>
          <w:rFonts w:ascii="Courier New" w:eastAsia="Times New Roman" w:hAnsi="Courier New" w:cs="Courier New"/>
          <w:sz w:val="20"/>
          <w:szCs w:val="20"/>
        </w:rPr>
        <w:t xml:space="preserve"> 1</w:t>
      </w:r>
    </w:p>
    <w:p w14:paraId="528F8174"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 xml:space="preserve">Knowledge (Tri </w:t>
      </w:r>
      <w:proofErr w:type="spellStart"/>
      <w:r w:rsidRPr="00100486">
        <w:rPr>
          <w:rFonts w:ascii="Courier New" w:eastAsia="Times New Roman" w:hAnsi="Courier New" w:cs="Courier New"/>
          <w:sz w:val="20"/>
          <w:szCs w:val="20"/>
        </w:rPr>
        <w:t>thức</w:t>
      </w:r>
      <w:proofErr w:type="spellEnd"/>
      <w:r w:rsidRPr="00100486">
        <w:rPr>
          <w:rFonts w:ascii="Courier New" w:eastAsia="Times New Roman" w:hAnsi="Courier New" w:cs="Courier New"/>
          <w:sz w:val="20"/>
          <w:szCs w:val="20"/>
        </w:rPr>
        <w:t>)</w:t>
      </w:r>
    </w:p>
    <w:p w14:paraId="66662ED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79208117"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6F054105"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379C4BC9"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Tầng</w:t>
      </w:r>
      <w:proofErr w:type="spellEnd"/>
      <w:r w:rsidRPr="00100486">
        <w:rPr>
          <w:rFonts w:ascii="Courier New" w:eastAsia="Times New Roman" w:hAnsi="Courier New" w:cs="Courier New"/>
          <w:sz w:val="20"/>
          <w:szCs w:val="20"/>
        </w:rPr>
        <w:t xml:space="preserve"> 2</w:t>
      </w:r>
    </w:p>
    <w:p w14:paraId="02143850"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 xml:space="preserve">Methodology (Phương </w:t>
      </w:r>
      <w:proofErr w:type="spellStart"/>
      <w:r w:rsidRPr="00100486">
        <w:rPr>
          <w:rFonts w:ascii="Courier New" w:eastAsia="Times New Roman" w:hAnsi="Courier New" w:cs="Courier New"/>
          <w:sz w:val="20"/>
          <w:szCs w:val="20"/>
        </w:rPr>
        <w:t>pháp</w:t>
      </w:r>
      <w:proofErr w:type="spellEnd"/>
      <w:r w:rsidRPr="00100486">
        <w:rPr>
          <w:rFonts w:ascii="Courier New" w:eastAsia="Times New Roman" w:hAnsi="Courier New" w:cs="Courier New"/>
          <w:sz w:val="20"/>
          <w:szCs w:val="20"/>
        </w:rPr>
        <w:t>)</w:t>
      </w:r>
    </w:p>
    <w:p w14:paraId="5CC103D1"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73BC4FF4"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1A542B1F"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2A06F1E5"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Tầng</w:t>
      </w:r>
      <w:proofErr w:type="spellEnd"/>
      <w:r w:rsidRPr="00100486">
        <w:rPr>
          <w:rFonts w:ascii="Courier New" w:eastAsia="Times New Roman" w:hAnsi="Courier New" w:cs="Courier New"/>
          <w:sz w:val="20"/>
          <w:szCs w:val="20"/>
        </w:rPr>
        <w:t xml:space="preserve"> 3</w:t>
      </w:r>
    </w:p>
    <w:p w14:paraId="677AA96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Service (</w:t>
      </w:r>
      <w:proofErr w:type="spellStart"/>
      <w:r w:rsidRPr="00100486">
        <w:rPr>
          <w:rFonts w:ascii="Courier New" w:eastAsia="Times New Roman" w:hAnsi="Courier New" w:cs="Courier New"/>
          <w:sz w:val="20"/>
          <w:szCs w:val="20"/>
        </w:rPr>
        <w:t>Dịch</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vụ</w:t>
      </w:r>
      <w:proofErr w:type="spellEnd"/>
      <w:r w:rsidRPr="00100486">
        <w:rPr>
          <w:rFonts w:ascii="Courier New" w:eastAsia="Times New Roman" w:hAnsi="Courier New" w:cs="Courier New"/>
          <w:sz w:val="20"/>
          <w:szCs w:val="20"/>
        </w:rPr>
        <w:t>)</w:t>
      </w:r>
    </w:p>
    <w:p w14:paraId="67C255C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25624A7A"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46CFFC38"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340BB847"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Tầng</w:t>
      </w:r>
      <w:proofErr w:type="spellEnd"/>
      <w:r w:rsidRPr="00100486">
        <w:rPr>
          <w:rFonts w:ascii="Courier New" w:eastAsia="Times New Roman" w:hAnsi="Courier New" w:cs="Courier New"/>
          <w:sz w:val="20"/>
          <w:szCs w:val="20"/>
        </w:rPr>
        <w:t xml:space="preserve"> 4</w:t>
      </w:r>
    </w:p>
    <w:p w14:paraId="40A93DA8"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Platform (</w:t>
      </w:r>
      <w:proofErr w:type="spellStart"/>
      <w:r w:rsidRPr="00100486">
        <w:rPr>
          <w:rFonts w:ascii="Courier New" w:eastAsia="Times New Roman" w:hAnsi="Courier New" w:cs="Courier New"/>
          <w:sz w:val="20"/>
          <w:szCs w:val="20"/>
        </w:rPr>
        <w:t>Nền</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tảng</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số</w:t>
      </w:r>
      <w:proofErr w:type="spellEnd"/>
      <w:r w:rsidRPr="00100486">
        <w:rPr>
          <w:rFonts w:ascii="Courier New" w:eastAsia="Times New Roman" w:hAnsi="Courier New" w:cs="Courier New"/>
          <w:sz w:val="20"/>
          <w:szCs w:val="20"/>
        </w:rPr>
        <w:t>)</w:t>
      </w:r>
    </w:p>
    <w:p w14:paraId="37AF22E9" w14:textId="77777777" w:rsidR="00100486" w:rsidRPr="00100486" w:rsidRDefault="00100486" w:rsidP="00EC1B98">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Mỗi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tầng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tầng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tiếp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p>
    <w:p w14:paraId="718436E0"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00486">
        <w:rPr>
          <w:rFonts w:ascii="Times New Roman" w:eastAsia="Times New Roman" w:hAnsi="Times New Roman" w:cs="Times New Roman"/>
          <w:b/>
          <w:bCs/>
          <w:kern w:val="36"/>
          <w:sz w:val="48"/>
          <w:szCs w:val="48"/>
        </w:rPr>
        <w:t>Tầng</w:t>
      </w:r>
      <w:proofErr w:type="spellEnd"/>
      <w:r w:rsidRPr="00100486">
        <w:rPr>
          <w:rFonts w:ascii="Times New Roman" w:eastAsia="Times New Roman" w:hAnsi="Times New Roman" w:cs="Times New Roman"/>
          <w:b/>
          <w:bCs/>
          <w:kern w:val="36"/>
          <w:sz w:val="48"/>
          <w:szCs w:val="48"/>
        </w:rPr>
        <w:t xml:space="preserve"> 1 – Tri </w:t>
      </w:r>
      <w:proofErr w:type="spellStart"/>
      <w:r w:rsidRPr="00100486">
        <w:rPr>
          <w:rFonts w:ascii="Times New Roman" w:eastAsia="Times New Roman" w:hAnsi="Times New Roman" w:cs="Times New Roman"/>
          <w:b/>
          <w:bCs/>
          <w:kern w:val="36"/>
          <w:sz w:val="48"/>
          <w:szCs w:val="48"/>
        </w:rPr>
        <w:t>thức</w:t>
      </w:r>
      <w:proofErr w:type="spellEnd"/>
      <w:r w:rsidRPr="00100486">
        <w:rPr>
          <w:rFonts w:ascii="Times New Roman" w:eastAsia="Times New Roman" w:hAnsi="Times New Roman" w:cs="Times New Roman"/>
          <w:b/>
          <w:bCs/>
          <w:kern w:val="36"/>
          <w:sz w:val="48"/>
          <w:szCs w:val="48"/>
        </w:rPr>
        <w:t xml:space="preserve"> (Knowledge)</w:t>
      </w:r>
    </w:p>
    <w:p w14:paraId="783A2FE0"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quan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trọng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nhất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w:t>
      </w:r>
    </w:p>
    <w:p w14:paraId="6B4B91FE"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đến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từ</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sách</w:t>
      </w:r>
      <w:proofErr w:type="spellEnd"/>
      <w:r w:rsidRPr="00100486">
        <w:rPr>
          <w:rFonts w:ascii="Times New Roman" w:eastAsia="Times New Roman" w:hAnsi="Times New Roman" w:cs="Times New Roman"/>
          <w:sz w:val="24"/>
          <w:szCs w:val="24"/>
        </w:rPr>
        <w:t>.</w:t>
      </w:r>
    </w:p>
    <w:p w14:paraId="4D2CB396"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thành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từ</w:t>
      </w:r>
      <w:proofErr w:type="spellEnd"/>
      <w:r w:rsidRPr="00100486">
        <w:rPr>
          <w:rFonts w:ascii="Times New Roman" w:eastAsia="Times New Roman" w:hAnsi="Times New Roman" w:cs="Times New Roman"/>
          <w:sz w:val="24"/>
          <w:szCs w:val="24"/>
        </w:rPr>
        <w:t>:</w:t>
      </w:r>
    </w:p>
    <w:p w14:paraId="46F25423" w14:textId="77777777" w:rsidR="00100486" w:rsidRPr="00100486" w:rsidRDefault="00100486">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w:t>
      </w:r>
    </w:p>
    <w:p w14:paraId="5992A9F7" w14:textId="77777777" w:rsidR="00100486" w:rsidRPr="00100486" w:rsidRDefault="0010048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Kinh </w:t>
      </w:r>
      <w:proofErr w:type="spellStart"/>
      <w:r w:rsidRPr="00100486">
        <w:rPr>
          <w:rFonts w:ascii="Times New Roman" w:eastAsia="Times New Roman" w:hAnsi="Times New Roman" w:cs="Times New Roman"/>
          <w:sz w:val="24"/>
          <w:szCs w:val="24"/>
        </w:rPr>
        <w:t>nghiệm</w:t>
      </w:r>
      <w:proofErr w:type="spellEnd"/>
      <w:r w:rsidRPr="00100486">
        <w:rPr>
          <w:rFonts w:ascii="Times New Roman" w:eastAsia="Times New Roman" w:hAnsi="Times New Roman" w:cs="Times New Roman"/>
          <w:sz w:val="24"/>
          <w:szCs w:val="24"/>
        </w:rPr>
        <w:t xml:space="preserve"> Consultant.</w:t>
      </w:r>
    </w:p>
    <w:p w14:paraId="6A8F4E1B" w14:textId="77777777" w:rsidR="00100486" w:rsidRPr="00100486" w:rsidRDefault="00100486">
      <w:pPr>
        <w:numPr>
          <w:ilvl w:val="0"/>
          <w:numId w:val="6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Phản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hồi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w:t>
      </w:r>
    </w:p>
    <w:p w14:paraId="16B458CC" w14:textId="77777777" w:rsidR="00100486" w:rsidRPr="00100486" w:rsidRDefault="0010048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Case Study.</w:t>
      </w:r>
    </w:p>
    <w:p w14:paraId="1FBF4EAC" w14:textId="77777777" w:rsidR="00100486" w:rsidRPr="00100486" w:rsidRDefault="0010048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Những </w:t>
      </w:r>
      <w:proofErr w:type="spellStart"/>
      <w:r w:rsidRPr="00100486">
        <w:rPr>
          <w:rFonts w:ascii="Times New Roman" w:eastAsia="Times New Roman" w:hAnsi="Times New Roman" w:cs="Times New Roman"/>
          <w:sz w:val="24"/>
          <w:szCs w:val="24"/>
        </w:rPr>
        <w:t>bài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học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sau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mỗi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w:t>
      </w:r>
    </w:p>
    <w:p w14:paraId="0939D7AE"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lưu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trữ</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dưới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dạng</w:t>
      </w:r>
      <w:proofErr w:type="spellEnd"/>
      <w:r w:rsidRPr="00100486">
        <w:rPr>
          <w:rFonts w:ascii="Times New Roman" w:eastAsia="Times New Roman" w:hAnsi="Times New Roman" w:cs="Times New Roman"/>
          <w:sz w:val="24"/>
          <w:szCs w:val="24"/>
        </w:rPr>
        <w:t>:</w:t>
      </w:r>
    </w:p>
    <w:p w14:paraId="0B13F4B9" w14:textId="77777777" w:rsidR="00100486" w:rsidRPr="00100486" w:rsidRDefault="001004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Consultant Notes.</w:t>
      </w:r>
    </w:p>
    <w:p w14:paraId="17A00DC3" w14:textId="77777777" w:rsidR="00100486" w:rsidRPr="00100486" w:rsidRDefault="001004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Case Study.</w:t>
      </w:r>
    </w:p>
    <w:p w14:paraId="723CC049" w14:textId="77777777" w:rsidR="00100486" w:rsidRPr="00100486" w:rsidRDefault="001004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SOP.</w:t>
      </w:r>
    </w:p>
    <w:p w14:paraId="1FA9B78B" w14:textId="77777777" w:rsidR="00100486" w:rsidRPr="00100486" w:rsidRDefault="001004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Best Practice.</w:t>
      </w:r>
    </w:p>
    <w:p w14:paraId="4CF30F42" w14:textId="77777777" w:rsidR="00100486" w:rsidRPr="00100486" w:rsidRDefault="001004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Lessons Learned.</w:t>
      </w:r>
    </w:p>
    <w:p w14:paraId="239D46EC" w14:textId="77777777" w:rsidR="00100486" w:rsidRPr="00100486" w:rsidRDefault="0010048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Knowledge Base.</w:t>
      </w:r>
    </w:p>
    <w:p w14:paraId="63B68D72"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sao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chép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nhất</w:t>
      </w:r>
      <w:proofErr w:type="spellEnd"/>
      <w:r w:rsidRPr="00100486">
        <w:rPr>
          <w:rFonts w:ascii="Times New Roman" w:eastAsia="Times New Roman" w:hAnsi="Times New Roman" w:cs="Times New Roman"/>
          <w:sz w:val="24"/>
          <w:szCs w:val="24"/>
        </w:rPr>
        <w:t>.</w:t>
      </w:r>
    </w:p>
    <w:p w14:paraId="2B95E380"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00486">
        <w:rPr>
          <w:rFonts w:ascii="Times New Roman" w:eastAsia="Times New Roman" w:hAnsi="Times New Roman" w:cs="Times New Roman"/>
          <w:b/>
          <w:bCs/>
          <w:kern w:val="36"/>
          <w:sz w:val="48"/>
          <w:szCs w:val="48"/>
        </w:rPr>
        <w:t>Tầng</w:t>
      </w:r>
      <w:proofErr w:type="spellEnd"/>
      <w:r w:rsidRPr="00100486">
        <w:rPr>
          <w:rFonts w:ascii="Times New Roman" w:eastAsia="Times New Roman" w:hAnsi="Times New Roman" w:cs="Times New Roman"/>
          <w:b/>
          <w:bCs/>
          <w:kern w:val="36"/>
          <w:sz w:val="48"/>
          <w:szCs w:val="48"/>
        </w:rPr>
        <w:t xml:space="preserve"> 2 – Phương </w:t>
      </w:r>
      <w:proofErr w:type="spellStart"/>
      <w:r w:rsidRPr="00100486">
        <w:rPr>
          <w:rFonts w:ascii="Times New Roman" w:eastAsia="Times New Roman" w:hAnsi="Times New Roman" w:cs="Times New Roman"/>
          <w:b/>
          <w:bCs/>
          <w:kern w:val="36"/>
          <w:sz w:val="48"/>
          <w:szCs w:val="48"/>
        </w:rPr>
        <w:t>pháp</w:t>
      </w:r>
      <w:proofErr w:type="spellEnd"/>
      <w:r w:rsidRPr="00100486">
        <w:rPr>
          <w:rFonts w:ascii="Times New Roman" w:eastAsia="Times New Roman" w:hAnsi="Times New Roman" w:cs="Times New Roman"/>
          <w:b/>
          <w:bCs/>
          <w:kern w:val="36"/>
          <w:sz w:val="48"/>
          <w:szCs w:val="48"/>
        </w:rPr>
        <w:t xml:space="preserve"> (Methodology)</w:t>
      </w:r>
    </w:p>
    <w:p w14:paraId="30456E42"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Khi 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đủ</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nhiều</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sẽ</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thành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w:t>
      </w:r>
    </w:p>
    <w:p w14:paraId="72A39BC3"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Ví</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w:t>
      </w:r>
      <w:proofErr w:type="spellEnd"/>
      <w:r w:rsidRPr="00100486">
        <w:rPr>
          <w:rFonts w:ascii="Times New Roman" w:eastAsia="Times New Roman" w:hAnsi="Times New Roman" w:cs="Times New Roman"/>
          <w:sz w:val="24"/>
          <w:szCs w:val="24"/>
        </w:rPr>
        <w:t>:</w:t>
      </w:r>
    </w:p>
    <w:p w14:paraId="099B741D" w14:textId="77777777" w:rsidR="00100486" w:rsidRPr="00100486" w:rsidRDefault="001004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lastRenderedPageBreak/>
        <w:t>TPS Canvas.</w:t>
      </w:r>
    </w:p>
    <w:p w14:paraId="2BC24225" w14:textId="77777777" w:rsidR="00100486" w:rsidRPr="00100486" w:rsidRDefault="001004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Business Discovery.</w:t>
      </w:r>
    </w:p>
    <w:p w14:paraId="56705577" w14:textId="77777777" w:rsidR="00100486" w:rsidRPr="00100486" w:rsidRDefault="001004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Business Diagnosis.</w:t>
      </w:r>
    </w:p>
    <w:p w14:paraId="2E8B8FC5" w14:textId="77777777" w:rsidR="00100486" w:rsidRPr="00100486" w:rsidRDefault="001004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Transformation Roadmap.</w:t>
      </w:r>
    </w:p>
    <w:p w14:paraId="3B1754BB" w14:textId="77777777" w:rsidR="00100486" w:rsidRPr="00100486" w:rsidRDefault="001004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Consultant Workbook.</w:t>
      </w:r>
    </w:p>
    <w:p w14:paraId="091A4D73" w14:textId="77777777" w:rsidR="00100486" w:rsidRPr="00100486" w:rsidRDefault="0010048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Delivery Framework.</w:t>
      </w:r>
    </w:p>
    <w:p w14:paraId="5119DB24"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Phương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mọi</w:t>
      </w:r>
      <w:proofErr w:type="spellEnd"/>
      <w:r w:rsidRPr="00100486">
        <w:rPr>
          <w:rFonts w:ascii="Times New Roman" w:eastAsia="Times New Roman" w:hAnsi="Times New Roman" w:cs="Times New Roman"/>
          <w:sz w:val="24"/>
          <w:szCs w:val="24"/>
        </w:rPr>
        <w:t xml:space="preserve"> Consultant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cùng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w:t>
      </w:r>
    </w:p>
    <w:p w14:paraId="4F00820B"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00486">
        <w:rPr>
          <w:rFonts w:ascii="Times New Roman" w:eastAsia="Times New Roman" w:hAnsi="Times New Roman" w:cs="Times New Roman"/>
          <w:b/>
          <w:bCs/>
          <w:kern w:val="36"/>
          <w:sz w:val="48"/>
          <w:szCs w:val="48"/>
        </w:rPr>
        <w:t>Tầng</w:t>
      </w:r>
      <w:proofErr w:type="spellEnd"/>
      <w:r w:rsidRPr="00100486">
        <w:rPr>
          <w:rFonts w:ascii="Times New Roman" w:eastAsia="Times New Roman" w:hAnsi="Times New Roman" w:cs="Times New Roman"/>
          <w:b/>
          <w:bCs/>
          <w:kern w:val="36"/>
          <w:sz w:val="48"/>
          <w:szCs w:val="48"/>
        </w:rPr>
        <w:t xml:space="preserve"> 3 – </w:t>
      </w:r>
      <w:proofErr w:type="spellStart"/>
      <w:r w:rsidRPr="00100486">
        <w:rPr>
          <w:rFonts w:ascii="Times New Roman" w:eastAsia="Times New Roman" w:hAnsi="Times New Roman" w:cs="Times New Roman"/>
          <w:b/>
          <w:bCs/>
          <w:kern w:val="36"/>
          <w:sz w:val="48"/>
          <w:szCs w:val="48"/>
        </w:rPr>
        <w:t>Dịch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vụ</w:t>
      </w:r>
      <w:proofErr w:type="spellEnd"/>
      <w:r w:rsidRPr="00100486">
        <w:rPr>
          <w:rFonts w:ascii="Times New Roman" w:eastAsia="Times New Roman" w:hAnsi="Times New Roman" w:cs="Times New Roman"/>
          <w:b/>
          <w:bCs/>
          <w:kern w:val="36"/>
          <w:sz w:val="48"/>
          <w:szCs w:val="48"/>
        </w:rPr>
        <w:t xml:space="preserve"> (Service)</w:t>
      </w:r>
    </w:p>
    <w:p w14:paraId="6189B962"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Dịch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vụ</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dụng</w:t>
      </w:r>
      <w:proofErr w:type="spellEnd"/>
      <w:r w:rsidRPr="00100486">
        <w:rPr>
          <w:rFonts w:ascii="Times New Roman" w:eastAsia="Times New Roman" w:hAnsi="Times New Roman" w:cs="Times New Roman"/>
          <w:sz w:val="24"/>
          <w:szCs w:val="24"/>
        </w:rPr>
        <w:t>.</w:t>
      </w:r>
    </w:p>
    <w:p w14:paraId="7B99D930"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Ví</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w:t>
      </w:r>
      <w:proofErr w:type="spellEnd"/>
      <w:r w:rsidRPr="00100486">
        <w:rPr>
          <w:rFonts w:ascii="Times New Roman" w:eastAsia="Times New Roman" w:hAnsi="Times New Roman" w:cs="Times New Roman"/>
          <w:sz w:val="24"/>
          <w:szCs w:val="24"/>
        </w:rPr>
        <w:t>:</w:t>
      </w:r>
    </w:p>
    <w:p w14:paraId="582DF88D"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Business Discovery</w:t>
      </w:r>
    </w:p>
    <w:p w14:paraId="76A52BA3"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3987F411"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Business Diagnosis</w:t>
      </w:r>
    </w:p>
    <w:p w14:paraId="2FAB00BA"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4E479D29"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Transformation Project</w:t>
      </w:r>
    </w:p>
    <w:p w14:paraId="2C651393"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3CACB489"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Coaching</w:t>
      </w:r>
    </w:p>
    <w:p w14:paraId="4896C635"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5B3EC24F"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Training</w:t>
      </w:r>
    </w:p>
    <w:p w14:paraId="11B12F7D"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55777945"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Project Delivery</w:t>
      </w:r>
    </w:p>
    <w:p w14:paraId="63742202"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hàng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mua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liệu</w:t>
      </w:r>
      <w:proofErr w:type="spellEnd"/>
      <w:r w:rsidRPr="00100486">
        <w:rPr>
          <w:rFonts w:ascii="Times New Roman" w:eastAsia="Times New Roman" w:hAnsi="Times New Roman" w:cs="Times New Roman"/>
          <w:sz w:val="24"/>
          <w:szCs w:val="24"/>
        </w:rPr>
        <w:t>.</w:t>
      </w:r>
    </w:p>
    <w:p w14:paraId="15CD15B8" w14:textId="57B49741" w:rsidR="00100486" w:rsidRPr="00100486" w:rsidRDefault="00100486" w:rsidP="00EC1B98">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hàng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mua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quả</w:t>
      </w:r>
      <w:proofErr w:type="spellEnd"/>
      <w:r w:rsidRPr="00100486">
        <w:rPr>
          <w:rFonts w:ascii="Times New Roman" w:eastAsia="Times New Roman" w:hAnsi="Times New Roman" w:cs="Times New Roman"/>
          <w:sz w:val="24"/>
          <w:szCs w:val="24"/>
        </w:rPr>
        <w:t>.</w:t>
      </w:r>
    </w:p>
    <w:p w14:paraId="77C6EEA9"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00486">
        <w:rPr>
          <w:rFonts w:ascii="Times New Roman" w:eastAsia="Times New Roman" w:hAnsi="Times New Roman" w:cs="Times New Roman"/>
          <w:b/>
          <w:bCs/>
          <w:kern w:val="36"/>
          <w:sz w:val="48"/>
          <w:szCs w:val="48"/>
        </w:rPr>
        <w:t>Tầng</w:t>
      </w:r>
      <w:proofErr w:type="spellEnd"/>
      <w:r w:rsidRPr="00100486">
        <w:rPr>
          <w:rFonts w:ascii="Times New Roman" w:eastAsia="Times New Roman" w:hAnsi="Times New Roman" w:cs="Times New Roman"/>
          <w:b/>
          <w:bCs/>
          <w:kern w:val="36"/>
          <w:sz w:val="48"/>
          <w:szCs w:val="48"/>
        </w:rPr>
        <w:t xml:space="preserve"> 4 – </w:t>
      </w:r>
      <w:proofErr w:type="spellStart"/>
      <w:r w:rsidRPr="00100486">
        <w:rPr>
          <w:rFonts w:ascii="Times New Roman" w:eastAsia="Times New Roman" w:hAnsi="Times New Roman" w:cs="Times New Roman"/>
          <w:b/>
          <w:bCs/>
          <w:kern w:val="36"/>
          <w:sz w:val="48"/>
          <w:szCs w:val="48"/>
        </w:rPr>
        <w:t>Nền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tảng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số</w:t>
      </w:r>
      <w:proofErr w:type="spellEnd"/>
      <w:r w:rsidRPr="00100486">
        <w:rPr>
          <w:rFonts w:ascii="Times New Roman" w:eastAsia="Times New Roman" w:hAnsi="Times New Roman" w:cs="Times New Roman"/>
          <w:b/>
          <w:bCs/>
          <w:kern w:val="36"/>
          <w:sz w:val="48"/>
          <w:szCs w:val="48"/>
        </w:rPr>
        <w:t xml:space="preserve"> (Platform)</w:t>
      </w:r>
    </w:p>
    <w:p w14:paraId="25BEB9CA"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Khi </w:t>
      </w: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ổn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sẽ</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w:t>
      </w:r>
    </w:p>
    <w:p w14:paraId="20EA3F8B"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lastRenderedPageBreak/>
        <w:t>Ví</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w:t>
      </w:r>
      <w:proofErr w:type="spellEnd"/>
      <w:r w:rsidRPr="00100486">
        <w:rPr>
          <w:rFonts w:ascii="Times New Roman" w:eastAsia="Times New Roman" w:hAnsi="Times New Roman" w:cs="Times New Roman"/>
          <w:sz w:val="24"/>
          <w:szCs w:val="24"/>
        </w:rPr>
        <w:t>:</w:t>
      </w:r>
    </w:p>
    <w:p w14:paraId="55948412"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TPS Canvas</w:t>
      </w:r>
    </w:p>
    <w:p w14:paraId="3D9B98CE"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1541F0C1"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Business Discovery Workspace</w:t>
      </w:r>
    </w:p>
    <w:p w14:paraId="1DBDCE65"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15A3A799"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Roadmap Generator</w:t>
      </w:r>
    </w:p>
    <w:p w14:paraId="4261672F"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2DC03E4E"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Knowledge Base</w:t>
      </w:r>
    </w:p>
    <w:p w14:paraId="43231412"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w:t>
      </w:r>
    </w:p>
    <w:p w14:paraId="33C5D94C" w14:textId="77777777" w:rsidR="00100486" w:rsidRPr="00100486" w:rsidRDefault="00100486" w:rsidP="00EC1B98">
      <w:pPr>
        <w:spacing w:before="100" w:beforeAutospacing="1" w:after="100" w:afterAutospacing="1" w:line="240" w:lineRule="auto"/>
        <w:jc w:val="center"/>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Business Consulting OS</w:t>
      </w:r>
    </w:p>
    <w:p w14:paraId="482DFB8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Lúc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w:t>
      </w:r>
    </w:p>
    <w:p w14:paraId="2716FF06" w14:textId="77777777" w:rsidR="00100486" w:rsidRPr="00100486" w:rsidRDefault="00100486">
      <w:pPr>
        <w:numPr>
          <w:ilvl w:val="0"/>
          <w:numId w:val="7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Giảm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gian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w:t>
      </w:r>
    </w:p>
    <w:p w14:paraId="38425DA0" w14:textId="77777777" w:rsidR="00100486" w:rsidRPr="00100486" w:rsidRDefault="00100486">
      <w:pPr>
        <w:numPr>
          <w:ilvl w:val="0"/>
          <w:numId w:val="7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dữ</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liệu</w:t>
      </w:r>
      <w:proofErr w:type="spellEnd"/>
      <w:r w:rsidRPr="00100486">
        <w:rPr>
          <w:rFonts w:ascii="Times New Roman" w:eastAsia="Times New Roman" w:hAnsi="Times New Roman" w:cs="Times New Roman"/>
          <w:sz w:val="24"/>
          <w:szCs w:val="24"/>
        </w:rPr>
        <w:t>.</w:t>
      </w:r>
    </w:p>
    <w:p w14:paraId="650E91CC" w14:textId="77777777" w:rsidR="00100486" w:rsidRPr="00100486" w:rsidRDefault="0010048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Quản </w:t>
      </w:r>
      <w:proofErr w:type="spellStart"/>
      <w:r w:rsidRPr="00100486">
        <w:rPr>
          <w:rFonts w:ascii="Times New Roman" w:eastAsia="Times New Roman" w:hAnsi="Times New Roman" w:cs="Times New Roman"/>
          <w:sz w:val="24"/>
          <w:szCs w:val="24"/>
        </w:rPr>
        <w:t>lý</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w:t>
      </w:r>
    </w:p>
    <w:p w14:paraId="7AFC34AB" w14:textId="77777777" w:rsidR="00100486" w:rsidRPr="00100486" w:rsidRDefault="00100486">
      <w:pPr>
        <w:numPr>
          <w:ilvl w:val="0"/>
          <w:numId w:val="7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r w:rsidRPr="00100486">
        <w:rPr>
          <w:rFonts w:ascii="Times New Roman" w:eastAsia="Times New Roman" w:hAnsi="Times New Roman" w:cs="Times New Roman"/>
          <w:sz w:val="24"/>
          <w:szCs w:val="24"/>
        </w:rPr>
        <w:t>.</w:t>
      </w:r>
    </w:p>
    <w:p w14:paraId="42419636"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5.3. </w:t>
      </w:r>
      <w:proofErr w:type="spellStart"/>
      <w:r w:rsidRPr="00100486">
        <w:rPr>
          <w:rFonts w:ascii="Times New Roman" w:eastAsia="Times New Roman" w:hAnsi="Times New Roman" w:cs="Times New Roman"/>
          <w:b/>
          <w:bCs/>
          <w:kern w:val="36"/>
          <w:sz w:val="48"/>
          <w:szCs w:val="48"/>
        </w:rPr>
        <w:t>Chiến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lược</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phát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triển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năng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lực</w:t>
      </w:r>
      <w:proofErr w:type="spellEnd"/>
    </w:p>
    <w:p w14:paraId="692C7B5E"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Trong </w:t>
      </w:r>
      <w:proofErr w:type="spellStart"/>
      <w:r w:rsidRPr="00100486">
        <w:rPr>
          <w:rFonts w:ascii="Times New Roman" w:eastAsia="Times New Roman" w:hAnsi="Times New Roman" w:cs="Times New Roman"/>
          <w:sz w:val="24"/>
          <w:szCs w:val="24"/>
        </w:rPr>
        <w:t>ba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đầu</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tập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trung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nhóm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cốt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lõi</w:t>
      </w:r>
      <w:proofErr w:type="spellEnd"/>
      <w:r w:rsidRPr="00100486">
        <w:rPr>
          <w:rFonts w:ascii="Times New Roman" w:eastAsia="Times New Roman" w:hAnsi="Times New Roman" w:cs="Times New Roman"/>
          <w:sz w:val="24"/>
          <w:szCs w:val="24"/>
        </w:rPr>
        <w:t>.</w:t>
      </w:r>
    </w:p>
    <w:p w14:paraId="6A85B89C"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00486">
        <w:rPr>
          <w:rFonts w:ascii="Times New Roman" w:eastAsia="Times New Roman" w:hAnsi="Times New Roman" w:cs="Times New Roman"/>
          <w:b/>
          <w:bCs/>
          <w:sz w:val="36"/>
          <w:szCs w:val="36"/>
        </w:rPr>
        <w:t>Năng</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lực</w:t>
      </w:r>
      <w:proofErr w:type="spellEnd"/>
      <w:r w:rsidRPr="00100486">
        <w:rPr>
          <w:rFonts w:ascii="Times New Roman" w:eastAsia="Times New Roman" w:hAnsi="Times New Roman" w:cs="Times New Roman"/>
          <w:b/>
          <w:bCs/>
          <w:sz w:val="36"/>
          <w:szCs w:val="36"/>
        </w:rPr>
        <w:t xml:space="preserve"> 1</w:t>
      </w:r>
    </w:p>
    <w:p w14:paraId="2708355B" w14:textId="77777777" w:rsidR="00100486" w:rsidRPr="00100486" w:rsidRDefault="00100486" w:rsidP="00100486">
      <w:pPr>
        <w:spacing w:before="100" w:beforeAutospacing="1" w:after="100" w:afterAutospacing="1" w:line="240" w:lineRule="auto"/>
        <w:outlineLvl w:val="2"/>
        <w:rPr>
          <w:rFonts w:ascii="Times New Roman" w:eastAsia="Times New Roman" w:hAnsi="Times New Roman" w:cs="Times New Roman"/>
          <w:b/>
          <w:bCs/>
          <w:sz w:val="27"/>
          <w:szCs w:val="27"/>
        </w:rPr>
      </w:pPr>
      <w:r w:rsidRPr="00100486">
        <w:rPr>
          <w:rFonts w:ascii="Times New Roman" w:eastAsia="Times New Roman" w:hAnsi="Times New Roman" w:cs="Times New Roman"/>
          <w:b/>
          <w:bCs/>
          <w:sz w:val="27"/>
          <w:szCs w:val="27"/>
        </w:rPr>
        <w:t>Business Consulting</w:t>
      </w:r>
    </w:p>
    <w:p w14:paraId="00F3A121"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w:t>
      </w:r>
    </w:p>
    <w:p w14:paraId="1D7923E4" w14:textId="77777777" w:rsidR="00100486" w:rsidRPr="00100486" w:rsidRDefault="00100486">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Khảo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w:t>
      </w:r>
    </w:p>
    <w:p w14:paraId="4B629E72" w14:textId="77777777" w:rsidR="00100486" w:rsidRPr="00100486" w:rsidRDefault="00100486">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Phân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tích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vấn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đề</w:t>
      </w:r>
      <w:proofErr w:type="spellEnd"/>
      <w:r w:rsidRPr="00100486">
        <w:rPr>
          <w:rFonts w:ascii="Times New Roman" w:eastAsia="Times New Roman" w:hAnsi="Times New Roman" w:cs="Times New Roman"/>
          <w:sz w:val="24"/>
          <w:szCs w:val="24"/>
        </w:rPr>
        <w:t>.</w:t>
      </w:r>
    </w:p>
    <w:p w14:paraId="21655EBC" w14:textId="77777777" w:rsidR="00100486" w:rsidRPr="00100486" w:rsidRDefault="00100486">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Xác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nguyên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nhân</w:t>
      </w:r>
      <w:proofErr w:type="spellEnd"/>
      <w:r w:rsidRPr="00100486">
        <w:rPr>
          <w:rFonts w:ascii="Times New Roman" w:eastAsia="Times New Roman" w:hAnsi="Times New Roman" w:cs="Times New Roman"/>
          <w:sz w:val="24"/>
          <w:szCs w:val="24"/>
        </w:rPr>
        <w:t>.</w:t>
      </w:r>
    </w:p>
    <w:p w14:paraId="48F00FE3" w14:textId="77777777" w:rsidR="00100486" w:rsidRPr="00100486" w:rsidRDefault="00100486">
      <w:pPr>
        <w:numPr>
          <w:ilvl w:val="0"/>
          <w:numId w:val="71"/>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lộ</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w:t>
      </w:r>
    </w:p>
    <w:p w14:paraId="3C9E5D2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w:t>
      </w:r>
    </w:p>
    <w:p w14:paraId="0ED053D8"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00486">
        <w:rPr>
          <w:rFonts w:ascii="Times New Roman" w:eastAsia="Times New Roman" w:hAnsi="Times New Roman" w:cs="Times New Roman"/>
          <w:b/>
          <w:bCs/>
          <w:sz w:val="36"/>
          <w:szCs w:val="36"/>
        </w:rPr>
        <w:lastRenderedPageBreak/>
        <w:t>Năng</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lực</w:t>
      </w:r>
      <w:proofErr w:type="spellEnd"/>
      <w:r w:rsidRPr="00100486">
        <w:rPr>
          <w:rFonts w:ascii="Times New Roman" w:eastAsia="Times New Roman" w:hAnsi="Times New Roman" w:cs="Times New Roman"/>
          <w:b/>
          <w:bCs/>
          <w:sz w:val="36"/>
          <w:szCs w:val="36"/>
        </w:rPr>
        <w:t xml:space="preserve"> 2</w:t>
      </w:r>
    </w:p>
    <w:p w14:paraId="692D4229" w14:textId="77777777" w:rsidR="00100486" w:rsidRPr="00100486" w:rsidRDefault="00100486" w:rsidP="00100486">
      <w:pPr>
        <w:spacing w:before="100" w:beforeAutospacing="1" w:after="100" w:afterAutospacing="1" w:line="240" w:lineRule="auto"/>
        <w:outlineLvl w:val="2"/>
        <w:rPr>
          <w:rFonts w:ascii="Times New Roman" w:eastAsia="Times New Roman" w:hAnsi="Times New Roman" w:cs="Times New Roman"/>
          <w:b/>
          <w:bCs/>
          <w:sz w:val="27"/>
          <w:szCs w:val="27"/>
        </w:rPr>
      </w:pPr>
      <w:r w:rsidRPr="00100486">
        <w:rPr>
          <w:rFonts w:ascii="Times New Roman" w:eastAsia="Times New Roman" w:hAnsi="Times New Roman" w:cs="Times New Roman"/>
          <w:b/>
          <w:bCs/>
          <w:sz w:val="27"/>
          <w:szCs w:val="27"/>
        </w:rPr>
        <w:t>Problem Solving</w:t>
      </w:r>
    </w:p>
    <w:p w14:paraId="084FFDAF"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w:t>
      </w:r>
    </w:p>
    <w:p w14:paraId="7FC3CD6E" w14:textId="77777777" w:rsidR="00100486" w:rsidRPr="00100486" w:rsidRDefault="00100486">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Phân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tích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toán</w:t>
      </w:r>
      <w:proofErr w:type="spellEnd"/>
      <w:r w:rsidRPr="00100486">
        <w:rPr>
          <w:rFonts w:ascii="Times New Roman" w:eastAsia="Times New Roman" w:hAnsi="Times New Roman" w:cs="Times New Roman"/>
          <w:sz w:val="24"/>
          <w:szCs w:val="24"/>
        </w:rPr>
        <w:t>.</w:t>
      </w:r>
    </w:p>
    <w:p w14:paraId="15ACF145" w14:textId="77777777" w:rsidR="00100486" w:rsidRPr="00100486" w:rsidRDefault="00100486">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Thiết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kế</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w:t>
      </w:r>
    </w:p>
    <w:p w14:paraId="26B0A4BB" w14:textId="77777777" w:rsidR="00100486" w:rsidRPr="00100486" w:rsidRDefault="00100486">
      <w:pPr>
        <w:numPr>
          <w:ilvl w:val="0"/>
          <w:numId w:val="72"/>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w:t>
      </w:r>
    </w:p>
    <w:p w14:paraId="61AC6A68"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biệt</w:t>
      </w:r>
      <w:proofErr w:type="spellEnd"/>
      <w:r w:rsidRPr="00100486">
        <w:rPr>
          <w:rFonts w:ascii="Times New Roman" w:eastAsia="Times New Roman" w:hAnsi="Times New Roman" w:cs="Times New Roman"/>
          <w:sz w:val="24"/>
          <w:szCs w:val="24"/>
        </w:rPr>
        <w:t>.</w:t>
      </w:r>
    </w:p>
    <w:p w14:paraId="3E0CED01"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00486">
        <w:rPr>
          <w:rFonts w:ascii="Times New Roman" w:eastAsia="Times New Roman" w:hAnsi="Times New Roman" w:cs="Times New Roman"/>
          <w:b/>
          <w:bCs/>
          <w:sz w:val="36"/>
          <w:szCs w:val="36"/>
        </w:rPr>
        <w:t>Năng</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lực</w:t>
      </w:r>
      <w:proofErr w:type="spellEnd"/>
      <w:r w:rsidRPr="00100486">
        <w:rPr>
          <w:rFonts w:ascii="Times New Roman" w:eastAsia="Times New Roman" w:hAnsi="Times New Roman" w:cs="Times New Roman"/>
          <w:b/>
          <w:bCs/>
          <w:sz w:val="36"/>
          <w:szCs w:val="36"/>
        </w:rPr>
        <w:t xml:space="preserve"> 3</w:t>
      </w:r>
    </w:p>
    <w:p w14:paraId="10ED0520" w14:textId="77777777" w:rsidR="00100486" w:rsidRPr="00100486" w:rsidRDefault="00100486" w:rsidP="00100486">
      <w:pPr>
        <w:spacing w:before="100" w:beforeAutospacing="1" w:after="100" w:afterAutospacing="1" w:line="240" w:lineRule="auto"/>
        <w:outlineLvl w:val="2"/>
        <w:rPr>
          <w:rFonts w:ascii="Times New Roman" w:eastAsia="Times New Roman" w:hAnsi="Times New Roman" w:cs="Times New Roman"/>
          <w:b/>
          <w:bCs/>
          <w:sz w:val="27"/>
          <w:szCs w:val="27"/>
        </w:rPr>
      </w:pPr>
      <w:r w:rsidRPr="00100486">
        <w:rPr>
          <w:rFonts w:ascii="Times New Roman" w:eastAsia="Times New Roman" w:hAnsi="Times New Roman" w:cs="Times New Roman"/>
          <w:b/>
          <w:bCs/>
          <w:sz w:val="27"/>
          <w:szCs w:val="27"/>
        </w:rPr>
        <w:t>Knowledge Management</w:t>
      </w:r>
    </w:p>
    <w:p w14:paraId="6FEA5438"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w:t>
      </w:r>
    </w:p>
    <w:p w14:paraId="0BADE002" w14:textId="77777777" w:rsidR="00100486" w:rsidRPr="00100486" w:rsidRDefault="00100486">
      <w:pPr>
        <w:numPr>
          <w:ilvl w:val="0"/>
          <w:numId w:val="73"/>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liệu</w:t>
      </w:r>
      <w:proofErr w:type="spellEnd"/>
      <w:r w:rsidRPr="00100486">
        <w:rPr>
          <w:rFonts w:ascii="Times New Roman" w:eastAsia="Times New Roman" w:hAnsi="Times New Roman" w:cs="Times New Roman"/>
          <w:sz w:val="24"/>
          <w:szCs w:val="24"/>
        </w:rPr>
        <w:t>.</w:t>
      </w:r>
    </w:p>
    <w:p w14:paraId="2877635A" w14:textId="77777777" w:rsidR="00100486" w:rsidRPr="00100486" w:rsidRDefault="0010048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Lưu </w:t>
      </w:r>
      <w:proofErr w:type="spellStart"/>
      <w:r w:rsidRPr="00100486">
        <w:rPr>
          <w:rFonts w:ascii="Times New Roman" w:eastAsia="Times New Roman" w:hAnsi="Times New Roman" w:cs="Times New Roman"/>
          <w:sz w:val="24"/>
          <w:szCs w:val="24"/>
        </w:rPr>
        <w:t>trữ</w:t>
      </w:r>
      <w:proofErr w:type="spellEnd"/>
      <w:r w:rsidRPr="00100486">
        <w:rPr>
          <w:rFonts w:ascii="Times New Roman" w:eastAsia="Times New Roman" w:hAnsi="Times New Roman" w:cs="Times New Roman"/>
          <w:sz w:val="24"/>
          <w:szCs w:val="24"/>
        </w:rPr>
        <w:t xml:space="preserve"> 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w:t>
      </w:r>
    </w:p>
    <w:p w14:paraId="072B3722" w14:textId="77777777" w:rsidR="00100486" w:rsidRPr="00100486" w:rsidRDefault="0010048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Tái </w:t>
      </w:r>
      <w:proofErr w:type="spellStart"/>
      <w:r w:rsidRPr="00100486">
        <w:rPr>
          <w:rFonts w:ascii="Times New Roman" w:eastAsia="Times New Roman" w:hAnsi="Times New Roman" w:cs="Times New Roman"/>
          <w:sz w:val="24"/>
          <w:szCs w:val="24"/>
        </w:rPr>
        <w:t>sử</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nghiệm</w:t>
      </w:r>
      <w:proofErr w:type="spellEnd"/>
      <w:r w:rsidRPr="00100486">
        <w:rPr>
          <w:rFonts w:ascii="Times New Roman" w:eastAsia="Times New Roman" w:hAnsi="Times New Roman" w:cs="Times New Roman"/>
          <w:sz w:val="24"/>
          <w:szCs w:val="24"/>
        </w:rPr>
        <w:t>.</w:t>
      </w:r>
    </w:p>
    <w:p w14:paraId="1FEED91D"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sau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mỗi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w:t>
      </w:r>
    </w:p>
    <w:p w14:paraId="48621AA6"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00486">
        <w:rPr>
          <w:rFonts w:ascii="Times New Roman" w:eastAsia="Times New Roman" w:hAnsi="Times New Roman" w:cs="Times New Roman"/>
          <w:b/>
          <w:bCs/>
          <w:sz w:val="36"/>
          <w:szCs w:val="36"/>
        </w:rPr>
        <w:t>Năng</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lực</w:t>
      </w:r>
      <w:proofErr w:type="spellEnd"/>
      <w:r w:rsidRPr="00100486">
        <w:rPr>
          <w:rFonts w:ascii="Times New Roman" w:eastAsia="Times New Roman" w:hAnsi="Times New Roman" w:cs="Times New Roman"/>
          <w:b/>
          <w:bCs/>
          <w:sz w:val="36"/>
          <w:szCs w:val="36"/>
        </w:rPr>
        <w:t xml:space="preserve"> 4</w:t>
      </w:r>
    </w:p>
    <w:p w14:paraId="76A52F36" w14:textId="77777777" w:rsidR="00100486" w:rsidRPr="00100486" w:rsidRDefault="00100486" w:rsidP="00100486">
      <w:pPr>
        <w:spacing w:before="100" w:beforeAutospacing="1" w:after="100" w:afterAutospacing="1" w:line="240" w:lineRule="auto"/>
        <w:outlineLvl w:val="2"/>
        <w:rPr>
          <w:rFonts w:ascii="Times New Roman" w:eastAsia="Times New Roman" w:hAnsi="Times New Roman" w:cs="Times New Roman"/>
          <w:b/>
          <w:bCs/>
          <w:sz w:val="27"/>
          <w:szCs w:val="27"/>
        </w:rPr>
      </w:pPr>
      <w:r w:rsidRPr="00100486">
        <w:rPr>
          <w:rFonts w:ascii="Times New Roman" w:eastAsia="Times New Roman" w:hAnsi="Times New Roman" w:cs="Times New Roman"/>
          <w:b/>
          <w:bCs/>
          <w:sz w:val="27"/>
          <w:szCs w:val="27"/>
        </w:rPr>
        <w:t>Product Development</w:t>
      </w:r>
    </w:p>
    <w:p w14:paraId="3A1133D0"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w:t>
      </w:r>
    </w:p>
    <w:p w14:paraId="40FD7C84" w14:textId="77777777" w:rsidR="00100486" w:rsidRPr="00100486" w:rsidRDefault="00100486">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Chuyển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thành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w:t>
      </w:r>
    </w:p>
    <w:p w14:paraId="579EB881" w14:textId="77777777" w:rsidR="00100486" w:rsidRPr="00100486" w:rsidRDefault="00100486">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nghiệm</w:t>
      </w:r>
      <w:proofErr w:type="spellEnd"/>
      <w:r w:rsidRPr="00100486">
        <w:rPr>
          <w:rFonts w:ascii="Times New Roman" w:eastAsia="Times New Roman" w:hAnsi="Times New Roman" w:cs="Times New Roman"/>
          <w:sz w:val="24"/>
          <w:szCs w:val="24"/>
        </w:rPr>
        <w:t>.</w:t>
      </w:r>
    </w:p>
    <w:p w14:paraId="7F1923EC" w14:textId="77777777" w:rsidR="00100486" w:rsidRPr="00100486" w:rsidRDefault="00100486">
      <w:pPr>
        <w:numPr>
          <w:ilvl w:val="0"/>
          <w:numId w:val="74"/>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Thiết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kế</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w:t>
      </w:r>
    </w:p>
    <w:p w14:paraId="028406A1"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mô</w:t>
      </w:r>
      <w:proofErr w:type="spellEnd"/>
      <w:r w:rsidRPr="00100486">
        <w:rPr>
          <w:rFonts w:ascii="Times New Roman" w:eastAsia="Times New Roman" w:hAnsi="Times New Roman" w:cs="Times New Roman"/>
          <w:sz w:val="24"/>
          <w:szCs w:val="24"/>
        </w:rPr>
        <w:t>.</w:t>
      </w:r>
    </w:p>
    <w:p w14:paraId="5B852C32"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00486">
        <w:rPr>
          <w:rFonts w:ascii="Times New Roman" w:eastAsia="Times New Roman" w:hAnsi="Times New Roman" w:cs="Times New Roman"/>
          <w:b/>
          <w:bCs/>
          <w:sz w:val="36"/>
          <w:szCs w:val="36"/>
        </w:rPr>
        <w:t>Năng</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lực</w:t>
      </w:r>
      <w:proofErr w:type="spellEnd"/>
      <w:r w:rsidRPr="00100486">
        <w:rPr>
          <w:rFonts w:ascii="Times New Roman" w:eastAsia="Times New Roman" w:hAnsi="Times New Roman" w:cs="Times New Roman"/>
          <w:b/>
          <w:bCs/>
          <w:sz w:val="36"/>
          <w:szCs w:val="36"/>
        </w:rPr>
        <w:t xml:space="preserve"> 5</w:t>
      </w:r>
    </w:p>
    <w:p w14:paraId="1EFD6491" w14:textId="77777777" w:rsidR="00100486" w:rsidRPr="00100486" w:rsidRDefault="00100486" w:rsidP="00100486">
      <w:pPr>
        <w:spacing w:before="100" w:beforeAutospacing="1" w:after="100" w:afterAutospacing="1" w:line="240" w:lineRule="auto"/>
        <w:outlineLvl w:val="2"/>
        <w:rPr>
          <w:rFonts w:ascii="Times New Roman" w:eastAsia="Times New Roman" w:hAnsi="Times New Roman" w:cs="Times New Roman"/>
          <w:b/>
          <w:bCs/>
          <w:sz w:val="27"/>
          <w:szCs w:val="27"/>
        </w:rPr>
      </w:pPr>
      <w:r w:rsidRPr="00100486">
        <w:rPr>
          <w:rFonts w:ascii="Times New Roman" w:eastAsia="Times New Roman" w:hAnsi="Times New Roman" w:cs="Times New Roman"/>
          <w:b/>
          <w:bCs/>
          <w:sz w:val="27"/>
          <w:szCs w:val="27"/>
        </w:rPr>
        <w:t>Ecosystem Development</w:t>
      </w:r>
    </w:p>
    <w:p w14:paraId="7A07BF73"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w:t>
      </w:r>
    </w:p>
    <w:p w14:paraId="1648A880" w14:textId="77777777" w:rsidR="00100486" w:rsidRPr="00100486" w:rsidRDefault="00100486">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w:t>
      </w:r>
    </w:p>
    <w:p w14:paraId="7C74E494" w14:textId="77777777" w:rsidR="00100486" w:rsidRPr="00100486" w:rsidRDefault="00100486">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chuyên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gia</w:t>
      </w:r>
      <w:proofErr w:type="spellEnd"/>
      <w:r w:rsidRPr="00100486">
        <w:rPr>
          <w:rFonts w:ascii="Times New Roman" w:eastAsia="Times New Roman" w:hAnsi="Times New Roman" w:cs="Times New Roman"/>
          <w:sz w:val="24"/>
          <w:szCs w:val="24"/>
        </w:rPr>
        <w:t>.</w:t>
      </w:r>
    </w:p>
    <w:p w14:paraId="2B71F6CE" w14:textId="77777777" w:rsidR="00100486" w:rsidRPr="00100486" w:rsidRDefault="00100486">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lastRenderedPageBreak/>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w:t>
      </w:r>
    </w:p>
    <w:p w14:paraId="4E160C2F" w14:textId="77777777" w:rsidR="00100486" w:rsidRPr="00100486" w:rsidRDefault="00100486">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người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học</w:t>
      </w:r>
      <w:proofErr w:type="spellEnd"/>
      <w:r w:rsidRPr="00100486">
        <w:rPr>
          <w:rFonts w:ascii="Times New Roman" w:eastAsia="Times New Roman" w:hAnsi="Times New Roman" w:cs="Times New Roman"/>
          <w:sz w:val="24"/>
          <w:szCs w:val="24"/>
        </w:rPr>
        <w:t>.</w:t>
      </w:r>
    </w:p>
    <w:p w14:paraId="3EDE4EA0" w14:textId="77777777" w:rsidR="00100486" w:rsidRPr="00100486" w:rsidRDefault="00100486">
      <w:pPr>
        <w:numPr>
          <w:ilvl w:val="0"/>
          <w:numId w:val="75"/>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w:t>
      </w:r>
    </w:p>
    <w:p w14:paraId="717B2B03"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sứ</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mệnh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hạn</w:t>
      </w:r>
      <w:proofErr w:type="spellEnd"/>
      <w:r w:rsidRPr="00100486">
        <w:rPr>
          <w:rFonts w:ascii="Times New Roman" w:eastAsia="Times New Roman" w:hAnsi="Times New Roman" w:cs="Times New Roman"/>
          <w:sz w:val="24"/>
          <w:szCs w:val="24"/>
        </w:rPr>
        <w:t>.</w:t>
      </w:r>
    </w:p>
    <w:p w14:paraId="07A6A548"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5.4. Danh </w:t>
      </w:r>
      <w:proofErr w:type="spellStart"/>
      <w:r w:rsidRPr="00100486">
        <w:rPr>
          <w:rFonts w:ascii="Times New Roman" w:eastAsia="Times New Roman" w:hAnsi="Times New Roman" w:cs="Times New Roman"/>
          <w:b/>
          <w:bCs/>
          <w:kern w:val="36"/>
          <w:sz w:val="48"/>
          <w:szCs w:val="48"/>
        </w:rPr>
        <w:t>mục</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sản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phẩm</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theo</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từng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giai</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đoạn</w:t>
      </w:r>
      <w:proofErr w:type="spellEnd"/>
    </w:p>
    <w:p w14:paraId="1F1F6844"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tất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cùng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lúc</w:t>
      </w:r>
      <w:proofErr w:type="spellEnd"/>
      <w:r w:rsidRPr="00100486">
        <w:rPr>
          <w:rFonts w:ascii="Times New Roman" w:eastAsia="Times New Roman" w:hAnsi="Times New Roman" w:cs="Times New Roman"/>
          <w:sz w:val="24"/>
          <w:szCs w:val="24"/>
        </w:rPr>
        <w:t>.</w:t>
      </w:r>
    </w:p>
    <w:p w14:paraId="12EFB98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Mỗi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giai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đoạn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chỉ</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tập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trung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những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phù</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hợp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2136"/>
        <w:gridCol w:w="6115"/>
      </w:tblGrid>
      <w:tr w:rsidR="00100486" w:rsidRPr="00100486" w14:paraId="0CDC21F0" w14:textId="77777777">
        <w:trPr>
          <w:tblHeader/>
          <w:tblCellSpacing w:w="15" w:type="dxa"/>
        </w:trPr>
        <w:tc>
          <w:tcPr>
            <w:tcW w:w="0" w:type="auto"/>
            <w:vAlign w:val="center"/>
            <w:hideMark/>
          </w:tcPr>
          <w:p w14:paraId="11ACDB5E" w14:textId="77777777" w:rsidR="00100486" w:rsidRPr="00100486" w:rsidRDefault="00100486" w:rsidP="00100486">
            <w:pPr>
              <w:spacing w:after="0" w:line="240" w:lineRule="auto"/>
              <w:jc w:val="center"/>
              <w:rPr>
                <w:rFonts w:ascii="Times New Roman" w:eastAsia="Times New Roman" w:hAnsi="Times New Roman" w:cs="Times New Roman"/>
                <w:b/>
                <w:bCs/>
                <w:sz w:val="24"/>
                <w:szCs w:val="24"/>
              </w:rPr>
            </w:pPr>
            <w:r w:rsidRPr="00100486">
              <w:rPr>
                <w:rFonts w:ascii="Times New Roman" w:eastAsia="Times New Roman" w:hAnsi="Times New Roman" w:cs="Times New Roman"/>
                <w:b/>
                <w:bCs/>
                <w:sz w:val="24"/>
                <w:szCs w:val="24"/>
              </w:rPr>
              <w:t xml:space="preserve">Giai </w:t>
            </w:r>
            <w:proofErr w:type="spellStart"/>
            <w:r w:rsidRPr="00100486">
              <w:rPr>
                <w:rFonts w:ascii="Times New Roman" w:eastAsia="Times New Roman" w:hAnsi="Times New Roman" w:cs="Times New Roman"/>
                <w:b/>
                <w:bCs/>
                <w:sz w:val="24"/>
                <w:szCs w:val="24"/>
              </w:rPr>
              <w:t>đoạn</w:t>
            </w:r>
            <w:proofErr w:type="spellEnd"/>
          </w:p>
        </w:tc>
        <w:tc>
          <w:tcPr>
            <w:tcW w:w="0" w:type="auto"/>
            <w:vAlign w:val="center"/>
            <w:hideMark/>
          </w:tcPr>
          <w:p w14:paraId="2F685388" w14:textId="77777777" w:rsidR="00100486" w:rsidRPr="00100486" w:rsidRDefault="00100486" w:rsidP="00100486">
            <w:pPr>
              <w:spacing w:after="0" w:line="240" w:lineRule="auto"/>
              <w:jc w:val="center"/>
              <w:rPr>
                <w:rFonts w:ascii="Times New Roman" w:eastAsia="Times New Roman" w:hAnsi="Times New Roman" w:cs="Times New Roman"/>
                <w:b/>
                <w:bCs/>
                <w:sz w:val="24"/>
                <w:szCs w:val="24"/>
              </w:rPr>
            </w:pPr>
            <w:proofErr w:type="spellStart"/>
            <w:r w:rsidRPr="00100486">
              <w:rPr>
                <w:rFonts w:ascii="Times New Roman" w:eastAsia="Times New Roman" w:hAnsi="Times New Roman" w:cs="Times New Roman"/>
                <w:b/>
                <w:bCs/>
                <w:sz w:val="24"/>
                <w:szCs w:val="24"/>
              </w:rPr>
              <w:t>Năng</w:t>
            </w:r>
            <w:proofErr w:type="spellEnd"/>
            <w:r w:rsidRPr="00100486">
              <w:rPr>
                <w:rFonts w:ascii="Times New Roman" w:eastAsia="Times New Roman" w:hAnsi="Times New Roman" w:cs="Times New Roman"/>
                <w:b/>
                <w:bCs/>
                <w:sz w:val="24"/>
                <w:szCs w:val="24"/>
              </w:rPr>
              <w:t xml:space="preserve"> </w:t>
            </w:r>
            <w:proofErr w:type="spellStart"/>
            <w:r w:rsidRPr="00100486">
              <w:rPr>
                <w:rFonts w:ascii="Times New Roman" w:eastAsia="Times New Roman" w:hAnsi="Times New Roman" w:cs="Times New Roman"/>
                <w:b/>
                <w:bCs/>
                <w:sz w:val="24"/>
                <w:szCs w:val="24"/>
              </w:rPr>
              <w:t>lực</w:t>
            </w:r>
            <w:proofErr w:type="spellEnd"/>
            <w:r w:rsidRPr="00100486">
              <w:rPr>
                <w:rFonts w:ascii="Times New Roman" w:eastAsia="Times New Roman" w:hAnsi="Times New Roman" w:cs="Times New Roman"/>
                <w:b/>
                <w:bCs/>
                <w:sz w:val="24"/>
                <w:szCs w:val="24"/>
              </w:rPr>
              <w:t xml:space="preserve"> </w:t>
            </w:r>
            <w:proofErr w:type="spellStart"/>
            <w:r w:rsidRPr="00100486">
              <w:rPr>
                <w:rFonts w:ascii="Times New Roman" w:eastAsia="Times New Roman" w:hAnsi="Times New Roman" w:cs="Times New Roman"/>
                <w:b/>
                <w:bCs/>
                <w:sz w:val="24"/>
                <w:szCs w:val="24"/>
              </w:rPr>
              <w:t>trọng</w:t>
            </w:r>
            <w:proofErr w:type="spellEnd"/>
            <w:r w:rsidRPr="00100486">
              <w:rPr>
                <w:rFonts w:ascii="Times New Roman" w:eastAsia="Times New Roman" w:hAnsi="Times New Roman" w:cs="Times New Roman"/>
                <w:b/>
                <w:bCs/>
                <w:sz w:val="24"/>
                <w:szCs w:val="24"/>
              </w:rPr>
              <w:t xml:space="preserve"> </w:t>
            </w:r>
            <w:proofErr w:type="spellStart"/>
            <w:r w:rsidRPr="00100486">
              <w:rPr>
                <w:rFonts w:ascii="Times New Roman" w:eastAsia="Times New Roman" w:hAnsi="Times New Roman" w:cs="Times New Roman"/>
                <w:b/>
                <w:bCs/>
                <w:sz w:val="24"/>
                <w:szCs w:val="24"/>
              </w:rPr>
              <w:t>tâm</w:t>
            </w:r>
            <w:proofErr w:type="spellEnd"/>
          </w:p>
        </w:tc>
        <w:tc>
          <w:tcPr>
            <w:tcW w:w="0" w:type="auto"/>
            <w:vAlign w:val="center"/>
            <w:hideMark/>
          </w:tcPr>
          <w:p w14:paraId="50594C97" w14:textId="77777777" w:rsidR="00100486" w:rsidRPr="00100486" w:rsidRDefault="00100486" w:rsidP="00100486">
            <w:pPr>
              <w:spacing w:after="0" w:line="240" w:lineRule="auto"/>
              <w:jc w:val="center"/>
              <w:rPr>
                <w:rFonts w:ascii="Times New Roman" w:eastAsia="Times New Roman" w:hAnsi="Times New Roman" w:cs="Times New Roman"/>
                <w:b/>
                <w:bCs/>
                <w:sz w:val="24"/>
                <w:szCs w:val="24"/>
              </w:rPr>
            </w:pPr>
            <w:proofErr w:type="spellStart"/>
            <w:r w:rsidRPr="00100486">
              <w:rPr>
                <w:rFonts w:ascii="Times New Roman" w:eastAsia="Times New Roman" w:hAnsi="Times New Roman" w:cs="Times New Roman"/>
                <w:b/>
                <w:bCs/>
                <w:sz w:val="24"/>
                <w:szCs w:val="24"/>
              </w:rPr>
              <w:t>Sản</w:t>
            </w:r>
            <w:proofErr w:type="spellEnd"/>
            <w:r w:rsidRPr="00100486">
              <w:rPr>
                <w:rFonts w:ascii="Times New Roman" w:eastAsia="Times New Roman" w:hAnsi="Times New Roman" w:cs="Times New Roman"/>
                <w:b/>
                <w:bCs/>
                <w:sz w:val="24"/>
                <w:szCs w:val="24"/>
              </w:rPr>
              <w:t xml:space="preserve"> </w:t>
            </w:r>
            <w:proofErr w:type="spellStart"/>
            <w:r w:rsidRPr="00100486">
              <w:rPr>
                <w:rFonts w:ascii="Times New Roman" w:eastAsia="Times New Roman" w:hAnsi="Times New Roman" w:cs="Times New Roman"/>
                <w:b/>
                <w:bCs/>
                <w:sz w:val="24"/>
                <w:szCs w:val="24"/>
              </w:rPr>
              <w:t>phẩm</w:t>
            </w:r>
            <w:proofErr w:type="spellEnd"/>
            <w:r w:rsidRPr="00100486">
              <w:rPr>
                <w:rFonts w:ascii="Times New Roman" w:eastAsia="Times New Roman" w:hAnsi="Times New Roman" w:cs="Times New Roman"/>
                <w:b/>
                <w:bCs/>
                <w:sz w:val="24"/>
                <w:szCs w:val="24"/>
              </w:rPr>
              <w:t xml:space="preserve"> </w:t>
            </w:r>
            <w:proofErr w:type="spellStart"/>
            <w:r w:rsidRPr="00100486">
              <w:rPr>
                <w:rFonts w:ascii="Times New Roman" w:eastAsia="Times New Roman" w:hAnsi="Times New Roman" w:cs="Times New Roman"/>
                <w:b/>
                <w:bCs/>
                <w:sz w:val="24"/>
                <w:szCs w:val="24"/>
              </w:rPr>
              <w:t>chính</w:t>
            </w:r>
            <w:proofErr w:type="spellEnd"/>
          </w:p>
        </w:tc>
      </w:tr>
      <w:tr w:rsidR="00100486" w:rsidRPr="00100486" w14:paraId="6EA58550" w14:textId="77777777">
        <w:trPr>
          <w:tblCellSpacing w:w="15" w:type="dxa"/>
        </w:trPr>
        <w:tc>
          <w:tcPr>
            <w:tcW w:w="0" w:type="auto"/>
            <w:vAlign w:val="center"/>
            <w:hideMark/>
          </w:tcPr>
          <w:p w14:paraId="740EA8EF" w14:textId="77777777" w:rsidR="00100486" w:rsidRPr="00100486" w:rsidRDefault="00100486" w:rsidP="00100486">
            <w:pPr>
              <w:spacing w:after="0"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Khởi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p>
        </w:tc>
        <w:tc>
          <w:tcPr>
            <w:tcW w:w="0" w:type="auto"/>
            <w:vAlign w:val="center"/>
            <w:hideMark/>
          </w:tcPr>
          <w:p w14:paraId="7173D43A" w14:textId="77777777" w:rsidR="00100486" w:rsidRPr="00100486" w:rsidRDefault="00100486" w:rsidP="00100486">
            <w:pPr>
              <w:spacing w:after="0"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Business Consulting</w:t>
            </w:r>
          </w:p>
        </w:tc>
        <w:tc>
          <w:tcPr>
            <w:tcW w:w="0" w:type="auto"/>
            <w:vAlign w:val="center"/>
            <w:hideMark/>
          </w:tcPr>
          <w:p w14:paraId="03A1BB92" w14:textId="77777777" w:rsidR="00100486" w:rsidRPr="00100486" w:rsidRDefault="00100486" w:rsidP="00100486">
            <w:pPr>
              <w:spacing w:after="0"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TPS Canvas, Consultant Workbook, Business Discovery Report, Roadmap, Proposal</w:t>
            </w:r>
          </w:p>
        </w:tc>
      </w:tr>
      <w:tr w:rsidR="00100486" w:rsidRPr="00100486" w14:paraId="1B7FCE41" w14:textId="77777777">
        <w:trPr>
          <w:tblCellSpacing w:w="15" w:type="dxa"/>
        </w:trPr>
        <w:tc>
          <w:tcPr>
            <w:tcW w:w="0" w:type="auto"/>
            <w:vAlign w:val="center"/>
            <w:hideMark/>
          </w:tcPr>
          <w:p w14:paraId="5EF82D85" w14:textId="77777777" w:rsidR="00100486" w:rsidRPr="00100486" w:rsidRDefault="00100486" w:rsidP="00100486">
            <w:pPr>
              <w:spacing w:after="0"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p>
        </w:tc>
        <w:tc>
          <w:tcPr>
            <w:tcW w:w="0" w:type="auto"/>
            <w:vAlign w:val="center"/>
            <w:hideMark/>
          </w:tcPr>
          <w:p w14:paraId="71F7310A" w14:textId="77777777" w:rsidR="00100486" w:rsidRPr="00100486" w:rsidRDefault="00100486" w:rsidP="00100486">
            <w:pPr>
              <w:spacing w:after="0"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Knowledge Management</w:t>
            </w:r>
          </w:p>
        </w:tc>
        <w:tc>
          <w:tcPr>
            <w:tcW w:w="0" w:type="auto"/>
            <w:vAlign w:val="center"/>
            <w:hideMark/>
          </w:tcPr>
          <w:p w14:paraId="332131CA" w14:textId="77777777" w:rsidR="00100486" w:rsidRPr="00100486" w:rsidRDefault="00100486" w:rsidP="00100486">
            <w:pPr>
              <w:spacing w:after="0"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Business Consulting OS, Knowledge Base, Template Library</w:t>
            </w:r>
          </w:p>
        </w:tc>
      </w:tr>
      <w:tr w:rsidR="00100486" w:rsidRPr="00100486" w14:paraId="2C1E94A3" w14:textId="77777777">
        <w:trPr>
          <w:tblCellSpacing w:w="15" w:type="dxa"/>
        </w:trPr>
        <w:tc>
          <w:tcPr>
            <w:tcW w:w="0" w:type="auto"/>
            <w:vAlign w:val="center"/>
            <w:hideMark/>
          </w:tcPr>
          <w:p w14:paraId="11184C1D" w14:textId="77777777" w:rsidR="00100486" w:rsidRPr="00100486" w:rsidRDefault="00100486" w:rsidP="00100486">
            <w:pPr>
              <w:spacing w:after="0"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p>
        </w:tc>
        <w:tc>
          <w:tcPr>
            <w:tcW w:w="0" w:type="auto"/>
            <w:vAlign w:val="center"/>
            <w:hideMark/>
          </w:tcPr>
          <w:p w14:paraId="6C2CA65C" w14:textId="77777777" w:rsidR="00100486" w:rsidRPr="00100486" w:rsidRDefault="00100486" w:rsidP="00100486">
            <w:pPr>
              <w:spacing w:after="0"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Product Development</w:t>
            </w:r>
          </w:p>
        </w:tc>
        <w:tc>
          <w:tcPr>
            <w:tcW w:w="0" w:type="auto"/>
            <w:vAlign w:val="center"/>
            <w:hideMark/>
          </w:tcPr>
          <w:p w14:paraId="07F70F9C" w14:textId="77777777" w:rsidR="00100486" w:rsidRPr="00100486" w:rsidRDefault="00100486" w:rsidP="00100486">
            <w:pPr>
              <w:spacing w:after="0"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Assessment Platform, Competency Framework, Learning Toolkit</w:t>
            </w:r>
          </w:p>
        </w:tc>
      </w:tr>
      <w:tr w:rsidR="00100486" w:rsidRPr="00100486" w14:paraId="1E785D25" w14:textId="77777777">
        <w:trPr>
          <w:tblCellSpacing w:w="15" w:type="dxa"/>
        </w:trPr>
        <w:tc>
          <w:tcPr>
            <w:tcW w:w="0" w:type="auto"/>
            <w:vAlign w:val="center"/>
            <w:hideMark/>
          </w:tcPr>
          <w:p w14:paraId="2C38F733" w14:textId="77777777" w:rsidR="00100486" w:rsidRPr="00100486" w:rsidRDefault="00100486" w:rsidP="00100486">
            <w:pPr>
              <w:spacing w:after="0"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thái</w:t>
            </w:r>
            <w:proofErr w:type="spellEnd"/>
          </w:p>
        </w:tc>
        <w:tc>
          <w:tcPr>
            <w:tcW w:w="0" w:type="auto"/>
            <w:vAlign w:val="center"/>
            <w:hideMark/>
          </w:tcPr>
          <w:p w14:paraId="20702C08" w14:textId="77777777" w:rsidR="00100486" w:rsidRPr="00100486" w:rsidRDefault="00100486" w:rsidP="00100486">
            <w:pPr>
              <w:spacing w:after="0"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Ecosystem Development</w:t>
            </w:r>
          </w:p>
        </w:tc>
        <w:tc>
          <w:tcPr>
            <w:tcW w:w="0" w:type="auto"/>
            <w:vAlign w:val="center"/>
            <w:hideMark/>
          </w:tcPr>
          <w:p w14:paraId="0A55F3D8" w14:textId="77777777" w:rsidR="00100486" w:rsidRPr="00100486" w:rsidRDefault="00100486" w:rsidP="00100486">
            <w:pPr>
              <w:spacing w:after="0"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Career Platform, Talent Network, Workforce Intelligence</w:t>
            </w:r>
          </w:p>
        </w:tc>
      </w:tr>
    </w:tbl>
    <w:p w14:paraId="51F236C2"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5.5. M</w:t>
      </w:r>
      <w:proofErr w:type="spellStart"/>
      <w:r w:rsidRPr="00100486">
        <w:rPr>
          <w:rFonts w:ascii="Times New Roman" w:eastAsia="Times New Roman" w:hAnsi="Times New Roman" w:cs="Times New Roman"/>
          <w:b/>
          <w:bCs/>
          <w:kern w:val="36"/>
          <w:sz w:val="48"/>
          <w:szCs w:val="48"/>
        </w:rPr>
        <w:t>ỗi</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dự</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án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đều</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tạo</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ra</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một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sản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phẩm</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mới</w:t>
      </w:r>
      <w:proofErr w:type="spellEnd"/>
    </w:p>
    <w:p w14:paraId="542B93AE"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nguyên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tắc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quan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trọng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w:t>
      </w:r>
    </w:p>
    <w:p w14:paraId="26CD66EF"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thúc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w:t>
      </w:r>
    </w:p>
    <w:p w14:paraId="30F2A7CE"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Sau </w:t>
      </w:r>
      <w:proofErr w:type="spellStart"/>
      <w:r w:rsidRPr="00100486">
        <w:rPr>
          <w:rFonts w:ascii="Times New Roman" w:eastAsia="Times New Roman" w:hAnsi="Times New Roman" w:cs="Times New Roman"/>
          <w:sz w:val="24"/>
          <w:szCs w:val="24"/>
        </w:rPr>
        <w:t>mỗi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ngũ</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lời</w:t>
      </w:r>
      <w:proofErr w:type="spellEnd"/>
      <w:r w:rsidRPr="00100486">
        <w:rPr>
          <w:rFonts w:ascii="Times New Roman" w:eastAsia="Times New Roman" w:hAnsi="Times New Roman" w:cs="Times New Roman"/>
          <w:sz w:val="24"/>
          <w:szCs w:val="24"/>
        </w:rPr>
        <w:t>:</w:t>
      </w:r>
    </w:p>
    <w:p w14:paraId="681C6087" w14:textId="77777777" w:rsidR="00100486" w:rsidRPr="00100486" w:rsidRDefault="00100486">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biểu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mẫu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tiến</w:t>
      </w:r>
      <w:proofErr w:type="spellEnd"/>
      <w:r w:rsidRPr="00100486">
        <w:rPr>
          <w:rFonts w:ascii="Times New Roman" w:eastAsia="Times New Roman" w:hAnsi="Times New Roman" w:cs="Times New Roman"/>
          <w:sz w:val="24"/>
          <w:szCs w:val="24"/>
        </w:rPr>
        <w:t>?</w:t>
      </w:r>
    </w:p>
    <w:p w14:paraId="23AFFAF4" w14:textId="77777777" w:rsidR="00100486" w:rsidRPr="00100486" w:rsidRDefault="00100486">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bước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w:t>
      </w:r>
    </w:p>
    <w:p w14:paraId="313B294D" w14:textId="77777777" w:rsidR="00100486" w:rsidRPr="00100486" w:rsidRDefault="00100486">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học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lưu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lại</w:t>
      </w:r>
      <w:proofErr w:type="spellEnd"/>
      <w:r w:rsidRPr="00100486">
        <w:rPr>
          <w:rFonts w:ascii="Times New Roman" w:eastAsia="Times New Roman" w:hAnsi="Times New Roman" w:cs="Times New Roman"/>
          <w:sz w:val="24"/>
          <w:szCs w:val="24"/>
        </w:rPr>
        <w:t>?</w:t>
      </w:r>
    </w:p>
    <w:p w14:paraId="45AC2D76" w14:textId="77777777" w:rsidR="00100486" w:rsidRPr="00100486" w:rsidRDefault="00100486">
      <w:pPr>
        <w:numPr>
          <w:ilvl w:val="0"/>
          <w:numId w:val="76"/>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thống</w:t>
      </w:r>
      <w:proofErr w:type="spellEnd"/>
      <w:r w:rsidRPr="00100486">
        <w:rPr>
          <w:rFonts w:ascii="Times New Roman" w:eastAsia="Times New Roman" w:hAnsi="Times New Roman" w:cs="Times New Roman"/>
          <w:sz w:val="24"/>
          <w:szCs w:val="24"/>
        </w:rPr>
        <w:t>?</w:t>
      </w:r>
    </w:p>
    <w:p w14:paraId="7958F46F"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Nếu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câu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chính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w:t>
      </w:r>
    </w:p>
    <w:p w14:paraId="64A64E18"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tổ</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liên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phụ</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thuộc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vào</w:t>
      </w:r>
      <w:proofErr w:type="spellEnd"/>
      <w:r w:rsidRPr="00100486">
        <w:rPr>
          <w:rFonts w:ascii="Times New Roman" w:eastAsia="Times New Roman" w:hAnsi="Times New Roman" w:cs="Times New Roman"/>
          <w:sz w:val="24"/>
          <w:szCs w:val="24"/>
        </w:rPr>
        <w:t xml:space="preserve"> ý </w:t>
      </w:r>
      <w:proofErr w:type="spellStart"/>
      <w:r w:rsidRPr="00100486">
        <w:rPr>
          <w:rFonts w:ascii="Times New Roman" w:eastAsia="Times New Roman" w:hAnsi="Times New Roman" w:cs="Times New Roman"/>
          <w:sz w:val="24"/>
          <w:szCs w:val="24"/>
        </w:rPr>
        <w:t>tưởng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nhân</w:t>
      </w:r>
      <w:proofErr w:type="spellEnd"/>
      <w:r w:rsidRPr="00100486">
        <w:rPr>
          <w:rFonts w:ascii="Times New Roman" w:eastAsia="Times New Roman" w:hAnsi="Times New Roman" w:cs="Times New Roman"/>
          <w:sz w:val="24"/>
          <w:szCs w:val="24"/>
        </w:rPr>
        <w:t>.</w:t>
      </w:r>
    </w:p>
    <w:p w14:paraId="61F45ED3"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5.6. </w:t>
      </w:r>
      <w:proofErr w:type="spellStart"/>
      <w:r w:rsidRPr="00100486">
        <w:rPr>
          <w:rFonts w:ascii="Times New Roman" w:eastAsia="Times New Roman" w:hAnsi="Times New Roman" w:cs="Times New Roman"/>
          <w:b/>
          <w:bCs/>
          <w:kern w:val="36"/>
          <w:sz w:val="48"/>
          <w:szCs w:val="48"/>
        </w:rPr>
        <w:t>Tiêu</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chí</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để</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phát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triển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thành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tính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năng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hệ</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thống</w:t>
      </w:r>
      <w:proofErr w:type="spellEnd"/>
    </w:p>
    <w:p w14:paraId="76E6B8B7"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lastRenderedPageBreak/>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mọi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mềm</w:t>
      </w:r>
      <w:proofErr w:type="spellEnd"/>
      <w:r w:rsidRPr="00100486">
        <w:rPr>
          <w:rFonts w:ascii="Times New Roman" w:eastAsia="Times New Roman" w:hAnsi="Times New Roman" w:cs="Times New Roman"/>
          <w:sz w:val="24"/>
          <w:szCs w:val="24"/>
        </w:rPr>
        <w:t>.</w:t>
      </w:r>
    </w:p>
    <w:p w14:paraId="0C492C2F"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chỉ</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ứng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đồng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sau</w:t>
      </w:r>
      <w:proofErr w:type="spellEnd"/>
      <w:r w:rsidRPr="00100486">
        <w:rPr>
          <w:rFonts w:ascii="Times New Roman" w:eastAsia="Times New Roman" w:hAnsi="Times New Roman" w:cs="Times New Roman"/>
          <w:sz w:val="24"/>
          <w:szCs w:val="24"/>
        </w:rPr>
        <w:t>:</w:t>
      </w:r>
    </w:p>
    <w:p w14:paraId="6E30C988" w14:textId="77777777" w:rsidR="00100486" w:rsidRPr="00100486" w:rsidRDefault="00100486">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sử</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trong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w:t>
      </w:r>
    </w:p>
    <w:p w14:paraId="60B06B07" w14:textId="77777777" w:rsidR="00100486" w:rsidRPr="00100486" w:rsidRDefault="00100486">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ổn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w:t>
      </w:r>
    </w:p>
    <w:p w14:paraId="6B06D8DC" w14:textId="77777777" w:rsidR="00100486" w:rsidRPr="00100486" w:rsidRDefault="00100486">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trị</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rõ</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ràng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cho</w:t>
      </w:r>
      <w:proofErr w:type="spellEnd"/>
      <w:r w:rsidRPr="00100486">
        <w:rPr>
          <w:rFonts w:ascii="Times New Roman" w:eastAsia="Times New Roman" w:hAnsi="Times New Roman" w:cs="Times New Roman"/>
          <w:sz w:val="24"/>
          <w:szCs w:val="24"/>
        </w:rPr>
        <w:t xml:space="preserve"> Consultant </w:t>
      </w:r>
      <w:proofErr w:type="spellStart"/>
      <w:r w:rsidRPr="00100486">
        <w:rPr>
          <w:rFonts w:ascii="Times New Roman" w:eastAsia="Times New Roman" w:hAnsi="Times New Roman" w:cs="Times New Roman"/>
          <w:sz w:val="24"/>
          <w:szCs w:val="24"/>
        </w:rPr>
        <w:t>hoặc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hàng</w:t>
      </w:r>
      <w:proofErr w:type="spellEnd"/>
      <w:r w:rsidRPr="00100486">
        <w:rPr>
          <w:rFonts w:ascii="Times New Roman" w:eastAsia="Times New Roman" w:hAnsi="Times New Roman" w:cs="Times New Roman"/>
          <w:sz w:val="24"/>
          <w:szCs w:val="24"/>
        </w:rPr>
        <w:t>.</w:t>
      </w:r>
    </w:p>
    <w:p w14:paraId="00BA70A7" w14:textId="77777777" w:rsidR="00100486" w:rsidRPr="00100486" w:rsidRDefault="00100486">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sử</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dụng</w:t>
      </w:r>
      <w:proofErr w:type="spellEnd"/>
      <w:r w:rsidRPr="00100486">
        <w:rPr>
          <w:rFonts w:ascii="Times New Roman" w:eastAsia="Times New Roman" w:hAnsi="Times New Roman" w:cs="Times New Roman"/>
          <w:sz w:val="24"/>
          <w:szCs w:val="24"/>
        </w:rPr>
        <w:t>.</w:t>
      </w:r>
    </w:p>
    <w:p w14:paraId="0B806C8C" w14:textId="77777777" w:rsidR="00100486" w:rsidRPr="00100486" w:rsidRDefault="00100486">
      <w:pPr>
        <w:numPr>
          <w:ilvl w:val="0"/>
          <w:numId w:val="7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giảm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gian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hoặc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nâng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cao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chất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lượng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w:t>
      </w:r>
    </w:p>
    <w:p w14:paraId="58D0DAFA"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Nguyên </w:t>
      </w:r>
      <w:proofErr w:type="spellStart"/>
      <w:r w:rsidRPr="00100486">
        <w:rPr>
          <w:rFonts w:ascii="Times New Roman" w:eastAsia="Times New Roman" w:hAnsi="Times New Roman" w:cs="Times New Roman"/>
          <w:sz w:val="24"/>
          <w:szCs w:val="24"/>
        </w:rPr>
        <w:t>tắc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thống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kiểm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soát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tránh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những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tính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ít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sử</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dụng</w:t>
      </w:r>
      <w:proofErr w:type="spellEnd"/>
      <w:r w:rsidRPr="00100486">
        <w:rPr>
          <w:rFonts w:ascii="Times New Roman" w:eastAsia="Times New Roman" w:hAnsi="Times New Roman" w:cs="Times New Roman"/>
          <w:sz w:val="24"/>
          <w:szCs w:val="24"/>
        </w:rPr>
        <w:t>.</w:t>
      </w:r>
    </w:p>
    <w:p w14:paraId="065E7900"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5.7. </w:t>
      </w:r>
      <w:proofErr w:type="spellStart"/>
      <w:r w:rsidRPr="00100486">
        <w:rPr>
          <w:rFonts w:ascii="Times New Roman" w:eastAsia="Times New Roman" w:hAnsi="Times New Roman" w:cs="Times New Roman"/>
          <w:b/>
          <w:bCs/>
          <w:kern w:val="36"/>
          <w:sz w:val="48"/>
          <w:szCs w:val="48"/>
        </w:rPr>
        <w:t>Chiến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lược</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phát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triển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sản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phẩm</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của</w:t>
      </w:r>
      <w:proofErr w:type="spellEnd"/>
      <w:r w:rsidRPr="00100486">
        <w:rPr>
          <w:rFonts w:ascii="Times New Roman" w:eastAsia="Times New Roman" w:hAnsi="Times New Roman" w:cs="Times New Roman"/>
          <w:b/>
          <w:bCs/>
          <w:kern w:val="36"/>
          <w:sz w:val="48"/>
          <w:szCs w:val="48"/>
        </w:rPr>
        <w:t xml:space="preserve"> THUCHOCVN</w:t>
      </w:r>
    </w:p>
    <w:p w14:paraId="7154B3DD"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r w:rsidRPr="00100486">
        <w:rPr>
          <w:rFonts w:ascii="Times New Roman" w:eastAsia="Times New Roman" w:hAnsi="Times New Roman" w:cs="Times New Roman"/>
          <w:sz w:val="24"/>
          <w:szCs w:val="24"/>
        </w:rPr>
        <w:t xml:space="preserve"> xu </w:t>
      </w:r>
      <w:proofErr w:type="spellStart"/>
      <w:r w:rsidRPr="00100486">
        <w:rPr>
          <w:rFonts w:ascii="Times New Roman" w:eastAsia="Times New Roman" w:hAnsi="Times New Roman" w:cs="Times New Roman"/>
          <w:sz w:val="24"/>
          <w:szCs w:val="24"/>
        </w:rPr>
        <w:t>hướng</w:t>
      </w:r>
      <w:proofErr w:type="spellEnd"/>
      <w:r w:rsidRPr="00100486">
        <w:rPr>
          <w:rFonts w:ascii="Times New Roman" w:eastAsia="Times New Roman" w:hAnsi="Times New Roman" w:cs="Times New Roman"/>
          <w:sz w:val="24"/>
          <w:szCs w:val="24"/>
        </w:rPr>
        <w:t>.</w:t>
      </w:r>
    </w:p>
    <w:p w14:paraId="59850E5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Chúng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tôi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r w:rsidRPr="00100486">
        <w:rPr>
          <w:rFonts w:ascii="Times New Roman" w:eastAsia="Times New Roman" w:hAnsi="Times New Roman" w:cs="Times New Roman"/>
          <w:sz w:val="24"/>
          <w:szCs w:val="24"/>
        </w:rPr>
        <w:t xml:space="preserve"> chu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w:t>
      </w:r>
    </w:p>
    <w:p w14:paraId="6083C631"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 xml:space="preserve">Doanh </w:t>
      </w:r>
      <w:proofErr w:type="spellStart"/>
      <w:r w:rsidRPr="00100486">
        <w:rPr>
          <w:rFonts w:ascii="Courier New" w:eastAsia="Times New Roman" w:hAnsi="Courier New" w:cs="Courier New"/>
          <w:sz w:val="20"/>
          <w:szCs w:val="20"/>
        </w:rPr>
        <w:t>nghiệp</w:t>
      </w:r>
      <w:proofErr w:type="spellEnd"/>
    </w:p>
    <w:p w14:paraId="3A57348C"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3E87A42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74B1E022"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66F06260"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Dự</w:t>
      </w:r>
      <w:proofErr w:type="spellEnd"/>
      <w:r w:rsidRPr="00100486">
        <w:rPr>
          <w:rFonts w:ascii="Courier New" w:eastAsia="Times New Roman" w:hAnsi="Courier New" w:cs="Courier New"/>
          <w:sz w:val="20"/>
          <w:szCs w:val="20"/>
        </w:rPr>
        <w:t xml:space="preserve"> án</w:t>
      </w:r>
    </w:p>
    <w:p w14:paraId="2EFAD79D"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682E7A99"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5A22343E"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6D3B279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 xml:space="preserve">Tri </w:t>
      </w:r>
      <w:proofErr w:type="spellStart"/>
      <w:r w:rsidRPr="00100486">
        <w:rPr>
          <w:rFonts w:ascii="Courier New" w:eastAsia="Times New Roman" w:hAnsi="Courier New" w:cs="Courier New"/>
          <w:sz w:val="20"/>
          <w:szCs w:val="20"/>
        </w:rPr>
        <w:t>thức</w:t>
      </w:r>
      <w:proofErr w:type="spellEnd"/>
    </w:p>
    <w:p w14:paraId="116B5388"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5D704360"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36D591D7"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3A48C863"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 xml:space="preserve">Phương </w:t>
      </w:r>
      <w:proofErr w:type="spellStart"/>
      <w:r w:rsidRPr="00100486">
        <w:rPr>
          <w:rFonts w:ascii="Courier New" w:eastAsia="Times New Roman" w:hAnsi="Courier New" w:cs="Courier New"/>
          <w:sz w:val="20"/>
          <w:szCs w:val="20"/>
        </w:rPr>
        <w:t>pháp</w:t>
      </w:r>
      <w:proofErr w:type="spellEnd"/>
    </w:p>
    <w:p w14:paraId="153C4B4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4521411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27CB7FE1"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44F590C3"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Dịch</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vụ</w:t>
      </w:r>
      <w:proofErr w:type="spellEnd"/>
    </w:p>
    <w:p w14:paraId="1BBF6142"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1802E158"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418BA192"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24C22526"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Hệ</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thống</w:t>
      </w:r>
      <w:proofErr w:type="spellEnd"/>
    </w:p>
    <w:p w14:paraId="4717E4BE"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7AAF20DD"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2B8CC84E"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52ED224A"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Sản</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phẩm</w:t>
      </w:r>
      <w:proofErr w:type="spellEnd"/>
    </w:p>
    <w:p w14:paraId="6E49556F"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0E5F7A63"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r w:rsidRPr="00100486">
        <w:rPr>
          <w:rFonts w:ascii="Courier New" w:eastAsia="Times New Roman" w:hAnsi="Courier New" w:cs="Courier New"/>
          <w:sz w:val="20"/>
          <w:szCs w:val="20"/>
        </w:rPr>
        <w:t>↓</w:t>
      </w:r>
    </w:p>
    <w:p w14:paraId="7FE6F390"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
    <w:p w14:paraId="5A1AE614"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
      <w:proofErr w:type="spellStart"/>
      <w:r w:rsidRPr="00100486">
        <w:rPr>
          <w:rFonts w:ascii="Courier New" w:eastAsia="Times New Roman" w:hAnsi="Courier New" w:cs="Courier New"/>
          <w:sz w:val="20"/>
          <w:szCs w:val="20"/>
        </w:rPr>
        <w:t>Hệ</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sinh</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thái</w:t>
      </w:r>
      <w:proofErr w:type="spellEnd"/>
    </w:p>
    <w:p w14:paraId="54F97664"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lastRenderedPageBreak/>
        <w:t>Mỗi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gốc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từ</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tế</w:t>
      </w:r>
      <w:proofErr w:type="spellEnd"/>
      <w:r w:rsidRPr="00100486">
        <w:rPr>
          <w:rFonts w:ascii="Times New Roman" w:eastAsia="Times New Roman" w:hAnsi="Times New Roman" w:cs="Times New Roman"/>
          <w:sz w:val="24"/>
          <w:szCs w:val="24"/>
        </w:rPr>
        <w:t>.</w:t>
      </w:r>
    </w:p>
    <w:p w14:paraId="013FAE1A"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nguyên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tắc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duy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tính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tiễn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vững</w:t>
      </w:r>
      <w:proofErr w:type="spellEnd"/>
      <w:r w:rsidRPr="00100486">
        <w:rPr>
          <w:rFonts w:ascii="Times New Roman" w:eastAsia="Times New Roman" w:hAnsi="Times New Roman" w:cs="Times New Roman"/>
          <w:sz w:val="24"/>
          <w:szCs w:val="24"/>
        </w:rPr>
        <w:t>.</w:t>
      </w:r>
    </w:p>
    <w:p w14:paraId="37AA407E"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100486">
        <w:rPr>
          <w:rFonts w:ascii="Times New Roman" w:eastAsia="Times New Roman" w:hAnsi="Times New Roman" w:cs="Times New Roman"/>
          <w:b/>
          <w:bCs/>
          <w:kern w:val="36"/>
          <w:sz w:val="48"/>
          <w:szCs w:val="48"/>
        </w:rPr>
        <w:t>Tóm</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tắt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chương</w:t>
      </w:r>
      <w:proofErr w:type="spellEnd"/>
    </w:p>
    <w:p w14:paraId="1979038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Chiến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đặt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mềm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trung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tâm</w:t>
      </w:r>
      <w:proofErr w:type="spellEnd"/>
      <w:r w:rsidRPr="00100486">
        <w:rPr>
          <w:rFonts w:ascii="Times New Roman" w:eastAsia="Times New Roman" w:hAnsi="Times New Roman" w:cs="Times New Roman"/>
          <w:sz w:val="24"/>
          <w:szCs w:val="24"/>
        </w:rPr>
        <w:t>.</w:t>
      </w:r>
    </w:p>
    <w:p w14:paraId="5288B319"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Trung </w:t>
      </w:r>
      <w:proofErr w:type="spellStart"/>
      <w:r w:rsidRPr="00100486">
        <w:rPr>
          <w:rFonts w:ascii="Times New Roman" w:eastAsia="Times New Roman" w:hAnsi="Times New Roman" w:cs="Times New Roman"/>
          <w:sz w:val="24"/>
          <w:szCs w:val="24"/>
        </w:rPr>
        <w:t>tâm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w:t>
      </w:r>
    </w:p>
    <w:p w14:paraId="614B9F3F"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Thông qua </w:t>
      </w:r>
      <w:proofErr w:type="spellStart"/>
      <w:r w:rsidRPr="00100486">
        <w:rPr>
          <w:rFonts w:ascii="Times New Roman" w:eastAsia="Times New Roman" w:hAnsi="Times New Roman" w:cs="Times New Roman"/>
          <w:sz w:val="24"/>
          <w:szCs w:val="24"/>
        </w:rPr>
        <w:t>việc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tích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lũy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kiểm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chứng</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từng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bước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lâu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dài</w:t>
      </w:r>
      <w:proofErr w:type="spellEnd"/>
      <w:r w:rsidRPr="00100486">
        <w:rPr>
          <w:rFonts w:ascii="Times New Roman" w:eastAsia="Times New Roman" w:hAnsi="Times New Roman" w:cs="Times New Roman"/>
          <w:sz w:val="24"/>
          <w:szCs w:val="24"/>
        </w:rPr>
        <w:t>.</w:t>
      </w:r>
    </w:p>
    <w:p w14:paraId="68FA0A14" w14:textId="77777777" w:rsidR="00EC1B98" w:rsidRDefault="00EC1B98"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B3A2D3D" w14:textId="77777777" w:rsidR="00EC1B98" w:rsidRDefault="00EC1B98">
      <w:pPr>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br w:type="page"/>
      </w:r>
    </w:p>
    <w:p w14:paraId="5F984925" w14:textId="158D102F"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lastRenderedPageBreak/>
        <w:t>CHƯƠNG 6</w:t>
      </w:r>
    </w:p>
    <w:p w14:paraId="703AED93" w14:textId="5410106B" w:rsidR="00100486" w:rsidRPr="00100486" w:rsidRDefault="00EC1B98"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C1B98">
        <w:rPr>
          <w:rFonts w:ascii="Times New Roman" w:eastAsia="Times New Roman" w:hAnsi="Times New Roman" w:cs="Times New Roman"/>
          <w:b/>
          <w:bCs/>
          <w:kern w:val="36"/>
          <w:sz w:val="48"/>
          <w:szCs w:val="48"/>
        </w:rPr>
        <w:t>CHIẾN LƯỢC MÔ HÌNH KINH DOANH VÀ PHÁT TRIỂN BỀN VỮNG</w:t>
      </w:r>
    </w:p>
    <w:p w14:paraId="5DA8A07D" w14:textId="63A71016" w:rsidR="00EC1B98" w:rsidRPr="00EC1B98" w:rsidRDefault="00EC1B98" w:rsidP="00EC1B98">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w:t>
      </w:r>
      <w:r w:rsidRPr="00EC1B98">
        <w:rPr>
          <w:rFonts w:ascii="Times New Roman" w:eastAsia="Times New Roman" w:hAnsi="Times New Roman" w:cs="Times New Roman"/>
          <w:b/>
          <w:bCs/>
          <w:sz w:val="36"/>
          <w:szCs w:val="36"/>
        </w:rPr>
        <w:t>Business model &amp; sustainability strategy</w:t>
      </w:r>
      <w:r>
        <w:rPr>
          <w:rFonts w:ascii="Times New Roman" w:eastAsia="Times New Roman" w:hAnsi="Times New Roman" w:cs="Times New Roman"/>
          <w:b/>
          <w:bCs/>
          <w:sz w:val="36"/>
          <w:szCs w:val="36"/>
        </w:rPr>
        <w:t>)</w:t>
      </w:r>
    </w:p>
    <w:p w14:paraId="1ADFDABF"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i/>
          <w:iCs/>
          <w:sz w:val="24"/>
          <w:szCs w:val="24"/>
        </w:rPr>
        <w:t xml:space="preserve">"Doanh </w:t>
      </w:r>
      <w:proofErr w:type="spellStart"/>
      <w:r w:rsidRPr="00100486">
        <w:rPr>
          <w:rFonts w:ascii="Times New Roman" w:eastAsia="Times New Roman" w:hAnsi="Times New Roman" w:cs="Times New Roman"/>
          <w:i/>
          <w:iCs/>
          <w:sz w:val="24"/>
          <w:szCs w:val="24"/>
        </w:rPr>
        <w:t>thu</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giúp</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doanh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nghiệp</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tồn</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tại</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Sứ</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mệnh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giúp</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doanh</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nghiệp</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có</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lý</w:t>
      </w:r>
      <w:proofErr w:type="spellEnd"/>
      <w:r w:rsidRPr="00100486">
        <w:rPr>
          <w:rFonts w:ascii="Times New Roman" w:eastAsia="Times New Roman" w:hAnsi="Times New Roman" w:cs="Times New Roman"/>
          <w:i/>
          <w:iCs/>
          <w:sz w:val="24"/>
          <w:szCs w:val="24"/>
        </w:rPr>
        <w:t xml:space="preserve"> do </w:t>
      </w:r>
      <w:proofErr w:type="spellStart"/>
      <w:r w:rsidRPr="00100486">
        <w:rPr>
          <w:rFonts w:ascii="Times New Roman" w:eastAsia="Times New Roman" w:hAnsi="Times New Roman" w:cs="Times New Roman"/>
          <w:i/>
          <w:iCs/>
          <w:sz w:val="24"/>
          <w:szCs w:val="24"/>
        </w:rPr>
        <w:t>để</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tồn</w:t>
      </w:r>
      <w:proofErr w:type="spellEnd"/>
      <w:r w:rsidRPr="00100486">
        <w:rPr>
          <w:rFonts w:ascii="Times New Roman" w:eastAsia="Times New Roman" w:hAnsi="Times New Roman" w:cs="Times New Roman"/>
          <w:i/>
          <w:iCs/>
          <w:sz w:val="24"/>
          <w:szCs w:val="24"/>
        </w:rPr>
        <w:t xml:space="preserve"> </w:t>
      </w:r>
      <w:proofErr w:type="spellStart"/>
      <w:r w:rsidRPr="00100486">
        <w:rPr>
          <w:rFonts w:ascii="Times New Roman" w:eastAsia="Times New Roman" w:hAnsi="Times New Roman" w:cs="Times New Roman"/>
          <w:i/>
          <w:iCs/>
          <w:sz w:val="24"/>
          <w:szCs w:val="24"/>
        </w:rPr>
        <w:t>tại</w:t>
      </w:r>
      <w:proofErr w:type="spellEnd"/>
      <w:r w:rsidRPr="00100486">
        <w:rPr>
          <w:rFonts w:ascii="Times New Roman" w:eastAsia="Times New Roman" w:hAnsi="Times New Roman" w:cs="Times New Roman"/>
          <w:i/>
          <w:iCs/>
          <w:sz w:val="24"/>
          <w:szCs w:val="24"/>
        </w:rPr>
        <w:t>."</w:t>
      </w:r>
    </w:p>
    <w:p w14:paraId="04FBF89A"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6.1. </w:t>
      </w:r>
      <w:proofErr w:type="spellStart"/>
      <w:r w:rsidRPr="00100486">
        <w:rPr>
          <w:rFonts w:ascii="Times New Roman" w:eastAsia="Times New Roman" w:hAnsi="Times New Roman" w:cs="Times New Roman"/>
          <w:b/>
          <w:bCs/>
          <w:kern w:val="36"/>
          <w:sz w:val="48"/>
          <w:szCs w:val="48"/>
        </w:rPr>
        <w:t>Mô</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hình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kinh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doanh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phục</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vụ</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sứ</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mệnh</w:t>
      </w:r>
      <w:proofErr w:type="spellEnd"/>
    </w:p>
    <w:p w14:paraId="517CD23C"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thành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lập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hướng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w:t>
      </w:r>
    </w:p>
    <w:p w14:paraId="3C9A1AAB"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nghĩa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hoạt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cuối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cùng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để</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sứ</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mệnh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góp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hẹp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khoảng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giữa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việc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làm</w:t>
      </w:r>
      <w:proofErr w:type="spellEnd"/>
      <w:r w:rsidRPr="00100486">
        <w:rPr>
          <w:rFonts w:ascii="Times New Roman" w:eastAsia="Times New Roman" w:hAnsi="Times New Roman" w:cs="Times New Roman"/>
          <w:sz w:val="24"/>
          <w:szCs w:val="24"/>
        </w:rPr>
        <w:t>.</w:t>
      </w:r>
    </w:p>
    <w:p w14:paraId="7EFDE7E9"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Vì</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vậy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mô</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thiết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kế</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nguyên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tắc</w:t>
      </w:r>
      <w:proofErr w:type="spellEnd"/>
      <w:r w:rsidRPr="00100486">
        <w:rPr>
          <w:rFonts w:ascii="Times New Roman" w:eastAsia="Times New Roman" w:hAnsi="Times New Roman" w:cs="Times New Roman"/>
          <w:sz w:val="24"/>
          <w:szCs w:val="24"/>
        </w:rPr>
        <w:t>:</w:t>
      </w:r>
    </w:p>
    <w:p w14:paraId="6DB6D505" w14:textId="77777777" w:rsidR="00100486" w:rsidRPr="00100486" w:rsidRDefault="00100486">
      <w:pPr>
        <w:numPr>
          <w:ilvl w:val="0"/>
          <w:numId w:val="78"/>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từ</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những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trị</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mang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w:t>
      </w:r>
    </w:p>
    <w:p w14:paraId="1A1718EE" w14:textId="77777777" w:rsidR="00100486" w:rsidRPr="00100486" w:rsidRDefault="001004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Tái </w:t>
      </w:r>
      <w:proofErr w:type="spellStart"/>
      <w:r w:rsidRPr="00100486">
        <w:rPr>
          <w:rFonts w:ascii="Times New Roman" w:eastAsia="Times New Roman" w:hAnsi="Times New Roman" w:cs="Times New Roman"/>
          <w:sz w:val="24"/>
          <w:szCs w:val="24"/>
        </w:rPr>
        <w:t>đầu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tư</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việc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hoàn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w:t>
      </w:r>
    </w:p>
    <w:p w14:paraId="03241C89" w14:textId="77777777" w:rsidR="00100486" w:rsidRPr="00100486" w:rsidRDefault="0010048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Cân </w:t>
      </w:r>
      <w:proofErr w:type="spellStart"/>
      <w:r w:rsidRPr="00100486">
        <w:rPr>
          <w:rFonts w:ascii="Times New Roman" w:eastAsia="Times New Roman" w:hAnsi="Times New Roman" w:cs="Times New Roman"/>
          <w:sz w:val="24"/>
          <w:szCs w:val="24"/>
        </w:rPr>
        <w:t>bằng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giữa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trị</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đồng</w:t>
      </w:r>
      <w:proofErr w:type="spellEnd"/>
      <w:r w:rsidRPr="00100486">
        <w:rPr>
          <w:rFonts w:ascii="Times New Roman" w:eastAsia="Times New Roman" w:hAnsi="Times New Roman" w:cs="Times New Roman"/>
          <w:sz w:val="24"/>
          <w:szCs w:val="24"/>
        </w:rPr>
        <w:t>.</w:t>
      </w:r>
    </w:p>
    <w:p w14:paraId="67A05CB1"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6.2. </w:t>
      </w:r>
      <w:proofErr w:type="spellStart"/>
      <w:r w:rsidRPr="00100486">
        <w:rPr>
          <w:rFonts w:ascii="Times New Roman" w:eastAsia="Times New Roman" w:hAnsi="Times New Roman" w:cs="Times New Roman"/>
          <w:b/>
          <w:bCs/>
          <w:kern w:val="36"/>
          <w:sz w:val="48"/>
          <w:szCs w:val="48"/>
        </w:rPr>
        <w:t>Triết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lý</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về</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doanh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thu</w:t>
      </w:r>
      <w:proofErr w:type="spellEnd"/>
    </w:p>
    <w:p w14:paraId="0E10D223"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đặt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nhiều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dịch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vụ</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nhất</w:t>
      </w:r>
      <w:proofErr w:type="spellEnd"/>
      <w:r w:rsidRPr="00100486">
        <w:rPr>
          <w:rFonts w:ascii="Times New Roman" w:eastAsia="Times New Roman" w:hAnsi="Times New Roman" w:cs="Times New Roman"/>
          <w:sz w:val="24"/>
          <w:szCs w:val="24"/>
        </w:rPr>
        <w:t>.</w:t>
      </w:r>
    </w:p>
    <w:p w14:paraId="365A4868"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Chúng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tôi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mong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muốn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quan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hợp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w:t>
      </w:r>
    </w:p>
    <w:p w14:paraId="4098806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thành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chỉ</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mang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còn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ra</w:t>
      </w:r>
      <w:proofErr w:type="spellEnd"/>
      <w:r w:rsidRPr="00100486">
        <w:rPr>
          <w:rFonts w:ascii="Times New Roman" w:eastAsia="Times New Roman" w:hAnsi="Times New Roman" w:cs="Times New Roman"/>
          <w:sz w:val="24"/>
          <w:szCs w:val="24"/>
        </w:rPr>
        <w:t>:</w:t>
      </w:r>
    </w:p>
    <w:p w14:paraId="35826887" w14:textId="77777777" w:rsidR="00100486" w:rsidRPr="00100486" w:rsidRDefault="00100486">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Niềm</w:t>
      </w:r>
      <w:proofErr w:type="spellEnd"/>
      <w:r w:rsidRPr="00100486">
        <w:rPr>
          <w:rFonts w:ascii="Times New Roman" w:eastAsia="Times New Roman" w:hAnsi="Times New Roman" w:cs="Times New Roman"/>
          <w:sz w:val="24"/>
          <w:szCs w:val="24"/>
        </w:rPr>
        <w:t xml:space="preserve"> tin.</w:t>
      </w:r>
    </w:p>
    <w:p w14:paraId="66F0C19B" w14:textId="77777777" w:rsidR="00100486" w:rsidRPr="00100486" w:rsidRDefault="0010048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Kinh </w:t>
      </w:r>
      <w:proofErr w:type="spellStart"/>
      <w:r w:rsidRPr="00100486">
        <w:rPr>
          <w:rFonts w:ascii="Times New Roman" w:eastAsia="Times New Roman" w:hAnsi="Times New Roman" w:cs="Times New Roman"/>
          <w:sz w:val="24"/>
          <w:szCs w:val="24"/>
        </w:rPr>
        <w:t>nghiệm</w:t>
      </w:r>
      <w:proofErr w:type="spellEnd"/>
      <w:r w:rsidRPr="00100486">
        <w:rPr>
          <w:rFonts w:ascii="Times New Roman" w:eastAsia="Times New Roman" w:hAnsi="Times New Roman" w:cs="Times New Roman"/>
          <w:sz w:val="24"/>
          <w:szCs w:val="24"/>
        </w:rPr>
        <w:t>.</w:t>
      </w:r>
    </w:p>
    <w:p w14:paraId="3D404AD9" w14:textId="77777777" w:rsidR="00100486" w:rsidRPr="00100486" w:rsidRDefault="0010048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Case Study.</w:t>
      </w:r>
    </w:p>
    <w:p w14:paraId="6684441E" w14:textId="77777777" w:rsidR="00100486" w:rsidRPr="00100486" w:rsidRDefault="00100486">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Dữ</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liệu</w:t>
      </w:r>
      <w:proofErr w:type="spellEnd"/>
      <w:r w:rsidRPr="00100486">
        <w:rPr>
          <w:rFonts w:ascii="Times New Roman" w:eastAsia="Times New Roman" w:hAnsi="Times New Roman" w:cs="Times New Roman"/>
          <w:sz w:val="24"/>
          <w:szCs w:val="24"/>
        </w:rPr>
        <w:t>.</w:t>
      </w:r>
    </w:p>
    <w:p w14:paraId="7B361234" w14:textId="77777777" w:rsidR="00100486" w:rsidRPr="00100486" w:rsidRDefault="00100486">
      <w:pPr>
        <w:numPr>
          <w:ilvl w:val="0"/>
          <w:numId w:val="7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hợp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tiếp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p>
    <w:p w14:paraId="646556E4"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Do </w:t>
      </w:r>
      <w:proofErr w:type="spellStart"/>
      <w:r w:rsidRPr="00100486">
        <w:rPr>
          <w:rFonts w:ascii="Times New Roman" w:eastAsia="Times New Roman" w:hAnsi="Times New Roman" w:cs="Times New Roman"/>
          <w:sz w:val="24"/>
          <w:szCs w:val="24"/>
        </w:rPr>
        <w:t>đó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xem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việc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trị</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nhất</w:t>
      </w:r>
      <w:proofErr w:type="spellEnd"/>
      <w:r w:rsidRPr="00100486">
        <w:rPr>
          <w:rFonts w:ascii="Times New Roman" w:eastAsia="Times New Roman" w:hAnsi="Times New Roman" w:cs="Times New Roman"/>
          <w:sz w:val="24"/>
          <w:szCs w:val="24"/>
        </w:rPr>
        <w:t>.</w:t>
      </w:r>
    </w:p>
    <w:p w14:paraId="44BBE1F7"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lastRenderedPageBreak/>
        <w:t xml:space="preserve">6.3. Các </w:t>
      </w:r>
      <w:proofErr w:type="spellStart"/>
      <w:r w:rsidRPr="00100486">
        <w:rPr>
          <w:rFonts w:ascii="Times New Roman" w:eastAsia="Times New Roman" w:hAnsi="Times New Roman" w:cs="Times New Roman"/>
          <w:b/>
          <w:bCs/>
          <w:kern w:val="36"/>
          <w:sz w:val="48"/>
          <w:szCs w:val="48"/>
        </w:rPr>
        <w:t>nguồn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doanh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thu</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theo</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từng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giai</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đoạn</w:t>
      </w:r>
      <w:proofErr w:type="spellEnd"/>
    </w:p>
    <w:p w14:paraId="76D893D3"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phù</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hợp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từng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giai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đoạn</w:t>
      </w:r>
      <w:proofErr w:type="spellEnd"/>
      <w:r w:rsidRPr="00100486">
        <w:rPr>
          <w:rFonts w:ascii="Times New Roman" w:eastAsia="Times New Roman" w:hAnsi="Times New Roman" w:cs="Times New Roman"/>
          <w:sz w:val="24"/>
          <w:szCs w:val="24"/>
        </w:rPr>
        <w:t>.</w:t>
      </w:r>
    </w:p>
    <w:p w14:paraId="6DABF059"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r w:rsidRPr="00100486">
        <w:rPr>
          <w:rFonts w:ascii="Times New Roman" w:eastAsia="Times New Roman" w:hAnsi="Times New Roman" w:cs="Times New Roman"/>
          <w:b/>
          <w:bCs/>
          <w:sz w:val="36"/>
          <w:szCs w:val="36"/>
        </w:rPr>
        <w:t xml:space="preserve">Giai </w:t>
      </w:r>
      <w:proofErr w:type="spellStart"/>
      <w:r w:rsidRPr="00100486">
        <w:rPr>
          <w:rFonts w:ascii="Times New Roman" w:eastAsia="Times New Roman" w:hAnsi="Times New Roman" w:cs="Times New Roman"/>
          <w:b/>
          <w:bCs/>
          <w:sz w:val="36"/>
          <w:szCs w:val="36"/>
        </w:rPr>
        <w:t>đoạn</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khởi</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nghiệp</w:t>
      </w:r>
      <w:proofErr w:type="spellEnd"/>
    </w:p>
    <w:p w14:paraId="78307958"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chính</w:t>
      </w:r>
      <w:proofErr w:type="spellEnd"/>
      <w:r w:rsidRPr="00100486">
        <w:rPr>
          <w:rFonts w:ascii="Times New Roman" w:eastAsia="Times New Roman" w:hAnsi="Times New Roman" w:cs="Times New Roman"/>
          <w:sz w:val="24"/>
          <w:szCs w:val="24"/>
        </w:rPr>
        <w:t>:</w:t>
      </w:r>
    </w:p>
    <w:p w14:paraId="76AC1E46" w14:textId="77777777" w:rsidR="00100486" w:rsidRPr="00100486" w:rsidRDefault="00100486">
      <w:pPr>
        <w:numPr>
          <w:ilvl w:val="0"/>
          <w:numId w:val="8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Dịch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vụ</w:t>
      </w:r>
      <w:proofErr w:type="spellEnd"/>
      <w:r w:rsidRPr="00100486">
        <w:rPr>
          <w:rFonts w:ascii="Times New Roman" w:eastAsia="Times New Roman" w:hAnsi="Times New Roman" w:cs="Times New Roman"/>
          <w:sz w:val="24"/>
          <w:szCs w:val="24"/>
        </w:rPr>
        <w:t xml:space="preserve"> Business Consulting.</w:t>
      </w:r>
    </w:p>
    <w:p w14:paraId="441266A1" w14:textId="77777777" w:rsidR="00100486" w:rsidRPr="00100486" w:rsidRDefault="00100486">
      <w:pPr>
        <w:numPr>
          <w:ilvl w:val="0"/>
          <w:numId w:val="8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chuyển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đổi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w:t>
      </w:r>
    </w:p>
    <w:p w14:paraId="10F80A6E" w14:textId="77777777" w:rsidR="00100486" w:rsidRPr="00100486" w:rsidRDefault="0010048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Workshop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w:t>
      </w:r>
    </w:p>
    <w:p w14:paraId="16B4CC92" w14:textId="77777777" w:rsidR="00100486" w:rsidRPr="00100486" w:rsidRDefault="00100486">
      <w:pPr>
        <w:numPr>
          <w:ilvl w:val="0"/>
          <w:numId w:val="8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Dịch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vụ</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khung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w:t>
      </w:r>
    </w:p>
    <w:p w14:paraId="3118AFC4" w14:textId="77777777" w:rsidR="00100486" w:rsidRPr="00100486" w:rsidRDefault="00100486">
      <w:pPr>
        <w:numPr>
          <w:ilvl w:val="0"/>
          <w:numId w:val="8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 xml:space="preserve"> Business Consulting OS.</w:t>
      </w:r>
    </w:p>
    <w:p w14:paraId="1B1BCAEC"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tiêu</w:t>
      </w:r>
      <w:proofErr w:type="spellEnd"/>
      <w:r w:rsidRPr="00100486">
        <w:rPr>
          <w:rFonts w:ascii="Times New Roman" w:eastAsia="Times New Roman" w:hAnsi="Times New Roman" w:cs="Times New Roman"/>
          <w:sz w:val="24"/>
          <w:szCs w:val="24"/>
        </w:rPr>
        <w:t>:</w:t>
      </w:r>
    </w:p>
    <w:p w14:paraId="1444759C" w14:textId="77777777" w:rsidR="00100486" w:rsidRPr="00100486" w:rsidRDefault="00100486">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dòng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tiền</w:t>
      </w:r>
      <w:proofErr w:type="spellEnd"/>
      <w:r w:rsidRPr="00100486">
        <w:rPr>
          <w:rFonts w:ascii="Times New Roman" w:eastAsia="Times New Roman" w:hAnsi="Times New Roman" w:cs="Times New Roman"/>
          <w:sz w:val="24"/>
          <w:szCs w:val="24"/>
        </w:rPr>
        <w:t>.</w:t>
      </w:r>
    </w:p>
    <w:p w14:paraId="2160AC27" w14:textId="77777777" w:rsidR="00100486" w:rsidRPr="00100486" w:rsidRDefault="00100486">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tín</w:t>
      </w:r>
      <w:proofErr w:type="spellEnd"/>
      <w:r w:rsidRPr="00100486">
        <w:rPr>
          <w:rFonts w:ascii="Times New Roman" w:eastAsia="Times New Roman" w:hAnsi="Times New Roman" w:cs="Times New Roman"/>
          <w:sz w:val="24"/>
          <w:szCs w:val="24"/>
        </w:rPr>
        <w:t>.</w:t>
      </w:r>
    </w:p>
    <w:p w14:paraId="14B91CC7" w14:textId="77777777" w:rsidR="00100486" w:rsidRPr="00100486" w:rsidRDefault="00100486">
      <w:pPr>
        <w:numPr>
          <w:ilvl w:val="0"/>
          <w:numId w:val="81"/>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Tích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lũy</w:t>
      </w:r>
      <w:proofErr w:type="spellEnd"/>
      <w:r w:rsidRPr="00100486">
        <w:rPr>
          <w:rFonts w:ascii="Times New Roman" w:eastAsia="Times New Roman" w:hAnsi="Times New Roman" w:cs="Times New Roman"/>
          <w:sz w:val="24"/>
          <w:szCs w:val="24"/>
        </w:rPr>
        <w:t xml:space="preserve"> 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w:t>
      </w:r>
    </w:p>
    <w:p w14:paraId="1C6C0398"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r w:rsidRPr="00100486">
        <w:rPr>
          <w:rFonts w:ascii="Times New Roman" w:eastAsia="Times New Roman" w:hAnsi="Times New Roman" w:cs="Times New Roman"/>
          <w:b/>
          <w:bCs/>
          <w:sz w:val="36"/>
          <w:szCs w:val="36"/>
        </w:rPr>
        <w:t xml:space="preserve">Giai </w:t>
      </w:r>
      <w:proofErr w:type="spellStart"/>
      <w:r w:rsidRPr="00100486">
        <w:rPr>
          <w:rFonts w:ascii="Times New Roman" w:eastAsia="Times New Roman" w:hAnsi="Times New Roman" w:cs="Times New Roman"/>
          <w:b/>
          <w:bCs/>
          <w:sz w:val="36"/>
          <w:szCs w:val="36"/>
        </w:rPr>
        <w:t>đoạn</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phát</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triển</w:t>
      </w:r>
      <w:proofErr w:type="spellEnd"/>
    </w:p>
    <w:p w14:paraId="76D2A300"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Bên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cạnh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dịch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vụ</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r w:rsidRPr="00100486">
        <w:rPr>
          <w:rFonts w:ascii="Times New Roman" w:eastAsia="Times New Roman" w:hAnsi="Times New Roman" w:cs="Times New Roman"/>
          <w:sz w:val="24"/>
          <w:szCs w:val="24"/>
        </w:rPr>
        <w:t xml:space="preserve"> sang:</w:t>
      </w:r>
    </w:p>
    <w:p w14:paraId="09C42D77" w14:textId="77777777" w:rsidR="00100486" w:rsidRPr="00100486" w:rsidRDefault="00100486">
      <w:pPr>
        <w:numPr>
          <w:ilvl w:val="0"/>
          <w:numId w:val="82"/>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Thuê</w:t>
      </w:r>
      <w:proofErr w:type="spellEnd"/>
      <w:r w:rsidRPr="00100486">
        <w:rPr>
          <w:rFonts w:ascii="Times New Roman" w:eastAsia="Times New Roman" w:hAnsi="Times New Roman" w:cs="Times New Roman"/>
          <w:sz w:val="24"/>
          <w:szCs w:val="24"/>
        </w:rPr>
        <w:t xml:space="preserve"> bao </w:t>
      </w:r>
      <w:proofErr w:type="spellStart"/>
      <w:r w:rsidRPr="00100486">
        <w:rPr>
          <w:rFonts w:ascii="Times New Roman" w:eastAsia="Times New Roman" w:hAnsi="Times New Roman" w:cs="Times New Roman"/>
          <w:sz w:val="24"/>
          <w:szCs w:val="24"/>
        </w:rPr>
        <w:t>sử</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dụng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nội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bộ</w:t>
      </w:r>
      <w:proofErr w:type="spellEnd"/>
      <w:r w:rsidRPr="00100486">
        <w:rPr>
          <w:rFonts w:ascii="Times New Roman" w:eastAsia="Times New Roman" w:hAnsi="Times New Roman" w:cs="Times New Roman"/>
          <w:sz w:val="24"/>
          <w:szCs w:val="24"/>
        </w:rPr>
        <w:t>.</w:t>
      </w:r>
    </w:p>
    <w:p w14:paraId="4610E873" w14:textId="77777777" w:rsidR="00100486" w:rsidRPr="00100486" w:rsidRDefault="00100486">
      <w:pPr>
        <w:numPr>
          <w:ilvl w:val="0"/>
          <w:numId w:val="82"/>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Gói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hỗ</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kỳ</w:t>
      </w:r>
      <w:proofErr w:type="spellEnd"/>
      <w:r w:rsidRPr="00100486">
        <w:rPr>
          <w:rFonts w:ascii="Times New Roman" w:eastAsia="Times New Roman" w:hAnsi="Times New Roman" w:cs="Times New Roman"/>
          <w:sz w:val="24"/>
          <w:szCs w:val="24"/>
        </w:rPr>
        <w:t>.</w:t>
      </w:r>
    </w:p>
    <w:p w14:paraId="11B262CA" w14:textId="77777777" w:rsidR="00100486" w:rsidRPr="00100486" w:rsidRDefault="0010048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Đào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Coaching.</w:t>
      </w:r>
    </w:p>
    <w:p w14:paraId="03849F27" w14:textId="77777777" w:rsidR="00100486" w:rsidRPr="00100486" w:rsidRDefault="00100486">
      <w:pPr>
        <w:numPr>
          <w:ilvl w:val="0"/>
          <w:numId w:val="82"/>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Cập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nhật</w:t>
      </w:r>
      <w:proofErr w:type="spellEnd"/>
      <w:r w:rsidRPr="00100486">
        <w:rPr>
          <w:rFonts w:ascii="Times New Roman" w:eastAsia="Times New Roman" w:hAnsi="Times New Roman" w:cs="Times New Roman"/>
          <w:sz w:val="24"/>
          <w:szCs w:val="24"/>
        </w:rPr>
        <w:t xml:space="preserve"> Framework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Template.</w:t>
      </w:r>
    </w:p>
    <w:p w14:paraId="11DA3E63"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tiêu</w:t>
      </w:r>
      <w:proofErr w:type="spellEnd"/>
      <w:r w:rsidRPr="00100486">
        <w:rPr>
          <w:rFonts w:ascii="Times New Roman" w:eastAsia="Times New Roman" w:hAnsi="Times New Roman" w:cs="Times New Roman"/>
          <w:sz w:val="24"/>
          <w:szCs w:val="24"/>
        </w:rPr>
        <w:t>:</w:t>
      </w:r>
    </w:p>
    <w:p w14:paraId="7C981DAC" w14:textId="77777777" w:rsidR="00100486" w:rsidRPr="00100486" w:rsidRDefault="00100486">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kỳ</w:t>
      </w:r>
      <w:proofErr w:type="spellEnd"/>
      <w:r w:rsidRPr="00100486">
        <w:rPr>
          <w:rFonts w:ascii="Times New Roman" w:eastAsia="Times New Roman" w:hAnsi="Times New Roman" w:cs="Times New Roman"/>
          <w:sz w:val="24"/>
          <w:szCs w:val="24"/>
        </w:rPr>
        <w:t>.</w:t>
      </w:r>
    </w:p>
    <w:p w14:paraId="72B75B26" w14:textId="77777777" w:rsidR="00100486" w:rsidRPr="00100486" w:rsidRDefault="00100486">
      <w:pPr>
        <w:numPr>
          <w:ilvl w:val="0"/>
          <w:numId w:val="83"/>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Giảm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phụ</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thuộc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từng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lẻ</w:t>
      </w:r>
      <w:proofErr w:type="spellEnd"/>
      <w:r w:rsidRPr="00100486">
        <w:rPr>
          <w:rFonts w:ascii="Times New Roman" w:eastAsia="Times New Roman" w:hAnsi="Times New Roman" w:cs="Times New Roman"/>
          <w:sz w:val="24"/>
          <w:szCs w:val="24"/>
        </w:rPr>
        <w:t>.</w:t>
      </w:r>
    </w:p>
    <w:p w14:paraId="09FC5769"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r w:rsidRPr="00100486">
        <w:rPr>
          <w:rFonts w:ascii="Times New Roman" w:eastAsia="Times New Roman" w:hAnsi="Times New Roman" w:cs="Times New Roman"/>
          <w:b/>
          <w:bCs/>
          <w:sz w:val="36"/>
          <w:szCs w:val="36"/>
        </w:rPr>
        <w:t xml:space="preserve">Giai </w:t>
      </w:r>
      <w:proofErr w:type="spellStart"/>
      <w:r w:rsidRPr="00100486">
        <w:rPr>
          <w:rFonts w:ascii="Times New Roman" w:eastAsia="Times New Roman" w:hAnsi="Times New Roman" w:cs="Times New Roman"/>
          <w:b/>
          <w:bCs/>
          <w:sz w:val="36"/>
          <w:szCs w:val="36"/>
        </w:rPr>
        <w:t>đoạn</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mở</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rộng</w:t>
      </w:r>
      <w:proofErr w:type="spellEnd"/>
    </w:p>
    <w:p w14:paraId="30B21902"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Khi </w:t>
      </w:r>
      <w:proofErr w:type="spellStart"/>
      <w:r w:rsidRPr="00100486">
        <w:rPr>
          <w:rFonts w:ascii="Times New Roman" w:eastAsia="Times New Roman" w:hAnsi="Times New Roman" w:cs="Times New Roman"/>
          <w:sz w:val="24"/>
          <w:szCs w:val="24"/>
        </w:rPr>
        <w:t>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đủ</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lớn</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thể</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thành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như</w:t>
      </w:r>
      <w:proofErr w:type="spellEnd"/>
      <w:r w:rsidRPr="00100486">
        <w:rPr>
          <w:rFonts w:ascii="Times New Roman" w:eastAsia="Times New Roman" w:hAnsi="Times New Roman" w:cs="Times New Roman"/>
          <w:sz w:val="24"/>
          <w:szCs w:val="24"/>
        </w:rPr>
        <w:t>:</w:t>
      </w:r>
    </w:p>
    <w:p w14:paraId="3B762E9B" w14:textId="77777777" w:rsidR="00100486" w:rsidRPr="00100486" w:rsidRDefault="00100486">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Nền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đánh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w:t>
      </w:r>
    </w:p>
    <w:p w14:paraId="3FE6B1B9" w14:textId="77777777" w:rsidR="00100486" w:rsidRPr="00100486" w:rsidRDefault="00100486">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w:t>
      </w:r>
    </w:p>
    <w:p w14:paraId="103CCFA4" w14:textId="77777777" w:rsidR="00100486" w:rsidRPr="00100486" w:rsidRDefault="00100486">
      <w:pPr>
        <w:numPr>
          <w:ilvl w:val="0"/>
          <w:numId w:val="84"/>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Dịch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vụ</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người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lao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w:t>
      </w:r>
    </w:p>
    <w:p w14:paraId="07F67A5B" w14:textId="77777777" w:rsidR="00100486" w:rsidRPr="00100486" w:rsidRDefault="0010048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Các </w:t>
      </w:r>
      <w:proofErr w:type="spellStart"/>
      <w:r w:rsidRPr="00100486">
        <w:rPr>
          <w:rFonts w:ascii="Times New Roman" w:eastAsia="Times New Roman" w:hAnsi="Times New Roman" w:cs="Times New Roman"/>
          <w:sz w:val="24"/>
          <w:szCs w:val="24"/>
        </w:rPr>
        <w:t>dịch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vụ</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dữ</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liệu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tích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đủ</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dữ</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liệu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tuân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thủ</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luật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quyền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riêng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tư</w:t>
      </w:r>
      <w:proofErr w:type="spellEnd"/>
      <w:r w:rsidRPr="00100486">
        <w:rPr>
          <w:rFonts w:ascii="Times New Roman" w:eastAsia="Times New Roman" w:hAnsi="Times New Roman" w:cs="Times New Roman"/>
          <w:sz w:val="24"/>
          <w:szCs w:val="24"/>
        </w:rPr>
        <w:t>).</w:t>
      </w:r>
    </w:p>
    <w:p w14:paraId="15C0BC3E"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lastRenderedPageBreak/>
        <w:t>Mục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tiêu</w:t>
      </w:r>
      <w:proofErr w:type="spellEnd"/>
      <w:r w:rsidRPr="00100486">
        <w:rPr>
          <w:rFonts w:ascii="Times New Roman" w:eastAsia="Times New Roman" w:hAnsi="Times New Roman" w:cs="Times New Roman"/>
          <w:sz w:val="24"/>
          <w:szCs w:val="24"/>
        </w:rPr>
        <w:t>:</w:t>
      </w:r>
    </w:p>
    <w:p w14:paraId="1E025F6E" w14:textId="77777777" w:rsidR="00100486" w:rsidRPr="00100486" w:rsidRDefault="00100486">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w:t>
      </w:r>
    </w:p>
    <w:p w14:paraId="5C13CEAF" w14:textId="77777777" w:rsidR="00100486" w:rsidRPr="00100486" w:rsidRDefault="00100486">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w:t>
      </w:r>
    </w:p>
    <w:p w14:paraId="7EECF39A" w14:textId="77777777" w:rsidR="00100486" w:rsidRPr="00100486" w:rsidRDefault="00100486">
      <w:pPr>
        <w:numPr>
          <w:ilvl w:val="0"/>
          <w:numId w:val="85"/>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tư</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sứ</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mệnh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w:t>
      </w:r>
    </w:p>
    <w:p w14:paraId="33A95462" w14:textId="77777777" w:rsidR="00100486" w:rsidRPr="00100486" w:rsidRDefault="00100486" w:rsidP="0010048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0486">
        <w:rPr>
          <w:rFonts w:ascii="Times New Roman" w:eastAsia="Times New Roman" w:hAnsi="Times New Roman" w:cs="Times New Roman"/>
          <w:b/>
          <w:bCs/>
          <w:kern w:val="36"/>
          <w:sz w:val="48"/>
          <w:szCs w:val="48"/>
        </w:rPr>
        <w:t xml:space="preserve">6.4. </w:t>
      </w:r>
      <w:proofErr w:type="spellStart"/>
      <w:r w:rsidRPr="00100486">
        <w:rPr>
          <w:rFonts w:ascii="Times New Roman" w:eastAsia="Times New Roman" w:hAnsi="Times New Roman" w:cs="Times New Roman"/>
          <w:b/>
          <w:bCs/>
          <w:kern w:val="36"/>
          <w:sz w:val="48"/>
          <w:szCs w:val="48"/>
        </w:rPr>
        <w:t>Mô</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hình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tăng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trưởng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bền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vững</w:t>
      </w:r>
      <w:proofErr w:type="spellEnd"/>
    </w:p>
    <w:p w14:paraId="0216F5FE"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đuổi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trưởng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mọi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w:t>
      </w:r>
    </w:p>
    <w:p w14:paraId="45E7C234"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Chúng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tôi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ưu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mô</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w:t>
      </w:r>
    </w:p>
    <w:p w14:paraId="67120FD2"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8"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100486">
        <w:rPr>
          <w:rFonts w:ascii="Courier New" w:eastAsia="Times New Roman" w:hAnsi="Courier New" w:cs="Courier New"/>
          <w:sz w:val="20"/>
          <w:szCs w:val="20"/>
        </w:rPr>
        <w:t>Giải</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quyết</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tốt</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một</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dự</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án</w:t>
      </w:r>
      <w:proofErr w:type="spellEnd"/>
    </w:p>
    <w:p w14:paraId="3AF5CE58"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9"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2F9E4C2"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0"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100486">
        <w:rPr>
          <w:rFonts w:ascii="Courier New" w:eastAsia="Times New Roman" w:hAnsi="Courier New" w:cs="Courier New"/>
          <w:sz w:val="20"/>
          <w:szCs w:val="20"/>
        </w:rPr>
        <w:t>↓</w:t>
      </w:r>
    </w:p>
    <w:p w14:paraId="47C99156"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1"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AD96631"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2"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100486">
        <w:rPr>
          <w:rFonts w:ascii="Courier New" w:eastAsia="Times New Roman" w:hAnsi="Courier New" w:cs="Courier New"/>
          <w:sz w:val="20"/>
          <w:szCs w:val="20"/>
        </w:rPr>
        <w:t>Khách</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hàng</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hài</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lòng</w:t>
      </w:r>
      <w:proofErr w:type="spellEnd"/>
    </w:p>
    <w:p w14:paraId="21321708"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3"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9AA4E59"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4"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100486">
        <w:rPr>
          <w:rFonts w:ascii="Courier New" w:eastAsia="Times New Roman" w:hAnsi="Courier New" w:cs="Courier New"/>
          <w:sz w:val="20"/>
          <w:szCs w:val="20"/>
        </w:rPr>
        <w:t>↓</w:t>
      </w:r>
    </w:p>
    <w:p w14:paraId="358C67E7"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67ACBE7"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100486">
        <w:rPr>
          <w:rFonts w:ascii="Courier New" w:eastAsia="Times New Roman" w:hAnsi="Courier New" w:cs="Courier New"/>
          <w:sz w:val="20"/>
          <w:szCs w:val="20"/>
        </w:rPr>
        <w:t>Khách</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hàng</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tiếp</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tục</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đồng</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hành</w:t>
      </w:r>
      <w:proofErr w:type="spellEnd"/>
    </w:p>
    <w:p w14:paraId="0FED4599"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7"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C93A88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8"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100486">
        <w:rPr>
          <w:rFonts w:ascii="Courier New" w:eastAsia="Times New Roman" w:hAnsi="Courier New" w:cs="Courier New"/>
          <w:sz w:val="20"/>
          <w:szCs w:val="20"/>
        </w:rPr>
        <w:t>↓</w:t>
      </w:r>
    </w:p>
    <w:p w14:paraId="67B5AB8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9"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F82E58A"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0"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100486">
        <w:rPr>
          <w:rFonts w:ascii="Courier New" w:eastAsia="Times New Roman" w:hAnsi="Courier New" w:cs="Courier New"/>
          <w:sz w:val="20"/>
          <w:szCs w:val="20"/>
        </w:rPr>
        <w:t>Khách</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hàng</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giới</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thiệu</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doanh</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nghiệp</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khác</w:t>
      </w:r>
      <w:proofErr w:type="spellEnd"/>
    </w:p>
    <w:p w14:paraId="1BACA425"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1"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921DE15"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100486">
        <w:rPr>
          <w:rFonts w:ascii="Courier New" w:eastAsia="Times New Roman" w:hAnsi="Courier New" w:cs="Courier New"/>
          <w:sz w:val="20"/>
          <w:szCs w:val="20"/>
        </w:rPr>
        <w:t>↓</w:t>
      </w:r>
    </w:p>
    <w:p w14:paraId="33519FC6"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3"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D6B4818"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4"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100486">
        <w:rPr>
          <w:rFonts w:ascii="Courier New" w:eastAsia="Times New Roman" w:hAnsi="Courier New" w:cs="Courier New"/>
          <w:sz w:val="20"/>
          <w:szCs w:val="20"/>
        </w:rPr>
        <w:t xml:space="preserve">Case Study </w:t>
      </w:r>
      <w:proofErr w:type="spellStart"/>
      <w:r w:rsidRPr="00100486">
        <w:rPr>
          <w:rFonts w:ascii="Courier New" w:eastAsia="Times New Roman" w:hAnsi="Courier New" w:cs="Courier New"/>
          <w:sz w:val="20"/>
          <w:szCs w:val="20"/>
        </w:rPr>
        <w:t>tăng</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lên</w:t>
      </w:r>
      <w:proofErr w:type="spellEnd"/>
    </w:p>
    <w:p w14:paraId="77B9A066"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5"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74B6789"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6"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100486">
        <w:rPr>
          <w:rFonts w:ascii="Courier New" w:eastAsia="Times New Roman" w:hAnsi="Courier New" w:cs="Courier New"/>
          <w:sz w:val="20"/>
          <w:szCs w:val="20"/>
        </w:rPr>
        <w:t>↓</w:t>
      </w:r>
    </w:p>
    <w:p w14:paraId="12CFBDA0"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7"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6AA6835"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100486">
        <w:rPr>
          <w:rFonts w:ascii="Courier New" w:eastAsia="Times New Roman" w:hAnsi="Courier New" w:cs="Courier New"/>
          <w:sz w:val="20"/>
          <w:szCs w:val="20"/>
        </w:rPr>
        <w:t xml:space="preserve">Uy </w:t>
      </w:r>
      <w:proofErr w:type="spellStart"/>
      <w:r w:rsidRPr="00100486">
        <w:rPr>
          <w:rFonts w:ascii="Courier New" w:eastAsia="Times New Roman" w:hAnsi="Courier New" w:cs="Courier New"/>
          <w:sz w:val="20"/>
          <w:szCs w:val="20"/>
        </w:rPr>
        <w:t>tín</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tăng</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lên</w:t>
      </w:r>
      <w:proofErr w:type="spellEnd"/>
    </w:p>
    <w:p w14:paraId="126CA53B"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D0B7217"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0"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100486">
        <w:rPr>
          <w:rFonts w:ascii="Courier New" w:eastAsia="Times New Roman" w:hAnsi="Courier New" w:cs="Courier New"/>
          <w:sz w:val="20"/>
          <w:szCs w:val="20"/>
        </w:rPr>
        <w:t>↓</w:t>
      </w:r>
    </w:p>
    <w:p w14:paraId="6B24DC41"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1"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022AC38" w14:textId="77777777" w:rsidR="00100486" w:rsidRPr="00100486" w:rsidRDefault="00100486" w:rsidP="00EC1B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2" w:author="Admin" w:date="2026-07-06T11:32:00Z" w16du:dateUtc="2026-07-06T04:3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100486">
        <w:rPr>
          <w:rFonts w:ascii="Courier New" w:eastAsia="Times New Roman" w:hAnsi="Courier New" w:cs="Courier New"/>
          <w:sz w:val="20"/>
          <w:szCs w:val="20"/>
        </w:rPr>
        <w:t>Có</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thêm</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cơ</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hội</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hợp</w:t>
      </w:r>
      <w:proofErr w:type="spellEnd"/>
      <w:r w:rsidRPr="00100486">
        <w:rPr>
          <w:rFonts w:ascii="Courier New" w:eastAsia="Times New Roman" w:hAnsi="Courier New" w:cs="Courier New"/>
          <w:sz w:val="20"/>
          <w:szCs w:val="20"/>
        </w:rPr>
        <w:t xml:space="preserve"> </w:t>
      </w:r>
      <w:proofErr w:type="spellStart"/>
      <w:r w:rsidRPr="00100486">
        <w:rPr>
          <w:rFonts w:ascii="Courier New" w:eastAsia="Times New Roman" w:hAnsi="Courier New" w:cs="Courier New"/>
          <w:sz w:val="20"/>
          <w:szCs w:val="20"/>
        </w:rPr>
        <w:t>tác</w:t>
      </w:r>
      <w:proofErr w:type="spellEnd"/>
    </w:p>
    <w:p w14:paraId="4D358489"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mô</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trưởng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trị</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niềm</w:t>
      </w:r>
      <w:proofErr w:type="spellEnd"/>
      <w:r w:rsidRPr="00100486">
        <w:rPr>
          <w:rFonts w:ascii="Times New Roman" w:eastAsia="Times New Roman" w:hAnsi="Times New Roman" w:cs="Times New Roman"/>
          <w:sz w:val="24"/>
          <w:szCs w:val="24"/>
        </w:rPr>
        <w:t xml:space="preserve"> tin.</w:t>
      </w:r>
    </w:p>
    <w:p w14:paraId="192A4B59" w14:textId="5484C7CB" w:rsidR="00100486" w:rsidRPr="00100486" w:rsidDel="00EC1B98" w:rsidRDefault="00000000" w:rsidP="00100486">
      <w:pPr>
        <w:spacing w:after="0" w:line="240" w:lineRule="auto"/>
        <w:rPr>
          <w:del w:id="143" w:author="Admin" w:date="2026-07-06T11:33:00Z" w16du:dateUtc="2026-07-06T04:33:00Z"/>
          <w:rFonts w:ascii="Times New Roman" w:eastAsia="Times New Roman" w:hAnsi="Times New Roman" w:cs="Times New Roman"/>
          <w:sz w:val="24"/>
          <w:szCs w:val="24"/>
        </w:rPr>
      </w:pPr>
      <w:del w:id="144" w:author="Admin" w:date="2026-07-06T11:33:00Z" w16du:dateUtc="2026-07-06T04:33:00Z">
        <w:r w:rsidDel="00EC1B98">
          <w:rPr>
            <w:rFonts w:ascii="Times New Roman" w:eastAsia="Times New Roman" w:hAnsi="Times New Roman" w:cs="Times New Roman"/>
            <w:sz w:val="24"/>
            <w:szCs w:val="24"/>
          </w:rPr>
          <w:pict w14:anchorId="176445F4">
            <v:rect id="_x0000_i1179" style="width:0;height:1.5pt" o:hralign="center" o:hrstd="t" o:hr="t" fillcolor="#a0a0a0" stroked="f"/>
          </w:pict>
        </w:r>
      </w:del>
    </w:p>
    <w:p w14:paraId="06995374" w14:textId="77777777" w:rsidR="00100486" w:rsidRPr="00100486" w:rsidRDefault="00100486" w:rsidP="00EC1B98">
      <w:pPr>
        <w:spacing w:after="0" w:line="240" w:lineRule="auto"/>
        <w:rPr>
          <w:rFonts w:ascii="Times New Roman" w:eastAsia="Times New Roman" w:hAnsi="Times New Roman" w:cs="Times New Roman"/>
          <w:b/>
          <w:bCs/>
          <w:kern w:val="36"/>
          <w:sz w:val="48"/>
          <w:szCs w:val="48"/>
        </w:rPr>
        <w:pPrChange w:id="145" w:author="Admin" w:date="2026-07-06T11:33:00Z" w16du:dateUtc="2026-07-06T04:33:00Z">
          <w:pPr>
            <w:spacing w:before="100" w:beforeAutospacing="1" w:after="100" w:afterAutospacing="1" w:line="240" w:lineRule="auto"/>
            <w:outlineLvl w:val="0"/>
          </w:pPr>
        </w:pPrChange>
      </w:pPr>
      <w:r w:rsidRPr="00100486">
        <w:rPr>
          <w:rFonts w:ascii="Times New Roman" w:eastAsia="Times New Roman" w:hAnsi="Times New Roman" w:cs="Times New Roman"/>
          <w:b/>
          <w:bCs/>
          <w:kern w:val="36"/>
          <w:sz w:val="48"/>
          <w:szCs w:val="48"/>
        </w:rPr>
        <w:t xml:space="preserve">6.5. Tài </w:t>
      </w:r>
      <w:proofErr w:type="spellStart"/>
      <w:r w:rsidRPr="00100486">
        <w:rPr>
          <w:rFonts w:ascii="Times New Roman" w:eastAsia="Times New Roman" w:hAnsi="Times New Roman" w:cs="Times New Roman"/>
          <w:b/>
          <w:bCs/>
          <w:kern w:val="36"/>
          <w:sz w:val="48"/>
          <w:szCs w:val="48"/>
        </w:rPr>
        <w:t>sản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quan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trọng</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nhất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của</w:t>
      </w:r>
      <w:proofErr w:type="spellEnd"/>
      <w:r w:rsidRPr="00100486">
        <w:rPr>
          <w:rFonts w:ascii="Times New Roman" w:eastAsia="Times New Roman" w:hAnsi="Times New Roman" w:cs="Times New Roman"/>
          <w:b/>
          <w:bCs/>
          <w:kern w:val="36"/>
          <w:sz w:val="48"/>
          <w:szCs w:val="48"/>
        </w:rPr>
        <w:t xml:space="preserve"> THUCHOCVN</w:t>
      </w:r>
    </w:p>
    <w:p w14:paraId="43232C82"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Theo </w:t>
      </w:r>
      <w:proofErr w:type="spellStart"/>
      <w:r w:rsidRPr="00100486">
        <w:rPr>
          <w:rFonts w:ascii="Times New Roman" w:eastAsia="Times New Roman" w:hAnsi="Times New Roman" w:cs="Times New Roman"/>
          <w:sz w:val="24"/>
          <w:szCs w:val="24"/>
        </w:rPr>
        <w:t>quan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điểm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tài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lớn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nhất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phải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w:t>
      </w:r>
    </w:p>
    <w:p w14:paraId="376F46E0" w14:textId="77777777" w:rsidR="00100486" w:rsidRPr="00100486" w:rsidRDefault="00100486">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Phần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mềm</w:t>
      </w:r>
      <w:proofErr w:type="spellEnd"/>
      <w:r w:rsidRPr="00100486">
        <w:rPr>
          <w:rFonts w:ascii="Times New Roman" w:eastAsia="Times New Roman" w:hAnsi="Times New Roman" w:cs="Times New Roman"/>
          <w:sz w:val="24"/>
          <w:szCs w:val="24"/>
        </w:rPr>
        <w:t>.</w:t>
      </w:r>
    </w:p>
    <w:p w14:paraId="42FEDC70" w14:textId="77777777" w:rsidR="00100486" w:rsidRPr="00100486" w:rsidRDefault="0010048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Văn </w:t>
      </w:r>
      <w:proofErr w:type="spellStart"/>
      <w:r w:rsidRPr="00100486">
        <w:rPr>
          <w:rFonts w:ascii="Times New Roman" w:eastAsia="Times New Roman" w:hAnsi="Times New Roman" w:cs="Times New Roman"/>
          <w:sz w:val="24"/>
          <w:szCs w:val="24"/>
        </w:rPr>
        <w:t>phòng</w:t>
      </w:r>
      <w:proofErr w:type="spellEnd"/>
      <w:r w:rsidRPr="00100486">
        <w:rPr>
          <w:rFonts w:ascii="Times New Roman" w:eastAsia="Times New Roman" w:hAnsi="Times New Roman" w:cs="Times New Roman"/>
          <w:sz w:val="24"/>
          <w:szCs w:val="24"/>
        </w:rPr>
        <w:t>.</w:t>
      </w:r>
    </w:p>
    <w:p w14:paraId="465B7F17" w14:textId="77777777" w:rsidR="00100486" w:rsidRPr="00100486" w:rsidRDefault="00100486">
      <w:pPr>
        <w:numPr>
          <w:ilvl w:val="0"/>
          <w:numId w:val="86"/>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Thiết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bị</w:t>
      </w:r>
      <w:proofErr w:type="spellEnd"/>
      <w:r w:rsidRPr="00100486">
        <w:rPr>
          <w:rFonts w:ascii="Times New Roman" w:eastAsia="Times New Roman" w:hAnsi="Times New Roman" w:cs="Times New Roman"/>
          <w:sz w:val="24"/>
          <w:szCs w:val="24"/>
        </w:rPr>
        <w:t>.</w:t>
      </w:r>
    </w:p>
    <w:p w14:paraId="3F277D5B"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lastRenderedPageBreak/>
        <w:t>Mà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w:t>
      </w:r>
    </w:p>
    <w:p w14:paraId="6900EA64" w14:textId="1DE455D7" w:rsidR="00100486" w:rsidRPr="00100486" w:rsidDel="005E1083" w:rsidRDefault="00100486" w:rsidP="00100486">
      <w:pPr>
        <w:spacing w:before="100" w:beforeAutospacing="1" w:after="100" w:afterAutospacing="1" w:line="240" w:lineRule="auto"/>
        <w:outlineLvl w:val="2"/>
        <w:rPr>
          <w:del w:id="146" w:author="Admin" w:date="2026-07-06T11:34:00Z" w16du:dateUtc="2026-07-06T04:34:00Z"/>
          <w:rFonts w:ascii="Times New Roman" w:eastAsia="Times New Roman" w:hAnsi="Times New Roman" w:cs="Times New Roman"/>
          <w:b/>
          <w:bCs/>
          <w:sz w:val="27"/>
          <w:szCs w:val="27"/>
        </w:rPr>
      </w:pPr>
      <w:r w:rsidRPr="00100486">
        <w:rPr>
          <w:rFonts w:ascii="Times New Roman" w:eastAsia="Times New Roman" w:hAnsi="Times New Roman" w:cs="Times New Roman"/>
          <w:b/>
          <w:bCs/>
          <w:sz w:val="27"/>
          <w:szCs w:val="27"/>
        </w:rPr>
        <w:t xml:space="preserve">Tri </w:t>
      </w:r>
      <w:proofErr w:type="spellStart"/>
      <w:r w:rsidRPr="00100486">
        <w:rPr>
          <w:rFonts w:ascii="Times New Roman" w:eastAsia="Times New Roman" w:hAnsi="Times New Roman" w:cs="Times New Roman"/>
          <w:b/>
          <w:bCs/>
          <w:sz w:val="27"/>
          <w:szCs w:val="27"/>
        </w:rPr>
        <w:t>thức</w:t>
      </w:r>
      <w:proofErr w:type="spellEnd"/>
    </w:p>
    <w:p w14:paraId="632CF277" w14:textId="6F14F3BC" w:rsidR="00100486" w:rsidRPr="00100486" w:rsidRDefault="005E1083" w:rsidP="005E1083">
      <w:pPr>
        <w:spacing w:before="100" w:beforeAutospacing="1" w:after="100" w:afterAutospacing="1" w:line="240" w:lineRule="auto"/>
        <w:outlineLvl w:val="2"/>
        <w:rPr>
          <w:rFonts w:ascii="Times New Roman" w:eastAsia="Times New Roman" w:hAnsi="Times New Roman" w:cs="Times New Roman"/>
          <w:sz w:val="24"/>
          <w:szCs w:val="24"/>
        </w:rPr>
        <w:pPrChange w:id="147" w:author="Admin" w:date="2026-07-06T11:34:00Z" w16du:dateUtc="2026-07-06T04:34:00Z">
          <w:pPr>
            <w:spacing w:before="100" w:beforeAutospacing="1" w:after="100" w:afterAutospacing="1" w:line="240" w:lineRule="auto"/>
          </w:pPr>
        </w:pPrChange>
      </w:pPr>
      <w:ins w:id="148" w:author="Admin" w:date="2026-07-06T11:34:00Z" w16du:dateUtc="2026-07-06T04:34:00Z">
        <w:r>
          <w:rPr>
            <w:rFonts w:ascii="Times New Roman" w:eastAsia="Times New Roman" w:hAnsi="Times New Roman" w:cs="Times New Roman"/>
            <w:sz w:val="24"/>
            <w:szCs w:val="24"/>
          </w:rPr>
          <w:t xml:space="preserve"> - </w:t>
        </w:r>
      </w:ins>
      <w:r w:rsidR="00100486" w:rsidRPr="00100486">
        <w:rPr>
          <w:rFonts w:ascii="Times New Roman" w:eastAsia="Times New Roman" w:hAnsi="Times New Roman" w:cs="Times New Roman"/>
          <w:sz w:val="24"/>
          <w:szCs w:val="24"/>
        </w:rPr>
        <w:t xml:space="preserve">Những </w:t>
      </w:r>
      <w:proofErr w:type="spellStart"/>
      <w:r w:rsidR="00100486" w:rsidRPr="00100486">
        <w:rPr>
          <w:rFonts w:ascii="Times New Roman" w:eastAsia="Times New Roman" w:hAnsi="Times New Roman" w:cs="Times New Roman"/>
          <w:sz w:val="24"/>
          <w:szCs w:val="24"/>
        </w:rPr>
        <w:t>bài</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học</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được</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tích</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lũy</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từ</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thực</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tế</w:t>
      </w:r>
      <w:proofErr w:type="spellEnd"/>
      <w:r w:rsidR="00100486" w:rsidRPr="00100486">
        <w:rPr>
          <w:rFonts w:ascii="Times New Roman" w:eastAsia="Times New Roman" w:hAnsi="Times New Roman" w:cs="Times New Roman"/>
          <w:sz w:val="24"/>
          <w:szCs w:val="24"/>
        </w:rPr>
        <w:t>.</w:t>
      </w:r>
    </w:p>
    <w:p w14:paraId="4E5EADE6" w14:textId="0E3092F3" w:rsidR="00100486" w:rsidRPr="00100486" w:rsidDel="00EC1B98" w:rsidRDefault="00000000" w:rsidP="00100486">
      <w:pPr>
        <w:spacing w:after="0" w:line="240" w:lineRule="auto"/>
        <w:rPr>
          <w:del w:id="149" w:author="Admin" w:date="2026-07-06T11:33:00Z" w16du:dateUtc="2026-07-06T04:33:00Z"/>
          <w:rFonts w:ascii="Times New Roman" w:eastAsia="Times New Roman" w:hAnsi="Times New Roman" w:cs="Times New Roman"/>
          <w:sz w:val="24"/>
          <w:szCs w:val="24"/>
        </w:rPr>
      </w:pPr>
      <w:del w:id="150" w:author="Admin" w:date="2026-07-06T11:33:00Z" w16du:dateUtc="2026-07-06T04:33:00Z">
        <w:r w:rsidDel="00EC1B98">
          <w:rPr>
            <w:rFonts w:ascii="Times New Roman" w:eastAsia="Times New Roman" w:hAnsi="Times New Roman" w:cs="Times New Roman"/>
            <w:sz w:val="24"/>
            <w:szCs w:val="24"/>
          </w:rPr>
          <w:pict w14:anchorId="7CDC58DC">
            <v:rect id="_x0000_i1180" style="width:0;height:1.5pt" o:hralign="center" o:hrstd="t" o:hr="t" fillcolor="#a0a0a0" stroked="f"/>
          </w:pict>
        </w:r>
      </w:del>
    </w:p>
    <w:p w14:paraId="21423543" w14:textId="3011E005" w:rsidR="00100486" w:rsidRPr="00100486" w:rsidDel="005E1083" w:rsidRDefault="00100486" w:rsidP="00EC1B98">
      <w:pPr>
        <w:spacing w:after="0" w:line="240" w:lineRule="auto"/>
        <w:rPr>
          <w:del w:id="151" w:author="Admin" w:date="2026-07-06T11:34:00Z" w16du:dateUtc="2026-07-06T04:34:00Z"/>
          <w:rFonts w:ascii="Times New Roman" w:eastAsia="Times New Roman" w:hAnsi="Times New Roman" w:cs="Times New Roman"/>
          <w:b/>
          <w:bCs/>
          <w:sz w:val="27"/>
          <w:szCs w:val="27"/>
        </w:rPr>
        <w:pPrChange w:id="152" w:author="Admin" w:date="2026-07-06T11:33:00Z" w16du:dateUtc="2026-07-06T04:33:00Z">
          <w:pPr>
            <w:spacing w:before="100" w:beforeAutospacing="1" w:after="100" w:afterAutospacing="1" w:line="240" w:lineRule="auto"/>
            <w:outlineLvl w:val="2"/>
          </w:pPr>
        </w:pPrChange>
      </w:pPr>
      <w:r w:rsidRPr="00100486">
        <w:rPr>
          <w:rFonts w:ascii="Times New Roman" w:eastAsia="Times New Roman" w:hAnsi="Times New Roman" w:cs="Times New Roman"/>
          <w:b/>
          <w:bCs/>
          <w:sz w:val="27"/>
          <w:szCs w:val="27"/>
        </w:rPr>
        <w:t xml:space="preserve">Phương </w:t>
      </w:r>
      <w:proofErr w:type="spellStart"/>
      <w:r w:rsidRPr="00100486">
        <w:rPr>
          <w:rFonts w:ascii="Times New Roman" w:eastAsia="Times New Roman" w:hAnsi="Times New Roman" w:cs="Times New Roman"/>
          <w:b/>
          <w:bCs/>
          <w:sz w:val="27"/>
          <w:szCs w:val="27"/>
        </w:rPr>
        <w:t>pháp</w:t>
      </w:r>
      <w:proofErr w:type="spellEnd"/>
    </w:p>
    <w:p w14:paraId="0402039D" w14:textId="395480D0" w:rsidR="00100486" w:rsidDel="00EC1B98" w:rsidRDefault="005E1083" w:rsidP="005E1083">
      <w:pPr>
        <w:spacing w:after="0" w:line="240" w:lineRule="auto"/>
        <w:rPr>
          <w:del w:id="153" w:author="Admin" w:date="2026-07-06T11:34:00Z" w16du:dateUtc="2026-07-06T04:34:00Z"/>
          <w:rFonts w:ascii="Times New Roman" w:eastAsia="Times New Roman" w:hAnsi="Times New Roman" w:cs="Times New Roman"/>
          <w:b/>
          <w:bCs/>
          <w:sz w:val="27"/>
          <w:szCs w:val="27"/>
        </w:rPr>
        <w:pPrChange w:id="154" w:author="Admin" w:date="2026-07-06T11:34:00Z" w16du:dateUtc="2026-07-06T04:34:00Z">
          <w:pPr>
            <w:spacing w:before="100" w:beforeAutospacing="1" w:after="100" w:afterAutospacing="1" w:line="240" w:lineRule="auto"/>
          </w:pPr>
        </w:pPrChange>
      </w:pPr>
      <w:ins w:id="155" w:author="Admin" w:date="2026-07-06T11:34:00Z" w16du:dateUtc="2026-07-06T04:34:00Z">
        <w:r>
          <w:rPr>
            <w:rFonts w:ascii="Times New Roman" w:eastAsia="Times New Roman" w:hAnsi="Times New Roman" w:cs="Times New Roman"/>
            <w:sz w:val="24"/>
            <w:szCs w:val="24"/>
          </w:rPr>
          <w:t xml:space="preserve"> - </w:t>
        </w:r>
      </w:ins>
      <w:r w:rsidR="00100486" w:rsidRPr="00100486">
        <w:rPr>
          <w:rFonts w:ascii="Times New Roman" w:eastAsia="Times New Roman" w:hAnsi="Times New Roman" w:cs="Times New Roman"/>
          <w:sz w:val="24"/>
          <w:szCs w:val="24"/>
        </w:rPr>
        <w:t xml:space="preserve">Các Framework </w:t>
      </w:r>
      <w:proofErr w:type="spellStart"/>
      <w:r w:rsidR="00100486" w:rsidRPr="00100486">
        <w:rPr>
          <w:rFonts w:ascii="Times New Roman" w:eastAsia="Times New Roman" w:hAnsi="Times New Roman" w:cs="Times New Roman"/>
          <w:sz w:val="24"/>
          <w:szCs w:val="24"/>
        </w:rPr>
        <w:t>và</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quy</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trình</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đã</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được</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kiểm</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chứng</w:t>
      </w:r>
      <w:proofErr w:type="spellEnd"/>
      <w:r w:rsidR="00100486" w:rsidRPr="00100486">
        <w:rPr>
          <w:rFonts w:ascii="Times New Roman" w:eastAsia="Times New Roman" w:hAnsi="Times New Roman" w:cs="Times New Roman"/>
          <w:sz w:val="24"/>
          <w:szCs w:val="24"/>
        </w:rPr>
        <w:t>.</w:t>
      </w:r>
    </w:p>
    <w:p w14:paraId="2F565D0E" w14:textId="77777777" w:rsidR="00EC1B98" w:rsidRPr="00100486" w:rsidRDefault="00EC1B98" w:rsidP="00100486">
      <w:pPr>
        <w:spacing w:before="100" w:beforeAutospacing="1" w:after="100" w:afterAutospacing="1" w:line="240" w:lineRule="auto"/>
        <w:rPr>
          <w:ins w:id="156" w:author="Admin" w:date="2026-07-06T11:34:00Z" w16du:dateUtc="2026-07-06T04:34:00Z"/>
          <w:rFonts w:ascii="Times New Roman" w:eastAsia="Times New Roman" w:hAnsi="Times New Roman" w:cs="Times New Roman"/>
          <w:sz w:val="24"/>
          <w:szCs w:val="24"/>
        </w:rPr>
      </w:pPr>
    </w:p>
    <w:p w14:paraId="5C516152" w14:textId="3D18DBAF" w:rsidR="00100486" w:rsidRPr="00EC1B98" w:rsidDel="00EC1B98" w:rsidRDefault="00000000" w:rsidP="00100486">
      <w:pPr>
        <w:spacing w:after="0" w:line="240" w:lineRule="auto"/>
        <w:rPr>
          <w:del w:id="157" w:author="Admin" w:date="2026-07-06T11:33:00Z" w16du:dateUtc="2026-07-06T04:33:00Z"/>
          <w:rFonts w:ascii="Times New Roman" w:eastAsia="Times New Roman" w:hAnsi="Times New Roman" w:cs="Times New Roman"/>
          <w:b/>
          <w:bCs/>
          <w:sz w:val="27"/>
          <w:szCs w:val="27"/>
          <w:rPrChange w:id="158" w:author="Admin" w:date="2026-07-06T11:34:00Z" w16du:dateUtc="2026-07-06T04:34:00Z">
            <w:rPr>
              <w:del w:id="159" w:author="Admin" w:date="2026-07-06T11:33:00Z" w16du:dateUtc="2026-07-06T04:33:00Z"/>
              <w:rFonts w:ascii="Times New Roman" w:eastAsia="Times New Roman" w:hAnsi="Times New Roman" w:cs="Times New Roman"/>
              <w:sz w:val="24"/>
              <w:szCs w:val="24"/>
            </w:rPr>
          </w:rPrChange>
        </w:rPr>
      </w:pPr>
      <w:del w:id="160" w:author="Admin" w:date="2026-07-06T11:33:00Z" w16du:dateUtc="2026-07-06T04:33:00Z">
        <w:r w:rsidRPr="00EC1B98" w:rsidDel="00EC1B98">
          <w:rPr>
            <w:rFonts w:ascii="Times New Roman" w:eastAsia="Times New Roman" w:hAnsi="Times New Roman" w:cs="Times New Roman"/>
            <w:b/>
            <w:bCs/>
            <w:sz w:val="27"/>
            <w:szCs w:val="27"/>
            <w:rPrChange w:id="161" w:author="Admin" w:date="2026-07-06T11:34:00Z" w16du:dateUtc="2026-07-06T04:34:00Z">
              <w:rPr>
                <w:rFonts w:ascii="Times New Roman" w:eastAsia="Times New Roman" w:hAnsi="Times New Roman" w:cs="Times New Roman"/>
                <w:sz w:val="24"/>
                <w:szCs w:val="24"/>
              </w:rPr>
            </w:rPrChange>
          </w:rPr>
          <w:pict w14:anchorId="2C49EB1B">
            <v:rect id="_x0000_i1181" style="width:0;height:1.5pt" o:hralign="center" o:hrstd="t" o:hr="t" fillcolor="#a0a0a0" stroked="f"/>
          </w:pict>
        </w:r>
      </w:del>
    </w:p>
    <w:p w14:paraId="390F64FA" w14:textId="612E442F" w:rsidR="00100486" w:rsidRPr="00100486" w:rsidDel="005E1083" w:rsidRDefault="00100486" w:rsidP="00EC1B98">
      <w:pPr>
        <w:spacing w:before="100" w:beforeAutospacing="1" w:after="100" w:afterAutospacing="1" w:line="240" w:lineRule="auto"/>
        <w:rPr>
          <w:del w:id="162" w:author="Admin" w:date="2026-07-06T11:34:00Z" w16du:dateUtc="2026-07-06T04:34:00Z"/>
          <w:rFonts w:ascii="Times New Roman" w:eastAsia="Times New Roman" w:hAnsi="Times New Roman" w:cs="Times New Roman"/>
          <w:b/>
          <w:bCs/>
          <w:sz w:val="27"/>
          <w:szCs w:val="27"/>
        </w:rPr>
        <w:pPrChange w:id="163" w:author="Admin" w:date="2026-07-06T11:34:00Z" w16du:dateUtc="2026-07-06T04:34:00Z">
          <w:pPr>
            <w:spacing w:before="100" w:beforeAutospacing="1" w:after="100" w:afterAutospacing="1" w:line="240" w:lineRule="auto"/>
            <w:outlineLvl w:val="2"/>
          </w:pPr>
        </w:pPrChange>
      </w:pPr>
      <w:proofErr w:type="spellStart"/>
      <w:r w:rsidRPr="00100486">
        <w:rPr>
          <w:rFonts w:ascii="Times New Roman" w:eastAsia="Times New Roman" w:hAnsi="Times New Roman" w:cs="Times New Roman"/>
          <w:b/>
          <w:bCs/>
          <w:sz w:val="27"/>
          <w:szCs w:val="27"/>
        </w:rPr>
        <w:t>Đội</w:t>
      </w:r>
      <w:proofErr w:type="spellEnd"/>
      <w:r w:rsidRPr="00100486">
        <w:rPr>
          <w:rFonts w:ascii="Times New Roman" w:eastAsia="Times New Roman" w:hAnsi="Times New Roman" w:cs="Times New Roman"/>
          <w:b/>
          <w:bCs/>
          <w:sz w:val="27"/>
          <w:szCs w:val="27"/>
        </w:rPr>
        <w:t xml:space="preserve"> </w:t>
      </w:r>
      <w:proofErr w:type="spellStart"/>
      <w:r w:rsidRPr="00100486">
        <w:rPr>
          <w:rFonts w:ascii="Times New Roman" w:eastAsia="Times New Roman" w:hAnsi="Times New Roman" w:cs="Times New Roman"/>
          <w:b/>
          <w:bCs/>
          <w:sz w:val="27"/>
          <w:szCs w:val="27"/>
        </w:rPr>
        <w:t>ngũ</w:t>
      </w:r>
      <w:proofErr w:type="spellEnd"/>
    </w:p>
    <w:p w14:paraId="1EA18AA9" w14:textId="6AF8F5A2" w:rsidR="00100486" w:rsidRPr="00100486" w:rsidRDefault="005E1083" w:rsidP="00100486">
      <w:pPr>
        <w:spacing w:before="100" w:beforeAutospacing="1" w:after="100" w:afterAutospacing="1" w:line="240" w:lineRule="auto"/>
        <w:rPr>
          <w:rFonts w:ascii="Times New Roman" w:eastAsia="Times New Roman" w:hAnsi="Times New Roman" w:cs="Times New Roman"/>
          <w:sz w:val="24"/>
          <w:szCs w:val="24"/>
        </w:rPr>
      </w:pPr>
      <w:ins w:id="164" w:author="Admin" w:date="2026-07-06T11:34:00Z" w16du:dateUtc="2026-07-06T04:34:00Z">
        <w:r>
          <w:rPr>
            <w:rFonts w:ascii="Times New Roman" w:eastAsia="Times New Roman" w:hAnsi="Times New Roman" w:cs="Times New Roman"/>
            <w:sz w:val="24"/>
            <w:szCs w:val="24"/>
          </w:rPr>
          <w:t xml:space="preserve"> - </w:t>
        </w:r>
      </w:ins>
      <w:r w:rsidR="00100486" w:rsidRPr="00100486">
        <w:rPr>
          <w:rFonts w:ascii="Times New Roman" w:eastAsia="Times New Roman" w:hAnsi="Times New Roman" w:cs="Times New Roman"/>
          <w:sz w:val="24"/>
          <w:szCs w:val="24"/>
        </w:rPr>
        <w:t xml:space="preserve">Những Consultant </w:t>
      </w:r>
      <w:proofErr w:type="spellStart"/>
      <w:r w:rsidR="00100486" w:rsidRPr="00100486">
        <w:rPr>
          <w:rFonts w:ascii="Times New Roman" w:eastAsia="Times New Roman" w:hAnsi="Times New Roman" w:cs="Times New Roman"/>
          <w:sz w:val="24"/>
          <w:szCs w:val="24"/>
        </w:rPr>
        <w:t>có</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khả</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năng</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giải</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quyết</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vấn</w:t>
      </w:r>
      <w:proofErr w:type="spellEnd"/>
      <w:r w:rsidR="00100486" w:rsidRPr="00100486">
        <w:rPr>
          <w:rFonts w:ascii="Times New Roman" w:eastAsia="Times New Roman" w:hAnsi="Times New Roman" w:cs="Times New Roman"/>
          <w:sz w:val="24"/>
          <w:szCs w:val="24"/>
        </w:rPr>
        <w:t xml:space="preserve"> </w:t>
      </w:r>
      <w:proofErr w:type="spellStart"/>
      <w:r w:rsidR="00100486" w:rsidRPr="00100486">
        <w:rPr>
          <w:rFonts w:ascii="Times New Roman" w:eastAsia="Times New Roman" w:hAnsi="Times New Roman" w:cs="Times New Roman"/>
          <w:sz w:val="24"/>
          <w:szCs w:val="24"/>
        </w:rPr>
        <w:t>đề</w:t>
      </w:r>
      <w:proofErr w:type="spellEnd"/>
      <w:r w:rsidR="00100486" w:rsidRPr="00100486">
        <w:rPr>
          <w:rFonts w:ascii="Times New Roman" w:eastAsia="Times New Roman" w:hAnsi="Times New Roman" w:cs="Times New Roman"/>
          <w:sz w:val="24"/>
          <w:szCs w:val="24"/>
        </w:rPr>
        <w:t>.</w:t>
      </w:r>
    </w:p>
    <w:p w14:paraId="365145F2" w14:textId="03BA2E9D" w:rsidR="00100486" w:rsidRPr="00100486" w:rsidDel="00EC1B98" w:rsidRDefault="00000000" w:rsidP="00100486">
      <w:pPr>
        <w:spacing w:after="0" w:line="240" w:lineRule="auto"/>
        <w:rPr>
          <w:del w:id="165" w:author="Admin" w:date="2026-07-06T11:33:00Z" w16du:dateUtc="2026-07-06T04:33:00Z"/>
          <w:rFonts w:ascii="Times New Roman" w:eastAsia="Times New Roman" w:hAnsi="Times New Roman" w:cs="Times New Roman"/>
          <w:sz w:val="24"/>
          <w:szCs w:val="24"/>
        </w:rPr>
      </w:pPr>
      <w:del w:id="166" w:author="Admin" w:date="2026-07-06T11:33:00Z" w16du:dateUtc="2026-07-06T04:33:00Z">
        <w:r w:rsidDel="00EC1B98">
          <w:rPr>
            <w:rFonts w:ascii="Times New Roman" w:eastAsia="Times New Roman" w:hAnsi="Times New Roman" w:cs="Times New Roman"/>
            <w:sz w:val="24"/>
            <w:szCs w:val="24"/>
          </w:rPr>
          <w:pict w14:anchorId="2ACD35F7">
            <v:rect id="_x0000_i1182" style="width:0;height:1.5pt" o:hralign="center" o:hrstd="t" o:hr="t" fillcolor="#a0a0a0" stroked="f"/>
          </w:pict>
        </w:r>
      </w:del>
    </w:p>
    <w:p w14:paraId="66F51281" w14:textId="3D815418" w:rsidR="00100486" w:rsidRPr="00100486" w:rsidDel="005E1083" w:rsidRDefault="00100486" w:rsidP="00EC1B98">
      <w:pPr>
        <w:spacing w:after="0" w:line="240" w:lineRule="auto"/>
        <w:rPr>
          <w:del w:id="167" w:author="Admin" w:date="2026-07-06T11:34:00Z" w16du:dateUtc="2026-07-06T04:34:00Z"/>
          <w:rFonts w:ascii="Times New Roman" w:eastAsia="Times New Roman" w:hAnsi="Times New Roman" w:cs="Times New Roman"/>
          <w:b/>
          <w:bCs/>
          <w:sz w:val="27"/>
          <w:szCs w:val="27"/>
        </w:rPr>
        <w:pPrChange w:id="168" w:author="Admin" w:date="2026-07-06T11:33:00Z" w16du:dateUtc="2026-07-06T04:33:00Z">
          <w:pPr>
            <w:spacing w:before="100" w:beforeAutospacing="1" w:after="100" w:afterAutospacing="1" w:line="240" w:lineRule="auto"/>
            <w:outlineLvl w:val="2"/>
          </w:pPr>
        </w:pPrChange>
      </w:pPr>
      <w:proofErr w:type="spellStart"/>
      <w:r w:rsidRPr="00100486">
        <w:rPr>
          <w:rFonts w:ascii="Times New Roman" w:eastAsia="Times New Roman" w:hAnsi="Times New Roman" w:cs="Times New Roman"/>
          <w:b/>
          <w:bCs/>
          <w:sz w:val="27"/>
          <w:szCs w:val="27"/>
        </w:rPr>
        <w:t>Niềm</w:t>
      </w:r>
      <w:proofErr w:type="spellEnd"/>
      <w:r w:rsidRPr="00100486">
        <w:rPr>
          <w:rFonts w:ascii="Times New Roman" w:eastAsia="Times New Roman" w:hAnsi="Times New Roman" w:cs="Times New Roman"/>
          <w:b/>
          <w:bCs/>
          <w:sz w:val="27"/>
          <w:szCs w:val="27"/>
        </w:rPr>
        <w:t xml:space="preserve"> tin</w:t>
      </w:r>
      <w:ins w:id="169" w:author="Admin" w:date="2026-07-06T11:34:00Z" w16du:dateUtc="2026-07-06T04:34:00Z">
        <w:r w:rsidR="005E1083">
          <w:rPr>
            <w:rFonts w:ascii="Times New Roman" w:eastAsia="Times New Roman" w:hAnsi="Times New Roman" w:cs="Times New Roman"/>
            <w:sz w:val="24"/>
            <w:szCs w:val="24"/>
          </w:rPr>
          <w:t xml:space="preserve"> -</w:t>
        </w:r>
      </w:ins>
    </w:p>
    <w:p w14:paraId="1AF71615" w14:textId="1EE88C4D" w:rsidR="00EC1B98" w:rsidRPr="00100486" w:rsidRDefault="00100486" w:rsidP="005E1083">
      <w:pPr>
        <w:spacing w:after="0" w:line="240" w:lineRule="auto"/>
        <w:rPr>
          <w:rFonts w:ascii="Times New Roman" w:eastAsia="Times New Roman" w:hAnsi="Times New Roman" w:cs="Times New Roman"/>
          <w:sz w:val="24"/>
          <w:szCs w:val="24"/>
        </w:rPr>
        <w:pPrChange w:id="170" w:author="Admin" w:date="2026-07-06T11:34:00Z" w16du:dateUtc="2026-07-06T04:34:00Z">
          <w:pPr>
            <w:spacing w:before="100" w:beforeAutospacing="1" w:after="100" w:afterAutospacing="1" w:line="240" w:lineRule="auto"/>
          </w:pPr>
        </w:pPrChange>
      </w:pPr>
      <w:del w:id="171" w:author="Admin" w:date="2026-07-06T11:34:00Z" w16du:dateUtc="2026-07-06T04:34:00Z">
        <w:r w:rsidRPr="00100486" w:rsidDel="005E1083">
          <w:rPr>
            <w:rFonts w:ascii="Times New Roman" w:eastAsia="Times New Roman" w:hAnsi="Times New Roman" w:cs="Times New Roman"/>
            <w:sz w:val="24"/>
            <w:szCs w:val="24"/>
          </w:rPr>
          <w:delText>S</w:delText>
        </w:r>
      </w:del>
      <w:ins w:id="172" w:author="Admin" w:date="2026-07-06T11:34:00Z" w16du:dateUtc="2026-07-06T04:34:00Z">
        <w:r w:rsidR="005E1083">
          <w:rPr>
            <w:rFonts w:ascii="Times New Roman" w:eastAsia="Times New Roman" w:hAnsi="Times New Roman" w:cs="Times New Roman"/>
            <w:sz w:val="24"/>
            <w:szCs w:val="24"/>
          </w:rPr>
          <w:t xml:space="preserve"> </w:t>
        </w:r>
        <w:proofErr w:type="spellStart"/>
        <w:r w:rsidR="005E1083">
          <w:rPr>
            <w:rFonts w:ascii="Times New Roman" w:eastAsia="Times New Roman" w:hAnsi="Times New Roman" w:cs="Times New Roman"/>
            <w:sz w:val="24"/>
            <w:szCs w:val="24"/>
          </w:rPr>
          <w:t>S</w:t>
        </w:r>
      </w:ins>
      <w:r w:rsidRPr="00100486">
        <w:rPr>
          <w:rFonts w:ascii="Times New Roman" w:eastAsia="Times New Roman" w:hAnsi="Times New Roman" w:cs="Times New Roman"/>
          <w:sz w:val="24"/>
          <w:szCs w:val="24"/>
        </w:rPr>
        <w:t>ự</w:t>
      </w:r>
      <w:proofErr w:type="spellEnd"/>
      <w:r w:rsidRPr="00100486">
        <w:rPr>
          <w:rFonts w:ascii="Times New Roman" w:eastAsia="Times New Roman" w:hAnsi="Times New Roman" w:cs="Times New Roman"/>
          <w:sz w:val="24"/>
          <w:szCs w:val="24"/>
        </w:rPr>
        <w:t xml:space="preserve"> tin </w:t>
      </w:r>
      <w:proofErr w:type="spellStart"/>
      <w:r w:rsidRPr="00100486">
        <w:rPr>
          <w:rFonts w:ascii="Times New Roman" w:eastAsia="Times New Roman" w:hAnsi="Times New Roman" w:cs="Times New Roman"/>
          <w:sz w:val="24"/>
          <w:szCs w:val="24"/>
        </w:rPr>
        <w:t>tưởng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hàng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w:t>
      </w:r>
    </w:p>
    <w:p w14:paraId="7127CEA0"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những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vững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bị</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sao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chép</w:t>
      </w:r>
      <w:proofErr w:type="spellEnd"/>
      <w:r w:rsidRPr="00100486">
        <w:rPr>
          <w:rFonts w:ascii="Times New Roman" w:eastAsia="Times New Roman" w:hAnsi="Times New Roman" w:cs="Times New Roman"/>
          <w:sz w:val="24"/>
          <w:szCs w:val="24"/>
        </w:rPr>
        <w:t>.</w:t>
      </w:r>
    </w:p>
    <w:p w14:paraId="1F2ED0EE" w14:textId="231591B1" w:rsidR="00100486" w:rsidDel="005E1083" w:rsidRDefault="00000000" w:rsidP="00EC1B98">
      <w:pPr>
        <w:spacing w:after="0" w:line="240" w:lineRule="auto"/>
        <w:rPr>
          <w:del w:id="173" w:author="Admin" w:date="2026-07-06T11:33:00Z" w16du:dateUtc="2026-07-06T04:33:00Z"/>
          <w:rFonts w:ascii="Times New Roman" w:eastAsia="Times New Roman" w:hAnsi="Times New Roman" w:cs="Times New Roman"/>
          <w:sz w:val="24"/>
          <w:szCs w:val="24"/>
        </w:rPr>
      </w:pPr>
      <w:del w:id="174" w:author="Admin" w:date="2026-07-06T11:33:00Z" w16du:dateUtc="2026-07-06T04:33:00Z">
        <w:r w:rsidDel="00EC1B98">
          <w:rPr>
            <w:rFonts w:ascii="Times New Roman" w:eastAsia="Times New Roman" w:hAnsi="Times New Roman" w:cs="Times New Roman"/>
            <w:sz w:val="24"/>
            <w:szCs w:val="24"/>
          </w:rPr>
          <w:pict w14:anchorId="1D9BFF54">
            <v:rect id="_x0000_i1183" style="width:0;height:1.5pt" o:hralign="center" o:hrstd="t" o:hr="t" fillcolor="#a0a0a0" stroked="f"/>
          </w:pict>
        </w:r>
      </w:del>
    </w:p>
    <w:p w14:paraId="12968FFA" w14:textId="77777777" w:rsidR="005E1083" w:rsidRPr="00100486" w:rsidRDefault="005E1083" w:rsidP="00100486">
      <w:pPr>
        <w:spacing w:after="0" w:line="240" w:lineRule="auto"/>
        <w:rPr>
          <w:ins w:id="175" w:author="Admin" w:date="2026-07-06T11:34:00Z" w16du:dateUtc="2026-07-06T04:34:00Z"/>
          <w:rFonts w:ascii="Times New Roman" w:eastAsia="Times New Roman" w:hAnsi="Times New Roman" w:cs="Times New Roman"/>
          <w:sz w:val="24"/>
          <w:szCs w:val="24"/>
        </w:rPr>
      </w:pPr>
    </w:p>
    <w:p w14:paraId="6211F73A" w14:textId="77777777" w:rsidR="00100486" w:rsidRPr="00100486" w:rsidRDefault="00100486" w:rsidP="00EC1B98">
      <w:pPr>
        <w:spacing w:after="0" w:line="240" w:lineRule="auto"/>
        <w:rPr>
          <w:rFonts w:ascii="Times New Roman" w:eastAsia="Times New Roman" w:hAnsi="Times New Roman" w:cs="Times New Roman"/>
          <w:b/>
          <w:bCs/>
          <w:kern w:val="36"/>
          <w:sz w:val="48"/>
          <w:szCs w:val="48"/>
        </w:rPr>
        <w:pPrChange w:id="176" w:author="Admin" w:date="2026-07-06T11:33:00Z" w16du:dateUtc="2026-07-06T04:33:00Z">
          <w:pPr>
            <w:spacing w:before="100" w:beforeAutospacing="1" w:after="100" w:afterAutospacing="1" w:line="240" w:lineRule="auto"/>
            <w:outlineLvl w:val="0"/>
          </w:pPr>
        </w:pPrChange>
      </w:pPr>
      <w:r w:rsidRPr="00100486">
        <w:rPr>
          <w:rFonts w:ascii="Times New Roman" w:eastAsia="Times New Roman" w:hAnsi="Times New Roman" w:cs="Times New Roman"/>
          <w:b/>
          <w:bCs/>
          <w:kern w:val="36"/>
          <w:sz w:val="48"/>
          <w:szCs w:val="48"/>
        </w:rPr>
        <w:t>6.6. Đ</w:t>
      </w:r>
      <w:proofErr w:type="spellStart"/>
      <w:r w:rsidRPr="00100486">
        <w:rPr>
          <w:rFonts w:ascii="Times New Roman" w:eastAsia="Times New Roman" w:hAnsi="Times New Roman" w:cs="Times New Roman"/>
          <w:b/>
          <w:bCs/>
          <w:kern w:val="36"/>
          <w:sz w:val="48"/>
          <w:szCs w:val="48"/>
        </w:rPr>
        <w:t>ầu</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tư</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trở</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lại</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cho</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sứ</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mệnh</w:t>
      </w:r>
      <w:proofErr w:type="spellEnd"/>
    </w:p>
    <w:p w14:paraId="664651D2"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 xml:space="preserve">, THUCHOCVN cam </w:t>
      </w: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dành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để</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tiếp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tư</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vào</w:t>
      </w:r>
      <w:proofErr w:type="spellEnd"/>
      <w:r w:rsidRPr="00100486">
        <w:rPr>
          <w:rFonts w:ascii="Times New Roman" w:eastAsia="Times New Roman" w:hAnsi="Times New Roman" w:cs="Times New Roman"/>
          <w:sz w:val="24"/>
          <w:szCs w:val="24"/>
        </w:rPr>
        <w:t>:</w:t>
      </w:r>
    </w:p>
    <w:p w14:paraId="32BDD8C1" w14:textId="77777777" w:rsidR="00100486" w:rsidRPr="00100486" w:rsidRDefault="0010048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Hoàn </w:t>
      </w:r>
      <w:proofErr w:type="spellStart"/>
      <w:r w:rsidRPr="00100486">
        <w:rPr>
          <w:rFonts w:ascii="Times New Roman" w:eastAsia="Times New Roman" w:hAnsi="Times New Roman" w:cs="Times New Roman"/>
          <w:sz w:val="24"/>
          <w:szCs w:val="24"/>
        </w:rPr>
        <w:t>thiện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khai</w:t>
      </w:r>
      <w:proofErr w:type="spellEnd"/>
      <w:r w:rsidRPr="00100486">
        <w:rPr>
          <w:rFonts w:ascii="Times New Roman" w:eastAsia="Times New Roman" w:hAnsi="Times New Roman" w:cs="Times New Roman"/>
          <w:sz w:val="24"/>
          <w:szCs w:val="24"/>
        </w:rPr>
        <w:t>.</w:t>
      </w:r>
    </w:p>
    <w:p w14:paraId="38313A6E" w14:textId="77777777" w:rsidR="00100486" w:rsidRPr="00100486" w:rsidRDefault="00100486">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ngũ</w:t>
      </w:r>
      <w:proofErr w:type="spellEnd"/>
      <w:r w:rsidRPr="00100486">
        <w:rPr>
          <w:rFonts w:ascii="Times New Roman" w:eastAsia="Times New Roman" w:hAnsi="Times New Roman" w:cs="Times New Roman"/>
          <w:sz w:val="24"/>
          <w:szCs w:val="24"/>
        </w:rPr>
        <w:t>.</w:t>
      </w:r>
    </w:p>
    <w:p w14:paraId="539B7164" w14:textId="77777777" w:rsidR="00100486" w:rsidRPr="00100486" w:rsidRDefault="00100486">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Nâng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cấp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thống</w:t>
      </w:r>
      <w:proofErr w:type="spellEnd"/>
      <w:r w:rsidRPr="00100486">
        <w:rPr>
          <w:rFonts w:ascii="Times New Roman" w:eastAsia="Times New Roman" w:hAnsi="Times New Roman" w:cs="Times New Roman"/>
          <w:sz w:val="24"/>
          <w:szCs w:val="24"/>
        </w:rPr>
        <w:t>.</w:t>
      </w:r>
    </w:p>
    <w:p w14:paraId="0D59E498" w14:textId="77777777" w:rsidR="00100486" w:rsidRPr="00100486" w:rsidRDefault="00100486">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hỗ</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người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học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người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lao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w:t>
      </w:r>
    </w:p>
    <w:p w14:paraId="4CA357D6" w14:textId="77777777" w:rsidR="00100486" w:rsidRPr="00100486" w:rsidRDefault="00100486">
      <w:pPr>
        <w:numPr>
          <w:ilvl w:val="0"/>
          <w:numId w:val="87"/>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hợp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w:t>
      </w:r>
    </w:p>
    <w:p w14:paraId="316D848F"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Việc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tư</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vừa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vừa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tiêu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trong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hạn</w:t>
      </w:r>
      <w:proofErr w:type="spellEnd"/>
      <w:r w:rsidRPr="00100486">
        <w:rPr>
          <w:rFonts w:ascii="Times New Roman" w:eastAsia="Times New Roman" w:hAnsi="Times New Roman" w:cs="Times New Roman"/>
          <w:sz w:val="24"/>
          <w:szCs w:val="24"/>
        </w:rPr>
        <w:t>.</w:t>
      </w:r>
    </w:p>
    <w:p w14:paraId="5183374B" w14:textId="24583231" w:rsidR="00100486" w:rsidRPr="00100486" w:rsidDel="005E1083" w:rsidRDefault="00000000" w:rsidP="00100486">
      <w:pPr>
        <w:spacing w:after="0" w:line="240" w:lineRule="auto"/>
        <w:rPr>
          <w:del w:id="177" w:author="Admin" w:date="2026-07-06T11:35:00Z" w16du:dateUtc="2026-07-06T04:35:00Z"/>
          <w:rFonts w:ascii="Times New Roman" w:eastAsia="Times New Roman" w:hAnsi="Times New Roman" w:cs="Times New Roman"/>
          <w:sz w:val="24"/>
          <w:szCs w:val="24"/>
        </w:rPr>
      </w:pPr>
      <w:del w:id="178" w:author="Admin" w:date="2026-07-06T11:34:00Z" w16du:dateUtc="2026-07-06T04:34:00Z">
        <w:r w:rsidDel="005E1083">
          <w:rPr>
            <w:rFonts w:ascii="Times New Roman" w:eastAsia="Times New Roman" w:hAnsi="Times New Roman" w:cs="Times New Roman"/>
            <w:sz w:val="24"/>
            <w:szCs w:val="24"/>
          </w:rPr>
          <w:pict w14:anchorId="049EEEA5">
            <v:rect id="_x0000_i1184" style="width:0;height:1.5pt" o:hralign="center" o:hrstd="t" o:hr="t" fillcolor="#a0a0a0" stroked="f"/>
          </w:pict>
        </w:r>
      </w:del>
    </w:p>
    <w:p w14:paraId="31ED0DD1" w14:textId="77777777" w:rsidR="00100486" w:rsidRPr="00100486" w:rsidRDefault="00100486" w:rsidP="005E1083">
      <w:pPr>
        <w:spacing w:after="0" w:line="240" w:lineRule="auto"/>
        <w:rPr>
          <w:rFonts w:ascii="Times New Roman" w:eastAsia="Times New Roman" w:hAnsi="Times New Roman" w:cs="Times New Roman"/>
          <w:b/>
          <w:bCs/>
          <w:kern w:val="36"/>
          <w:sz w:val="48"/>
          <w:szCs w:val="48"/>
        </w:rPr>
        <w:pPrChange w:id="179" w:author="Admin" w:date="2026-07-06T11:35:00Z" w16du:dateUtc="2026-07-06T04:35:00Z">
          <w:pPr>
            <w:spacing w:before="100" w:beforeAutospacing="1" w:after="100" w:afterAutospacing="1" w:line="240" w:lineRule="auto"/>
            <w:outlineLvl w:val="0"/>
          </w:pPr>
        </w:pPrChange>
      </w:pPr>
      <w:r w:rsidRPr="00100486">
        <w:rPr>
          <w:rFonts w:ascii="Times New Roman" w:eastAsia="Times New Roman" w:hAnsi="Times New Roman" w:cs="Times New Roman"/>
          <w:b/>
          <w:bCs/>
          <w:kern w:val="36"/>
          <w:sz w:val="48"/>
          <w:szCs w:val="48"/>
        </w:rPr>
        <w:t>6.7. C</w:t>
      </w:r>
      <w:proofErr w:type="spellStart"/>
      <w:r w:rsidRPr="00100486">
        <w:rPr>
          <w:rFonts w:ascii="Times New Roman" w:eastAsia="Times New Roman" w:hAnsi="Times New Roman" w:cs="Times New Roman"/>
          <w:b/>
          <w:bCs/>
          <w:kern w:val="36"/>
          <w:sz w:val="48"/>
          <w:szCs w:val="48"/>
        </w:rPr>
        <w:t>hỉ</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số</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thành</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công</w:t>
      </w:r>
      <w:proofErr w:type="spellEnd"/>
    </w:p>
    <w:p w14:paraId="6E37CF08"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THUCHOCVN </w:t>
      </w:r>
      <w:proofErr w:type="spellStart"/>
      <w:r w:rsidRPr="00100486">
        <w:rPr>
          <w:rFonts w:ascii="Times New Roman" w:eastAsia="Times New Roman" w:hAnsi="Times New Roman" w:cs="Times New Roman"/>
          <w:sz w:val="24"/>
          <w:szCs w:val="24"/>
        </w:rPr>
        <w:t>đánh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thông</w:t>
      </w:r>
      <w:proofErr w:type="spellEnd"/>
      <w:r w:rsidRPr="00100486">
        <w:rPr>
          <w:rFonts w:ascii="Times New Roman" w:eastAsia="Times New Roman" w:hAnsi="Times New Roman" w:cs="Times New Roman"/>
          <w:sz w:val="24"/>
          <w:szCs w:val="24"/>
        </w:rPr>
        <w:t xml:space="preserve"> qua </w:t>
      </w:r>
      <w:proofErr w:type="spellStart"/>
      <w:r w:rsidRPr="00100486">
        <w:rPr>
          <w:rFonts w:ascii="Times New Roman" w:eastAsia="Times New Roman" w:hAnsi="Times New Roman" w:cs="Times New Roman"/>
          <w:sz w:val="24"/>
          <w:szCs w:val="24"/>
        </w:rPr>
        <w:t>hai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nhóm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chỉ</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w:t>
      </w:r>
    </w:p>
    <w:p w14:paraId="6E0E6A61" w14:textId="77777777" w:rsidR="00100486" w:rsidRPr="00100486" w:rsidRDefault="00100486" w:rsidP="0010048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100486">
        <w:rPr>
          <w:rFonts w:ascii="Times New Roman" w:eastAsia="Times New Roman" w:hAnsi="Times New Roman" w:cs="Times New Roman"/>
          <w:b/>
          <w:bCs/>
          <w:sz w:val="36"/>
          <w:szCs w:val="36"/>
        </w:rPr>
        <w:t>Chỉ</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số</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kinh</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doanh</w:t>
      </w:r>
      <w:proofErr w:type="spellEnd"/>
    </w:p>
    <w:p w14:paraId="3A13EA79" w14:textId="77777777" w:rsidR="00100486" w:rsidRPr="00100486" w:rsidRDefault="00100486">
      <w:pPr>
        <w:numPr>
          <w:ilvl w:val="0"/>
          <w:numId w:val="88"/>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đồng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hành</w:t>
      </w:r>
      <w:proofErr w:type="spellEnd"/>
      <w:r w:rsidRPr="00100486">
        <w:rPr>
          <w:rFonts w:ascii="Times New Roman" w:eastAsia="Times New Roman" w:hAnsi="Times New Roman" w:cs="Times New Roman"/>
          <w:sz w:val="24"/>
          <w:szCs w:val="24"/>
        </w:rPr>
        <w:t>.</w:t>
      </w:r>
    </w:p>
    <w:p w14:paraId="2916F8B4" w14:textId="77777777" w:rsidR="00100486" w:rsidRPr="00100486" w:rsidRDefault="0010048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Doanh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w:t>
      </w:r>
    </w:p>
    <w:p w14:paraId="714FD593" w14:textId="77777777" w:rsidR="00100486" w:rsidRPr="00100486" w:rsidRDefault="00100486">
      <w:pPr>
        <w:numPr>
          <w:ilvl w:val="0"/>
          <w:numId w:val="88"/>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Tỷ</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hàng</w:t>
      </w:r>
      <w:proofErr w:type="spellEnd"/>
      <w:r w:rsidRPr="00100486">
        <w:rPr>
          <w:rFonts w:ascii="Times New Roman" w:eastAsia="Times New Roman" w:hAnsi="Times New Roman" w:cs="Times New Roman"/>
          <w:sz w:val="24"/>
          <w:szCs w:val="24"/>
        </w:rPr>
        <w:t xml:space="preserve"> quay </w:t>
      </w:r>
      <w:proofErr w:type="spellStart"/>
      <w:r w:rsidRPr="00100486">
        <w:rPr>
          <w:rFonts w:ascii="Times New Roman" w:eastAsia="Times New Roman" w:hAnsi="Times New Roman" w:cs="Times New Roman"/>
          <w:sz w:val="24"/>
          <w:szCs w:val="24"/>
        </w:rPr>
        <w:t>lại</w:t>
      </w:r>
      <w:proofErr w:type="spellEnd"/>
      <w:r w:rsidRPr="00100486">
        <w:rPr>
          <w:rFonts w:ascii="Times New Roman" w:eastAsia="Times New Roman" w:hAnsi="Times New Roman" w:cs="Times New Roman"/>
          <w:sz w:val="24"/>
          <w:szCs w:val="24"/>
        </w:rPr>
        <w:t>.</w:t>
      </w:r>
    </w:p>
    <w:p w14:paraId="1EC14D7C" w14:textId="77777777" w:rsidR="00100486" w:rsidRPr="00100486" w:rsidRDefault="00100486">
      <w:pPr>
        <w:numPr>
          <w:ilvl w:val="0"/>
          <w:numId w:val="88"/>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Tỷ</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hàng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thiệu</w:t>
      </w:r>
      <w:proofErr w:type="spellEnd"/>
      <w:r w:rsidRPr="00100486">
        <w:rPr>
          <w:rFonts w:ascii="Times New Roman" w:eastAsia="Times New Roman" w:hAnsi="Times New Roman" w:cs="Times New Roman"/>
          <w:sz w:val="24"/>
          <w:szCs w:val="24"/>
        </w:rPr>
        <w:t>.</w:t>
      </w:r>
    </w:p>
    <w:p w14:paraId="78C642DE" w14:textId="77777777" w:rsidR="00100486" w:rsidRPr="00100486" w:rsidRDefault="00100486">
      <w:pPr>
        <w:numPr>
          <w:ilvl w:val="0"/>
          <w:numId w:val="88"/>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hoàn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thành</w:t>
      </w:r>
      <w:proofErr w:type="spellEnd"/>
      <w:r w:rsidRPr="00100486">
        <w:rPr>
          <w:rFonts w:ascii="Times New Roman" w:eastAsia="Times New Roman" w:hAnsi="Times New Roman" w:cs="Times New Roman"/>
          <w:sz w:val="24"/>
          <w:szCs w:val="24"/>
        </w:rPr>
        <w:t>.</w:t>
      </w:r>
    </w:p>
    <w:p w14:paraId="69004105" w14:textId="2B5A3ADD" w:rsidR="00100486" w:rsidRPr="00100486" w:rsidDel="005E1083" w:rsidRDefault="00000000" w:rsidP="00100486">
      <w:pPr>
        <w:spacing w:after="0" w:line="240" w:lineRule="auto"/>
        <w:rPr>
          <w:del w:id="180" w:author="Admin" w:date="2026-07-06T11:35:00Z" w16du:dateUtc="2026-07-06T04:35:00Z"/>
          <w:rFonts w:ascii="Times New Roman" w:eastAsia="Times New Roman" w:hAnsi="Times New Roman" w:cs="Times New Roman"/>
          <w:sz w:val="24"/>
          <w:szCs w:val="24"/>
        </w:rPr>
      </w:pPr>
      <w:del w:id="181" w:author="Admin" w:date="2026-07-06T11:35:00Z" w16du:dateUtc="2026-07-06T04:35:00Z">
        <w:r w:rsidDel="005E1083">
          <w:rPr>
            <w:rFonts w:ascii="Times New Roman" w:eastAsia="Times New Roman" w:hAnsi="Times New Roman" w:cs="Times New Roman"/>
            <w:sz w:val="24"/>
            <w:szCs w:val="24"/>
          </w:rPr>
          <w:pict w14:anchorId="6035DB19">
            <v:rect id="_x0000_i1185" style="width:0;height:1.5pt" o:hralign="center" o:hrstd="t" o:hr="t" fillcolor="#a0a0a0" stroked="f"/>
          </w:pict>
        </w:r>
      </w:del>
    </w:p>
    <w:p w14:paraId="49CB5F1E" w14:textId="77777777" w:rsidR="00100486" w:rsidRPr="00100486" w:rsidRDefault="00100486" w:rsidP="005E1083">
      <w:pPr>
        <w:spacing w:after="0" w:line="240" w:lineRule="auto"/>
        <w:rPr>
          <w:rFonts w:ascii="Times New Roman" w:eastAsia="Times New Roman" w:hAnsi="Times New Roman" w:cs="Times New Roman"/>
          <w:b/>
          <w:bCs/>
          <w:sz w:val="36"/>
          <w:szCs w:val="36"/>
        </w:rPr>
        <w:pPrChange w:id="182" w:author="Admin" w:date="2026-07-06T11:35:00Z" w16du:dateUtc="2026-07-06T04:35:00Z">
          <w:pPr>
            <w:spacing w:before="100" w:beforeAutospacing="1" w:after="100" w:afterAutospacing="1" w:line="240" w:lineRule="auto"/>
            <w:outlineLvl w:val="1"/>
          </w:pPr>
        </w:pPrChange>
      </w:pPr>
      <w:proofErr w:type="spellStart"/>
      <w:r w:rsidRPr="00100486">
        <w:rPr>
          <w:rFonts w:ascii="Times New Roman" w:eastAsia="Times New Roman" w:hAnsi="Times New Roman" w:cs="Times New Roman"/>
          <w:b/>
          <w:bCs/>
          <w:sz w:val="36"/>
          <w:szCs w:val="36"/>
        </w:rPr>
        <w:t>Chỉ</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số</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tác</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động</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xã</w:t>
      </w:r>
      <w:proofErr w:type="spellEnd"/>
      <w:r w:rsidRPr="00100486">
        <w:rPr>
          <w:rFonts w:ascii="Times New Roman" w:eastAsia="Times New Roman" w:hAnsi="Times New Roman" w:cs="Times New Roman"/>
          <w:b/>
          <w:bCs/>
          <w:sz w:val="36"/>
          <w:szCs w:val="36"/>
        </w:rPr>
        <w:t xml:space="preserve"> </w:t>
      </w:r>
      <w:proofErr w:type="spellStart"/>
      <w:r w:rsidRPr="00100486">
        <w:rPr>
          <w:rFonts w:ascii="Times New Roman" w:eastAsia="Times New Roman" w:hAnsi="Times New Roman" w:cs="Times New Roman"/>
          <w:b/>
          <w:bCs/>
          <w:sz w:val="36"/>
          <w:szCs w:val="36"/>
        </w:rPr>
        <w:t>hội</w:t>
      </w:r>
      <w:proofErr w:type="spellEnd"/>
    </w:p>
    <w:p w14:paraId="1A0CD6DF" w14:textId="77777777" w:rsidR="00100486" w:rsidRPr="00100486" w:rsidRDefault="00100486">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hỗ</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trợ</w:t>
      </w:r>
      <w:proofErr w:type="spellEnd"/>
      <w:r w:rsidRPr="00100486">
        <w:rPr>
          <w:rFonts w:ascii="Times New Roman" w:eastAsia="Times New Roman" w:hAnsi="Times New Roman" w:cs="Times New Roman"/>
          <w:sz w:val="24"/>
          <w:szCs w:val="24"/>
        </w:rPr>
        <w:t>.</w:t>
      </w:r>
    </w:p>
    <w:p w14:paraId="799BDBBC" w14:textId="77777777" w:rsidR="00100486" w:rsidRPr="00100486" w:rsidRDefault="00100486">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người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học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người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lao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tiếp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cận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w:t>
      </w:r>
    </w:p>
    <w:p w14:paraId="6B49BA5F" w14:textId="77777777" w:rsidR="00100486" w:rsidRPr="00100486" w:rsidRDefault="00100486">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khung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w:t>
      </w:r>
    </w:p>
    <w:p w14:paraId="067FD11E" w14:textId="77777777" w:rsidR="00100486" w:rsidRPr="00100486" w:rsidRDefault="00100486">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lastRenderedPageBreak/>
        <w:t>Số</w:t>
      </w:r>
      <w:proofErr w:type="spellEnd"/>
      <w:r w:rsidRPr="00100486">
        <w:rPr>
          <w:rFonts w:ascii="Times New Roman" w:eastAsia="Times New Roman" w:hAnsi="Times New Roman" w:cs="Times New Roman"/>
          <w:sz w:val="24"/>
          <w:szCs w:val="24"/>
        </w:rPr>
        <w:t xml:space="preserve"> Case Study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chuẩn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hóa</w:t>
      </w:r>
      <w:proofErr w:type="spellEnd"/>
      <w:r w:rsidRPr="00100486">
        <w:rPr>
          <w:rFonts w:ascii="Times New Roman" w:eastAsia="Times New Roman" w:hAnsi="Times New Roman" w:cs="Times New Roman"/>
          <w:sz w:val="24"/>
          <w:szCs w:val="24"/>
        </w:rPr>
        <w:t>.</w:t>
      </w:r>
    </w:p>
    <w:p w14:paraId="70861016" w14:textId="77777777" w:rsidR="00100486" w:rsidRPr="00100486" w:rsidRDefault="00100486">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hợp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đào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w:t>
      </w:r>
    </w:p>
    <w:p w14:paraId="622411ED" w14:textId="77777777" w:rsidR="00100486" w:rsidRPr="00100486" w:rsidRDefault="00100486">
      <w:pPr>
        <w:numPr>
          <w:ilvl w:val="0"/>
          <w:numId w:val="89"/>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việc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kết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nối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hệ</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w:t>
      </w:r>
    </w:p>
    <w:p w14:paraId="1CD0ADB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Hai </w:t>
      </w:r>
      <w:proofErr w:type="spellStart"/>
      <w:r w:rsidRPr="00100486">
        <w:rPr>
          <w:rFonts w:ascii="Times New Roman" w:eastAsia="Times New Roman" w:hAnsi="Times New Roman" w:cs="Times New Roman"/>
          <w:sz w:val="24"/>
          <w:szCs w:val="24"/>
        </w:rPr>
        <w:t>nhóm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chỉ</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số</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này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ánh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đầy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đủ</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w:t>
      </w:r>
    </w:p>
    <w:p w14:paraId="0CA4AEDB" w14:textId="3A3C3608" w:rsidR="00100486" w:rsidRPr="00100486" w:rsidDel="005E1083" w:rsidRDefault="00000000" w:rsidP="00100486">
      <w:pPr>
        <w:spacing w:after="0" w:line="240" w:lineRule="auto"/>
        <w:rPr>
          <w:del w:id="183" w:author="Admin" w:date="2026-07-06T11:35:00Z" w16du:dateUtc="2026-07-06T04:35:00Z"/>
          <w:rFonts w:ascii="Times New Roman" w:eastAsia="Times New Roman" w:hAnsi="Times New Roman" w:cs="Times New Roman"/>
          <w:sz w:val="24"/>
          <w:szCs w:val="24"/>
        </w:rPr>
      </w:pPr>
      <w:del w:id="184" w:author="Admin" w:date="2026-07-06T11:35:00Z" w16du:dateUtc="2026-07-06T04:35:00Z">
        <w:r w:rsidDel="005E1083">
          <w:rPr>
            <w:rFonts w:ascii="Times New Roman" w:eastAsia="Times New Roman" w:hAnsi="Times New Roman" w:cs="Times New Roman"/>
            <w:sz w:val="24"/>
            <w:szCs w:val="24"/>
          </w:rPr>
          <w:pict w14:anchorId="0D233FE7">
            <v:rect id="_x0000_i1186" style="width:0;height:1.5pt" o:hralign="center" o:hrstd="t" o:hr="t" fillcolor="#a0a0a0" stroked="f"/>
          </w:pict>
        </w:r>
      </w:del>
    </w:p>
    <w:p w14:paraId="24D4C095" w14:textId="77777777" w:rsidR="00100486" w:rsidRPr="00100486" w:rsidRDefault="00100486" w:rsidP="005E1083">
      <w:pPr>
        <w:spacing w:after="0" w:line="240" w:lineRule="auto"/>
        <w:rPr>
          <w:rFonts w:ascii="Times New Roman" w:eastAsia="Times New Roman" w:hAnsi="Times New Roman" w:cs="Times New Roman"/>
          <w:b/>
          <w:bCs/>
          <w:kern w:val="36"/>
          <w:sz w:val="48"/>
          <w:szCs w:val="48"/>
        </w:rPr>
        <w:pPrChange w:id="185" w:author="Admin" w:date="2026-07-06T11:35:00Z" w16du:dateUtc="2026-07-06T04:35:00Z">
          <w:pPr>
            <w:spacing w:before="100" w:beforeAutospacing="1" w:after="100" w:afterAutospacing="1" w:line="240" w:lineRule="auto"/>
            <w:outlineLvl w:val="0"/>
          </w:pPr>
        </w:pPrChange>
      </w:pPr>
      <w:r w:rsidRPr="00100486">
        <w:rPr>
          <w:rFonts w:ascii="Times New Roman" w:eastAsia="Times New Roman" w:hAnsi="Times New Roman" w:cs="Times New Roman"/>
          <w:b/>
          <w:bCs/>
          <w:kern w:val="36"/>
          <w:sz w:val="48"/>
          <w:szCs w:val="48"/>
        </w:rPr>
        <w:t xml:space="preserve">6.8. Nguyên </w:t>
      </w:r>
      <w:proofErr w:type="spellStart"/>
      <w:r w:rsidRPr="00100486">
        <w:rPr>
          <w:rFonts w:ascii="Times New Roman" w:eastAsia="Times New Roman" w:hAnsi="Times New Roman" w:cs="Times New Roman"/>
          <w:b/>
          <w:bCs/>
          <w:kern w:val="36"/>
          <w:sz w:val="48"/>
          <w:szCs w:val="48"/>
        </w:rPr>
        <w:t>tắc</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phát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triển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bền</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vững</w:t>
      </w:r>
      <w:proofErr w:type="spellEnd"/>
    </w:p>
    <w:p w14:paraId="10ECD060"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Trong </w:t>
      </w:r>
      <w:proofErr w:type="spellStart"/>
      <w:r w:rsidRPr="00100486">
        <w:rPr>
          <w:rFonts w:ascii="Times New Roman" w:eastAsia="Times New Roman" w:hAnsi="Times New Roman" w:cs="Times New Roman"/>
          <w:sz w:val="24"/>
          <w:szCs w:val="24"/>
        </w:rPr>
        <w:t>quá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kiên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nguyên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tắc</w:t>
      </w:r>
      <w:proofErr w:type="spellEnd"/>
      <w:r w:rsidRPr="00100486">
        <w:rPr>
          <w:rFonts w:ascii="Times New Roman" w:eastAsia="Times New Roman" w:hAnsi="Times New Roman" w:cs="Times New Roman"/>
          <w:sz w:val="24"/>
          <w:szCs w:val="24"/>
        </w:rPr>
        <w:t>:</w:t>
      </w:r>
    </w:p>
    <w:p w14:paraId="6802A7D9" w14:textId="77777777" w:rsidR="00100486" w:rsidRPr="00100486" w:rsidRDefault="00100486">
      <w:pPr>
        <w:numPr>
          <w:ilvl w:val="0"/>
          <w:numId w:val="9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đánh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đổi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chất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lượng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để</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trưởng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nhanh</w:t>
      </w:r>
      <w:proofErr w:type="spellEnd"/>
      <w:r w:rsidRPr="00100486">
        <w:rPr>
          <w:rFonts w:ascii="Times New Roman" w:eastAsia="Times New Roman" w:hAnsi="Times New Roman" w:cs="Times New Roman"/>
          <w:sz w:val="24"/>
          <w:szCs w:val="24"/>
        </w:rPr>
        <w:t>.</w:t>
      </w:r>
    </w:p>
    <w:p w14:paraId="48EE19C8" w14:textId="77777777" w:rsidR="00100486" w:rsidRPr="00100486" w:rsidRDefault="00100486">
      <w:pPr>
        <w:numPr>
          <w:ilvl w:val="0"/>
          <w:numId w:val="9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phẩm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chưa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trị</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thực</w:t>
      </w:r>
      <w:proofErr w:type="spellEnd"/>
      <w:r w:rsidRPr="00100486">
        <w:rPr>
          <w:rFonts w:ascii="Times New Roman" w:eastAsia="Times New Roman" w:hAnsi="Times New Roman" w:cs="Times New Roman"/>
          <w:sz w:val="24"/>
          <w:szCs w:val="24"/>
        </w:rPr>
        <w:t>.</w:t>
      </w:r>
    </w:p>
    <w:p w14:paraId="715FE159" w14:textId="77777777" w:rsidR="00100486" w:rsidRPr="00100486" w:rsidRDefault="00100486">
      <w:pPr>
        <w:numPr>
          <w:ilvl w:val="0"/>
          <w:numId w:val="9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mở</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vượt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tổ</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chức</w:t>
      </w:r>
      <w:proofErr w:type="spellEnd"/>
      <w:r w:rsidRPr="00100486">
        <w:rPr>
          <w:rFonts w:ascii="Times New Roman" w:eastAsia="Times New Roman" w:hAnsi="Times New Roman" w:cs="Times New Roman"/>
          <w:sz w:val="24"/>
          <w:szCs w:val="24"/>
        </w:rPr>
        <w:t>.</w:t>
      </w:r>
    </w:p>
    <w:p w14:paraId="06550F6B" w14:textId="77777777" w:rsidR="00100486" w:rsidRPr="00100486" w:rsidRDefault="00100486">
      <w:pPr>
        <w:numPr>
          <w:ilvl w:val="0"/>
          <w:numId w:val="9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chạy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theo</w:t>
      </w:r>
      <w:proofErr w:type="spellEnd"/>
      <w:r w:rsidRPr="00100486">
        <w:rPr>
          <w:rFonts w:ascii="Times New Roman" w:eastAsia="Times New Roman" w:hAnsi="Times New Roman" w:cs="Times New Roman"/>
          <w:sz w:val="24"/>
          <w:szCs w:val="24"/>
        </w:rPr>
        <w:t xml:space="preserve"> xu </w:t>
      </w:r>
      <w:proofErr w:type="spellStart"/>
      <w:r w:rsidRPr="00100486">
        <w:rPr>
          <w:rFonts w:ascii="Times New Roman" w:eastAsia="Times New Roman" w:hAnsi="Times New Roman" w:cs="Times New Roman"/>
          <w:sz w:val="24"/>
          <w:szCs w:val="24"/>
        </w:rPr>
        <w:t>hướng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nếu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không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phù</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hợp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sứ</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mệnh</w:t>
      </w:r>
      <w:proofErr w:type="spellEnd"/>
      <w:r w:rsidRPr="00100486">
        <w:rPr>
          <w:rFonts w:ascii="Times New Roman" w:eastAsia="Times New Roman" w:hAnsi="Times New Roman" w:cs="Times New Roman"/>
          <w:sz w:val="24"/>
          <w:szCs w:val="24"/>
        </w:rPr>
        <w:t>.</w:t>
      </w:r>
    </w:p>
    <w:p w14:paraId="083D278F" w14:textId="77777777" w:rsidR="00100486" w:rsidRPr="00100486" w:rsidRDefault="00100486">
      <w:pPr>
        <w:numPr>
          <w:ilvl w:val="0"/>
          <w:numId w:val="90"/>
        </w:num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Luôn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giữa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trách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nhiệm</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w:t>
      </w:r>
    </w:p>
    <w:p w14:paraId="2D234875"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Đây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những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nguyên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tắc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ổn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định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lâu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dài</w:t>
      </w:r>
      <w:proofErr w:type="spellEnd"/>
      <w:r w:rsidRPr="00100486">
        <w:rPr>
          <w:rFonts w:ascii="Times New Roman" w:eastAsia="Times New Roman" w:hAnsi="Times New Roman" w:cs="Times New Roman"/>
          <w:sz w:val="24"/>
          <w:szCs w:val="24"/>
        </w:rPr>
        <w:t>.</w:t>
      </w:r>
    </w:p>
    <w:p w14:paraId="3D9F6A20" w14:textId="68572C57" w:rsidR="00100486" w:rsidRPr="00100486" w:rsidDel="005E1083" w:rsidRDefault="00000000" w:rsidP="00100486">
      <w:pPr>
        <w:spacing w:after="0" w:line="240" w:lineRule="auto"/>
        <w:rPr>
          <w:del w:id="186" w:author="Admin" w:date="2026-07-06T11:35:00Z" w16du:dateUtc="2026-07-06T04:35:00Z"/>
          <w:rFonts w:ascii="Times New Roman" w:eastAsia="Times New Roman" w:hAnsi="Times New Roman" w:cs="Times New Roman"/>
          <w:sz w:val="24"/>
          <w:szCs w:val="24"/>
        </w:rPr>
      </w:pPr>
      <w:del w:id="187" w:author="Admin" w:date="2026-07-06T11:35:00Z" w16du:dateUtc="2026-07-06T04:35:00Z">
        <w:r w:rsidDel="005E1083">
          <w:rPr>
            <w:rFonts w:ascii="Times New Roman" w:eastAsia="Times New Roman" w:hAnsi="Times New Roman" w:cs="Times New Roman"/>
            <w:sz w:val="24"/>
            <w:szCs w:val="24"/>
          </w:rPr>
          <w:pict w14:anchorId="1C573106">
            <v:rect id="_x0000_i1187" style="width:0;height:1.5pt" o:hralign="center" o:hrstd="t" o:hr="t" fillcolor="#a0a0a0" stroked="f"/>
          </w:pict>
        </w:r>
      </w:del>
    </w:p>
    <w:p w14:paraId="27B71B41" w14:textId="77777777" w:rsidR="00100486" w:rsidRPr="00100486" w:rsidRDefault="00100486" w:rsidP="005E1083">
      <w:pPr>
        <w:spacing w:after="0" w:line="240" w:lineRule="auto"/>
        <w:rPr>
          <w:rFonts w:ascii="Times New Roman" w:eastAsia="Times New Roman" w:hAnsi="Times New Roman" w:cs="Times New Roman"/>
          <w:b/>
          <w:bCs/>
          <w:kern w:val="36"/>
          <w:sz w:val="48"/>
          <w:szCs w:val="48"/>
        </w:rPr>
        <w:pPrChange w:id="188" w:author="Admin" w:date="2026-07-06T11:35:00Z" w16du:dateUtc="2026-07-06T04:35:00Z">
          <w:pPr>
            <w:spacing w:before="100" w:beforeAutospacing="1" w:after="100" w:afterAutospacing="1" w:line="240" w:lineRule="auto"/>
            <w:outlineLvl w:val="0"/>
          </w:pPr>
        </w:pPrChange>
      </w:pPr>
      <w:proofErr w:type="spellStart"/>
      <w:r w:rsidRPr="00100486">
        <w:rPr>
          <w:rFonts w:ascii="Times New Roman" w:eastAsia="Times New Roman" w:hAnsi="Times New Roman" w:cs="Times New Roman"/>
          <w:b/>
          <w:bCs/>
          <w:kern w:val="36"/>
          <w:sz w:val="48"/>
          <w:szCs w:val="48"/>
        </w:rPr>
        <w:t>Tóm</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tắt</w:t>
      </w:r>
      <w:proofErr w:type="spellEnd"/>
      <w:r w:rsidRPr="00100486">
        <w:rPr>
          <w:rFonts w:ascii="Times New Roman" w:eastAsia="Times New Roman" w:hAnsi="Times New Roman" w:cs="Times New Roman"/>
          <w:b/>
          <w:bCs/>
          <w:kern w:val="36"/>
          <w:sz w:val="48"/>
          <w:szCs w:val="48"/>
        </w:rPr>
        <w:t xml:space="preserve"> </w:t>
      </w:r>
      <w:proofErr w:type="spellStart"/>
      <w:r w:rsidRPr="00100486">
        <w:rPr>
          <w:rFonts w:ascii="Times New Roman" w:eastAsia="Times New Roman" w:hAnsi="Times New Roman" w:cs="Times New Roman"/>
          <w:b/>
          <w:bCs/>
          <w:kern w:val="36"/>
          <w:sz w:val="48"/>
          <w:szCs w:val="48"/>
        </w:rPr>
        <w:t>chương</w:t>
      </w:r>
      <w:proofErr w:type="spellEnd"/>
    </w:p>
    <w:p w14:paraId="369D46FC"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proofErr w:type="spellStart"/>
      <w:r w:rsidRPr="00100486">
        <w:rPr>
          <w:rFonts w:ascii="Times New Roman" w:eastAsia="Times New Roman" w:hAnsi="Times New Roman" w:cs="Times New Roman"/>
          <w:sz w:val="24"/>
          <w:szCs w:val="24"/>
        </w:rPr>
        <w:t>Mô</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của</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được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xây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để</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phục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vụ</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sứ</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mệnh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nguồn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lực</w:t>
      </w:r>
      <w:proofErr w:type="spellEnd"/>
      <w:r w:rsidRPr="00100486">
        <w:rPr>
          <w:rFonts w:ascii="Times New Roman" w:eastAsia="Times New Roman" w:hAnsi="Times New Roman" w:cs="Times New Roman"/>
          <w:sz w:val="24"/>
          <w:szCs w:val="24"/>
        </w:rPr>
        <w:t>.</w:t>
      </w:r>
    </w:p>
    <w:p w14:paraId="4AB8F821"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Doanh </w:t>
      </w:r>
      <w:proofErr w:type="spellStart"/>
      <w:r w:rsidRPr="00100486">
        <w:rPr>
          <w:rFonts w:ascii="Times New Roman" w:eastAsia="Times New Roman" w:hAnsi="Times New Roman" w:cs="Times New Roman"/>
          <w:sz w:val="24"/>
          <w:szCs w:val="24"/>
        </w:rPr>
        <w:t>thu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giúp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nghiệp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duy</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trì</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hoạt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đầu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tư</w:t>
      </w:r>
      <w:proofErr w:type="spellEnd"/>
      <w:r w:rsidRPr="00100486">
        <w:rPr>
          <w:rFonts w:ascii="Times New Roman" w:eastAsia="Times New Roman" w:hAnsi="Times New Roman" w:cs="Times New Roman"/>
          <w:sz w:val="24"/>
          <w:szCs w:val="24"/>
        </w:rPr>
        <w:t>.</w:t>
      </w:r>
    </w:p>
    <w:p w14:paraId="3513E7E0"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Tri </w:t>
      </w:r>
      <w:proofErr w:type="spellStart"/>
      <w:r w:rsidRPr="00100486">
        <w:rPr>
          <w:rFonts w:ascii="Times New Roman" w:eastAsia="Times New Roman" w:hAnsi="Times New Roman" w:cs="Times New Roman"/>
          <w:sz w:val="24"/>
          <w:szCs w:val="24"/>
        </w:rPr>
        <w:t>thức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phương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pháp</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ngũ</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niềm</w:t>
      </w:r>
      <w:proofErr w:type="spellEnd"/>
      <w:r w:rsidRPr="00100486">
        <w:rPr>
          <w:rFonts w:ascii="Times New Roman" w:eastAsia="Times New Roman" w:hAnsi="Times New Roman" w:cs="Times New Roman"/>
          <w:sz w:val="24"/>
          <w:szCs w:val="24"/>
        </w:rPr>
        <w:t xml:space="preserve"> tin </w:t>
      </w:r>
      <w:proofErr w:type="spellStart"/>
      <w:r w:rsidRPr="00100486">
        <w:rPr>
          <w:rFonts w:ascii="Times New Roman" w:eastAsia="Times New Roman" w:hAnsi="Times New Roman" w:cs="Times New Roman"/>
          <w:sz w:val="24"/>
          <w:szCs w:val="24"/>
        </w:rPr>
        <w:t>là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những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tài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sản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quan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trọng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nhất</w:t>
      </w:r>
      <w:proofErr w:type="spellEnd"/>
      <w:r w:rsidRPr="00100486">
        <w:rPr>
          <w:rFonts w:ascii="Times New Roman" w:eastAsia="Times New Roman" w:hAnsi="Times New Roman" w:cs="Times New Roman"/>
          <w:sz w:val="24"/>
          <w:szCs w:val="24"/>
        </w:rPr>
        <w:t>.</w:t>
      </w:r>
    </w:p>
    <w:p w14:paraId="57B346B4" w14:textId="77777777" w:rsidR="00100486" w:rsidRPr="00100486" w:rsidRDefault="00100486" w:rsidP="00100486">
      <w:pPr>
        <w:spacing w:before="100" w:beforeAutospacing="1" w:after="100" w:afterAutospacing="1" w:line="240" w:lineRule="auto"/>
        <w:rPr>
          <w:rFonts w:ascii="Times New Roman" w:eastAsia="Times New Roman" w:hAnsi="Times New Roman" w:cs="Times New Roman"/>
          <w:sz w:val="24"/>
          <w:szCs w:val="24"/>
        </w:rPr>
      </w:pPr>
      <w:r w:rsidRPr="00100486">
        <w:rPr>
          <w:rFonts w:ascii="Times New Roman" w:eastAsia="Times New Roman" w:hAnsi="Times New Roman" w:cs="Times New Roman"/>
          <w:sz w:val="24"/>
          <w:szCs w:val="24"/>
        </w:rPr>
        <w:t xml:space="preserve">Thông qua </w:t>
      </w:r>
      <w:proofErr w:type="spellStart"/>
      <w:r w:rsidRPr="00100486">
        <w:rPr>
          <w:rFonts w:ascii="Times New Roman" w:eastAsia="Times New Roman" w:hAnsi="Times New Roman" w:cs="Times New Roman"/>
          <w:sz w:val="24"/>
          <w:szCs w:val="24"/>
        </w:rPr>
        <w:t>việc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cân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bằng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giữa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hiệu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quả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kinh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doanh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tác</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động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xã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hội</w:t>
      </w:r>
      <w:proofErr w:type="spellEnd"/>
      <w:r w:rsidRPr="00100486">
        <w:rPr>
          <w:rFonts w:ascii="Times New Roman" w:eastAsia="Times New Roman" w:hAnsi="Times New Roman" w:cs="Times New Roman"/>
          <w:sz w:val="24"/>
          <w:szCs w:val="24"/>
        </w:rPr>
        <w:t xml:space="preserve">, THUCHOCVN </w:t>
      </w:r>
      <w:proofErr w:type="spellStart"/>
      <w:r w:rsidRPr="00100486">
        <w:rPr>
          <w:rFonts w:ascii="Times New Roman" w:eastAsia="Times New Roman" w:hAnsi="Times New Roman" w:cs="Times New Roman"/>
          <w:sz w:val="24"/>
          <w:szCs w:val="24"/>
        </w:rPr>
        <w:t>hướng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tới</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một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mô</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hình</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phát</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triển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bền</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vững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và</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có</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khả</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năng</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tạo</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ra</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giá</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trị</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lâu</w:t>
      </w:r>
      <w:proofErr w:type="spellEnd"/>
      <w:r w:rsidRPr="00100486">
        <w:rPr>
          <w:rFonts w:ascii="Times New Roman" w:eastAsia="Times New Roman" w:hAnsi="Times New Roman" w:cs="Times New Roman"/>
          <w:sz w:val="24"/>
          <w:szCs w:val="24"/>
        </w:rPr>
        <w:t xml:space="preserve"> </w:t>
      </w:r>
      <w:proofErr w:type="spellStart"/>
      <w:r w:rsidRPr="00100486">
        <w:rPr>
          <w:rFonts w:ascii="Times New Roman" w:eastAsia="Times New Roman" w:hAnsi="Times New Roman" w:cs="Times New Roman"/>
          <w:sz w:val="24"/>
          <w:szCs w:val="24"/>
        </w:rPr>
        <w:t>dài</w:t>
      </w:r>
      <w:proofErr w:type="spellEnd"/>
      <w:r w:rsidRPr="00100486">
        <w:rPr>
          <w:rFonts w:ascii="Times New Roman" w:eastAsia="Times New Roman" w:hAnsi="Times New Roman" w:cs="Times New Roman"/>
          <w:sz w:val="24"/>
          <w:szCs w:val="24"/>
        </w:rPr>
        <w:t>.</w:t>
      </w:r>
    </w:p>
    <w:p w14:paraId="13AC486D" w14:textId="41DBAADD" w:rsidR="00C855B0" w:rsidDel="005E1083" w:rsidRDefault="00000000" w:rsidP="00100486">
      <w:pPr>
        <w:spacing w:after="0" w:line="240" w:lineRule="auto"/>
        <w:rPr>
          <w:del w:id="189" w:author="Admin" w:date="2026-07-06T11:35:00Z" w16du:dateUtc="2026-07-06T04:35:00Z"/>
          <w:rFonts w:ascii="Times New Roman" w:eastAsia="Times New Roman" w:hAnsi="Times New Roman" w:cs="Times New Roman"/>
          <w:sz w:val="24"/>
          <w:szCs w:val="24"/>
        </w:rPr>
      </w:pPr>
      <w:del w:id="190" w:author="Admin" w:date="2026-07-06T11:35:00Z" w16du:dateUtc="2026-07-06T04:35:00Z">
        <w:r w:rsidDel="005E1083">
          <w:rPr>
            <w:rFonts w:ascii="Times New Roman" w:eastAsia="Times New Roman" w:hAnsi="Times New Roman" w:cs="Times New Roman"/>
            <w:sz w:val="24"/>
            <w:szCs w:val="24"/>
          </w:rPr>
          <w:pict w14:anchorId="58007E2F">
            <v:rect id="_x0000_i1188" style="width:0;height:1.5pt" o:hralign="center" o:hrstd="t" o:hr="t" fillcolor="#a0a0a0" stroked="f"/>
          </w:pict>
        </w:r>
      </w:del>
    </w:p>
    <w:p w14:paraId="0BFDAF3E" w14:textId="77777777" w:rsidR="00C855B0" w:rsidRDefault="00C855B0" w:rsidP="005E1083">
      <w:pPr>
        <w:spacing w:after="0" w:line="240" w:lineRule="auto"/>
        <w:rPr>
          <w:rFonts w:ascii="Times New Roman" w:eastAsia="Times New Roman" w:hAnsi="Times New Roman" w:cs="Times New Roman"/>
          <w:sz w:val="24"/>
          <w:szCs w:val="24"/>
        </w:rPr>
        <w:pPrChange w:id="191" w:author="Admin" w:date="2026-07-06T11:35:00Z" w16du:dateUtc="2026-07-06T04:35:00Z">
          <w:pPr/>
        </w:pPrChange>
      </w:pPr>
      <w:r>
        <w:rPr>
          <w:rFonts w:ascii="Times New Roman" w:eastAsia="Times New Roman" w:hAnsi="Times New Roman" w:cs="Times New Roman"/>
          <w:sz w:val="24"/>
          <w:szCs w:val="24"/>
        </w:rPr>
        <w:br w:type="page"/>
      </w:r>
    </w:p>
    <w:p w14:paraId="5D84AE23" w14:textId="77777777" w:rsidR="00C855B0" w:rsidRPr="00C855B0" w:rsidRDefault="00C855B0" w:rsidP="00C855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5B0">
        <w:rPr>
          <w:rFonts w:ascii="Times New Roman" w:eastAsia="Times New Roman" w:hAnsi="Times New Roman" w:cs="Times New Roman"/>
          <w:b/>
          <w:bCs/>
          <w:kern w:val="36"/>
          <w:sz w:val="48"/>
          <w:szCs w:val="48"/>
        </w:rPr>
        <w:lastRenderedPageBreak/>
        <w:t>VOLUME 03 – THUCHOCVN CONSULTING METHODOLOGY</w:t>
      </w:r>
    </w:p>
    <w:p w14:paraId="46194C75" w14:textId="77777777" w:rsidR="00C855B0" w:rsidRPr="00C855B0" w:rsidRDefault="00C855B0" w:rsidP="00C855B0">
      <w:pPr>
        <w:spacing w:before="100" w:beforeAutospacing="1" w:after="100" w:afterAutospacing="1" w:line="240" w:lineRule="auto"/>
        <w:outlineLvl w:val="1"/>
        <w:rPr>
          <w:rFonts w:ascii="Times New Roman" w:eastAsia="Times New Roman" w:hAnsi="Times New Roman" w:cs="Times New Roman"/>
          <w:b/>
          <w:bCs/>
          <w:sz w:val="36"/>
          <w:szCs w:val="36"/>
        </w:rPr>
      </w:pPr>
      <w:r w:rsidRPr="00C855B0">
        <w:rPr>
          <w:rFonts w:ascii="Times New Roman" w:eastAsia="Times New Roman" w:hAnsi="Times New Roman" w:cs="Times New Roman"/>
          <w:b/>
          <w:bCs/>
          <w:sz w:val="36"/>
          <w:szCs w:val="36"/>
        </w:rPr>
        <w:t xml:space="preserve">Phương </w:t>
      </w:r>
      <w:proofErr w:type="spellStart"/>
      <w:r w:rsidRPr="00C855B0">
        <w:rPr>
          <w:rFonts w:ascii="Times New Roman" w:eastAsia="Times New Roman" w:hAnsi="Times New Roman" w:cs="Times New Roman"/>
          <w:b/>
          <w:bCs/>
          <w:sz w:val="36"/>
          <w:szCs w:val="36"/>
        </w:rPr>
        <w:t>pháp</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luận</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tư</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vấn</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và</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chuyển</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đổi</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doanh</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nghiệp</w:t>
      </w:r>
      <w:proofErr w:type="spellEnd"/>
    </w:p>
    <w:p w14:paraId="5396F2E1" w14:textId="0AC0FBE8" w:rsidR="005E1083" w:rsidRDefault="00000000" w:rsidP="00C855B0">
      <w:pPr>
        <w:spacing w:after="0" w:line="240" w:lineRule="auto"/>
        <w:rPr>
          <w:ins w:id="192" w:author="Admin" w:date="2026-07-06T11:35:00Z" w16du:dateUtc="2026-07-06T04:35:00Z"/>
          <w:rFonts w:ascii="Times New Roman" w:eastAsia="Times New Roman" w:hAnsi="Times New Roman" w:cs="Times New Roman"/>
          <w:sz w:val="24"/>
          <w:szCs w:val="24"/>
        </w:rPr>
      </w:pPr>
      <w:del w:id="193" w:author="Admin" w:date="2026-07-06T11:35:00Z" w16du:dateUtc="2026-07-06T04:35:00Z">
        <w:r w:rsidDel="005E1083">
          <w:rPr>
            <w:rFonts w:ascii="Times New Roman" w:eastAsia="Times New Roman" w:hAnsi="Times New Roman" w:cs="Times New Roman"/>
            <w:sz w:val="24"/>
            <w:szCs w:val="24"/>
          </w:rPr>
          <w:pict w14:anchorId="192B0C01">
            <v:rect id="_x0000_i1189" style="width:0;height:1.5pt" o:hralign="center" o:hrstd="t" o:hr="t" fillcolor="#a0a0a0" stroked="f"/>
          </w:pict>
        </w:r>
      </w:del>
    </w:p>
    <w:p w14:paraId="288CB512" w14:textId="77777777" w:rsidR="005E1083" w:rsidRDefault="005E1083">
      <w:pPr>
        <w:rPr>
          <w:ins w:id="194" w:author="Admin" w:date="2026-07-06T11:35:00Z" w16du:dateUtc="2026-07-06T04:35:00Z"/>
          <w:rFonts w:ascii="Times New Roman" w:eastAsia="Times New Roman" w:hAnsi="Times New Roman" w:cs="Times New Roman"/>
          <w:sz w:val="24"/>
          <w:szCs w:val="24"/>
        </w:rPr>
      </w:pPr>
      <w:ins w:id="195" w:author="Admin" w:date="2026-07-06T11:35:00Z" w16du:dateUtc="2026-07-06T04:35:00Z">
        <w:r>
          <w:rPr>
            <w:rFonts w:ascii="Times New Roman" w:eastAsia="Times New Roman" w:hAnsi="Times New Roman" w:cs="Times New Roman"/>
            <w:sz w:val="24"/>
            <w:szCs w:val="24"/>
          </w:rPr>
          <w:br w:type="page"/>
        </w:r>
      </w:ins>
    </w:p>
    <w:p w14:paraId="7EA7B64F" w14:textId="2862110A" w:rsidR="00C855B0" w:rsidRPr="00C855B0" w:rsidDel="005E1083" w:rsidRDefault="00C855B0" w:rsidP="00C855B0">
      <w:pPr>
        <w:spacing w:after="0" w:line="240" w:lineRule="auto"/>
        <w:rPr>
          <w:del w:id="196" w:author="Admin" w:date="2026-07-06T11:35:00Z" w16du:dateUtc="2026-07-06T04:35:00Z"/>
          <w:rFonts w:ascii="Times New Roman" w:eastAsia="Times New Roman" w:hAnsi="Times New Roman" w:cs="Times New Roman"/>
          <w:sz w:val="24"/>
          <w:szCs w:val="24"/>
        </w:rPr>
      </w:pPr>
    </w:p>
    <w:p w14:paraId="60F07B6D" w14:textId="77777777" w:rsidR="00C855B0" w:rsidRPr="00C855B0" w:rsidRDefault="00C855B0" w:rsidP="00C855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5B0">
        <w:rPr>
          <w:rFonts w:ascii="Times New Roman" w:eastAsia="Times New Roman" w:hAnsi="Times New Roman" w:cs="Times New Roman"/>
          <w:b/>
          <w:bCs/>
          <w:kern w:val="36"/>
          <w:sz w:val="48"/>
          <w:szCs w:val="48"/>
        </w:rPr>
        <w:t>CHƯƠNG 1</w:t>
      </w:r>
    </w:p>
    <w:p w14:paraId="04BBEEB3" w14:textId="77777777" w:rsidR="00C855B0" w:rsidRPr="00C855B0" w:rsidRDefault="00C855B0" w:rsidP="00C855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5B0">
        <w:rPr>
          <w:rFonts w:ascii="Times New Roman" w:eastAsia="Times New Roman" w:hAnsi="Times New Roman" w:cs="Times New Roman"/>
          <w:b/>
          <w:bCs/>
          <w:kern w:val="36"/>
          <w:sz w:val="48"/>
          <w:szCs w:val="48"/>
        </w:rPr>
        <w:t>THUCHOCVN CONSULTING FRAMEWORK (TCF)</w:t>
      </w:r>
    </w:p>
    <w:p w14:paraId="38C1044C" w14:textId="77777777" w:rsidR="00C855B0" w:rsidRPr="00C855B0" w:rsidRDefault="00C855B0" w:rsidP="00C855B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855B0">
        <w:rPr>
          <w:rFonts w:ascii="Times New Roman" w:eastAsia="Times New Roman" w:hAnsi="Times New Roman" w:cs="Times New Roman"/>
          <w:b/>
          <w:bCs/>
          <w:sz w:val="36"/>
          <w:szCs w:val="36"/>
        </w:rPr>
        <w:t>Bộ</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khung</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phương</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pháp</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luận</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tư</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vấn</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và</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chuyển</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đổi</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doanh</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nghiệp</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của</w:t>
      </w:r>
      <w:proofErr w:type="spellEnd"/>
      <w:r w:rsidRPr="00C855B0">
        <w:rPr>
          <w:rFonts w:ascii="Times New Roman" w:eastAsia="Times New Roman" w:hAnsi="Times New Roman" w:cs="Times New Roman"/>
          <w:b/>
          <w:bCs/>
          <w:sz w:val="36"/>
          <w:szCs w:val="36"/>
        </w:rPr>
        <w:t xml:space="preserve"> THUCHOCVN</w:t>
      </w:r>
    </w:p>
    <w:p w14:paraId="5FCEA515"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i/>
          <w:iCs/>
          <w:sz w:val="24"/>
          <w:szCs w:val="24"/>
        </w:rPr>
        <w:t>"</w:t>
      </w:r>
      <w:proofErr w:type="spellStart"/>
      <w:r w:rsidRPr="00C855B0">
        <w:rPr>
          <w:rFonts w:ascii="Times New Roman" w:eastAsia="Times New Roman" w:hAnsi="Times New Roman" w:cs="Times New Roman"/>
          <w:i/>
          <w:iCs/>
          <w:sz w:val="24"/>
          <w:szCs w:val="24"/>
        </w:rPr>
        <w:t>Không</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bắt</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đầu</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bằng</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giải</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pháp</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Không</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bắt</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đầu</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bằng</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công</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nghệ</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Bắt</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đầu</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bằng</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việc</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hiểu</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đúng</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doanh</w:t>
      </w:r>
      <w:proofErr w:type="spellEnd"/>
      <w:r w:rsidRPr="00C855B0">
        <w:rPr>
          <w:rFonts w:ascii="Times New Roman" w:eastAsia="Times New Roman" w:hAnsi="Times New Roman" w:cs="Times New Roman"/>
          <w:i/>
          <w:iCs/>
          <w:sz w:val="24"/>
          <w:szCs w:val="24"/>
        </w:rPr>
        <w:t xml:space="preserve"> </w:t>
      </w:r>
      <w:proofErr w:type="spellStart"/>
      <w:r w:rsidRPr="00C855B0">
        <w:rPr>
          <w:rFonts w:ascii="Times New Roman" w:eastAsia="Times New Roman" w:hAnsi="Times New Roman" w:cs="Times New Roman"/>
          <w:i/>
          <w:iCs/>
          <w:sz w:val="24"/>
          <w:szCs w:val="24"/>
        </w:rPr>
        <w:t>nghiệp</w:t>
      </w:r>
      <w:proofErr w:type="spellEnd"/>
      <w:r w:rsidRPr="00C855B0">
        <w:rPr>
          <w:rFonts w:ascii="Times New Roman" w:eastAsia="Times New Roman" w:hAnsi="Times New Roman" w:cs="Times New Roman"/>
          <w:i/>
          <w:iCs/>
          <w:sz w:val="24"/>
          <w:szCs w:val="24"/>
        </w:rPr>
        <w:t>."</w:t>
      </w:r>
    </w:p>
    <w:p w14:paraId="15A00FCA" w14:textId="0AE929ED" w:rsidR="00C855B0" w:rsidRPr="00C855B0" w:rsidDel="005E1083" w:rsidRDefault="00000000" w:rsidP="00C855B0">
      <w:pPr>
        <w:spacing w:after="0" w:line="240" w:lineRule="auto"/>
        <w:rPr>
          <w:del w:id="197" w:author="Admin" w:date="2026-07-06T11:36:00Z" w16du:dateUtc="2026-07-06T04:36:00Z"/>
          <w:rFonts w:ascii="Times New Roman" w:eastAsia="Times New Roman" w:hAnsi="Times New Roman" w:cs="Times New Roman"/>
          <w:sz w:val="24"/>
          <w:szCs w:val="24"/>
        </w:rPr>
      </w:pPr>
      <w:del w:id="198" w:author="Admin" w:date="2026-07-06T11:35:00Z" w16du:dateUtc="2026-07-06T04:35:00Z">
        <w:r w:rsidDel="005E1083">
          <w:rPr>
            <w:rFonts w:ascii="Times New Roman" w:eastAsia="Times New Roman" w:hAnsi="Times New Roman" w:cs="Times New Roman"/>
            <w:sz w:val="24"/>
            <w:szCs w:val="24"/>
          </w:rPr>
          <w:pict w14:anchorId="237839E3">
            <v:rect id="_x0000_i1190" style="width:0;height:1.5pt" o:hralign="center" o:hrstd="t" o:hr="t" fillcolor="#a0a0a0" stroked="f"/>
          </w:pict>
        </w:r>
      </w:del>
    </w:p>
    <w:p w14:paraId="388A8735"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199" w:author="Admin" w:date="2026-07-06T11:36:00Z" w16du:dateUtc="2026-07-06T04:36: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1.1. </w:t>
      </w:r>
      <w:proofErr w:type="spellStart"/>
      <w:r w:rsidRPr="00C855B0">
        <w:rPr>
          <w:rFonts w:ascii="Times New Roman" w:eastAsia="Times New Roman" w:hAnsi="Times New Roman" w:cs="Times New Roman"/>
          <w:b/>
          <w:bCs/>
          <w:kern w:val="36"/>
          <w:sz w:val="48"/>
          <w:szCs w:val="48"/>
        </w:rPr>
        <w:t>Vì</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sao</w:t>
      </w:r>
      <w:proofErr w:type="spellEnd"/>
      <w:r w:rsidRPr="00C855B0">
        <w:rPr>
          <w:rFonts w:ascii="Times New Roman" w:eastAsia="Times New Roman" w:hAnsi="Times New Roman" w:cs="Times New Roman"/>
          <w:b/>
          <w:bCs/>
          <w:kern w:val="36"/>
          <w:sz w:val="48"/>
          <w:szCs w:val="48"/>
        </w:rPr>
        <w:t xml:space="preserve"> THUCHOCVN </w:t>
      </w:r>
      <w:proofErr w:type="spellStart"/>
      <w:r w:rsidRPr="00C855B0">
        <w:rPr>
          <w:rFonts w:ascii="Times New Roman" w:eastAsia="Times New Roman" w:hAnsi="Times New Roman" w:cs="Times New Roman"/>
          <w:b/>
          <w:bCs/>
          <w:kern w:val="36"/>
          <w:sz w:val="48"/>
          <w:szCs w:val="48"/>
        </w:rPr>
        <w:t>xây</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dựng</w:t>
      </w:r>
      <w:proofErr w:type="spellEnd"/>
      <w:r w:rsidRPr="00C855B0">
        <w:rPr>
          <w:rFonts w:ascii="Times New Roman" w:eastAsia="Times New Roman" w:hAnsi="Times New Roman" w:cs="Times New Roman"/>
          <w:b/>
          <w:bCs/>
          <w:kern w:val="36"/>
          <w:sz w:val="48"/>
          <w:szCs w:val="48"/>
        </w:rPr>
        <w:t xml:space="preserve"> Consulting Framework?</w:t>
      </w:r>
    </w:p>
    <w:p w14:paraId="3571D96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Trong </w:t>
      </w:r>
      <w:proofErr w:type="spellStart"/>
      <w:r w:rsidRPr="00C855B0">
        <w:rPr>
          <w:rFonts w:ascii="Times New Roman" w:eastAsia="Times New Roman" w:hAnsi="Times New Roman" w:cs="Times New Roman"/>
          <w:sz w:val="24"/>
          <w:szCs w:val="24"/>
        </w:rPr>
        <w:t>quá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với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THUCHOCVN </w:t>
      </w:r>
      <w:proofErr w:type="spellStart"/>
      <w:r w:rsidRPr="00C855B0">
        <w:rPr>
          <w:rFonts w:ascii="Times New Roman" w:eastAsia="Times New Roman" w:hAnsi="Times New Roman" w:cs="Times New Roman"/>
          <w:sz w:val="24"/>
          <w:szCs w:val="24"/>
        </w:rPr>
        <w:t>nhận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thấy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thực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tế</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phổ</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biến</w:t>
      </w:r>
      <w:proofErr w:type="spellEnd"/>
      <w:r w:rsidRPr="00C855B0">
        <w:rPr>
          <w:rFonts w:ascii="Times New Roman" w:eastAsia="Times New Roman" w:hAnsi="Times New Roman" w:cs="Times New Roman"/>
          <w:sz w:val="24"/>
          <w:szCs w:val="24"/>
        </w:rPr>
        <w:t>.</w:t>
      </w:r>
    </w:p>
    <w:p w14:paraId="6BADA2B3"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Nhiều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vị</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tư</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thường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bắt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đầu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bằng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giới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thiệu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hoặc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sản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phẩm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họ</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đang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w:t>
      </w:r>
    </w:p>
    <w:p w14:paraId="7F4790E7"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Ví</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dụ</w:t>
      </w:r>
      <w:proofErr w:type="spellEnd"/>
      <w:r w:rsidRPr="00C855B0">
        <w:rPr>
          <w:rFonts w:ascii="Times New Roman" w:eastAsia="Times New Roman" w:hAnsi="Times New Roman" w:cs="Times New Roman"/>
          <w:sz w:val="24"/>
          <w:szCs w:val="24"/>
        </w:rPr>
        <w:t>:</w:t>
      </w:r>
    </w:p>
    <w:p w14:paraId="778EF310" w14:textId="77777777" w:rsidR="00C855B0" w:rsidRPr="00C855B0" w:rsidRDefault="00C855B0">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vị</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phần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mềm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xuất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triển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khai</w:t>
      </w:r>
      <w:proofErr w:type="spellEnd"/>
      <w:r w:rsidRPr="00C855B0">
        <w:rPr>
          <w:rFonts w:ascii="Times New Roman" w:eastAsia="Times New Roman" w:hAnsi="Times New Roman" w:cs="Times New Roman"/>
          <w:sz w:val="24"/>
          <w:szCs w:val="24"/>
        </w:rPr>
        <w:t xml:space="preserve"> ERP </w:t>
      </w:r>
      <w:proofErr w:type="spellStart"/>
      <w:r w:rsidRPr="00C855B0">
        <w:rPr>
          <w:rFonts w:ascii="Times New Roman" w:eastAsia="Times New Roman" w:hAnsi="Times New Roman" w:cs="Times New Roman"/>
          <w:sz w:val="24"/>
          <w:szCs w:val="24"/>
        </w:rPr>
        <w:t>hoặc</w:t>
      </w:r>
      <w:proofErr w:type="spellEnd"/>
      <w:r w:rsidRPr="00C855B0">
        <w:rPr>
          <w:rFonts w:ascii="Times New Roman" w:eastAsia="Times New Roman" w:hAnsi="Times New Roman" w:cs="Times New Roman"/>
          <w:sz w:val="24"/>
          <w:szCs w:val="24"/>
        </w:rPr>
        <w:t xml:space="preserve"> CRM.</w:t>
      </w:r>
    </w:p>
    <w:p w14:paraId="420FA479" w14:textId="77777777" w:rsidR="00C855B0" w:rsidRPr="00C855B0" w:rsidRDefault="00C855B0">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vị</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đào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tạo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xuất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khóa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học</w:t>
      </w:r>
      <w:proofErr w:type="spellEnd"/>
      <w:r w:rsidRPr="00C855B0">
        <w:rPr>
          <w:rFonts w:ascii="Times New Roman" w:eastAsia="Times New Roman" w:hAnsi="Times New Roman" w:cs="Times New Roman"/>
          <w:sz w:val="24"/>
          <w:szCs w:val="24"/>
        </w:rPr>
        <w:t>.</w:t>
      </w:r>
    </w:p>
    <w:p w14:paraId="6D2592F1" w14:textId="77777777" w:rsidR="00C855B0" w:rsidRPr="00C855B0" w:rsidRDefault="00C855B0">
      <w:pPr>
        <w:numPr>
          <w:ilvl w:val="0"/>
          <w:numId w:val="91"/>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vị</w:t>
      </w:r>
      <w:proofErr w:type="spellEnd"/>
      <w:r w:rsidRPr="00C855B0">
        <w:rPr>
          <w:rFonts w:ascii="Times New Roman" w:eastAsia="Times New Roman" w:hAnsi="Times New Roman" w:cs="Times New Roman"/>
          <w:sz w:val="24"/>
          <w:szCs w:val="24"/>
        </w:rPr>
        <w:t xml:space="preserve"> AI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xuất</w:t>
      </w:r>
      <w:proofErr w:type="spellEnd"/>
      <w:r w:rsidRPr="00C855B0">
        <w:rPr>
          <w:rFonts w:ascii="Times New Roman" w:eastAsia="Times New Roman" w:hAnsi="Times New Roman" w:cs="Times New Roman"/>
          <w:sz w:val="24"/>
          <w:szCs w:val="24"/>
        </w:rPr>
        <w:t xml:space="preserve"> chatbot </w:t>
      </w:r>
      <w:proofErr w:type="spellStart"/>
      <w:r w:rsidRPr="00C855B0">
        <w:rPr>
          <w:rFonts w:ascii="Times New Roman" w:eastAsia="Times New Roman" w:hAnsi="Times New Roman" w:cs="Times New Roman"/>
          <w:sz w:val="24"/>
          <w:szCs w:val="24"/>
        </w:rPr>
        <w:t>hoặc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lý</w:t>
      </w:r>
      <w:proofErr w:type="spellEnd"/>
      <w:r w:rsidRPr="00C855B0">
        <w:rPr>
          <w:rFonts w:ascii="Times New Roman" w:eastAsia="Times New Roman" w:hAnsi="Times New Roman" w:cs="Times New Roman"/>
          <w:sz w:val="24"/>
          <w:szCs w:val="24"/>
        </w:rPr>
        <w:t xml:space="preserve"> AI.</w:t>
      </w:r>
    </w:p>
    <w:p w14:paraId="5583115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Những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này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thể</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phù</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hợp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trong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số</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trường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hợp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nhưng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chưa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hiểu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đúng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thì</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rất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dễ</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dẫn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đến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đầu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tư</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trọng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tâm</w:t>
      </w:r>
      <w:proofErr w:type="spellEnd"/>
      <w:r w:rsidRPr="00C855B0">
        <w:rPr>
          <w:rFonts w:ascii="Times New Roman" w:eastAsia="Times New Roman" w:hAnsi="Times New Roman" w:cs="Times New Roman"/>
          <w:sz w:val="24"/>
          <w:szCs w:val="24"/>
        </w:rPr>
        <w:t>.</w:t>
      </w:r>
    </w:p>
    <w:p w14:paraId="203D6F75"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THUCHOCVN </w:t>
      </w:r>
      <w:proofErr w:type="spellStart"/>
      <w:r w:rsidRPr="00C855B0">
        <w:rPr>
          <w:rFonts w:ascii="Times New Roman" w:eastAsia="Times New Roman" w:hAnsi="Times New Roman" w:cs="Times New Roman"/>
          <w:sz w:val="24"/>
          <w:szCs w:val="24"/>
        </w:rPr>
        <w:t>lựa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chọn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cách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tiếp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cận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khác</w:t>
      </w:r>
      <w:proofErr w:type="spellEnd"/>
      <w:r w:rsidRPr="00C855B0">
        <w:rPr>
          <w:rFonts w:ascii="Times New Roman" w:eastAsia="Times New Roman" w:hAnsi="Times New Roman" w:cs="Times New Roman"/>
          <w:sz w:val="24"/>
          <w:szCs w:val="24"/>
        </w:rPr>
        <w:t>.</w:t>
      </w:r>
    </w:p>
    <w:p w14:paraId="6FE9931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Chúng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tôi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bắt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đầu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bằng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câu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hỏi</w:t>
      </w:r>
      <w:proofErr w:type="spellEnd"/>
      <w:r w:rsidRPr="00C855B0">
        <w:rPr>
          <w:rFonts w:ascii="Times New Roman" w:eastAsia="Times New Roman" w:hAnsi="Times New Roman" w:cs="Times New Roman"/>
          <w:sz w:val="24"/>
          <w:szCs w:val="24"/>
        </w:rPr>
        <w:t>:</w:t>
      </w:r>
    </w:p>
    <w:p w14:paraId="6EBD1DB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lang w:val="fr-FR"/>
        </w:rPr>
      </w:pPr>
      <w:r w:rsidRPr="00C855B0">
        <w:rPr>
          <w:rFonts w:ascii="Times New Roman" w:eastAsia="Times New Roman" w:hAnsi="Times New Roman" w:cs="Times New Roman"/>
          <w:b/>
          <w:bCs/>
          <w:sz w:val="24"/>
          <w:szCs w:val="24"/>
          <w:lang w:val="fr-FR"/>
        </w:rPr>
        <w:t>"</w:t>
      </w:r>
      <w:proofErr w:type="spellStart"/>
      <w:r w:rsidRPr="00C855B0">
        <w:rPr>
          <w:rFonts w:ascii="Times New Roman" w:eastAsia="Times New Roman" w:hAnsi="Times New Roman" w:cs="Times New Roman"/>
          <w:b/>
          <w:bCs/>
          <w:sz w:val="24"/>
          <w:szCs w:val="24"/>
          <w:lang w:val="fr-FR"/>
        </w:rPr>
        <w:t>Chúng</w:t>
      </w:r>
      <w:proofErr w:type="spellEnd"/>
      <w:r w:rsidRPr="00C855B0">
        <w:rPr>
          <w:rFonts w:ascii="Times New Roman" w:eastAsia="Times New Roman" w:hAnsi="Times New Roman" w:cs="Times New Roman"/>
          <w:b/>
          <w:bCs/>
          <w:sz w:val="24"/>
          <w:szCs w:val="24"/>
          <w:lang w:val="fr-FR"/>
        </w:rPr>
        <w:t xml:space="preserve"> ta </w:t>
      </w:r>
      <w:proofErr w:type="spellStart"/>
      <w:r w:rsidRPr="00C855B0">
        <w:rPr>
          <w:rFonts w:ascii="Times New Roman" w:eastAsia="Times New Roman" w:hAnsi="Times New Roman" w:cs="Times New Roman"/>
          <w:b/>
          <w:bCs/>
          <w:sz w:val="24"/>
          <w:szCs w:val="24"/>
          <w:lang w:val="fr-FR"/>
        </w:rPr>
        <w:t>sẽ</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bán</w:t>
      </w:r>
      <w:proofErr w:type="spellEnd"/>
      <w:r w:rsidRPr="00C855B0">
        <w:rPr>
          <w:rFonts w:ascii="Times New Roman" w:eastAsia="Times New Roman" w:hAnsi="Times New Roman" w:cs="Times New Roman"/>
          <w:b/>
          <w:bCs/>
          <w:sz w:val="24"/>
          <w:szCs w:val="24"/>
          <w:lang w:val="fr-FR"/>
        </w:rPr>
        <w:t xml:space="preserve"> </w:t>
      </w:r>
      <w:proofErr w:type="spellStart"/>
      <w:proofErr w:type="gramStart"/>
      <w:r w:rsidRPr="00C855B0">
        <w:rPr>
          <w:rFonts w:ascii="Times New Roman" w:eastAsia="Times New Roman" w:hAnsi="Times New Roman" w:cs="Times New Roman"/>
          <w:b/>
          <w:bCs/>
          <w:sz w:val="24"/>
          <w:szCs w:val="24"/>
          <w:lang w:val="fr-FR"/>
        </w:rPr>
        <w:t>gì</w:t>
      </w:r>
      <w:proofErr w:type="spellEnd"/>
      <w:r w:rsidRPr="00C855B0">
        <w:rPr>
          <w:rFonts w:ascii="Times New Roman" w:eastAsia="Times New Roman" w:hAnsi="Times New Roman" w:cs="Times New Roman"/>
          <w:b/>
          <w:bCs/>
          <w:sz w:val="24"/>
          <w:szCs w:val="24"/>
          <w:lang w:val="fr-FR"/>
        </w:rPr>
        <w:t>?</w:t>
      </w:r>
      <w:proofErr w:type="gramEnd"/>
      <w:r w:rsidRPr="00C855B0">
        <w:rPr>
          <w:rFonts w:ascii="Times New Roman" w:eastAsia="Times New Roman" w:hAnsi="Times New Roman" w:cs="Times New Roman"/>
          <w:b/>
          <w:bCs/>
          <w:sz w:val="24"/>
          <w:szCs w:val="24"/>
          <w:lang w:val="fr-FR"/>
        </w:rPr>
        <w:t>"</w:t>
      </w:r>
    </w:p>
    <w:p w14:paraId="682ADF02"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C855B0">
        <w:rPr>
          <w:rFonts w:ascii="Times New Roman" w:eastAsia="Times New Roman" w:hAnsi="Times New Roman" w:cs="Times New Roman"/>
          <w:sz w:val="24"/>
          <w:szCs w:val="24"/>
          <w:lang w:val="fr-FR"/>
        </w:rPr>
        <w:t>Mà</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bắt</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đầu</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bằng</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câu</w:t>
      </w:r>
      <w:proofErr w:type="spellEnd"/>
      <w:r w:rsidRPr="00C855B0">
        <w:rPr>
          <w:rFonts w:ascii="Times New Roman" w:eastAsia="Times New Roman" w:hAnsi="Times New Roman" w:cs="Times New Roman"/>
          <w:sz w:val="24"/>
          <w:szCs w:val="24"/>
          <w:lang w:val="fr-FR"/>
        </w:rPr>
        <w:t xml:space="preserve"> </w:t>
      </w:r>
      <w:proofErr w:type="spellStart"/>
      <w:proofErr w:type="gramStart"/>
      <w:r w:rsidRPr="00C855B0">
        <w:rPr>
          <w:rFonts w:ascii="Times New Roman" w:eastAsia="Times New Roman" w:hAnsi="Times New Roman" w:cs="Times New Roman"/>
          <w:sz w:val="24"/>
          <w:szCs w:val="24"/>
          <w:lang w:val="fr-FR"/>
        </w:rPr>
        <w:t>hỏi</w:t>
      </w:r>
      <w:proofErr w:type="spellEnd"/>
      <w:r w:rsidRPr="00C855B0">
        <w:rPr>
          <w:rFonts w:ascii="Times New Roman" w:eastAsia="Times New Roman" w:hAnsi="Times New Roman" w:cs="Times New Roman"/>
          <w:sz w:val="24"/>
          <w:szCs w:val="24"/>
          <w:lang w:val="fr-FR"/>
        </w:rPr>
        <w:t>:</w:t>
      </w:r>
      <w:proofErr w:type="gramEnd"/>
    </w:p>
    <w:p w14:paraId="4FBA399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lang w:val="fr-FR"/>
        </w:rPr>
      </w:pPr>
      <w:r w:rsidRPr="00C855B0">
        <w:rPr>
          <w:rFonts w:ascii="Times New Roman" w:eastAsia="Times New Roman" w:hAnsi="Times New Roman" w:cs="Times New Roman"/>
          <w:b/>
          <w:bCs/>
          <w:sz w:val="24"/>
          <w:szCs w:val="24"/>
          <w:lang w:val="fr-FR"/>
        </w:rPr>
        <w:t xml:space="preserve">"Doanh </w:t>
      </w:r>
      <w:proofErr w:type="spellStart"/>
      <w:r w:rsidRPr="00C855B0">
        <w:rPr>
          <w:rFonts w:ascii="Times New Roman" w:eastAsia="Times New Roman" w:hAnsi="Times New Roman" w:cs="Times New Roman"/>
          <w:b/>
          <w:bCs/>
          <w:sz w:val="24"/>
          <w:szCs w:val="24"/>
          <w:lang w:val="fr-FR"/>
        </w:rPr>
        <w:t>nghiệp</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đang</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cố</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gắng</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đạt</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được</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điều</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gì</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và</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điều</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gì</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đang</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cản</w:t>
      </w:r>
      <w:proofErr w:type="spellEnd"/>
      <w:r w:rsidRPr="00C855B0">
        <w:rPr>
          <w:rFonts w:ascii="Times New Roman" w:eastAsia="Times New Roman" w:hAnsi="Times New Roman" w:cs="Times New Roman"/>
          <w:b/>
          <w:bCs/>
          <w:sz w:val="24"/>
          <w:szCs w:val="24"/>
          <w:lang w:val="fr-FR"/>
        </w:rPr>
        <w:t xml:space="preserve"> </w:t>
      </w:r>
      <w:proofErr w:type="spellStart"/>
      <w:r w:rsidRPr="00C855B0">
        <w:rPr>
          <w:rFonts w:ascii="Times New Roman" w:eastAsia="Times New Roman" w:hAnsi="Times New Roman" w:cs="Times New Roman"/>
          <w:b/>
          <w:bCs/>
          <w:sz w:val="24"/>
          <w:szCs w:val="24"/>
          <w:lang w:val="fr-FR"/>
        </w:rPr>
        <w:t>trở</w:t>
      </w:r>
      <w:proofErr w:type="spellEnd"/>
      <w:r w:rsidRPr="00C855B0">
        <w:rPr>
          <w:rFonts w:ascii="Times New Roman" w:eastAsia="Times New Roman" w:hAnsi="Times New Roman" w:cs="Times New Roman"/>
          <w:b/>
          <w:bCs/>
          <w:sz w:val="24"/>
          <w:szCs w:val="24"/>
          <w:lang w:val="fr-FR"/>
        </w:rPr>
        <w:t xml:space="preserve"> </w:t>
      </w:r>
      <w:proofErr w:type="spellStart"/>
      <w:proofErr w:type="gramStart"/>
      <w:r w:rsidRPr="00C855B0">
        <w:rPr>
          <w:rFonts w:ascii="Times New Roman" w:eastAsia="Times New Roman" w:hAnsi="Times New Roman" w:cs="Times New Roman"/>
          <w:b/>
          <w:bCs/>
          <w:sz w:val="24"/>
          <w:szCs w:val="24"/>
          <w:lang w:val="fr-FR"/>
        </w:rPr>
        <w:t>họ</w:t>
      </w:r>
      <w:proofErr w:type="spellEnd"/>
      <w:r w:rsidRPr="00C855B0">
        <w:rPr>
          <w:rFonts w:ascii="Times New Roman" w:eastAsia="Times New Roman" w:hAnsi="Times New Roman" w:cs="Times New Roman"/>
          <w:b/>
          <w:bCs/>
          <w:sz w:val="24"/>
          <w:szCs w:val="24"/>
          <w:lang w:val="fr-FR"/>
        </w:rPr>
        <w:t>?</w:t>
      </w:r>
      <w:proofErr w:type="gramEnd"/>
      <w:r w:rsidRPr="00C855B0">
        <w:rPr>
          <w:rFonts w:ascii="Times New Roman" w:eastAsia="Times New Roman" w:hAnsi="Times New Roman" w:cs="Times New Roman"/>
          <w:b/>
          <w:bCs/>
          <w:sz w:val="24"/>
          <w:szCs w:val="24"/>
          <w:lang w:val="fr-FR"/>
        </w:rPr>
        <w:t>"</w:t>
      </w:r>
    </w:p>
    <w:p w14:paraId="364095AC"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nền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tảng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thành</w:t>
      </w:r>
      <w:proofErr w:type="spellEnd"/>
      <w:r w:rsidRPr="00C855B0">
        <w:rPr>
          <w:rFonts w:ascii="Times New Roman" w:eastAsia="Times New Roman" w:hAnsi="Times New Roman" w:cs="Times New Roman"/>
          <w:sz w:val="24"/>
          <w:szCs w:val="24"/>
        </w:rPr>
        <w:t xml:space="preserve"> </w:t>
      </w:r>
      <w:r w:rsidRPr="00C855B0">
        <w:rPr>
          <w:rFonts w:ascii="Times New Roman" w:eastAsia="Times New Roman" w:hAnsi="Times New Roman" w:cs="Times New Roman"/>
          <w:b/>
          <w:bCs/>
          <w:sz w:val="24"/>
          <w:szCs w:val="24"/>
        </w:rPr>
        <w:t>THUCHOCVN Consulting Framework (TCF).</w:t>
      </w:r>
    </w:p>
    <w:p w14:paraId="66BAC152" w14:textId="563F4729" w:rsidR="00C855B0" w:rsidRPr="00C855B0" w:rsidDel="005E1083" w:rsidRDefault="00000000" w:rsidP="00C855B0">
      <w:pPr>
        <w:spacing w:after="0" w:line="240" w:lineRule="auto"/>
        <w:rPr>
          <w:del w:id="200" w:author="Admin" w:date="2026-07-06T11:36:00Z" w16du:dateUtc="2026-07-06T04:36:00Z"/>
          <w:rFonts w:ascii="Times New Roman" w:eastAsia="Times New Roman" w:hAnsi="Times New Roman" w:cs="Times New Roman"/>
          <w:sz w:val="24"/>
          <w:szCs w:val="24"/>
        </w:rPr>
      </w:pPr>
      <w:del w:id="201" w:author="Admin" w:date="2026-07-06T11:36:00Z" w16du:dateUtc="2026-07-06T04:36:00Z">
        <w:r w:rsidDel="005E1083">
          <w:rPr>
            <w:rFonts w:ascii="Times New Roman" w:eastAsia="Times New Roman" w:hAnsi="Times New Roman" w:cs="Times New Roman"/>
            <w:sz w:val="24"/>
            <w:szCs w:val="24"/>
          </w:rPr>
          <w:lastRenderedPageBreak/>
          <w:pict w14:anchorId="565183CB">
            <v:rect id="_x0000_i1191" style="width:0;height:1.5pt" o:hralign="center" o:hrstd="t" o:hr="t" fillcolor="#a0a0a0" stroked="f"/>
          </w:pict>
        </w:r>
      </w:del>
    </w:p>
    <w:p w14:paraId="25975ED3"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202" w:author="Admin" w:date="2026-07-06T11:36:00Z" w16du:dateUtc="2026-07-06T04:36: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1.2. </w:t>
      </w:r>
      <w:proofErr w:type="spellStart"/>
      <w:r w:rsidRPr="00C855B0">
        <w:rPr>
          <w:rFonts w:ascii="Times New Roman" w:eastAsia="Times New Roman" w:hAnsi="Times New Roman" w:cs="Times New Roman"/>
          <w:b/>
          <w:bCs/>
          <w:kern w:val="36"/>
          <w:sz w:val="48"/>
          <w:szCs w:val="48"/>
        </w:rPr>
        <w:t>Triết</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lý</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của</w:t>
      </w:r>
      <w:proofErr w:type="spellEnd"/>
      <w:r w:rsidRPr="00C855B0">
        <w:rPr>
          <w:rFonts w:ascii="Times New Roman" w:eastAsia="Times New Roman" w:hAnsi="Times New Roman" w:cs="Times New Roman"/>
          <w:b/>
          <w:bCs/>
          <w:kern w:val="36"/>
          <w:sz w:val="48"/>
          <w:szCs w:val="48"/>
        </w:rPr>
        <w:t xml:space="preserve"> TCF</w:t>
      </w:r>
    </w:p>
    <w:p w14:paraId="3B1D9E0B"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TCF </w:t>
      </w:r>
      <w:proofErr w:type="spellStart"/>
      <w:r w:rsidRPr="00C855B0">
        <w:rPr>
          <w:rFonts w:ascii="Times New Roman" w:eastAsia="Times New Roman" w:hAnsi="Times New Roman" w:cs="Times New Roman"/>
          <w:sz w:val="24"/>
          <w:szCs w:val="24"/>
        </w:rPr>
        <w:t>được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năm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nguyên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tắc</w:t>
      </w:r>
      <w:proofErr w:type="spellEnd"/>
      <w:r w:rsidRPr="00C855B0">
        <w:rPr>
          <w:rFonts w:ascii="Times New Roman" w:eastAsia="Times New Roman" w:hAnsi="Times New Roman" w:cs="Times New Roman"/>
          <w:sz w:val="24"/>
          <w:szCs w:val="24"/>
        </w:rPr>
        <w:t>.</w:t>
      </w:r>
    </w:p>
    <w:p w14:paraId="7A44DA38" w14:textId="77777777" w:rsidR="00C855B0" w:rsidRPr="00C855B0" w:rsidRDefault="00C855B0" w:rsidP="00C855B0">
      <w:pPr>
        <w:spacing w:before="100" w:beforeAutospacing="1" w:after="100" w:afterAutospacing="1" w:line="240" w:lineRule="auto"/>
        <w:outlineLvl w:val="2"/>
        <w:rPr>
          <w:rFonts w:ascii="Times New Roman" w:eastAsia="Times New Roman" w:hAnsi="Times New Roman" w:cs="Times New Roman"/>
          <w:b/>
          <w:bCs/>
          <w:sz w:val="27"/>
          <w:szCs w:val="27"/>
        </w:rPr>
      </w:pPr>
      <w:r w:rsidRPr="00C855B0">
        <w:rPr>
          <w:rFonts w:ascii="Times New Roman" w:eastAsia="Times New Roman" w:hAnsi="Times New Roman" w:cs="Times New Roman"/>
          <w:b/>
          <w:bCs/>
          <w:sz w:val="27"/>
          <w:szCs w:val="27"/>
        </w:rPr>
        <w:t xml:space="preserve">1. </w:t>
      </w:r>
      <w:proofErr w:type="spellStart"/>
      <w:r w:rsidRPr="00C855B0">
        <w:rPr>
          <w:rFonts w:ascii="Times New Roman" w:eastAsia="Times New Roman" w:hAnsi="Times New Roman" w:cs="Times New Roman"/>
          <w:b/>
          <w:bCs/>
          <w:sz w:val="27"/>
          <w:szCs w:val="27"/>
        </w:rPr>
        <w:t>Hiểu</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trước</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khi</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đề</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xuất</w:t>
      </w:r>
      <w:proofErr w:type="spellEnd"/>
    </w:p>
    <w:p w14:paraId="3E748876"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đưa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chưa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hiểu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rõ</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bối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cảnh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w:t>
      </w:r>
    </w:p>
    <w:p w14:paraId="17A3E2EC" w14:textId="5193300B" w:rsidR="00C855B0" w:rsidRPr="00C855B0" w:rsidDel="005E1083" w:rsidRDefault="00000000" w:rsidP="00C855B0">
      <w:pPr>
        <w:spacing w:after="0" w:line="240" w:lineRule="auto"/>
        <w:rPr>
          <w:del w:id="203" w:author="Admin" w:date="2026-07-06T11:36:00Z" w16du:dateUtc="2026-07-06T04:36:00Z"/>
          <w:rFonts w:ascii="Times New Roman" w:eastAsia="Times New Roman" w:hAnsi="Times New Roman" w:cs="Times New Roman"/>
          <w:sz w:val="24"/>
          <w:szCs w:val="24"/>
        </w:rPr>
      </w:pPr>
      <w:del w:id="204" w:author="Admin" w:date="2026-07-06T11:36:00Z" w16du:dateUtc="2026-07-06T04:36:00Z">
        <w:r w:rsidDel="005E1083">
          <w:rPr>
            <w:rFonts w:ascii="Times New Roman" w:eastAsia="Times New Roman" w:hAnsi="Times New Roman" w:cs="Times New Roman"/>
            <w:sz w:val="24"/>
            <w:szCs w:val="24"/>
          </w:rPr>
          <w:pict w14:anchorId="1039E3C8">
            <v:rect id="_x0000_i1192" style="width:0;height:1.5pt" o:hralign="center" o:hrstd="t" o:hr="t" fillcolor="#a0a0a0" stroked="f"/>
          </w:pict>
        </w:r>
      </w:del>
    </w:p>
    <w:p w14:paraId="0545393A" w14:textId="77777777" w:rsidR="00C855B0" w:rsidRPr="00C855B0" w:rsidRDefault="00C855B0" w:rsidP="005E1083">
      <w:pPr>
        <w:spacing w:after="0" w:line="240" w:lineRule="auto"/>
        <w:rPr>
          <w:rFonts w:ascii="Times New Roman" w:eastAsia="Times New Roman" w:hAnsi="Times New Roman" w:cs="Times New Roman"/>
          <w:b/>
          <w:bCs/>
          <w:sz w:val="27"/>
          <w:szCs w:val="27"/>
        </w:rPr>
        <w:pPrChange w:id="205" w:author="Admin" w:date="2026-07-06T11:36:00Z" w16du:dateUtc="2026-07-06T04:36:00Z">
          <w:pPr>
            <w:spacing w:before="100" w:beforeAutospacing="1" w:after="100" w:afterAutospacing="1" w:line="240" w:lineRule="auto"/>
            <w:outlineLvl w:val="2"/>
          </w:pPr>
        </w:pPrChange>
      </w:pPr>
      <w:r w:rsidRPr="00C855B0">
        <w:rPr>
          <w:rFonts w:ascii="Times New Roman" w:eastAsia="Times New Roman" w:hAnsi="Times New Roman" w:cs="Times New Roman"/>
          <w:b/>
          <w:bCs/>
          <w:sz w:val="27"/>
          <w:szCs w:val="27"/>
        </w:rPr>
        <w:t xml:space="preserve">2. </w:t>
      </w:r>
      <w:proofErr w:type="spellStart"/>
      <w:r w:rsidRPr="00C855B0">
        <w:rPr>
          <w:rFonts w:ascii="Times New Roman" w:eastAsia="Times New Roman" w:hAnsi="Times New Roman" w:cs="Times New Roman"/>
          <w:b/>
          <w:bCs/>
          <w:sz w:val="27"/>
          <w:szCs w:val="27"/>
        </w:rPr>
        <w:t>Giải</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quyết</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nguyên</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nhân</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không</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chỉ</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xử</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lý</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triệu</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chứng</w:t>
      </w:r>
      <w:proofErr w:type="spellEnd"/>
    </w:p>
    <w:p w14:paraId="4BB1101B" w14:textId="503CBA4A" w:rsidR="00C855B0" w:rsidRPr="00C855B0" w:rsidDel="005E1083" w:rsidRDefault="00C855B0" w:rsidP="005E1083">
      <w:pPr>
        <w:spacing w:before="100" w:beforeAutospacing="1" w:after="100" w:afterAutospacing="1" w:line="240" w:lineRule="auto"/>
        <w:rPr>
          <w:del w:id="206" w:author="Admin" w:date="2026-07-06T11:36:00Z" w16du:dateUtc="2026-07-06T04:36:00Z"/>
          <w:rFonts w:ascii="Times New Roman" w:eastAsia="Times New Roman" w:hAnsi="Times New Roman" w:cs="Times New Roman"/>
          <w:sz w:val="24"/>
          <w:szCs w:val="24"/>
        </w:rPr>
        <w:pPrChange w:id="207" w:author="Admin" w:date="2026-07-06T11:36:00Z" w16du:dateUtc="2026-07-06T04:36:00Z">
          <w:pPr>
            <w:spacing w:before="100" w:beforeAutospacing="1" w:after="100" w:afterAutospacing="1" w:line="240" w:lineRule="auto"/>
          </w:pPr>
        </w:pPrChange>
      </w:pPr>
      <w:proofErr w:type="spellStart"/>
      <w:r w:rsidRPr="00C855B0">
        <w:rPr>
          <w:rFonts w:ascii="Times New Roman" w:eastAsia="Times New Roman" w:hAnsi="Times New Roman" w:cs="Times New Roman"/>
          <w:sz w:val="24"/>
          <w:szCs w:val="24"/>
        </w:rPr>
        <w:t>Mọi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định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nguyên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gốc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rễ</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w:t>
      </w:r>
      <w:ins w:id="208" w:author="Admin" w:date="2026-07-06T11:36:00Z" w16du:dateUtc="2026-07-06T04:36:00Z">
        <w:r w:rsidR="005E1083" w:rsidRPr="00C855B0" w:rsidDel="005E1083">
          <w:rPr>
            <w:rFonts w:ascii="Times New Roman" w:eastAsia="Times New Roman" w:hAnsi="Times New Roman" w:cs="Times New Roman"/>
            <w:sz w:val="24"/>
            <w:szCs w:val="24"/>
          </w:rPr>
          <w:t xml:space="preserve"> </w:t>
        </w:r>
      </w:ins>
    </w:p>
    <w:p w14:paraId="62C3B1D3" w14:textId="057289C4" w:rsidR="00C855B0" w:rsidRPr="00C855B0" w:rsidRDefault="00000000" w:rsidP="005E1083">
      <w:pPr>
        <w:spacing w:before="100" w:beforeAutospacing="1" w:after="100" w:afterAutospacing="1" w:line="240" w:lineRule="auto"/>
        <w:rPr>
          <w:rFonts w:ascii="Times New Roman" w:eastAsia="Times New Roman" w:hAnsi="Times New Roman" w:cs="Times New Roman"/>
          <w:sz w:val="24"/>
          <w:szCs w:val="24"/>
        </w:rPr>
        <w:pPrChange w:id="209" w:author="Admin" w:date="2026-07-06T11:36:00Z" w16du:dateUtc="2026-07-06T04:36:00Z">
          <w:pPr>
            <w:spacing w:after="0" w:line="240" w:lineRule="auto"/>
          </w:pPr>
        </w:pPrChange>
      </w:pPr>
      <w:del w:id="210" w:author="Admin" w:date="2026-07-06T11:36:00Z" w16du:dateUtc="2026-07-06T04:36:00Z">
        <w:r w:rsidDel="005E1083">
          <w:rPr>
            <w:rFonts w:ascii="Times New Roman" w:eastAsia="Times New Roman" w:hAnsi="Times New Roman" w:cs="Times New Roman"/>
            <w:sz w:val="24"/>
            <w:szCs w:val="24"/>
          </w:rPr>
          <w:pict w14:anchorId="17E42BC0">
            <v:rect id="_x0000_i1193" style="width:0;height:1.5pt" o:hralign="center" o:hrstd="t" o:hr="t" fillcolor="#a0a0a0" stroked="f"/>
          </w:pict>
        </w:r>
      </w:del>
    </w:p>
    <w:p w14:paraId="0889D993" w14:textId="77777777" w:rsidR="00C855B0" w:rsidRPr="00C855B0" w:rsidRDefault="00C855B0" w:rsidP="00C855B0">
      <w:pPr>
        <w:spacing w:before="100" w:beforeAutospacing="1" w:after="100" w:afterAutospacing="1" w:line="240" w:lineRule="auto"/>
        <w:outlineLvl w:val="2"/>
        <w:rPr>
          <w:rFonts w:ascii="Times New Roman" w:eastAsia="Times New Roman" w:hAnsi="Times New Roman" w:cs="Times New Roman"/>
          <w:b/>
          <w:bCs/>
          <w:sz w:val="27"/>
          <w:szCs w:val="27"/>
        </w:rPr>
      </w:pPr>
      <w:r w:rsidRPr="00C855B0">
        <w:rPr>
          <w:rFonts w:ascii="Times New Roman" w:eastAsia="Times New Roman" w:hAnsi="Times New Roman" w:cs="Times New Roman"/>
          <w:b/>
          <w:bCs/>
          <w:sz w:val="27"/>
          <w:szCs w:val="27"/>
        </w:rPr>
        <w:t xml:space="preserve">3. </w:t>
      </w:r>
      <w:proofErr w:type="spellStart"/>
      <w:r w:rsidRPr="00C855B0">
        <w:rPr>
          <w:rFonts w:ascii="Times New Roman" w:eastAsia="Times New Roman" w:hAnsi="Times New Roman" w:cs="Times New Roman"/>
          <w:b/>
          <w:bCs/>
          <w:sz w:val="27"/>
          <w:szCs w:val="27"/>
        </w:rPr>
        <w:t>Đồng</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hành</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cùng</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doanh</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nghiệp</w:t>
      </w:r>
      <w:proofErr w:type="spellEnd"/>
    </w:p>
    <w:p w14:paraId="2B6CA1C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THUCHOCVN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chỉ</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đưa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khuyến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nghị</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đồng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trong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triển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điều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chỉnh</w:t>
      </w:r>
      <w:proofErr w:type="spellEnd"/>
      <w:r w:rsidRPr="00C855B0">
        <w:rPr>
          <w:rFonts w:ascii="Times New Roman" w:eastAsia="Times New Roman" w:hAnsi="Times New Roman" w:cs="Times New Roman"/>
          <w:sz w:val="24"/>
          <w:szCs w:val="24"/>
        </w:rPr>
        <w:t>.</w:t>
      </w:r>
    </w:p>
    <w:p w14:paraId="01877D81" w14:textId="6FA67016" w:rsidR="00C855B0" w:rsidRPr="00C855B0" w:rsidDel="005E1083" w:rsidRDefault="00000000" w:rsidP="00C855B0">
      <w:pPr>
        <w:spacing w:after="0" w:line="240" w:lineRule="auto"/>
        <w:rPr>
          <w:del w:id="211" w:author="Admin" w:date="2026-07-06T11:36:00Z" w16du:dateUtc="2026-07-06T04:36:00Z"/>
          <w:rFonts w:ascii="Times New Roman" w:eastAsia="Times New Roman" w:hAnsi="Times New Roman" w:cs="Times New Roman"/>
          <w:sz w:val="24"/>
          <w:szCs w:val="24"/>
        </w:rPr>
      </w:pPr>
      <w:del w:id="212" w:author="Admin" w:date="2026-07-06T11:36:00Z" w16du:dateUtc="2026-07-06T04:36:00Z">
        <w:r w:rsidDel="005E1083">
          <w:rPr>
            <w:rFonts w:ascii="Times New Roman" w:eastAsia="Times New Roman" w:hAnsi="Times New Roman" w:cs="Times New Roman"/>
            <w:sz w:val="24"/>
            <w:szCs w:val="24"/>
          </w:rPr>
          <w:pict w14:anchorId="276F3227">
            <v:rect id="_x0000_i1194" style="width:0;height:1.5pt" o:hralign="center" o:hrstd="t" o:hr="t" fillcolor="#a0a0a0" stroked="f"/>
          </w:pict>
        </w:r>
      </w:del>
    </w:p>
    <w:p w14:paraId="45E67D67" w14:textId="77777777" w:rsidR="00C855B0" w:rsidRPr="00C855B0" w:rsidRDefault="00C855B0" w:rsidP="00C855B0">
      <w:pPr>
        <w:spacing w:before="100" w:beforeAutospacing="1" w:after="100" w:afterAutospacing="1" w:line="240" w:lineRule="auto"/>
        <w:outlineLvl w:val="2"/>
        <w:rPr>
          <w:rFonts w:ascii="Times New Roman" w:eastAsia="Times New Roman" w:hAnsi="Times New Roman" w:cs="Times New Roman"/>
          <w:b/>
          <w:bCs/>
          <w:sz w:val="27"/>
          <w:szCs w:val="27"/>
        </w:rPr>
      </w:pPr>
      <w:r w:rsidRPr="00C855B0">
        <w:rPr>
          <w:rFonts w:ascii="Times New Roman" w:eastAsia="Times New Roman" w:hAnsi="Times New Roman" w:cs="Times New Roman"/>
          <w:b/>
          <w:bCs/>
          <w:sz w:val="27"/>
          <w:szCs w:val="27"/>
        </w:rPr>
        <w:t xml:space="preserve">4. </w:t>
      </w:r>
      <w:proofErr w:type="spellStart"/>
      <w:r w:rsidRPr="00C855B0">
        <w:rPr>
          <w:rFonts w:ascii="Times New Roman" w:eastAsia="Times New Roman" w:hAnsi="Times New Roman" w:cs="Times New Roman"/>
          <w:b/>
          <w:bCs/>
          <w:sz w:val="27"/>
          <w:szCs w:val="27"/>
        </w:rPr>
        <w:t>Chuẩn</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hóa</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để</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có</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thể</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nhân</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rộng</w:t>
      </w:r>
      <w:proofErr w:type="spellEnd"/>
    </w:p>
    <w:p w14:paraId="3665B375"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Mỗi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tạo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ra</w:t>
      </w:r>
      <w:proofErr w:type="spellEnd"/>
      <w:r w:rsidRPr="00C855B0">
        <w:rPr>
          <w:rFonts w:ascii="Times New Roman" w:eastAsia="Times New Roman" w:hAnsi="Times New Roman" w:cs="Times New Roman"/>
          <w:sz w:val="24"/>
          <w:szCs w:val="24"/>
        </w:rPr>
        <w:t xml:space="preserve"> tri </w:t>
      </w:r>
      <w:proofErr w:type="spellStart"/>
      <w:r w:rsidRPr="00C855B0">
        <w:rPr>
          <w:rFonts w:ascii="Times New Roman" w:eastAsia="Times New Roman" w:hAnsi="Times New Roman" w:cs="Times New Roman"/>
          <w:sz w:val="24"/>
          <w:szCs w:val="24"/>
        </w:rPr>
        <w:t>thức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mới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giúp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sau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triển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hiệu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hơn</w:t>
      </w:r>
      <w:proofErr w:type="spellEnd"/>
      <w:r w:rsidRPr="00C855B0">
        <w:rPr>
          <w:rFonts w:ascii="Times New Roman" w:eastAsia="Times New Roman" w:hAnsi="Times New Roman" w:cs="Times New Roman"/>
          <w:sz w:val="24"/>
          <w:szCs w:val="24"/>
        </w:rPr>
        <w:t>.</w:t>
      </w:r>
    </w:p>
    <w:p w14:paraId="76A2690A" w14:textId="65C66A8E" w:rsidR="00C855B0" w:rsidRPr="00C855B0" w:rsidDel="005E1083" w:rsidRDefault="00000000" w:rsidP="00C855B0">
      <w:pPr>
        <w:spacing w:after="0" w:line="240" w:lineRule="auto"/>
        <w:rPr>
          <w:del w:id="213" w:author="Admin" w:date="2026-07-06T11:36:00Z" w16du:dateUtc="2026-07-06T04:36:00Z"/>
          <w:rFonts w:ascii="Times New Roman" w:eastAsia="Times New Roman" w:hAnsi="Times New Roman" w:cs="Times New Roman"/>
          <w:sz w:val="24"/>
          <w:szCs w:val="24"/>
        </w:rPr>
      </w:pPr>
      <w:del w:id="214" w:author="Admin" w:date="2026-07-06T11:36:00Z" w16du:dateUtc="2026-07-06T04:36:00Z">
        <w:r w:rsidDel="005E1083">
          <w:rPr>
            <w:rFonts w:ascii="Times New Roman" w:eastAsia="Times New Roman" w:hAnsi="Times New Roman" w:cs="Times New Roman"/>
            <w:sz w:val="24"/>
            <w:szCs w:val="24"/>
          </w:rPr>
          <w:pict w14:anchorId="6FE3CDFE">
            <v:rect id="_x0000_i1195" style="width:0;height:1.5pt" o:hralign="center" o:hrstd="t" o:hr="t" fillcolor="#a0a0a0" stroked="f"/>
          </w:pict>
        </w:r>
      </w:del>
    </w:p>
    <w:p w14:paraId="4FA4A728" w14:textId="77777777" w:rsidR="00C855B0" w:rsidRPr="00C855B0" w:rsidRDefault="00C855B0" w:rsidP="005E1083">
      <w:pPr>
        <w:spacing w:after="0" w:line="240" w:lineRule="auto"/>
        <w:rPr>
          <w:rFonts w:ascii="Times New Roman" w:eastAsia="Times New Roman" w:hAnsi="Times New Roman" w:cs="Times New Roman"/>
          <w:b/>
          <w:bCs/>
          <w:sz w:val="27"/>
          <w:szCs w:val="27"/>
        </w:rPr>
        <w:pPrChange w:id="215" w:author="Admin" w:date="2026-07-06T11:36:00Z" w16du:dateUtc="2026-07-06T04:36:00Z">
          <w:pPr>
            <w:spacing w:before="100" w:beforeAutospacing="1" w:after="100" w:afterAutospacing="1" w:line="240" w:lineRule="auto"/>
            <w:outlineLvl w:val="2"/>
          </w:pPr>
        </w:pPrChange>
      </w:pPr>
      <w:r w:rsidRPr="00C855B0">
        <w:rPr>
          <w:rFonts w:ascii="Times New Roman" w:eastAsia="Times New Roman" w:hAnsi="Times New Roman" w:cs="Times New Roman"/>
          <w:b/>
          <w:bCs/>
          <w:sz w:val="27"/>
          <w:szCs w:val="27"/>
        </w:rPr>
        <w:t xml:space="preserve">5. Công </w:t>
      </w:r>
      <w:proofErr w:type="spellStart"/>
      <w:r w:rsidRPr="00C855B0">
        <w:rPr>
          <w:rFonts w:ascii="Times New Roman" w:eastAsia="Times New Roman" w:hAnsi="Times New Roman" w:cs="Times New Roman"/>
          <w:b/>
          <w:bCs/>
          <w:sz w:val="27"/>
          <w:szCs w:val="27"/>
        </w:rPr>
        <w:t>nghệ</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là</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công</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cụ</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hỗ</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trợ</w:t>
      </w:r>
      <w:proofErr w:type="spellEnd"/>
    </w:p>
    <w:p w14:paraId="7AAD938D" w14:textId="099B5551" w:rsidR="00C855B0" w:rsidDel="005E1083" w:rsidRDefault="00C855B0" w:rsidP="005E1083">
      <w:pPr>
        <w:spacing w:before="100" w:beforeAutospacing="1" w:after="100" w:afterAutospacing="1" w:line="240" w:lineRule="auto"/>
        <w:rPr>
          <w:del w:id="216" w:author="Admin" w:date="2026-07-06T11:36:00Z" w16du:dateUtc="2026-07-06T04:36:00Z"/>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Chỉ</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số</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hóa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những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được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kiểm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chứng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từ</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thực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tiễn</w:t>
      </w:r>
      <w:proofErr w:type="spellEnd"/>
      <w:r w:rsidRPr="00C855B0">
        <w:rPr>
          <w:rFonts w:ascii="Times New Roman" w:eastAsia="Times New Roman" w:hAnsi="Times New Roman" w:cs="Times New Roman"/>
          <w:sz w:val="24"/>
          <w:szCs w:val="24"/>
        </w:rPr>
        <w:t>.</w:t>
      </w:r>
    </w:p>
    <w:p w14:paraId="7002893F" w14:textId="3C35E3F4" w:rsidR="00C855B0" w:rsidDel="005E1083" w:rsidRDefault="00000000" w:rsidP="005E1083">
      <w:pPr>
        <w:spacing w:before="100" w:beforeAutospacing="1" w:after="100" w:afterAutospacing="1" w:line="240" w:lineRule="auto"/>
        <w:rPr>
          <w:del w:id="217" w:author="Admin" w:date="2026-07-06T11:36:00Z" w16du:dateUtc="2026-07-06T04:36:00Z"/>
          <w:rFonts w:ascii="Times New Roman" w:eastAsia="Times New Roman" w:hAnsi="Times New Roman" w:cs="Times New Roman"/>
          <w:b/>
          <w:bCs/>
          <w:kern w:val="36"/>
          <w:sz w:val="48"/>
          <w:szCs w:val="48"/>
        </w:rPr>
        <w:pPrChange w:id="218" w:author="Admin" w:date="2026-07-06T11:36:00Z" w16du:dateUtc="2026-07-06T04:36:00Z">
          <w:pPr>
            <w:spacing w:after="0" w:line="240" w:lineRule="auto"/>
          </w:pPr>
        </w:pPrChange>
      </w:pPr>
      <w:del w:id="219" w:author="Admin" w:date="2026-07-06T11:36:00Z" w16du:dateUtc="2026-07-06T04:36:00Z">
        <w:r w:rsidDel="005E1083">
          <w:rPr>
            <w:rFonts w:ascii="Times New Roman" w:eastAsia="Times New Roman" w:hAnsi="Times New Roman" w:cs="Times New Roman"/>
            <w:sz w:val="24"/>
            <w:szCs w:val="24"/>
          </w:rPr>
          <w:pict w14:anchorId="11628296">
            <v:rect id="_x0000_i1196" style="width:0;height:1.5pt" o:hralign="center" o:hrstd="t" o:hr="t" fillcolor="#a0a0a0" stroked="f"/>
          </w:pict>
        </w:r>
      </w:del>
    </w:p>
    <w:p w14:paraId="6FB46B95" w14:textId="77777777" w:rsidR="005E1083" w:rsidRPr="00C855B0" w:rsidRDefault="005E1083" w:rsidP="005E1083">
      <w:pPr>
        <w:spacing w:before="100" w:beforeAutospacing="1" w:after="100" w:afterAutospacing="1" w:line="240" w:lineRule="auto"/>
        <w:rPr>
          <w:ins w:id="220" w:author="Admin" w:date="2026-07-06T11:36:00Z" w16du:dateUtc="2026-07-06T04:36:00Z"/>
          <w:rFonts w:ascii="Times New Roman" w:eastAsia="Times New Roman" w:hAnsi="Times New Roman" w:cs="Times New Roman"/>
          <w:sz w:val="24"/>
          <w:szCs w:val="24"/>
        </w:rPr>
        <w:pPrChange w:id="221" w:author="Admin" w:date="2026-07-06T11:36:00Z" w16du:dateUtc="2026-07-06T04:36:00Z">
          <w:pPr>
            <w:spacing w:after="0" w:line="240" w:lineRule="auto"/>
          </w:pPr>
        </w:pPrChange>
      </w:pPr>
    </w:p>
    <w:p w14:paraId="2C582E00" w14:textId="53674163"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222" w:author="Admin" w:date="2026-07-06T11:36:00Z" w16du:dateUtc="2026-07-06T04:36: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1.3. TCF </w:t>
      </w:r>
      <w:proofErr w:type="spellStart"/>
      <w:r w:rsidRPr="00C855B0">
        <w:rPr>
          <w:rFonts w:ascii="Times New Roman" w:eastAsia="Times New Roman" w:hAnsi="Times New Roman" w:cs="Times New Roman"/>
          <w:b/>
          <w:bCs/>
          <w:kern w:val="36"/>
          <w:sz w:val="48"/>
          <w:szCs w:val="48"/>
        </w:rPr>
        <w:t>gồm</w:t>
      </w:r>
      <w:proofErr w:type="spellEnd"/>
      <w:r w:rsidRPr="00C855B0">
        <w:rPr>
          <w:rFonts w:ascii="Times New Roman" w:eastAsia="Times New Roman" w:hAnsi="Times New Roman" w:cs="Times New Roman"/>
          <w:b/>
          <w:bCs/>
          <w:kern w:val="36"/>
          <w:sz w:val="48"/>
          <w:szCs w:val="48"/>
        </w:rPr>
        <w:t xml:space="preserve"> 8 </w:t>
      </w:r>
      <w:proofErr w:type="spellStart"/>
      <w:r w:rsidRPr="00C855B0">
        <w:rPr>
          <w:rFonts w:ascii="Times New Roman" w:eastAsia="Times New Roman" w:hAnsi="Times New Roman" w:cs="Times New Roman"/>
          <w:b/>
          <w:bCs/>
          <w:kern w:val="36"/>
          <w:sz w:val="48"/>
          <w:szCs w:val="48"/>
        </w:rPr>
        <w:t>giai</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đoạn</w:t>
      </w:r>
      <w:proofErr w:type="spellEnd"/>
    </w:p>
    <w:p w14:paraId="4DE97012"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TCF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biểu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mẫu</w:t>
      </w:r>
      <w:proofErr w:type="spellEnd"/>
      <w:r w:rsidRPr="00C855B0">
        <w:rPr>
          <w:rFonts w:ascii="Times New Roman" w:eastAsia="Times New Roman" w:hAnsi="Times New Roman" w:cs="Times New Roman"/>
          <w:sz w:val="24"/>
          <w:szCs w:val="24"/>
        </w:rPr>
        <w:t>.</w:t>
      </w:r>
    </w:p>
    <w:p w14:paraId="0F7D339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TCF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khung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mô</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đồng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cùng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w:t>
      </w:r>
    </w:p>
    <w:p w14:paraId="5131D60A"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23"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BUSINESS OPPORTUNITY</w:t>
      </w:r>
    </w:p>
    <w:p w14:paraId="7FED2CD3" w14:textId="5B90BEAB"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24"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48DD89C5" w14:textId="5AEF8CD9"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25"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75FB32CA"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26"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BUSINESS DISCOVERY</w:t>
      </w:r>
    </w:p>
    <w:p w14:paraId="40D8629F" w14:textId="32FB3BCC"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27"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484C55B0" w14:textId="6B31C83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28"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3380184E"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29"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BUSINESS DIAGNOSIS</w:t>
      </w:r>
    </w:p>
    <w:p w14:paraId="54313A3B" w14:textId="6FDACE4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0"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7F93D7B9" w14:textId="38287400"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1"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65C7E2CB"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2"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SOLUTION DESIGN</w:t>
      </w:r>
    </w:p>
    <w:p w14:paraId="40547910" w14:textId="02F707BC"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3"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03B52332" w14:textId="59F061B4"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4"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5713FA79"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5"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TRANSFORMATION ROADMAP</w:t>
      </w:r>
    </w:p>
    <w:p w14:paraId="347CCE79" w14:textId="75E12F40"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6"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3309BB9E" w14:textId="5ADE9A91"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7"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176F7711"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8"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lastRenderedPageBreak/>
        <w:t>IMPLEMENTATION</w:t>
      </w:r>
    </w:p>
    <w:p w14:paraId="2A377269" w14:textId="28DC914E"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39"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2C2CF891" w14:textId="30BF3501"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40"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5448A505"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41"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MEASUREMENT</w:t>
      </w:r>
    </w:p>
    <w:p w14:paraId="01EFA290" w14:textId="32612EC5"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42"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613C1772" w14:textId="554C1960"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43"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595C65E7"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44" w:author="Admin" w:date="2026-07-06T11:36:00Z" w16du:dateUtc="2026-07-06T04: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KNOWLEDGE &amp; CONTINUOUS IMPROVEMENT</w:t>
      </w:r>
    </w:p>
    <w:p w14:paraId="48BE3891"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xương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sống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phương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luận</w:t>
      </w:r>
      <w:proofErr w:type="spellEnd"/>
      <w:r w:rsidRPr="00C855B0">
        <w:rPr>
          <w:rFonts w:ascii="Times New Roman" w:eastAsia="Times New Roman" w:hAnsi="Times New Roman" w:cs="Times New Roman"/>
          <w:sz w:val="24"/>
          <w:szCs w:val="24"/>
        </w:rPr>
        <w:t xml:space="preserve"> THUCHOCVN.</w:t>
      </w:r>
    </w:p>
    <w:p w14:paraId="448CF0DC" w14:textId="7BEB02CE" w:rsidR="00C855B0" w:rsidRPr="00C855B0" w:rsidDel="005E1083" w:rsidRDefault="00000000" w:rsidP="00C855B0">
      <w:pPr>
        <w:spacing w:after="0" w:line="240" w:lineRule="auto"/>
        <w:rPr>
          <w:del w:id="245" w:author="Admin" w:date="2026-07-06T11:36:00Z" w16du:dateUtc="2026-07-06T04:36:00Z"/>
          <w:rFonts w:ascii="Times New Roman" w:eastAsia="Times New Roman" w:hAnsi="Times New Roman" w:cs="Times New Roman"/>
          <w:sz w:val="24"/>
          <w:szCs w:val="24"/>
        </w:rPr>
      </w:pPr>
      <w:del w:id="246" w:author="Admin" w:date="2026-07-06T11:36:00Z" w16du:dateUtc="2026-07-06T04:36:00Z">
        <w:r w:rsidDel="005E1083">
          <w:rPr>
            <w:rFonts w:ascii="Times New Roman" w:eastAsia="Times New Roman" w:hAnsi="Times New Roman" w:cs="Times New Roman"/>
            <w:sz w:val="24"/>
            <w:szCs w:val="24"/>
          </w:rPr>
          <w:pict w14:anchorId="0B386AF8">
            <v:rect id="_x0000_i1197" style="width:0;height:1.5pt" o:hralign="center" o:hrstd="t" o:hr="t" fillcolor="#a0a0a0" stroked="f"/>
          </w:pict>
        </w:r>
      </w:del>
    </w:p>
    <w:p w14:paraId="6E010E1F"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247" w:author="Admin" w:date="2026-07-06T11:36:00Z" w16du:dateUtc="2026-07-06T04:36: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1.4. Ý </w:t>
      </w:r>
      <w:proofErr w:type="spellStart"/>
      <w:r w:rsidRPr="00C855B0">
        <w:rPr>
          <w:rFonts w:ascii="Times New Roman" w:eastAsia="Times New Roman" w:hAnsi="Times New Roman" w:cs="Times New Roman"/>
          <w:b/>
          <w:bCs/>
          <w:kern w:val="36"/>
          <w:sz w:val="48"/>
          <w:szCs w:val="48"/>
        </w:rPr>
        <w:t>nghĩa</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của</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từng</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giai</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đoạn</w:t>
      </w:r>
      <w:proofErr w:type="spellEnd"/>
    </w:p>
    <w:p w14:paraId="3987B22C" w14:textId="77777777" w:rsidR="00C855B0" w:rsidRPr="00C855B0" w:rsidRDefault="00C855B0" w:rsidP="00C855B0">
      <w:pPr>
        <w:spacing w:before="100" w:beforeAutospacing="1" w:after="100" w:afterAutospacing="1" w:line="240" w:lineRule="auto"/>
        <w:outlineLvl w:val="1"/>
        <w:rPr>
          <w:rFonts w:ascii="Times New Roman" w:eastAsia="Times New Roman" w:hAnsi="Times New Roman" w:cs="Times New Roman"/>
          <w:b/>
          <w:bCs/>
          <w:sz w:val="36"/>
          <w:szCs w:val="36"/>
        </w:rPr>
      </w:pPr>
      <w:r w:rsidRPr="00C855B0">
        <w:rPr>
          <w:rFonts w:ascii="Times New Roman" w:eastAsia="Times New Roman" w:hAnsi="Times New Roman" w:cs="Times New Roman"/>
          <w:b/>
          <w:bCs/>
          <w:sz w:val="36"/>
          <w:szCs w:val="36"/>
        </w:rPr>
        <w:t xml:space="preserve">Giai </w:t>
      </w:r>
      <w:proofErr w:type="spellStart"/>
      <w:r w:rsidRPr="00C855B0">
        <w:rPr>
          <w:rFonts w:ascii="Times New Roman" w:eastAsia="Times New Roman" w:hAnsi="Times New Roman" w:cs="Times New Roman"/>
          <w:b/>
          <w:bCs/>
          <w:sz w:val="36"/>
          <w:szCs w:val="36"/>
        </w:rPr>
        <w:t>đoạn</w:t>
      </w:r>
      <w:proofErr w:type="spellEnd"/>
      <w:r w:rsidRPr="00C855B0">
        <w:rPr>
          <w:rFonts w:ascii="Times New Roman" w:eastAsia="Times New Roman" w:hAnsi="Times New Roman" w:cs="Times New Roman"/>
          <w:b/>
          <w:bCs/>
          <w:sz w:val="36"/>
          <w:szCs w:val="36"/>
        </w:rPr>
        <w:t xml:space="preserve"> 1 – Business Opportunity</w:t>
      </w:r>
    </w:p>
    <w:p w14:paraId="25CB260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w:t>
      </w:r>
    </w:p>
    <w:p w14:paraId="7D7E2DBC"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Hiểu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ở </w:t>
      </w:r>
      <w:proofErr w:type="spellStart"/>
      <w:r w:rsidRPr="00C855B0">
        <w:rPr>
          <w:rFonts w:ascii="Times New Roman" w:eastAsia="Times New Roman" w:hAnsi="Times New Roman" w:cs="Times New Roman"/>
          <w:sz w:val="24"/>
          <w:szCs w:val="24"/>
        </w:rPr>
        <w:t>cấp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chiến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lược</w:t>
      </w:r>
      <w:proofErr w:type="spellEnd"/>
      <w:r w:rsidRPr="00C855B0">
        <w:rPr>
          <w:rFonts w:ascii="Times New Roman" w:eastAsia="Times New Roman" w:hAnsi="Times New Roman" w:cs="Times New Roman"/>
          <w:sz w:val="24"/>
          <w:szCs w:val="24"/>
        </w:rPr>
        <w:t>.</w:t>
      </w:r>
    </w:p>
    <w:p w14:paraId="6CAD6DAB"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Câu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hỏi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chính</w:t>
      </w:r>
      <w:proofErr w:type="spellEnd"/>
      <w:r w:rsidRPr="00C855B0">
        <w:rPr>
          <w:rFonts w:ascii="Times New Roman" w:eastAsia="Times New Roman" w:hAnsi="Times New Roman" w:cs="Times New Roman"/>
          <w:sz w:val="24"/>
          <w:szCs w:val="24"/>
        </w:rPr>
        <w:t>:</w:t>
      </w:r>
    </w:p>
    <w:p w14:paraId="54553A5F" w14:textId="77777777" w:rsidR="00C855B0" w:rsidRPr="00C855B0" w:rsidRDefault="00C855B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Doanh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đang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kinh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gì</w:t>
      </w:r>
      <w:proofErr w:type="spellEnd"/>
      <w:r w:rsidRPr="00C855B0">
        <w:rPr>
          <w:rFonts w:ascii="Times New Roman" w:eastAsia="Times New Roman" w:hAnsi="Times New Roman" w:cs="Times New Roman"/>
          <w:sz w:val="24"/>
          <w:szCs w:val="24"/>
        </w:rPr>
        <w:t>?</w:t>
      </w:r>
    </w:p>
    <w:p w14:paraId="64AD3516" w14:textId="77777777" w:rsidR="00C855B0" w:rsidRPr="00C855B0" w:rsidRDefault="00C855B0">
      <w:pPr>
        <w:numPr>
          <w:ilvl w:val="0"/>
          <w:numId w:val="92"/>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C855B0">
        <w:rPr>
          <w:rFonts w:ascii="Times New Roman" w:eastAsia="Times New Roman" w:hAnsi="Times New Roman" w:cs="Times New Roman"/>
          <w:sz w:val="24"/>
          <w:szCs w:val="24"/>
          <w:lang w:val="fr-FR"/>
        </w:rPr>
        <w:t>Mục</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tiêu</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trong</w:t>
      </w:r>
      <w:proofErr w:type="spellEnd"/>
      <w:r w:rsidRPr="00C855B0">
        <w:rPr>
          <w:rFonts w:ascii="Times New Roman" w:eastAsia="Times New Roman" w:hAnsi="Times New Roman" w:cs="Times New Roman"/>
          <w:sz w:val="24"/>
          <w:szCs w:val="24"/>
          <w:lang w:val="fr-FR"/>
        </w:rPr>
        <w:t xml:space="preserve"> 1–3 </w:t>
      </w:r>
      <w:proofErr w:type="spellStart"/>
      <w:r w:rsidRPr="00C855B0">
        <w:rPr>
          <w:rFonts w:ascii="Times New Roman" w:eastAsia="Times New Roman" w:hAnsi="Times New Roman" w:cs="Times New Roman"/>
          <w:sz w:val="24"/>
          <w:szCs w:val="24"/>
          <w:lang w:val="fr-FR"/>
        </w:rPr>
        <w:t>năm</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tới</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là</w:t>
      </w:r>
      <w:proofErr w:type="spellEnd"/>
      <w:r w:rsidRPr="00C855B0">
        <w:rPr>
          <w:rFonts w:ascii="Times New Roman" w:eastAsia="Times New Roman" w:hAnsi="Times New Roman" w:cs="Times New Roman"/>
          <w:sz w:val="24"/>
          <w:szCs w:val="24"/>
          <w:lang w:val="fr-FR"/>
        </w:rPr>
        <w:t xml:space="preserve"> </w:t>
      </w:r>
      <w:proofErr w:type="spellStart"/>
      <w:proofErr w:type="gramStart"/>
      <w:r w:rsidRPr="00C855B0">
        <w:rPr>
          <w:rFonts w:ascii="Times New Roman" w:eastAsia="Times New Roman" w:hAnsi="Times New Roman" w:cs="Times New Roman"/>
          <w:sz w:val="24"/>
          <w:szCs w:val="24"/>
          <w:lang w:val="fr-FR"/>
        </w:rPr>
        <w:t>gì</w:t>
      </w:r>
      <w:proofErr w:type="spellEnd"/>
      <w:r w:rsidRPr="00C855B0">
        <w:rPr>
          <w:rFonts w:ascii="Times New Roman" w:eastAsia="Times New Roman" w:hAnsi="Times New Roman" w:cs="Times New Roman"/>
          <w:sz w:val="24"/>
          <w:szCs w:val="24"/>
          <w:lang w:val="fr-FR"/>
        </w:rPr>
        <w:t>?</w:t>
      </w:r>
      <w:proofErr w:type="gramEnd"/>
    </w:p>
    <w:p w14:paraId="63DA8061" w14:textId="77777777" w:rsidR="00C855B0" w:rsidRPr="00C855B0" w:rsidRDefault="00C855B0">
      <w:pPr>
        <w:numPr>
          <w:ilvl w:val="0"/>
          <w:numId w:val="92"/>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C855B0">
        <w:rPr>
          <w:rFonts w:ascii="Times New Roman" w:eastAsia="Times New Roman" w:hAnsi="Times New Roman" w:cs="Times New Roman"/>
          <w:sz w:val="24"/>
          <w:szCs w:val="24"/>
          <w:lang w:val="fr-FR"/>
        </w:rPr>
        <w:t>Những</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cơ</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hội</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lớn</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nhất</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là</w:t>
      </w:r>
      <w:proofErr w:type="spellEnd"/>
      <w:r w:rsidRPr="00C855B0">
        <w:rPr>
          <w:rFonts w:ascii="Times New Roman" w:eastAsia="Times New Roman" w:hAnsi="Times New Roman" w:cs="Times New Roman"/>
          <w:sz w:val="24"/>
          <w:szCs w:val="24"/>
          <w:lang w:val="fr-FR"/>
        </w:rPr>
        <w:t xml:space="preserve"> </w:t>
      </w:r>
      <w:proofErr w:type="spellStart"/>
      <w:proofErr w:type="gramStart"/>
      <w:r w:rsidRPr="00C855B0">
        <w:rPr>
          <w:rFonts w:ascii="Times New Roman" w:eastAsia="Times New Roman" w:hAnsi="Times New Roman" w:cs="Times New Roman"/>
          <w:sz w:val="24"/>
          <w:szCs w:val="24"/>
          <w:lang w:val="fr-FR"/>
        </w:rPr>
        <w:t>gì</w:t>
      </w:r>
      <w:proofErr w:type="spellEnd"/>
      <w:r w:rsidRPr="00C855B0">
        <w:rPr>
          <w:rFonts w:ascii="Times New Roman" w:eastAsia="Times New Roman" w:hAnsi="Times New Roman" w:cs="Times New Roman"/>
          <w:sz w:val="24"/>
          <w:szCs w:val="24"/>
          <w:lang w:val="fr-FR"/>
        </w:rPr>
        <w:t>?</w:t>
      </w:r>
      <w:proofErr w:type="gramEnd"/>
    </w:p>
    <w:p w14:paraId="507BFEF3" w14:textId="77777777" w:rsidR="00C855B0" w:rsidRPr="00C855B0" w:rsidRDefault="00C855B0">
      <w:pPr>
        <w:numPr>
          <w:ilvl w:val="0"/>
          <w:numId w:val="92"/>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C855B0">
        <w:rPr>
          <w:rFonts w:ascii="Times New Roman" w:eastAsia="Times New Roman" w:hAnsi="Times New Roman" w:cs="Times New Roman"/>
          <w:sz w:val="24"/>
          <w:szCs w:val="24"/>
          <w:lang w:val="fr-FR"/>
        </w:rPr>
        <w:t>Những</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rủi</w:t>
      </w:r>
      <w:proofErr w:type="spellEnd"/>
      <w:r w:rsidRPr="00C855B0">
        <w:rPr>
          <w:rFonts w:ascii="Times New Roman" w:eastAsia="Times New Roman" w:hAnsi="Times New Roman" w:cs="Times New Roman"/>
          <w:sz w:val="24"/>
          <w:szCs w:val="24"/>
          <w:lang w:val="fr-FR"/>
        </w:rPr>
        <w:t xml:space="preserve"> ro </w:t>
      </w:r>
      <w:proofErr w:type="spellStart"/>
      <w:r w:rsidRPr="00C855B0">
        <w:rPr>
          <w:rFonts w:ascii="Times New Roman" w:eastAsia="Times New Roman" w:hAnsi="Times New Roman" w:cs="Times New Roman"/>
          <w:sz w:val="24"/>
          <w:szCs w:val="24"/>
          <w:lang w:val="fr-FR"/>
        </w:rPr>
        <w:t>lớn</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nhất</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là</w:t>
      </w:r>
      <w:proofErr w:type="spellEnd"/>
      <w:r w:rsidRPr="00C855B0">
        <w:rPr>
          <w:rFonts w:ascii="Times New Roman" w:eastAsia="Times New Roman" w:hAnsi="Times New Roman" w:cs="Times New Roman"/>
          <w:sz w:val="24"/>
          <w:szCs w:val="24"/>
          <w:lang w:val="fr-FR"/>
        </w:rPr>
        <w:t xml:space="preserve"> </w:t>
      </w:r>
      <w:proofErr w:type="spellStart"/>
      <w:proofErr w:type="gramStart"/>
      <w:r w:rsidRPr="00C855B0">
        <w:rPr>
          <w:rFonts w:ascii="Times New Roman" w:eastAsia="Times New Roman" w:hAnsi="Times New Roman" w:cs="Times New Roman"/>
          <w:sz w:val="24"/>
          <w:szCs w:val="24"/>
          <w:lang w:val="fr-FR"/>
        </w:rPr>
        <w:t>gì</w:t>
      </w:r>
      <w:proofErr w:type="spellEnd"/>
      <w:r w:rsidRPr="00C855B0">
        <w:rPr>
          <w:rFonts w:ascii="Times New Roman" w:eastAsia="Times New Roman" w:hAnsi="Times New Roman" w:cs="Times New Roman"/>
          <w:sz w:val="24"/>
          <w:szCs w:val="24"/>
          <w:lang w:val="fr-FR"/>
        </w:rPr>
        <w:t>?</w:t>
      </w:r>
      <w:proofErr w:type="gramEnd"/>
    </w:p>
    <w:p w14:paraId="3FF097D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b/>
          <w:bCs/>
          <w:sz w:val="24"/>
          <w:szCs w:val="24"/>
        </w:rPr>
        <w:t>Đầu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ra</w:t>
      </w:r>
      <w:proofErr w:type="spellEnd"/>
      <w:r w:rsidRPr="00C855B0">
        <w:rPr>
          <w:rFonts w:ascii="Times New Roman" w:eastAsia="Times New Roman" w:hAnsi="Times New Roman" w:cs="Times New Roman"/>
          <w:b/>
          <w:bCs/>
          <w:sz w:val="24"/>
          <w:szCs w:val="24"/>
        </w:rPr>
        <w:t>:</w:t>
      </w:r>
    </w:p>
    <w:p w14:paraId="0BFD7AE8"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Context.</w:t>
      </w:r>
    </w:p>
    <w:p w14:paraId="1660D66C" w14:textId="547A948B" w:rsidR="00C855B0" w:rsidRPr="00C855B0" w:rsidDel="005E1083" w:rsidRDefault="00000000" w:rsidP="00C855B0">
      <w:pPr>
        <w:spacing w:after="0" w:line="240" w:lineRule="auto"/>
        <w:rPr>
          <w:del w:id="248" w:author="Admin" w:date="2026-07-06T11:36:00Z" w16du:dateUtc="2026-07-06T04:36:00Z"/>
          <w:rFonts w:ascii="Times New Roman" w:eastAsia="Times New Roman" w:hAnsi="Times New Roman" w:cs="Times New Roman"/>
          <w:sz w:val="24"/>
          <w:szCs w:val="24"/>
        </w:rPr>
      </w:pPr>
      <w:del w:id="249" w:author="Admin" w:date="2026-07-06T11:36:00Z" w16du:dateUtc="2026-07-06T04:36:00Z">
        <w:r w:rsidDel="005E1083">
          <w:rPr>
            <w:rFonts w:ascii="Times New Roman" w:eastAsia="Times New Roman" w:hAnsi="Times New Roman" w:cs="Times New Roman"/>
            <w:sz w:val="24"/>
            <w:szCs w:val="24"/>
          </w:rPr>
          <w:pict w14:anchorId="0E6C6199">
            <v:rect id="_x0000_i1198" style="width:0;height:1.5pt" o:hralign="center" o:hrstd="t" o:hr="t" fillcolor="#a0a0a0" stroked="f"/>
          </w:pict>
        </w:r>
      </w:del>
    </w:p>
    <w:p w14:paraId="1C0EB34B"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250" w:author="Admin" w:date="2026-07-06T11:36:00Z" w16du:dateUtc="2026-07-06T04:36:00Z">
          <w:pPr>
            <w:spacing w:before="100" w:beforeAutospacing="1" w:after="100" w:afterAutospacing="1" w:line="240" w:lineRule="auto"/>
            <w:outlineLvl w:val="1"/>
          </w:pPr>
        </w:pPrChange>
      </w:pPr>
      <w:r w:rsidRPr="00C855B0">
        <w:rPr>
          <w:rFonts w:ascii="Times New Roman" w:eastAsia="Times New Roman" w:hAnsi="Times New Roman" w:cs="Times New Roman"/>
          <w:b/>
          <w:bCs/>
          <w:sz w:val="36"/>
          <w:szCs w:val="36"/>
        </w:rPr>
        <w:t xml:space="preserve">Giai </w:t>
      </w:r>
      <w:proofErr w:type="spellStart"/>
      <w:r w:rsidRPr="00C855B0">
        <w:rPr>
          <w:rFonts w:ascii="Times New Roman" w:eastAsia="Times New Roman" w:hAnsi="Times New Roman" w:cs="Times New Roman"/>
          <w:b/>
          <w:bCs/>
          <w:sz w:val="36"/>
          <w:szCs w:val="36"/>
        </w:rPr>
        <w:t>đoạn</w:t>
      </w:r>
      <w:proofErr w:type="spellEnd"/>
      <w:r w:rsidRPr="00C855B0">
        <w:rPr>
          <w:rFonts w:ascii="Times New Roman" w:eastAsia="Times New Roman" w:hAnsi="Times New Roman" w:cs="Times New Roman"/>
          <w:b/>
          <w:bCs/>
          <w:sz w:val="36"/>
          <w:szCs w:val="36"/>
        </w:rPr>
        <w:t xml:space="preserve"> 2 – Business Discovery</w:t>
      </w:r>
    </w:p>
    <w:p w14:paraId="7B0117B7"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w:t>
      </w:r>
    </w:p>
    <w:p w14:paraId="73F7AEA7"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Khám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cách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đang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vận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r w:rsidRPr="00C855B0">
        <w:rPr>
          <w:rFonts w:ascii="Times New Roman" w:eastAsia="Times New Roman" w:hAnsi="Times New Roman" w:cs="Times New Roman"/>
          <w:sz w:val="24"/>
          <w:szCs w:val="24"/>
        </w:rPr>
        <w:t>.</w:t>
      </w:r>
    </w:p>
    <w:p w14:paraId="7FF44183"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Hoạt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động</w:t>
      </w:r>
      <w:proofErr w:type="spellEnd"/>
      <w:r w:rsidRPr="00C855B0">
        <w:rPr>
          <w:rFonts w:ascii="Times New Roman" w:eastAsia="Times New Roman" w:hAnsi="Times New Roman" w:cs="Times New Roman"/>
          <w:sz w:val="24"/>
          <w:szCs w:val="24"/>
        </w:rPr>
        <w:t>:</w:t>
      </w:r>
    </w:p>
    <w:p w14:paraId="588240BD" w14:textId="77777777" w:rsidR="00C855B0" w:rsidRPr="00C855B0" w:rsidRDefault="00C855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TPS Canvas.</w:t>
      </w:r>
    </w:p>
    <w:p w14:paraId="17FA8022" w14:textId="77777777" w:rsidR="00C855B0" w:rsidRPr="00C855B0" w:rsidRDefault="00C855B0">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Phỏng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w:t>
      </w:r>
    </w:p>
    <w:p w14:paraId="00125A4B" w14:textId="77777777" w:rsidR="00C855B0" w:rsidRPr="00C855B0" w:rsidRDefault="00C855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Quan </w:t>
      </w:r>
      <w:proofErr w:type="spellStart"/>
      <w:r w:rsidRPr="00C855B0">
        <w:rPr>
          <w:rFonts w:ascii="Times New Roman" w:eastAsia="Times New Roman" w:hAnsi="Times New Roman" w:cs="Times New Roman"/>
          <w:sz w:val="24"/>
          <w:szCs w:val="24"/>
        </w:rPr>
        <w:t>sát</w:t>
      </w:r>
      <w:proofErr w:type="spellEnd"/>
      <w:r w:rsidRPr="00C855B0">
        <w:rPr>
          <w:rFonts w:ascii="Times New Roman" w:eastAsia="Times New Roman" w:hAnsi="Times New Roman" w:cs="Times New Roman"/>
          <w:sz w:val="24"/>
          <w:szCs w:val="24"/>
        </w:rPr>
        <w:t>.</w:t>
      </w:r>
    </w:p>
    <w:p w14:paraId="5B1E9CBA" w14:textId="77777777" w:rsidR="00C855B0" w:rsidRPr="00C855B0" w:rsidRDefault="00C855B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Thu </w:t>
      </w:r>
      <w:proofErr w:type="spellStart"/>
      <w:r w:rsidRPr="00C855B0">
        <w:rPr>
          <w:rFonts w:ascii="Times New Roman" w:eastAsia="Times New Roman" w:hAnsi="Times New Roman" w:cs="Times New Roman"/>
          <w:sz w:val="24"/>
          <w:szCs w:val="24"/>
        </w:rPr>
        <w:t>thập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tài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liệu</w:t>
      </w:r>
      <w:proofErr w:type="spellEnd"/>
      <w:r w:rsidRPr="00C855B0">
        <w:rPr>
          <w:rFonts w:ascii="Times New Roman" w:eastAsia="Times New Roman" w:hAnsi="Times New Roman" w:cs="Times New Roman"/>
          <w:sz w:val="24"/>
          <w:szCs w:val="24"/>
        </w:rPr>
        <w:t>.</w:t>
      </w:r>
    </w:p>
    <w:p w14:paraId="406F6F3A" w14:textId="77777777" w:rsidR="00C855B0" w:rsidRPr="00C855B0" w:rsidRDefault="00C855B0">
      <w:pPr>
        <w:numPr>
          <w:ilvl w:val="0"/>
          <w:numId w:val="93"/>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Khảo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sát</w:t>
      </w:r>
      <w:proofErr w:type="spellEnd"/>
      <w:r w:rsidRPr="00C855B0">
        <w:rPr>
          <w:rFonts w:ascii="Times New Roman" w:eastAsia="Times New Roman" w:hAnsi="Times New Roman" w:cs="Times New Roman"/>
          <w:sz w:val="24"/>
          <w:szCs w:val="24"/>
        </w:rPr>
        <w:t>.</w:t>
      </w:r>
    </w:p>
    <w:p w14:paraId="0E0ADB8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b/>
          <w:bCs/>
          <w:sz w:val="24"/>
          <w:szCs w:val="24"/>
        </w:rPr>
        <w:t>Đầu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ra</w:t>
      </w:r>
      <w:proofErr w:type="spellEnd"/>
      <w:r w:rsidRPr="00C855B0">
        <w:rPr>
          <w:rFonts w:ascii="Times New Roman" w:eastAsia="Times New Roman" w:hAnsi="Times New Roman" w:cs="Times New Roman"/>
          <w:b/>
          <w:bCs/>
          <w:sz w:val="24"/>
          <w:szCs w:val="24"/>
        </w:rPr>
        <w:t>:</w:t>
      </w:r>
    </w:p>
    <w:p w14:paraId="5194097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lastRenderedPageBreak/>
        <w:t>Business Discovery Report.</w:t>
      </w:r>
    </w:p>
    <w:p w14:paraId="373B9151" w14:textId="16FEC917" w:rsidR="00C855B0" w:rsidRPr="00C855B0" w:rsidDel="005E1083" w:rsidRDefault="00000000" w:rsidP="00C855B0">
      <w:pPr>
        <w:spacing w:after="0" w:line="240" w:lineRule="auto"/>
        <w:rPr>
          <w:del w:id="251" w:author="Admin" w:date="2026-07-06T11:36:00Z" w16du:dateUtc="2026-07-06T04:36:00Z"/>
          <w:rFonts w:ascii="Times New Roman" w:eastAsia="Times New Roman" w:hAnsi="Times New Roman" w:cs="Times New Roman"/>
          <w:sz w:val="24"/>
          <w:szCs w:val="24"/>
        </w:rPr>
      </w:pPr>
      <w:del w:id="252" w:author="Admin" w:date="2026-07-06T11:36:00Z" w16du:dateUtc="2026-07-06T04:36:00Z">
        <w:r w:rsidDel="005E1083">
          <w:rPr>
            <w:rFonts w:ascii="Times New Roman" w:eastAsia="Times New Roman" w:hAnsi="Times New Roman" w:cs="Times New Roman"/>
            <w:sz w:val="24"/>
            <w:szCs w:val="24"/>
          </w:rPr>
          <w:pict w14:anchorId="6EE8D237">
            <v:rect id="_x0000_i1199" style="width:0;height:1.5pt" o:hralign="center" o:hrstd="t" o:hr="t" fillcolor="#a0a0a0" stroked="f"/>
          </w:pict>
        </w:r>
      </w:del>
    </w:p>
    <w:p w14:paraId="034292AB"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253" w:author="Admin" w:date="2026-07-06T11:36:00Z" w16du:dateUtc="2026-07-06T04:36:00Z">
          <w:pPr>
            <w:spacing w:before="100" w:beforeAutospacing="1" w:after="100" w:afterAutospacing="1" w:line="240" w:lineRule="auto"/>
            <w:outlineLvl w:val="1"/>
          </w:pPr>
        </w:pPrChange>
      </w:pPr>
      <w:r w:rsidRPr="00C855B0">
        <w:rPr>
          <w:rFonts w:ascii="Times New Roman" w:eastAsia="Times New Roman" w:hAnsi="Times New Roman" w:cs="Times New Roman"/>
          <w:b/>
          <w:bCs/>
          <w:sz w:val="36"/>
          <w:szCs w:val="36"/>
        </w:rPr>
        <w:t xml:space="preserve">Giai </w:t>
      </w:r>
      <w:proofErr w:type="spellStart"/>
      <w:r w:rsidRPr="00C855B0">
        <w:rPr>
          <w:rFonts w:ascii="Times New Roman" w:eastAsia="Times New Roman" w:hAnsi="Times New Roman" w:cs="Times New Roman"/>
          <w:b/>
          <w:bCs/>
          <w:sz w:val="36"/>
          <w:szCs w:val="36"/>
        </w:rPr>
        <w:t>đoạn</w:t>
      </w:r>
      <w:proofErr w:type="spellEnd"/>
      <w:r w:rsidRPr="00C855B0">
        <w:rPr>
          <w:rFonts w:ascii="Times New Roman" w:eastAsia="Times New Roman" w:hAnsi="Times New Roman" w:cs="Times New Roman"/>
          <w:b/>
          <w:bCs/>
          <w:sz w:val="36"/>
          <w:szCs w:val="36"/>
        </w:rPr>
        <w:t xml:space="preserve"> 3 – Business Diagnosis</w:t>
      </w:r>
    </w:p>
    <w:p w14:paraId="2C014D1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w:t>
      </w:r>
    </w:p>
    <w:p w14:paraId="48F824B5"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Xác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định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nguyên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gốc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rễ</w:t>
      </w:r>
      <w:proofErr w:type="spellEnd"/>
      <w:r w:rsidRPr="00C855B0">
        <w:rPr>
          <w:rFonts w:ascii="Times New Roman" w:eastAsia="Times New Roman" w:hAnsi="Times New Roman" w:cs="Times New Roman"/>
          <w:sz w:val="24"/>
          <w:szCs w:val="24"/>
        </w:rPr>
        <w:t>.</w:t>
      </w:r>
    </w:p>
    <w:p w14:paraId="72A5160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Hoạt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động</w:t>
      </w:r>
      <w:proofErr w:type="spellEnd"/>
      <w:r w:rsidRPr="00C855B0">
        <w:rPr>
          <w:rFonts w:ascii="Times New Roman" w:eastAsia="Times New Roman" w:hAnsi="Times New Roman" w:cs="Times New Roman"/>
          <w:sz w:val="24"/>
          <w:szCs w:val="24"/>
        </w:rPr>
        <w:t>:</w:t>
      </w:r>
    </w:p>
    <w:p w14:paraId="424C2347" w14:textId="77777777" w:rsidR="00C855B0" w:rsidRPr="00C855B0" w:rsidRDefault="00C855B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Phân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tích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w:t>
      </w:r>
    </w:p>
    <w:p w14:paraId="7DF22EEF" w14:textId="77777777" w:rsidR="00C855B0" w:rsidRPr="00C855B0" w:rsidRDefault="00C855B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Phân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tích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năng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lực</w:t>
      </w:r>
      <w:proofErr w:type="spellEnd"/>
      <w:r w:rsidRPr="00C855B0">
        <w:rPr>
          <w:rFonts w:ascii="Times New Roman" w:eastAsia="Times New Roman" w:hAnsi="Times New Roman" w:cs="Times New Roman"/>
          <w:sz w:val="24"/>
          <w:szCs w:val="24"/>
        </w:rPr>
        <w:t>.</w:t>
      </w:r>
    </w:p>
    <w:p w14:paraId="4EFF865A" w14:textId="77777777" w:rsidR="00C855B0" w:rsidRPr="00C855B0" w:rsidRDefault="00C855B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Phân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tích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dữ</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liệu</w:t>
      </w:r>
      <w:proofErr w:type="spellEnd"/>
      <w:r w:rsidRPr="00C855B0">
        <w:rPr>
          <w:rFonts w:ascii="Times New Roman" w:eastAsia="Times New Roman" w:hAnsi="Times New Roman" w:cs="Times New Roman"/>
          <w:sz w:val="24"/>
          <w:szCs w:val="24"/>
        </w:rPr>
        <w:t>.</w:t>
      </w:r>
    </w:p>
    <w:p w14:paraId="3BD20A87" w14:textId="77777777" w:rsidR="00C855B0" w:rsidRPr="00C855B0" w:rsidRDefault="00C855B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Xác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định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khoảng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cách</w:t>
      </w:r>
      <w:proofErr w:type="spellEnd"/>
      <w:r w:rsidRPr="00C855B0">
        <w:rPr>
          <w:rFonts w:ascii="Times New Roman" w:eastAsia="Times New Roman" w:hAnsi="Times New Roman" w:cs="Times New Roman"/>
          <w:sz w:val="24"/>
          <w:szCs w:val="24"/>
        </w:rPr>
        <w:t>.</w:t>
      </w:r>
    </w:p>
    <w:p w14:paraId="03EAC319" w14:textId="77777777" w:rsidR="00C855B0" w:rsidRPr="00C855B0" w:rsidRDefault="00C855B0">
      <w:pPr>
        <w:numPr>
          <w:ilvl w:val="0"/>
          <w:numId w:val="9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Ưu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w:t>
      </w:r>
    </w:p>
    <w:p w14:paraId="604B58B1"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b/>
          <w:bCs/>
          <w:sz w:val="24"/>
          <w:szCs w:val="24"/>
        </w:rPr>
        <w:t>Đầu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ra</w:t>
      </w:r>
      <w:proofErr w:type="spellEnd"/>
      <w:r w:rsidRPr="00C855B0">
        <w:rPr>
          <w:rFonts w:ascii="Times New Roman" w:eastAsia="Times New Roman" w:hAnsi="Times New Roman" w:cs="Times New Roman"/>
          <w:b/>
          <w:bCs/>
          <w:sz w:val="24"/>
          <w:szCs w:val="24"/>
        </w:rPr>
        <w:t>:</w:t>
      </w:r>
    </w:p>
    <w:p w14:paraId="45966A7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Diagnosis Report.</w:t>
      </w:r>
    </w:p>
    <w:p w14:paraId="36806F11" w14:textId="5C09A605" w:rsidR="00C855B0" w:rsidRPr="00C855B0" w:rsidDel="005E1083" w:rsidRDefault="00000000" w:rsidP="00C855B0">
      <w:pPr>
        <w:spacing w:after="0" w:line="240" w:lineRule="auto"/>
        <w:rPr>
          <w:del w:id="254" w:author="Admin" w:date="2026-07-06T11:36:00Z" w16du:dateUtc="2026-07-06T04:36:00Z"/>
          <w:rFonts w:ascii="Times New Roman" w:eastAsia="Times New Roman" w:hAnsi="Times New Roman" w:cs="Times New Roman"/>
          <w:sz w:val="24"/>
          <w:szCs w:val="24"/>
        </w:rPr>
      </w:pPr>
      <w:del w:id="255" w:author="Admin" w:date="2026-07-06T11:36:00Z" w16du:dateUtc="2026-07-06T04:36:00Z">
        <w:r w:rsidDel="005E1083">
          <w:rPr>
            <w:rFonts w:ascii="Times New Roman" w:eastAsia="Times New Roman" w:hAnsi="Times New Roman" w:cs="Times New Roman"/>
            <w:sz w:val="24"/>
            <w:szCs w:val="24"/>
          </w:rPr>
          <w:pict w14:anchorId="74D58B8D">
            <v:rect id="_x0000_i1200" style="width:0;height:1.5pt" o:hralign="center" o:hrstd="t" o:hr="t" fillcolor="#a0a0a0" stroked="f"/>
          </w:pict>
        </w:r>
      </w:del>
    </w:p>
    <w:p w14:paraId="7831AC59"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256" w:author="Admin" w:date="2026-07-06T11:36:00Z" w16du:dateUtc="2026-07-06T04:36:00Z">
          <w:pPr>
            <w:spacing w:before="100" w:beforeAutospacing="1" w:after="100" w:afterAutospacing="1" w:line="240" w:lineRule="auto"/>
            <w:outlineLvl w:val="1"/>
          </w:pPr>
        </w:pPrChange>
      </w:pPr>
      <w:r w:rsidRPr="00C855B0">
        <w:rPr>
          <w:rFonts w:ascii="Times New Roman" w:eastAsia="Times New Roman" w:hAnsi="Times New Roman" w:cs="Times New Roman"/>
          <w:b/>
          <w:bCs/>
          <w:sz w:val="36"/>
          <w:szCs w:val="36"/>
        </w:rPr>
        <w:t xml:space="preserve">Giai </w:t>
      </w:r>
      <w:proofErr w:type="spellStart"/>
      <w:r w:rsidRPr="00C855B0">
        <w:rPr>
          <w:rFonts w:ascii="Times New Roman" w:eastAsia="Times New Roman" w:hAnsi="Times New Roman" w:cs="Times New Roman"/>
          <w:b/>
          <w:bCs/>
          <w:sz w:val="36"/>
          <w:szCs w:val="36"/>
        </w:rPr>
        <w:t>đoạn</w:t>
      </w:r>
      <w:proofErr w:type="spellEnd"/>
      <w:r w:rsidRPr="00C855B0">
        <w:rPr>
          <w:rFonts w:ascii="Times New Roman" w:eastAsia="Times New Roman" w:hAnsi="Times New Roman" w:cs="Times New Roman"/>
          <w:b/>
          <w:bCs/>
          <w:sz w:val="36"/>
          <w:szCs w:val="36"/>
        </w:rPr>
        <w:t xml:space="preserve"> 4 – Solution Design</w:t>
      </w:r>
    </w:p>
    <w:p w14:paraId="24ADD5FC"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w:t>
      </w:r>
    </w:p>
    <w:p w14:paraId="3BF6DD91"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Thiết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kế</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phù</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hợp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với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nguồn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lực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w:t>
      </w:r>
    </w:p>
    <w:p w14:paraId="089EE64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Lưu ý:</w:t>
      </w:r>
    </w:p>
    <w:p w14:paraId="52F5337E"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lúc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nào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cũng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phần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mềm</w:t>
      </w:r>
      <w:proofErr w:type="spellEnd"/>
      <w:r w:rsidRPr="00C855B0">
        <w:rPr>
          <w:rFonts w:ascii="Times New Roman" w:eastAsia="Times New Roman" w:hAnsi="Times New Roman" w:cs="Times New Roman"/>
          <w:sz w:val="24"/>
          <w:szCs w:val="24"/>
        </w:rPr>
        <w:t>.</w:t>
      </w:r>
    </w:p>
    <w:p w14:paraId="23C552B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thể</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w:t>
      </w:r>
    </w:p>
    <w:p w14:paraId="640356E6" w14:textId="77777777" w:rsidR="00C855B0" w:rsidRPr="00C855B0" w:rsidRDefault="00C855B0">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Chuẩn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hóa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w:t>
      </w:r>
    </w:p>
    <w:p w14:paraId="6F29B1A2" w14:textId="77777777" w:rsidR="00C855B0" w:rsidRPr="00C855B0" w:rsidRDefault="00C855B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Đào </w:t>
      </w:r>
      <w:proofErr w:type="spellStart"/>
      <w:r w:rsidRPr="00C855B0">
        <w:rPr>
          <w:rFonts w:ascii="Times New Roman" w:eastAsia="Times New Roman" w:hAnsi="Times New Roman" w:cs="Times New Roman"/>
          <w:sz w:val="24"/>
          <w:szCs w:val="24"/>
        </w:rPr>
        <w:t>tạo</w:t>
      </w:r>
      <w:proofErr w:type="spellEnd"/>
      <w:r w:rsidRPr="00C855B0">
        <w:rPr>
          <w:rFonts w:ascii="Times New Roman" w:eastAsia="Times New Roman" w:hAnsi="Times New Roman" w:cs="Times New Roman"/>
          <w:sz w:val="24"/>
          <w:szCs w:val="24"/>
        </w:rPr>
        <w:t>.</w:t>
      </w:r>
    </w:p>
    <w:p w14:paraId="2D908C43" w14:textId="77777777" w:rsidR="00C855B0" w:rsidRPr="00C855B0" w:rsidRDefault="00C855B0">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Điều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chỉnh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cấu</w:t>
      </w:r>
      <w:proofErr w:type="spellEnd"/>
      <w:r w:rsidRPr="00C855B0">
        <w:rPr>
          <w:rFonts w:ascii="Times New Roman" w:eastAsia="Times New Roman" w:hAnsi="Times New Roman" w:cs="Times New Roman"/>
          <w:sz w:val="24"/>
          <w:szCs w:val="24"/>
        </w:rPr>
        <w:t>.</w:t>
      </w:r>
    </w:p>
    <w:p w14:paraId="1D61BC49" w14:textId="77777777" w:rsidR="00C855B0" w:rsidRPr="00C855B0" w:rsidRDefault="00C855B0">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Biểu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mẫu</w:t>
      </w:r>
      <w:proofErr w:type="spellEnd"/>
      <w:r w:rsidRPr="00C855B0">
        <w:rPr>
          <w:rFonts w:ascii="Times New Roman" w:eastAsia="Times New Roman" w:hAnsi="Times New Roman" w:cs="Times New Roman"/>
          <w:sz w:val="24"/>
          <w:szCs w:val="24"/>
        </w:rPr>
        <w:t>.</w:t>
      </w:r>
    </w:p>
    <w:p w14:paraId="4980FD1C" w14:textId="77777777" w:rsidR="00C855B0" w:rsidRPr="00C855B0" w:rsidRDefault="00C855B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Dashboard.</w:t>
      </w:r>
    </w:p>
    <w:p w14:paraId="747AE4AC" w14:textId="77777777" w:rsidR="00C855B0" w:rsidRPr="00C855B0" w:rsidRDefault="00C855B0">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Hệ</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thống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nội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w:t>
      </w:r>
    </w:p>
    <w:p w14:paraId="29A3A1F5" w14:textId="77777777" w:rsidR="00C855B0" w:rsidRPr="00C855B0" w:rsidRDefault="00C855B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Công </w:t>
      </w:r>
      <w:proofErr w:type="spellStart"/>
      <w:r w:rsidRPr="00C855B0">
        <w:rPr>
          <w:rFonts w:ascii="Times New Roman" w:eastAsia="Times New Roman" w:hAnsi="Times New Roman" w:cs="Times New Roman"/>
          <w:sz w:val="24"/>
          <w:szCs w:val="24"/>
        </w:rPr>
        <w:t>nghệ</w:t>
      </w:r>
      <w:proofErr w:type="spellEnd"/>
      <w:r w:rsidRPr="00C855B0">
        <w:rPr>
          <w:rFonts w:ascii="Times New Roman" w:eastAsia="Times New Roman" w:hAnsi="Times New Roman" w:cs="Times New Roman"/>
          <w:sz w:val="24"/>
          <w:szCs w:val="24"/>
        </w:rPr>
        <w:t>.</w:t>
      </w:r>
    </w:p>
    <w:p w14:paraId="0588F712"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b/>
          <w:bCs/>
          <w:sz w:val="24"/>
          <w:szCs w:val="24"/>
        </w:rPr>
        <w:t>Đầu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ra</w:t>
      </w:r>
      <w:proofErr w:type="spellEnd"/>
      <w:r w:rsidRPr="00C855B0">
        <w:rPr>
          <w:rFonts w:ascii="Times New Roman" w:eastAsia="Times New Roman" w:hAnsi="Times New Roman" w:cs="Times New Roman"/>
          <w:b/>
          <w:bCs/>
          <w:sz w:val="24"/>
          <w:szCs w:val="24"/>
        </w:rPr>
        <w:t>:</w:t>
      </w:r>
    </w:p>
    <w:p w14:paraId="727B107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Solution Blueprint.</w:t>
      </w:r>
    </w:p>
    <w:p w14:paraId="763324B4" w14:textId="26B69AE0" w:rsidR="00C855B0" w:rsidRPr="00C855B0" w:rsidDel="005E1083" w:rsidRDefault="00000000" w:rsidP="00C855B0">
      <w:pPr>
        <w:spacing w:after="0" w:line="240" w:lineRule="auto"/>
        <w:rPr>
          <w:del w:id="257" w:author="Admin" w:date="2026-07-06T11:36:00Z" w16du:dateUtc="2026-07-06T04:36:00Z"/>
          <w:rFonts w:ascii="Times New Roman" w:eastAsia="Times New Roman" w:hAnsi="Times New Roman" w:cs="Times New Roman"/>
          <w:sz w:val="24"/>
          <w:szCs w:val="24"/>
        </w:rPr>
      </w:pPr>
      <w:del w:id="258" w:author="Admin" w:date="2026-07-06T11:36:00Z" w16du:dateUtc="2026-07-06T04:36:00Z">
        <w:r w:rsidDel="005E1083">
          <w:rPr>
            <w:rFonts w:ascii="Times New Roman" w:eastAsia="Times New Roman" w:hAnsi="Times New Roman" w:cs="Times New Roman"/>
            <w:sz w:val="24"/>
            <w:szCs w:val="24"/>
          </w:rPr>
          <w:pict w14:anchorId="3F579EED">
            <v:rect id="_x0000_i1201" style="width:0;height:1.5pt" o:hralign="center" o:hrstd="t" o:hr="t" fillcolor="#a0a0a0" stroked="f"/>
          </w:pict>
        </w:r>
      </w:del>
    </w:p>
    <w:p w14:paraId="23140341"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259" w:author="Admin" w:date="2026-07-06T11:36:00Z" w16du:dateUtc="2026-07-06T04:36:00Z">
          <w:pPr>
            <w:spacing w:before="100" w:beforeAutospacing="1" w:after="100" w:afterAutospacing="1" w:line="240" w:lineRule="auto"/>
            <w:outlineLvl w:val="1"/>
          </w:pPr>
        </w:pPrChange>
      </w:pPr>
      <w:r w:rsidRPr="00C855B0">
        <w:rPr>
          <w:rFonts w:ascii="Times New Roman" w:eastAsia="Times New Roman" w:hAnsi="Times New Roman" w:cs="Times New Roman"/>
          <w:b/>
          <w:bCs/>
          <w:sz w:val="36"/>
          <w:szCs w:val="36"/>
        </w:rPr>
        <w:t xml:space="preserve">Giai </w:t>
      </w:r>
      <w:proofErr w:type="spellStart"/>
      <w:r w:rsidRPr="00C855B0">
        <w:rPr>
          <w:rFonts w:ascii="Times New Roman" w:eastAsia="Times New Roman" w:hAnsi="Times New Roman" w:cs="Times New Roman"/>
          <w:b/>
          <w:bCs/>
          <w:sz w:val="36"/>
          <w:szCs w:val="36"/>
        </w:rPr>
        <w:t>đoạn</w:t>
      </w:r>
      <w:proofErr w:type="spellEnd"/>
      <w:r w:rsidRPr="00C855B0">
        <w:rPr>
          <w:rFonts w:ascii="Times New Roman" w:eastAsia="Times New Roman" w:hAnsi="Times New Roman" w:cs="Times New Roman"/>
          <w:b/>
          <w:bCs/>
          <w:sz w:val="36"/>
          <w:szCs w:val="36"/>
        </w:rPr>
        <w:t xml:space="preserve"> 5 – Transformation Roadmap</w:t>
      </w:r>
    </w:p>
    <w:p w14:paraId="51CDA3D0"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lastRenderedPageBreak/>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w:t>
      </w:r>
    </w:p>
    <w:p w14:paraId="59123C2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Chuyển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kế</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hoạch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động</w:t>
      </w:r>
      <w:proofErr w:type="spellEnd"/>
      <w:r w:rsidRPr="00C855B0">
        <w:rPr>
          <w:rFonts w:ascii="Times New Roman" w:eastAsia="Times New Roman" w:hAnsi="Times New Roman" w:cs="Times New Roman"/>
          <w:sz w:val="24"/>
          <w:szCs w:val="24"/>
        </w:rPr>
        <w:t>.</w:t>
      </w:r>
    </w:p>
    <w:p w14:paraId="2B9B6D7B"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Roadmap </w:t>
      </w:r>
      <w:proofErr w:type="spellStart"/>
      <w:r w:rsidRPr="00C855B0">
        <w:rPr>
          <w:rFonts w:ascii="Times New Roman" w:eastAsia="Times New Roman" w:hAnsi="Times New Roman" w:cs="Times New Roman"/>
          <w:sz w:val="24"/>
          <w:szCs w:val="24"/>
        </w:rPr>
        <w:t>gồm</w:t>
      </w:r>
      <w:proofErr w:type="spellEnd"/>
      <w:r w:rsidRPr="00C855B0">
        <w:rPr>
          <w:rFonts w:ascii="Times New Roman" w:eastAsia="Times New Roman" w:hAnsi="Times New Roman" w:cs="Times New Roman"/>
          <w:sz w:val="24"/>
          <w:szCs w:val="24"/>
        </w:rPr>
        <w:t>:</w:t>
      </w:r>
    </w:p>
    <w:p w14:paraId="04C3C714" w14:textId="77777777" w:rsidR="00C855B0" w:rsidRPr="00C855B0" w:rsidRDefault="00C855B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30 </w:t>
      </w:r>
      <w:proofErr w:type="spellStart"/>
      <w:r w:rsidRPr="00C855B0">
        <w:rPr>
          <w:rFonts w:ascii="Times New Roman" w:eastAsia="Times New Roman" w:hAnsi="Times New Roman" w:cs="Times New Roman"/>
          <w:sz w:val="24"/>
          <w:szCs w:val="24"/>
        </w:rPr>
        <w:t>ngày</w:t>
      </w:r>
      <w:proofErr w:type="spellEnd"/>
      <w:r w:rsidRPr="00C855B0">
        <w:rPr>
          <w:rFonts w:ascii="Times New Roman" w:eastAsia="Times New Roman" w:hAnsi="Times New Roman" w:cs="Times New Roman"/>
          <w:sz w:val="24"/>
          <w:szCs w:val="24"/>
        </w:rPr>
        <w:t>.</w:t>
      </w:r>
    </w:p>
    <w:p w14:paraId="65B8F100" w14:textId="77777777" w:rsidR="00C855B0" w:rsidRPr="00C855B0" w:rsidRDefault="00C855B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90 </w:t>
      </w:r>
      <w:proofErr w:type="spellStart"/>
      <w:r w:rsidRPr="00C855B0">
        <w:rPr>
          <w:rFonts w:ascii="Times New Roman" w:eastAsia="Times New Roman" w:hAnsi="Times New Roman" w:cs="Times New Roman"/>
          <w:sz w:val="24"/>
          <w:szCs w:val="24"/>
        </w:rPr>
        <w:t>ngày</w:t>
      </w:r>
      <w:proofErr w:type="spellEnd"/>
      <w:r w:rsidRPr="00C855B0">
        <w:rPr>
          <w:rFonts w:ascii="Times New Roman" w:eastAsia="Times New Roman" w:hAnsi="Times New Roman" w:cs="Times New Roman"/>
          <w:sz w:val="24"/>
          <w:szCs w:val="24"/>
        </w:rPr>
        <w:t>.</w:t>
      </w:r>
    </w:p>
    <w:p w14:paraId="030289AF" w14:textId="77777777" w:rsidR="00C855B0" w:rsidRPr="00C855B0" w:rsidRDefault="00C855B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365 </w:t>
      </w:r>
      <w:proofErr w:type="spellStart"/>
      <w:r w:rsidRPr="00C855B0">
        <w:rPr>
          <w:rFonts w:ascii="Times New Roman" w:eastAsia="Times New Roman" w:hAnsi="Times New Roman" w:cs="Times New Roman"/>
          <w:sz w:val="24"/>
          <w:szCs w:val="24"/>
        </w:rPr>
        <w:t>ngày</w:t>
      </w:r>
      <w:proofErr w:type="spellEnd"/>
      <w:r w:rsidRPr="00C855B0">
        <w:rPr>
          <w:rFonts w:ascii="Times New Roman" w:eastAsia="Times New Roman" w:hAnsi="Times New Roman" w:cs="Times New Roman"/>
          <w:sz w:val="24"/>
          <w:szCs w:val="24"/>
        </w:rPr>
        <w:t>.</w:t>
      </w:r>
    </w:p>
    <w:p w14:paraId="1368BBA5"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Mỗi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đoạn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w:t>
      </w:r>
    </w:p>
    <w:p w14:paraId="33F35DD8" w14:textId="77777777" w:rsidR="00C855B0" w:rsidRPr="00C855B0" w:rsidRDefault="00C855B0">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w:t>
      </w:r>
    </w:p>
    <w:p w14:paraId="1A63FB17" w14:textId="77777777" w:rsidR="00C855B0" w:rsidRPr="00C855B0" w:rsidRDefault="00C855B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Công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w:t>
      </w:r>
    </w:p>
    <w:p w14:paraId="08A4701C" w14:textId="77777777" w:rsidR="00C855B0" w:rsidRPr="00C855B0" w:rsidRDefault="00C855B0">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Người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phụ</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trách</w:t>
      </w:r>
      <w:proofErr w:type="spellEnd"/>
      <w:r w:rsidRPr="00C855B0">
        <w:rPr>
          <w:rFonts w:ascii="Times New Roman" w:eastAsia="Times New Roman" w:hAnsi="Times New Roman" w:cs="Times New Roman"/>
          <w:sz w:val="24"/>
          <w:szCs w:val="24"/>
        </w:rPr>
        <w:t>.</w:t>
      </w:r>
    </w:p>
    <w:p w14:paraId="276D91FA" w14:textId="77777777" w:rsidR="00C855B0" w:rsidRPr="00C855B0" w:rsidRDefault="00C855B0">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Kết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mong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đợi</w:t>
      </w:r>
      <w:proofErr w:type="spellEnd"/>
      <w:r w:rsidRPr="00C855B0">
        <w:rPr>
          <w:rFonts w:ascii="Times New Roman" w:eastAsia="Times New Roman" w:hAnsi="Times New Roman" w:cs="Times New Roman"/>
          <w:sz w:val="24"/>
          <w:szCs w:val="24"/>
        </w:rPr>
        <w:t>.</w:t>
      </w:r>
    </w:p>
    <w:p w14:paraId="3185F951" w14:textId="77777777" w:rsidR="00C855B0" w:rsidRPr="00C855B0" w:rsidRDefault="00C855B0">
      <w:pPr>
        <w:numPr>
          <w:ilvl w:val="0"/>
          <w:numId w:val="97"/>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Chỉ</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số</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đánh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giá</w:t>
      </w:r>
      <w:proofErr w:type="spellEnd"/>
      <w:r w:rsidRPr="00C855B0">
        <w:rPr>
          <w:rFonts w:ascii="Times New Roman" w:eastAsia="Times New Roman" w:hAnsi="Times New Roman" w:cs="Times New Roman"/>
          <w:sz w:val="24"/>
          <w:szCs w:val="24"/>
        </w:rPr>
        <w:t>.</w:t>
      </w:r>
    </w:p>
    <w:p w14:paraId="7BBA5590"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b/>
          <w:bCs/>
          <w:sz w:val="24"/>
          <w:szCs w:val="24"/>
        </w:rPr>
        <w:t>Đầu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ra</w:t>
      </w:r>
      <w:proofErr w:type="spellEnd"/>
      <w:r w:rsidRPr="00C855B0">
        <w:rPr>
          <w:rFonts w:ascii="Times New Roman" w:eastAsia="Times New Roman" w:hAnsi="Times New Roman" w:cs="Times New Roman"/>
          <w:b/>
          <w:bCs/>
          <w:sz w:val="24"/>
          <w:szCs w:val="24"/>
        </w:rPr>
        <w:t>:</w:t>
      </w:r>
    </w:p>
    <w:p w14:paraId="36717DE8"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Transformation Roadmap.</w:t>
      </w:r>
    </w:p>
    <w:p w14:paraId="3AF80C37" w14:textId="4A87616B" w:rsidR="00C855B0" w:rsidRPr="00C855B0" w:rsidDel="005E1083" w:rsidRDefault="00000000" w:rsidP="00C855B0">
      <w:pPr>
        <w:spacing w:after="0" w:line="240" w:lineRule="auto"/>
        <w:rPr>
          <w:del w:id="260" w:author="Admin" w:date="2026-07-06T11:36:00Z" w16du:dateUtc="2026-07-06T04:36:00Z"/>
          <w:rFonts w:ascii="Times New Roman" w:eastAsia="Times New Roman" w:hAnsi="Times New Roman" w:cs="Times New Roman"/>
          <w:sz w:val="24"/>
          <w:szCs w:val="24"/>
        </w:rPr>
      </w:pPr>
      <w:del w:id="261" w:author="Admin" w:date="2026-07-06T11:36:00Z" w16du:dateUtc="2026-07-06T04:36:00Z">
        <w:r w:rsidDel="005E1083">
          <w:rPr>
            <w:rFonts w:ascii="Times New Roman" w:eastAsia="Times New Roman" w:hAnsi="Times New Roman" w:cs="Times New Roman"/>
            <w:sz w:val="24"/>
            <w:szCs w:val="24"/>
          </w:rPr>
          <w:pict w14:anchorId="1F78C9EF">
            <v:rect id="_x0000_i1202" style="width:0;height:1.5pt" o:hralign="center" o:hrstd="t" o:hr="t" fillcolor="#a0a0a0" stroked="f"/>
          </w:pict>
        </w:r>
      </w:del>
    </w:p>
    <w:p w14:paraId="58F97923" w14:textId="77777777" w:rsidR="00C855B0" w:rsidRPr="00DC234E" w:rsidRDefault="00C855B0" w:rsidP="005E1083">
      <w:pPr>
        <w:spacing w:after="0" w:line="240" w:lineRule="auto"/>
        <w:rPr>
          <w:rFonts w:ascii="Times New Roman" w:eastAsia="Times New Roman" w:hAnsi="Times New Roman" w:cs="Times New Roman"/>
          <w:b/>
          <w:bCs/>
          <w:sz w:val="36"/>
          <w:szCs w:val="36"/>
        </w:rPr>
        <w:pPrChange w:id="262" w:author="Admin" w:date="2026-07-06T11:36:00Z" w16du:dateUtc="2026-07-06T04:36:00Z">
          <w:pPr>
            <w:spacing w:before="100" w:beforeAutospacing="1" w:after="100" w:afterAutospacing="1" w:line="240" w:lineRule="auto"/>
            <w:outlineLvl w:val="1"/>
          </w:pPr>
        </w:pPrChange>
      </w:pPr>
      <w:r w:rsidRPr="00DC234E">
        <w:rPr>
          <w:rFonts w:ascii="Times New Roman" w:eastAsia="Times New Roman" w:hAnsi="Times New Roman" w:cs="Times New Roman"/>
          <w:b/>
          <w:bCs/>
          <w:sz w:val="36"/>
          <w:szCs w:val="36"/>
        </w:rPr>
        <w:t xml:space="preserve">Giai </w:t>
      </w:r>
      <w:proofErr w:type="spellStart"/>
      <w:r w:rsidRPr="00DC234E">
        <w:rPr>
          <w:rFonts w:ascii="Times New Roman" w:eastAsia="Times New Roman" w:hAnsi="Times New Roman" w:cs="Times New Roman"/>
          <w:b/>
          <w:bCs/>
          <w:sz w:val="36"/>
          <w:szCs w:val="36"/>
        </w:rPr>
        <w:t>đoạn</w:t>
      </w:r>
      <w:proofErr w:type="spellEnd"/>
      <w:r w:rsidRPr="00DC234E">
        <w:rPr>
          <w:rFonts w:ascii="Times New Roman" w:eastAsia="Times New Roman" w:hAnsi="Times New Roman" w:cs="Times New Roman"/>
          <w:b/>
          <w:bCs/>
          <w:sz w:val="36"/>
          <w:szCs w:val="36"/>
        </w:rPr>
        <w:t xml:space="preserve"> 6 – Implementation</w:t>
      </w:r>
    </w:p>
    <w:p w14:paraId="75A927C7" w14:textId="77777777" w:rsidR="00C855B0" w:rsidRPr="00DC234E"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DC234E">
        <w:rPr>
          <w:rFonts w:ascii="Times New Roman" w:eastAsia="Times New Roman" w:hAnsi="Times New Roman" w:cs="Times New Roman"/>
          <w:sz w:val="24"/>
          <w:szCs w:val="24"/>
        </w:rPr>
        <w:t>Mục</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tiêu</w:t>
      </w:r>
      <w:proofErr w:type="spellEnd"/>
      <w:r w:rsidRPr="00DC234E">
        <w:rPr>
          <w:rFonts w:ascii="Times New Roman" w:eastAsia="Times New Roman" w:hAnsi="Times New Roman" w:cs="Times New Roman"/>
          <w:sz w:val="24"/>
          <w:szCs w:val="24"/>
        </w:rPr>
        <w:t>:</w:t>
      </w:r>
    </w:p>
    <w:p w14:paraId="7567E4FE" w14:textId="77777777" w:rsidR="00C855B0" w:rsidRPr="00DC234E"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DC234E">
        <w:rPr>
          <w:rFonts w:ascii="Times New Roman" w:eastAsia="Times New Roman" w:hAnsi="Times New Roman" w:cs="Times New Roman"/>
          <w:sz w:val="24"/>
          <w:szCs w:val="24"/>
        </w:rPr>
        <w:t>Đồng</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hành</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triển</w:t>
      </w:r>
      <w:proofErr w:type="spellEnd"/>
      <w:r w:rsidRPr="00DC234E">
        <w:rPr>
          <w:rFonts w:ascii="Times New Roman" w:eastAsia="Times New Roman" w:hAnsi="Times New Roman" w:cs="Times New Roman"/>
          <w:sz w:val="24"/>
          <w:szCs w:val="24"/>
        </w:rPr>
        <w:t xml:space="preserve"> </w:t>
      </w:r>
      <w:proofErr w:type="spellStart"/>
      <w:r w:rsidRPr="00DC234E">
        <w:rPr>
          <w:rFonts w:ascii="Times New Roman" w:eastAsia="Times New Roman" w:hAnsi="Times New Roman" w:cs="Times New Roman"/>
          <w:sz w:val="24"/>
          <w:szCs w:val="24"/>
        </w:rPr>
        <w:t>khai</w:t>
      </w:r>
      <w:proofErr w:type="spellEnd"/>
      <w:r w:rsidRPr="00DC234E">
        <w:rPr>
          <w:rFonts w:ascii="Times New Roman" w:eastAsia="Times New Roman" w:hAnsi="Times New Roman" w:cs="Times New Roman"/>
          <w:sz w:val="24"/>
          <w:szCs w:val="24"/>
        </w:rPr>
        <w:t>.</w:t>
      </w:r>
    </w:p>
    <w:p w14:paraId="2DC8CD1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C855B0">
        <w:rPr>
          <w:rFonts w:ascii="Times New Roman" w:eastAsia="Times New Roman" w:hAnsi="Times New Roman" w:cs="Times New Roman"/>
          <w:sz w:val="24"/>
          <w:szCs w:val="24"/>
          <w:lang w:val="fr-FR"/>
        </w:rPr>
        <w:t>Hoạt</w:t>
      </w:r>
      <w:proofErr w:type="spellEnd"/>
      <w:r w:rsidRPr="00C855B0">
        <w:rPr>
          <w:rFonts w:ascii="Times New Roman" w:eastAsia="Times New Roman" w:hAnsi="Times New Roman" w:cs="Times New Roman"/>
          <w:sz w:val="24"/>
          <w:szCs w:val="24"/>
          <w:lang w:val="fr-FR"/>
        </w:rPr>
        <w:t xml:space="preserve"> </w:t>
      </w:r>
      <w:proofErr w:type="spellStart"/>
      <w:proofErr w:type="gramStart"/>
      <w:r w:rsidRPr="00C855B0">
        <w:rPr>
          <w:rFonts w:ascii="Times New Roman" w:eastAsia="Times New Roman" w:hAnsi="Times New Roman" w:cs="Times New Roman"/>
          <w:sz w:val="24"/>
          <w:szCs w:val="24"/>
          <w:lang w:val="fr-FR"/>
        </w:rPr>
        <w:t>động</w:t>
      </w:r>
      <w:proofErr w:type="spellEnd"/>
      <w:r w:rsidRPr="00C855B0">
        <w:rPr>
          <w:rFonts w:ascii="Times New Roman" w:eastAsia="Times New Roman" w:hAnsi="Times New Roman" w:cs="Times New Roman"/>
          <w:sz w:val="24"/>
          <w:szCs w:val="24"/>
          <w:lang w:val="fr-FR"/>
        </w:rPr>
        <w:t>:</w:t>
      </w:r>
      <w:proofErr w:type="gramEnd"/>
    </w:p>
    <w:p w14:paraId="0B71166C" w14:textId="77777777" w:rsidR="00C855B0" w:rsidRPr="00C855B0" w:rsidRDefault="00C855B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Kick-off.</w:t>
      </w:r>
    </w:p>
    <w:p w14:paraId="0C75D4A6" w14:textId="77777777" w:rsidR="00C855B0" w:rsidRPr="00C855B0" w:rsidRDefault="00C855B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Theo </w:t>
      </w:r>
      <w:proofErr w:type="spellStart"/>
      <w:r w:rsidRPr="00C855B0">
        <w:rPr>
          <w:rFonts w:ascii="Times New Roman" w:eastAsia="Times New Roman" w:hAnsi="Times New Roman" w:cs="Times New Roman"/>
          <w:sz w:val="24"/>
          <w:szCs w:val="24"/>
        </w:rPr>
        <w:t>dõi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tiến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w:t>
      </w:r>
      <w:proofErr w:type="spellEnd"/>
      <w:r w:rsidRPr="00C855B0">
        <w:rPr>
          <w:rFonts w:ascii="Times New Roman" w:eastAsia="Times New Roman" w:hAnsi="Times New Roman" w:cs="Times New Roman"/>
          <w:sz w:val="24"/>
          <w:szCs w:val="24"/>
        </w:rPr>
        <w:t>.</w:t>
      </w:r>
    </w:p>
    <w:p w14:paraId="1F6BAC9D" w14:textId="77777777" w:rsidR="00C855B0" w:rsidRPr="00C855B0" w:rsidRDefault="00C855B0">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Họp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định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kỳ</w:t>
      </w:r>
      <w:proofErr w:type="spellEnd"/>
      <w:r w:rsidRPr="00C855B0">
        <w:rPr>
          <w:rFonts w:ascii="Times New Roman" w:eastAsia="Times New Roman" w:hAnsi="Times New Roman" w:cs="Times New Roman"/>
          <w:sz w:val="24"/>
          <w:szCs w:val="24"/>
        </w:rPr>
        <w:t>.</w:t>
      </w:r>
    </w:p>
    <w:p w14:paraId="00C9C161" w14:textId="77777777" w:rsidR="00C855B0" w:rsidRPr="00C855B0" w:rsidRDefault="00C855B0">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Hỗ</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xử</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lý</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sinh</w:t>
      </w:r>
      <w:proofErr w:type="spellEnd"/>
      <w:r w:rsidRPr="00C855B0">
        <w:rPr>
          <w:rFonts w:ascii="Times New Roman" w:eastAsia="Times New Roman" w:hAnsi="Times New Roman" w:cs="Times New Roman"/>
          <w:sz w:val="24"/>
          <w:szCs w:val="24"/>
        </w:rPr>
        <w:t>.</w:t>
      </w:r>
    </w:p>
    <w:p w14:paraId="570C5E82" w14:textId="77777777" w:rsidR="00C855B0" w:rsidRPr="00C855B0" w:rsidRDefault="00C855B0">
      <w:pPr>
        <w:numPr>
          <w:ilvl w:val="0"/>
          <w:numId w:val="98"/>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Điều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chỉnh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kế</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hoạch</w:t>
      </w:r>
      <w:proofErr w:type="spellEnd"/>
      <w:r w:rsidRPr="00C855B0">
        <w:rPr>
          <w:rFonts w:ascii="Times New Roman" w:eastAsia="Times New Roman" w:hAnsi="Times New Roman" w:cs="Times New Roman"/>
          <w:sz w:val="24"/>
          <w:szCs w:val="24"/>
        </w:rPr>
        <w:t>.</w:t>
      </w:r>
    </w:p>
    <w:p w14:paraId="10928AE1"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b/>
          <w:bCs/>
          <w:sz w:val="24"/>
          <w:szCs w:val="24"/>
        </w:rPr>
        <w:t>Đầu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ra</w:t>
      </w:r>
      <w:proofErr w:type="spellEnd"/>
      <w:r w:rsidRPr="00C855B0">
        <w:rPr>
          <w:rFonts w:ascii="Times New Roman" w:eastAsia="Times New Roman" w:hAnsi="Times New Roman" w:cs="Times New Roman"/>
          <w:b/>
          <w:bCs/>
          <w:sz w:val="24"/>
          <w:szCs w:val="24"/>
        </w:rPr>
        <w:t>:</w:t>
      </w:r>
    </w:p>
    <w:p w14:paraId="60E69D06"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Weekly Progress Report.</w:t>
      </w:r>
    </w:p>
    <w:p w14:paraId="0A22CD5E" w14:textId="14E2F543" w:rsidR="00C855B0" w:rsidRPr="00C855B0" w:rsidDel="005E1083" w:rsidRDefault="00000000" w:rsidP="00C855B0">
      <w:pPr>
        <w:spacing w:after="0" w:line="240" w:lineRule="auto"/>
        <w:rPr>
          <w:del w:id="263" w:author="Admin" w:date="2026-07-06T11:37:00Z" w16du:dateUtc="2026-07-06T04:37:00Z"/>
          <w:rFonts w:ascii="Times New Roman" w:eastAsia="Times New Roman" w:hAnsi="Times New Roman" w:cs="Times New Roman"/>
          <w:sz w:val="24"/>
          <w:szCs w:val="24"/>
        </w:rPr>
      </w:pPr>
      <w:del w:id="264" w:author="Admin" w:date="2026-07-06T11:37:00Z" w16du:dateUtc="2026-07-06T04:37:00Z">
        <w:r w:rsidDel="005E1083">
          <w:rPr>
            <w:rFonts w:ascii="Times New Roman" w:eastAsia="Times New Roman" w:hAnsi="Times New Roman" w:cs="Times New Roman"/>
            <w:sz w:val="24"/>
            <w:szCs w:val="24"/>
          </w:rPr>
          <w:pict w14:anchorId="77E79583">
            <v:rect id="_x0000_i1203" style="width:0;height:1.5pt" o:hralign="center" o:hrstd="t" o:hr="t" fillcolor="#a0a0a0" stroked="f"/>
          </w:pict>
        </w:r>
      </w:del>
    </w:p>
    <w:p w14:paraId="742D4EFC"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265" w:author="Admin" w:date="2026-07-06T11:37:00Z" w16du:dateUtc="2026-07-06T04:37:00Z">
          <w:pPr>
            <w:spacing w:before="100" w:beforeAutospacing="1" w:after="100" w:afterAutospacing="1" w:line="240" w:lineRule="auto"/>
            <w:outlineLvl w:val="1"/>
          </w:pPr>
        </w:pPrChange>
      </w:pPr>
      <w:r w:rsidRPr="00C855B0">
        <w:rPr>
          <w:rFonts w:ascii="Times New Roman" w:eastAsia="Times New Roman" w:hAnsi="Times New Roman" w:cs="Times New Roman"/>
          <w:b/>
          <w:bCs/>
          <w:sz w:val="36"/>
          <w:szCs w:val="36"/>
        </w:rPr>
        <w:t xml:space="preserve">Giai </w:t>
      </w:r>
      <w:proofErr w:type="spellStart"/>
      <w:r w:rsidRPr="00C855B0">
        <w:rPr>
          <w:rFonts w:ascii="Times New Roman" w:eastAsia="Times New Roman" w:hAnsi="Times New Roman" w:cs="Times New Roman"/>
          <w:b/>
          <w:bCs/>
          <w:sz w:val="36"/>
          <w:szCs w:val="36"/>
        </w:rPr>
        <w:t>đoạn</w:t>
      </w:r>
      <w:proofErr w:type="spellEnd"/>
      <w:r w:rsidRPr="00C855B0">
        <w:rPr>
          <w:rFonts w:ascii="Times New Roman" w:eastAsia="Times New Roman" w:hAnsi="Times New Roman" w:cs="Times New Roman"/>
          <w:b/>
          <w:bCs/>
          <w:sz w:val="36"/>
          <w:szCs w:val="36"/>
        </w:rPr>
        <w:t xml:space="preserve"> 7 – Measurement</w:t>
      </w:r>
    </w:p>
    <w:p w14:paraId="093C1076"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w:t>
      </w:r>
    </w:p>
    <w:p w14:paraId="60503C88"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Đánh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kết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quả</w:t>
      </w:r>
      <w:proofErr w:type="spellEnd"/>
      <w:r w:rsidRPr="00C855B0">
        <w:rPr>
          <w:rFonts w:ascii="Times New Roman" w:eastAsia="Times New Roman" w:hAnsi="Times New Roman" w:cs="Times New Roman"/>
          <w:sz w:val="24"/>
          <w:szCs w:val="24"/>
        </w:rPr>
        <w:t>.</w:t>
      </w:r>
    </w:p>
    <w:p w14:paraId="012F1A0E"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lastRenderedPageBreak/>
        <w:t>Đánh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theo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nhóm</w:t>
      </w:r>
      <w:proofErr w:type="spellEnd"/>
      <w:r w:rsidRPr="00C855B0">
        <w:rPr>
          <w:rFonts w:ascii="Times New Roman" w:eastAsia="Times New Roman" w:hAnsi="Times New Roman" w:cs="Times New Roman"/>
          <w:sz w:val="24"/>
          <w:szCs w:val="24"/>
        </w:rPr>
        <w:t>:</w:t>
      </w:r>
    </w:p>
    <w:p w14:paraId="07074D1A" w14:textId="77777777" w:rsidR="00C855B0" w:rsidRPr="00C855B0" w:rsidRDefault="00C855B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Outcome.</w:t>
      </w:r>
    </w:p>
    <w:p w14:paraId="3E2592E6" w14:textId="77777777" w:rsidR="00C855B0" w:rsidRPr="00C855B0" w:rsidRDefault="00C855B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Process Improvement.</w:t>
      </w:r>
    </w:p>
    <w:p w14:paraId="4281463A" w14:textId="77777777" w:rsidR="00C855B0" w:rsidRPr="00C855B0" w:rsidRDefault="00C855B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Capability Development.</w:t>
      </w:r>
    </w:p>
    <w:p w14:paraId="746FF7E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b/>
          <w:bCs/>
          <w:sz w:val="24"/>
          <w:szCs w:val="24"/>
        </w:rPr>
        <w:t>Đầu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ra</w:t>
      </w:r>
      <w:proofErr w:type="spellEnd"/>
      <w:r w:rsidRPr="00C855B0">
        <w:rPr>
          <w:rFonts w:ascii="Times New Roman" w:eastAsia="Times New Roman" w:hAnsi="Times New Roman" w:cs="Times New Roman"/>
          <w:b/>
          <w:bCs/>
          <w:sz w:val="24"/>
          <w:szCs w:val="24"/>
        </w:rPr>
        <w:t>:</w:t>
      </w:r>
    </w:p>
    <w:p w14:paraId="06877600"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Final Project Report.</w:t>
      </w:r>
    </w:p>
    <w:p w14:paraId="15C6A050" w14:textId="183B9EC8" w:rsidR="00C855B0" w:rsidRPr="00C855B0" w:rsidDel="005E1083" w:rsidRDefault="00000000" w:rsidP="00C855B0">
      <w:pPr>
        <w:spacing w:after="0" w:line="240" w:lineRule="auto"/>
        <w:rPr>
          <w:del w:id="266" w:author="Admin" w:date="2026-07-06T11:37:00Z" w16du:dateUtc="2026-07-06T04:37:00Z"/>
          <w:rFonts w:ascii="Times New Roman" w:eastAsia="Times New Roman" w:hAnsi="Times New Roman" w:cs="Times New Roman"/>
          <w:sz w:val="24"/>
          <w:szCs w:val="24"/>
        </w:rPr>
      </w:pPr>
      <w:del w:id="267" w:author="Admin" w:date="2026-07-06T11:37:00Z" w16du:dateUtc="2026-07-06T04:37:00Z">
        <w:r w:rsidDel="005E1083">
          <w:rPr>
            <w:rFonts w:ascii="Times New Roman" w:eastAsia="Times New Roman" w:hAnsi="Times New Roman" w:cs="Times New Roman"/>
            <w:sz w:val="24"/>
            <w:szCs w:val="24"/>
          </w:rPr>
          <w:pict w14:anchorId="0A5FAB91">
            <v:rect id="_x0000_i1204" style="width:0;height:1.5pt" o:hralign="center" o:hrstd="t" o:hr="t" fillcolor="#a0a0a0" stroked="f"/>
          </w:pict>
        </w:r>
      </w:del>
    </w:p>
    <w:p w14:paraId="0000ED64"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268" w:author="Admin" w:date="2026-07-06T11:37:00Z" w16du:dateUtc="2026-07-06T04:37:00Z">
          <w:pPr>
            <w:spacing w:before="100" w:beforeAutospacing="1" w:after="100" w:afterAutospacing="1" w:line="240" w:lineRule="auto"/>
            <w:outlineLvl w:val="1"/>
          </w:pPr>
        </w:pPrChange>
      </w:pPr>
      <w:r w:rsidRPr="00C855B0">
        <w:rPr>
          <w:rFonts w:ascii="Times New Roman" w:eastAsia="Times New Roman" w:hAnsi="Times New Roman" w:cs="Times New Roman"/>
          <w:b/>
          <w:bCs/>
          <w:sz w:val="36"/>
          <w:szCs w:val="36"/>
        </w:rPr>
        <w:t xml:space="preserve">Giai </w:t>
      </w:r>
      <w:proofErr w:type="spellStart"/>
      <w:r w:rsidRPr="00C855B0">
        <w:rPr>
          <w:rFonts w:ascii="Times New Roman" w:eastAsia="Times New Roman" w:hAnsi="Times New Roman" w:cs="Times New Roman"/>
          <w:b/>
          <w:bCs/>
          <w:sz w:val="36"/>
          <w:szCs w:val="36"/>
        </w:rPr>
        <w:t>đoạn</w:t>
      </w:r>
      <w:proofErr w:type="spellEnd"/>
      <w:r w:rsidRPr="00C855B0">
        <w:rPr>
          <w:rFonts w:ascii="Times New Roman" w:eastAsia="Times New Roman" w:hAnsi="Times New Roman" w:cs="Times New Roman"/>
          <w:b/>
          <w:bCs/>
          <w:sz w:val="36"/>
          <w:szCs w:val="36"/>
        </w:rPr>
        <w:t xml:space="preserve"> 8 – Knowledge &amp; Continuous Improvement</w:t>
      </w:r>
    </w:p>
    <w:p w14:paraId="3E9FBE0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đoạn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tạo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sự</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biệt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THUCHOCVN.</w:t>
      </w:r>
    </w:p>
    <w:p w14:paraId="11496B23"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Sau </w:t>
      </w:r>
      <w:proofErr w:type="spellStart"/>
      <w:r w:rsidRPr="00C855B0">
        <w:rPr>
          <w:rFonts w:ascii="Times New Roman" w:eastAsia="Times New Roman" w:hAnsi="Times New Roman" w:cs="Times New Roman"/>
          <w:sz w:val="24"/>
          <w:szCs w:val="24"/>
        </w:rPr>
        <w:t>mỗi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bài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học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sẽ</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được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chuẩn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hóa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thành</w:t>
      </w:r>
      <w:proofErr w:type="spellEnd"/>
      <w:r w:rsidRPr="00C855B0">
        <w:rPr>
          <w:rFonts w:ascii="Times New Roman" w:eastAsia="Times New Roman" w:hAnsi="Times New Roman" w:cs="Times New Roman"/>
          <w:sz w:val="24"/>
          <w:szCs w:val="24"/>
        </w:rPr>
        <w:t>:</w:t>
      </w:r>
    </w:p>
    <w:p w14:paraId="489FCA26" w14:textId="77777777" w:rsidR="00C855B0" w:rsidRPr="00C855B0" w:rsidRDefault="00C855B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Case Study.</w:t>
      </w:r>
    </w:p>
    <w:p w14:paraId="351AE2A1" w14:textId="77777777" w:rsidR="00C855B0" w:rsidRPr="00C855B0" w:rsidRDefault="00C855B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SOP.</w:t>
      </w:r>
    </w:p>
    <w:p w14:paraId="6375179F" w14:textId="77777777" w:rsidR="00C855B0" w:rsidRPr="00C855B0" w:rsidRDefault="00C855B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Template.</w:t>
      </w:r>
    </w:p>
    <w:p w14:paraId="1E182680" w14:textId="77777777" w:rsidR="00C855B0" w:rsidRPr="00C855B0" w:rsidRDefault="00C855B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Consultant Note.</w:t>
      </w:r>
    </w:p>
    <w:p w14:paraId="1F89BA05" w14:textId="77777777" w:rsidR="00C855B0" w:rsidRPr="00C855B0" w:rsidRDefault="00C855B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Best Practice.</w:t>
      </w:r>
    </w:p>
    <w:p w14:paraId="01B20A2B" w14:textId="77777777" w:rsidR="00C855B0" w:rsidRPr="00C855B0" w:rsidRDefault="00C855B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Feature Request </w:t>
      </w:r>
      <w:proofErr w:type="spellStart"/>
      <w:r w:rsidRPr="00C855B0">
        <w:rPr>
          <w:rFonts w:ascii="Times New Roman" w:eastAsia="Times New Roman" w:hAnsi="Times New Roman" w:cs="Times New Roman"/>
          <w:sz w:val="24"/>
          <w:szCs w:val="24"/>
        </w:rPr>
        <w:t>cho</w:t>
      </w:r>
      <w:proofErr w:type="spellEnd"/>
      <w:r w:rsidRPr="00C855B0">
        <w:rPr>
          <w:rFonts w:ascii="Times New Roman" w:eastAsia="Times New Roman" w:hAnsi="Times New Roman" w:cs="Times New Roman"/>
          <w:sz w:val="24"/>
          <w:szCs w:val="24"/>
        </w:rPr>
        <w:t xml:space="preserve"> Business Consulting OS.</w:t>
      </w:r>
    </w:p>
    <w:p w14:paraId="263CB783"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chế</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giúp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tổ</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chức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học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hỏi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liên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tục</w:t>
      </w:r>
      <w:proofErr w:type="spellEnd"/>
      <w:r w:rsidRPr="00C855B0">
        <w:rPr>
          <w:rFonts w:ascii="Times New Roman" w:eastAsia="Times New Roman" w:hAnsi="Times New Roman" w:cs="Times New Roman"/>
          <w:sz w:val="24"/>
          <w:szCs w:val="24"/>
        </w:rPr>
        <w:t>.</w:t>
      </w:r>
    </w:p>
    <w:p w14:paraId="0258F6A9" w14:textId="5ED70DA0" w:rsidR="00C855B0" w:rsidRPr="00C855B0" w:rsidDel="005E1083" w:rsidRDefault="00000000" w:rsidP="00C855B0">
      <w:pPr>
        <w:spacing w:after="0" w:line="240" w:lineRule="auto"/>
        <w:rPr>
          <w:del w:id="269" w:author="Admin" w:date="2026-07-06T11:37:00Z" w16du:dateUtc="2026-07-06T04:37:00Z"/>
          <w:rFonts w:ascii="Times New Roman" w:eastAsia="Times New Roman" w:hAnsi="Times New Roman" w:cs="Times New Roman"/>
          <w:sz w:val="24"/>
          <w:szCs w:val="24"/>
        </w:rPr>
      </w:pPr>
      <w:del w:id="270" w:author="Admin" w:date="2026-07-06T11:37:00Z" w16du:dateUtc="2026-07-06T04:37:00Z">
        <w:r w:rsidDel="005E1083">
          <w:rPr>
            <w:rFonts w:ascii="Times New Roman" w:eastAsia="Times New Roman" w:hAnsi="Times New Roman" w:cs="Times New Roman"/>
            <w:sz w:val="24"/>
            <w:szCs w:val="24"/>
          </w:rPr>
          <w:pict w14:anchorId="13459F96">
            <v:rect id="_x0000_i1205" style="width:0;height:1.5pt" o:hralign="center" o:hrstd="t" o:hr="t" fillcolor="#a0a0a0" stroked="f"/>
          </w:pict>
        </w:r>
      </w:del>
    </w:p>
    <w:p w14:paraId="29FB6240"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271" w:author="Admin" w:date="2026-07-06T11:37:00Z" w16du:dateUtc="2026-07-06T04:37: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1.5. Các </w:t>
      </w:r>
      <w:proofErr w:type="spellStart"/>
      <w:r w:rsidRPr="00C855B0">
        <w:rPr>
          <w:rFonts w:ascii="Times New Roman" w:eastAsia="Times New Roman" w:hAnsi="Times New Roman" w:cs="Times New Roman"/>
          <w:b/>
          <w:bCs/>
          <w:kern w:val="36"/>
          <w:sz w:val="48"/>
          <w:szCs w:val="48"/>
        </w:rPr>
        <w:t>công</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cụ</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trong</w:t>
      </w:r>
      <w:proofErr w:type="spellEnd"/>
      <w:r w:rsidRPr="00C855B0">
        <w:rPr>
          <w:rFonts w:ascii="Times New Roman" w:eastAsia="Times New Roman" w:hAnsi="Times New Roman" w:cs="Times New Roman"/>
          <w:b/>
          <w:bCs/>
          <w:kern w:val="36"/>
          <w:sz w:val="48"/>
          <w:szCs w:val="48"/>
        </w:rPr>
        <w:t xml:space="preserve"> TCF</w:t>
      </w:r>
    </w:p>
    <w:p w14:paraId="2BF4F537"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TCF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hoạt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lập</w:t>
      </w:r>
      <w:proofErr w:type="spellEnd"/>
      <w:r w:rsidRPr="00C855B0">
        <w:rPr>
          <w:rFonts w:ascii="Times New Roman" w:eastAsia="Times New Roman" w:hAnsi="Times New Roman" w:cs="Times New Roman"/>
          <w:sz w:val="24"/>
          <w:szCs w:val="24"/>
        </w:rPr>
        <w:t>.</w:t>
      </w:r>
    </w:p>
    <w:p w14:paraId="6F6FFFC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Mỗi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đoạn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sử</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dụng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nhóm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cụ</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riêng</w:t>
      </w:r>
      <w:proofErr w:type="spellEnd"/>
      <w:r w:rsidRPr="00C855B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853"/>
        <w:gridCol w:w="2689"/>
      </w:tblGrid>
      <w:tr w:rsidR="00C855B0" w:rsidRPr="00C855B0" w14:paraId="423C12E6" w14:textId="77777777">
        <w:trPr>
          <w:tblHeader/>
          <w:tblCellSpacing w:w="15" w:type="dxa"/>
        </w:trPr>
        <w:tc>
          <w:tcPr>
            <w:tcW w:w="0" w:type="auto"/>
            <w:vAlign w:val="center"/>
            <w:hideMark/>
          </w:tcPr>
          <w:p w14:paraId="36B4ED28" w14:textId="77777777" w:rsidR="00C855B0" w:rsidRPr="00C855B0" w:rsidRDefault="00C855B0" w:rsidP="00C855B0">
            <w:pPr>
              <w:spacing w:after="0" w:line="240" w:lineRule="auto"/>
              <w:jc w:val="center"/>
              <w:rPr>
                <w:rFonts w:ascii="Times New Roman" w:eastAsia="Times New Roman" w:hAnsi="Times New Roman" w:cs="Times New Roman"/>
                <w:b/>
                <w:bCs/>
                <w:sz w:val="24"/>
                <w:szCs w:val="24"/>
              </w:rPr>
            </w:pPr>
            <w:r w:rsidRPr="00C855B0">
              <w:rPr>
                <w:rFonts w:ascii="Times New Roman" w:eastAsia="Times New Roman" w:hAnsi="Times New Roman" w:cs="Times New Roman"/>
                <w:b/>
                <w:bCs/>
                <w:sz w:val="24"/>
                <w:szCs w:val="24"/>
              </w:rPr>
              <w:t xml:space="preserve">Giai </w:t>
            </w:r>
            <w:proofErr w:type="spellStart"/>
            <w:r w:rsidRPr="00C855B0">
              <w:rPr>
                <w:rFonts w:ascii="Times New Roman" w:eastAsia="Times New Roman" w:hAnsi="Times New Roman" w:cs="Times New Roman"/>
                <w:b/>
                <w:bCs/>
                <w:sz w:val="24"/>
                <w:szCs w:val="24"/>
              </w:rPr>
              <w:t>đoạn</w:t>
            </w:r>
            <w:proofErr w:type="spellEnd"/>
          </w:p>
        </w:tc>
        <w:tc>
          <w:tcPr>
            <w:tcW w:w="0" w:type="auto"/>
            <w:vAlign w:val="center"/>
            <w:hideMark/>
          </w:tcPr>
          <w:p w14:paraId="55FAEC46" w14:textId="77777777" w:rsidR="00C855B0" w:rsidRPr="00C855B0" w:rsidRDefault="00C855B0" w:rsidP="00C855B0">
            <w:pPr>
              <w:spacing w:after="0" w:line="240" w:lineRule="auto"/>
              <w:jc w:val="center"/>
              <w:rPr>
                <w:rFonts w:ascii="Times New Roman" w:eastAsia="Times New Roman" w:hAnsi="Times New Roman" w:cs="Times New Roman"/>
                <w:b/>
                <w:bCs/>
                <w:sz w:val="24"/>
                <w:szCs w:val="24"/>
              </w:rPr>
            </w:pPr>
            <w:r w:rsidRPr="00C855B0">
              <w:rPr>
                <w:rFonts w:ascii="Times New Roman" w:eastAsia="Times New Roman" w:hAnsi="Times New Roman" w:cs="Times New Roman"/>
                <w:b/>
                <w:bCs/>
                <w:sz w:val="24"/>
                <w:szCs w:val="24"/>
              </w:rPr>
              <w:t xml:space="preserve">Công </w:t>
            </w:r>
            <w:proofErr w:type="spellStart"/>
            <w:r w:rsidRPr="00C855B0">
              <w:rPr>
                <w:rFonts w:ascii="Times New Roman" w:eastAsia="Times New Roman" w:hAnsi="Times New Roman" w:cs="Times New Roman"/>
                <w:b/>
                <w:bCs/>
                <w:sz w:val="24"/>
                <w:szCs w:val="24"/>
              </w:rPr>
              <w:t>cụ</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chính</w:t>
            </w:r>
            <w:proofErr w:type="spellEnd"/>
          </w:p>
        </w:tc>
        <w:tc>
          <w:tcPr>
            <w:tcW w:w="0" w:type="auto"/>
            <w:vAlign w:val="center"/>
            <w:hideMark/>
          </w:tcPr>
          <w:p w14:paraId="164723FB" w14:textId="77777777" w:rsidR="00C855B0" w:rsidRPr="00C855B0" w:rsidRDefault="00C855B0" w:rsidP="00C855B0">
            <w:pPr>
              <w:spacing w:after="0" w:line="240" w:lineRule="auto"/>
              <w:jc w:val="center"/>
              <w:rPr>
                <w:rFonts w:ascii="Times New Roman" w:eastAsia="Times New Roman" w:hAnsi="Times New Roman" w:cs="Times New Roman"/>
                <w:b/>
                <w:bCs/>
                <w:sz w:val="24"/>
                <w:szCs w:val="24"/>
              </w:rPr>
            </w:pPr>
            <w:proofErr w:type="spellStart"/>
            <w:r w:rsidRPr="00C855B0">
              <w:rPr>
                <w:rFonts w:ascii="Times New Roman" w:eastAsia="Times New Roman" w:hAnsi="Times New Roman" w:cs="Times New Roman"/>
                <w:b/>
                <w:bCs/>
                <w:sz w:val="24"/>
                <w:szCs w:val="24"/>
              </w:rPr>
              <w:t>Đầu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ra</w:t>
            </w:r>
            <w:proofErr w:type="spellEnd"/>
          </w:p>
        </w:tc>
      </w:tr>
      <w:tr w:rsidR="00C855B0" w:rsidRPr="00C855B0" w14:paraId="5E49C005" w14:textId="77777777">
        <w:trPr>
          <w:tblCellSpacing w:w="15" w:type="dxa"/>
        </w:trPr>
        <w:tc>
          <w:tcPr>
            <w:tcW w:w="0" w:type="auto"/>
            <w:vAlign w:val="center"/>
            <w:hideMark/>
          </w:tcPr>
          <w:p w14:paraId="15ADDCAC"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Opportunity</w:t>
            </w:r>
          </w:p>
        </w:tc>
        <w:tc>
          <w:tcPr>
            <w:tcW w:w="0" w:type="auto"/>
            <w:vAlign w:val="center"/>
            <w:hideMark/>
          </w:tcPr>
          <w:p w14:paraId="49F7612A"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Brief</w:t>
            </w:r>
          </w:p>
        </w:tc>
        <w:tc>
          <w:tcPr>
            <w:tcW w:w="0" w:type="auto"/>
            <w:vAlign w:val="center"/>
            <w:hideMark/>
          </w:tcPr>
          <w:p w14:paraId="32576851"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Context</w:t>
            </w:r>
          </w:p>
        </w:tc>
      </w:tr>
      <w:tr w:rsidR="00C855B0" w:rsidRPr="00C855B0" w14:paraId="2371D363" w14:textId="77777777">
        <w:trPr>
          <w:tblCellSpacing w:w="15" w:type="dxa"/>
        </w:trPr>
        <w:tc>
          <w:tcPr>
            <w:tcW w:w="0" w:type="auto"/>
            <w:vAlign w:val="center"/>
            <w:hideMark/>
          </w:tcPr>
          <w:p w14:paraId="4E585C6D"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Discovery</w:t>
            </w:r>
          </w:p>
        </w:tc>
        <w:tc>
          <w:tcPr>
            <w:tcW w:w="0" w:type="auto"/>
            <w:vAlign w:val="center"/>
            <w:hideMark/>
          </w:tcPr>
          <w:p w14:paraId="2EDEAEEB"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TPS Canvas, Consultant Workbook</w:t>
            </w:r>
          </w:p>
        </w:tc>
        <w:tc>
          <w:tcPr>
            <w:tcW w:w="0" w:type="auto"/>
            <w:vAlign w:val="center"/>
            <w:hideMark/>
          </w:tcPr>
          <w:p w14:paraId="2FE947BC"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Discovery Report</w:t>
            </w:r>
          </w:p>
        </w:tc>
      </w:tr>
      <w:tr w:rsidR="00C855B0" w:rsidRPr="00C855B0" w14:paraId="201E5E58" w14:textId="77777777">
        <w:trPr>
          <w:tblCellSpacing w:w="15" w:type="dxa"/>
        </w:trPr>
        <w:tc>
          <w:tcPr>
            <w:tcW w:w="0" w:type="auto"/>
            <w:vAlign w:val="center"/>
            <w:hideMark/>
          </w:tcPr>
          <w:p w14:paraId="60C73981"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Diagnosis</w:t>
            </w:r>
          </w:p>
        </w:tc>
        <w:tc>
          <w:tcPr>
            <w:tcW w:w="0" w:type="auto"/>
            <w:vAlign w:val="center"/>
            <w:hideMark/>
          </w:tcPr>
          <w:p w14:paraId="55F60113"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Diagnosis Matrix, Gap Analysis</w:t>
            </w:r>
          </w:p>
        </w:tc>
        <w:tc>
          <w:tcPr>
            <w:tcW w:w="0" w:type="auto"/>
            <w:vAlign w:val="center"/>
            <w:hideMark/>
          </w:tcPr>
          <w:p w14:paraId="59940F5E"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Diagnosis Report</w:t>
            </w:r>
          </w:p>
        </w:tc>
      </w:tr>
      <w:tr w:rsidR="00C855B0" w:rsidRPr="00C855B0" w14:paraId="0E22C160" w14:textId="77777777">
        <w:trPr>
          <w:tblCellSpacing w:w="15" w:type="dxa"/>
        </w:trPr>
        <w:tc>
          <w:tcPr>
            <w:tcW w:w="0" w:type="auto"/>
            <w:vAlign w:val="center"/>
            <w:hideMark/>
          </w:tcPr>
          <w:p w14:paraId="48161D9A"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Solution Design</w:t>
            </w:r>
          </w:p>
        </w:tc>
        <w:tc>
          <w:tcPr>
            <w:tcW w:w="0" w:type="auto"/>
            <w:vAlign w:val="center"/>
            <w:hideMark/>
          </w:tcPr>
          <w:p w14:paraId="137A694D"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Solution Blueprint</w:t>
            </w:r>
          </w:p>
        </w:tc>
        <w:tc>
          <w:tcPr>
            <w:tcW w:w="0" w:type="auto"/>
            <w:vAlign w:val="center"/>
            <w:hideMark/>
          </w:tcPr>
          <w:p w14:paraId="5A2665F8"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Proposal</w:t>
            </w:r>
          </w:p>
        </w:tc>
      </w:tr>
      <w:tr w:rsidR="00C855B0" w:rsidRPr="00C855B0" w14:paraId="6B21D612" w14:textId="77777777">
        <w:trPr>
          <w:tblCellSpacing w:w="15" w:type="dxa"/>
        </w:trPr>
        <w:tc>
          <w:tcPr>
            <w:tcW w:w="0" w:type="auto"/>
            <w:vAlign w:val="center"/>
            <w:hideMark/>
          </w:tcPr>
          <w:p w14:paraId="66613107"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Transformation</w:t>
            </w:r>
          </w:p>
        </w:tc>
        <w:tc>
          <w:tcPr>
            <w:tcW w:w="0" w:type="auto"/>
            <w:vAlign w:val="center"/>
            <w:hideMark/>
          </w:tcPr>
          <w:p w14:paraId="39A2B961"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30–90–365 Roadmap</w:t>
            </w:r>
          </w:p>
        </w:tc>
        <w:tc>
          <w:tcPr>
            <w:tcW w:w="0" w:type="auto"/>
            <w:vAlign w:val="center"/>
            <w:hideMark/>
          </w:tcPr>
          <w:p w14:paraId="32AE7DEE"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Statement of Work</w:t>
            </w:r>
          </w:p>
        </w:tc>
      </w:tr>
      <w:tr w:rsidR="00C855B0" w:rsidRPr="00C855B0" w14:paraId="3EDC392C" w14:textId="77777777">
        <w:trPr>
          <w:tblCellSpacing w:w="15" w:type="dxa"/>
        </w:trPr>
        <w:tc>
          <w:tcPr>
            <w:tcW w:w="0" w:type="auto"/>
            <w:vAlign w:val="center"/>
            <w:hideMark/>
          </w:tcPr>
          <w:p w14:paraId="0C1E5CBD"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Implementation</w:t>
            </w:r>
          </w:p>
        </w:tc>
        <w:tc>
          <w:tcPr>
            <w:tcW w:w="0" w:type="auto"/>
            <w:vAlign w:val="center"/>
            <w:hideMark/>
          </w:tcPr>
          <w:p w14:paraId="03D87D3B"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Weekly Progress Report</w:t>
            </w:r>
          </w:p>
        </w:tc>
        <w:tc>
          <w:tcPr>
            <w:tcW w:w="0" w:type="auto"/>
            <w:vAlign w:val="center"/>
            <w:hideMark/>
          </w:tcPr>
          <w:p w14:paraId="2348E740"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Progress Dashboard</w:t>
            </w:r>
          </w:p>
        </w:tc>
      </w:tr>
      <w:tr w:rsidR="00C855B0" w:rsidRPr="00C855B0" w14:paraId="40E0B486" w14:textId="77777777">
        <w:trPr>
          <w:tblCellSpacing w:w="15" w:type="dxa"/>
        </w:trPr>
        <w:tc>
          <w:tcPr>
            <w:tcW w:w="0" w:type="auto"/>
            <w:vAlign w:val="center"/>
            <w:hideMark/>
          </w:tcPr>
          <w:p w14:paraId="218A2C4C"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Measurement</w:t>
            </w:r>
          </w:p>
        </w:tc>
        <w:tc>
          <w:tcPr>
            <w:tcW w:w="0" w:type="auto"/>
            <w:vAlign w:val="center"/>
            <w:hideMark/>
          </w:tcPr>
          <w:p w14:paraId="4CD214E2"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KPI Review, Final Assessment</w:t>
            </w:r>
          </w:p>
        </w:tc>
        <w:tc>
          <w:tcPr>
            <w:tcW w:w="0" w:type="auto"/>
            <w:vAlign w:val="center"/>
            <w:hideMark/>
          </w:tcPr>
          <w:p w14:paraId="32780190"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Final Project Report</w:t>
            </w:r>
          </w:p>
        </w:tc>
      </w:tr>
      <w:tr w:rsidR="00C855B0" w:rsidRPr="00C855B0" w14:paraId="5838C940" w14:textId="77777777">
        <w:trPr>
          <w:tblCellSpacing w:w="15" w:type="dxa"/>
        </w:trPr>
        <w:tc>
          <w:tcPr>
            <w:tcW w:w="0" w:type="auto"/>
            <w:vAlign w:val="center"/>
            <w:hideMark/>
          </w:tcPr>
          <w:p w14:paraId="077A4FE6"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Knowledge</w:t>
            </w:r>
          </w:p>
        </w:tc>
        <w:tc>
          <w:tcPr>
            <w:tcW w:w="0" w:type="auto"/>
            <w:vAlign w:val="center"/>
            <w:hideMark/>
          </w:tcPr>
          <w:p w14:paraId="7A57EE83"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Case Study Template, Lessons Learned</w:t>
            </w:r>
          </w:p>
        </w:tc>
        <w:tc>
          <w:tcPr>
            <w:tcW w:w="0" w:type="auto"/>
            <w:vAlign w:val="center"/>
            <w:hideMark/>
          </w:tcPr>
          <w:p w14:paraId="1A660E21" w14:textId="77777777" w:rsidR="00C855B0" w:rsidRPr="00C855B0" w:rsidRDefault="00C855B0" w:rsidP="00C855B0">
            <w:pPr>
              <w:spacing w:after="0"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Knowledge Base</w:t>
            </w:r>
          </w:p>
        </w:tc>
      </w:tr>
    </w:tbl>
    <w:p w14:paraId="158D7E1C" w14:textId="0B98DEB9" w:rsidR="00C855B0" w:rsidRPr="00C855B0" w:rsidDel="005E1083" w:rsidRDefault="00000000" w:rsidP="00C855B0">
      <w:pPr>
        <w:spacing w:after="0" w:line="240" w:lineRule="auto"/>
        <w:rPr>
          <w:del w:id="272" w:author="Admin" w:date="2026-07-06T11:37:00Z" w16du:dateUtc="2026-07-06T04:37:00Z"/>
          <w:rFonts w:ascii="Times New Roman" w:eastAsia="Times New Roman" w:hAnsi="Times New Roman" w:cs="Times New Roman"/>
          <w:sz w:val="24"/>
          <w:szCs w:val="24"/>
        </w:rPr>
      </w:pPr>
      <w:del w:id="273" w:author="Admin" w:date="2026-07-06T11:37:00Z" w16du:dateUtc="2026-07-06T04:37:00Z">
        <w:r w:rsidDel="005E1083">
          <w:rPr>
            <w:rFonts w:ascii="Times New Roman" w:eastAsia="Times New Roman" w:hAnsi="Times New Roman" w:cs="Times New Roman"/>
            <w:sz w:val="24"/>
            <w:szCs w:val="24"/>
          </w:rPr>
          <w:pict w14:anchorId="71080306">
            <v:rect id="_x0000_i1206" style="width:0;height:1.5pt" o:hralign="center" o:hrstd="t" o:hr="t" fillcolor="#a0a0a0" stroked="f"/>
          </w:pict>
        </w:r>
      </w:del>
    </w:p>
    <w:p w14:paraId="702BB430"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274" w:author="Admin" w:date="2026-07-06T11:37:00Z" w16du:dateUtc="2026-07-06T04:37: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1.6. Vai </w:t>
      </w:r>
      <w:proofErr w:type="spellStart"/>
      <w:r w:rsidRPr="00C855B0">
        <w:rPr>
          <w:rFonts w:ascii="Times New Roman" w:eastAsia="Times New Roman" w:hAnsi="Times New Roman" w:cs="Times New Roman"/>
          <w:b/>
          <w:bCs/>
          <w:kern w:val="36"/>
          <w:sz w:val="48"/>
          <w:szCs w:val="48"/>
        </w:rPr>
        <w:t>trò</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của</w:t>
      </w:r>
      <w:proofErr w:type="spellEnd"/>
      <w:r w:rsidRPr="00C855B0">
        <w:rPr>
          <w:rFonts w:ascii="Times New Roman" w:eastAsia="Times New Roman" w:hAnsi="Times New Roman" w:cs="Times New Roman"/>
          <w:b/>
          <w:bCs/>
          <w:kern w:val="36"/>
          <w:sz w:val="48"/>
          <w:szCs w:val="48"/>
        </w:rPr>
        <w:t xml:space="preserve"> Business Consulting OS</w:t>
      </w:r>
    </w:p>
    <w:p w14:paraId="57AC823B"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lastRenderedPageBreak/>
        <w:t xml:space="preserve">Business Consulting OS </w:t>
      </w:r>
      <w:proofErr w:type="spellStart"/>
      <w:r w:rsidRPr="00C855B0">
        <w:rPr>
          <w:rFonts w:ascii="Times New Roman" w:eastAsia="Times New Roman" w:hAnsi="Times New Roman" w:cs="Times New Roman"/>
          <w:b/>
          <w:bCs/>
          <w:sz w:val="24"/>
          <w:szCs w:val="24"/>
        </w:rPr>
        <w:t>không</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thay</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thế</w:t>
      </w:r>
      <w:proofErr w:type="spellEnd"/>
      <w:r w:rsidRPr="00C855B0">
        <w:rPr>
          <w:rFonts w:ascii="Times New Roman" w:eastAsia="Times New Roman" w:hAnsi="Times New Roman" w:cs="Times New Roman"/>
          <w:b/>
          <w:bCs/>
          <w:sz w:val="24"/>
          <w:szCs w:val="24"/>
        </w:rPr>
        <w:t xml:space="preserve"> Consultant</w:t>
      </w:r>
      <w:r w:rsidRPr="00C855B0">
        <w:rPr>
          <w:rFonts w:ascii="Times New Roman" w:eastAsia="Times New Roman" w:hAnsi="Times New Roman" w:cs="Times New Roman"/>
          <w:sz w:val="24"/>
          <w:szCs w:val="24"/>
        </w:rPr>
        <w:t>.</w:t>
      </w:r>
    </w:p>
    <w:p w14:paraId="100D07C0"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hệ</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thống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hỗ</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triển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khai</w:t>
      </w:r>
      <w:proofErr w:type="spellEnd"/>
      <w:r w:rsidRPr="00C855B0">
        <w:rPr>
          <w:rFonts w:ascii="Times New Roman" w:eastAsia="Times New Roman" w:hAnsi="Times New Roman" w:cs="Times New Roman"/>
          <w:sz w:val="24"/>
          <w:szCs w:val="24"/>
        </w:rPr>
        <w:t xml:space="preserve"> TCF.</w:t>
      </w:r>
    </w:p>
    <w:p w14:paraId="5EEEFCF5"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Mỗi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hệ</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thống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sẽ</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tương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ứng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với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đoạn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trong</w:t>
      </w:r>
      <w:proofErr w:type="spellEnd"/>
      <w:r w:rsidRPr="00C855B0">
        <w:rPr>
          <w:rFonts w:ascii="Times New Roman" w:eastAsia="Times New Roman" w:hAnsi="Times New Roman" w:cs="Times New Roman"/>
          <w:sz w:val="24"/>
          <w:szCs w:val="24"/>
        </w:rPr>
        <w:t xml:space="preserve"> Framework.</w:t>
      </w:r>
    </w:p>
    <w:p w14:paraId="116B234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Ví</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dụ</w:t>
      </w:r>
      <w:proofErr w:type="spellEnd"/>
      <w:r w:rsidRPr="00C855B0">
        <w:rPr>
          <w:rFonts w:ascii="Times New Roman" w:eastAsia="Times New Roman" w:hAnsi="Times New Roman" w:cs="Times New Roman"/>
          <w:sz w:val="24"/>
          <w:szCs w:val="24"/>
        </w:rPr>
        <w:t>:</w:t>
      </w:r>
    </w:p>
    <w:p w14:paraId="56359104"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75"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Project</w:t>
      </w:r>
    </w:p>
    <w:p w14:paraId="60093D10"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76"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D787D41"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77"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726A1CC6"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78"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BDEC2ED"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79"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Business Opportunity</w:t>
      </w:r>
    </w:p>
    <w:p w14:paraId="5BE8E69F"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0"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0E44A97"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1"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210E3AC1"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2"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9F0C4EC"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3"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Discovery Workspace</w:t>
      </w:r>
    </w:p>
    <w:p w14:paraId="64BF5E29"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4"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C8C2F3A"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5"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48FC7FDD"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6"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9C2192E"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7"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Diagnosis Workspace</w:t>
      </w:r>
    </w:p>
    <w:p w14:paraId="464CAFA9"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8"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6FBB7D8"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89"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01C89DF5"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0"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860743C"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1"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Roadmap</w:t>
      </w:r>
    </w:p>
    <w:p w14:paraId="7757C610"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2"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D564158"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3"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7115D376"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4"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D5E57DE"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5"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Implementation</w:t>
      </w:r>
    </w:p>
    <w:p w14:paraId="575DBF2E"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6"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27C3854"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7"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3289C895"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8"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AE0BC57"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99"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Measurement</w:t>
      </w:r>
    </w:p>
    <w:p w14:paraId="4AA648FF"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300"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84B2DFC"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301"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2730041A"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302"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81A0DF8"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303" w:author="Admin" w:date="2026-07-06T11:37:00Z" w16du:dateUtc="2026-07-06T04:37: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Knowledge Base</w:t>
      </w:r>
    </w:p>
    <w:p w14:paraId="1A96C99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Điều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này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đảm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bảo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phần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mềm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luôn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bám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sát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phương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luận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thay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vì</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tạo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riêng</w:t>
      </w:r>
      <w:proofErr w:type="spellEnd"/>
      <w:r w:rsidRPr="00C855B0">
        <w:rPr>
          <w:rFonts w:ascii="Times New Roman" w:eastAsia="Times New Roman" w:hAnsi="Times New Roman" w:cs="Times New Roman"/>
          <w:sz w:val="24"/>
          <w:szCs w:val="24"/>
        </w:rPr>
        <w:t>.</w:t>
      </w:r>
    </w:p>
    <w:p w14:paraId="25C0B8A4" w14:textId="154291AA" w:rsidR="00C855B0" w:rsidRPr="00C855B0" w:rsidDel="005E1083" w:rsidRDefault="00000000" w:rsidP="00C855B0">
      <w:pPr>
        <w:spacing w:after="0" w:line="240" w:lineRule="auto"/>
        <w:rPr>
          <w:del w:id="304" w:author="Admin" w:date="2026-07-06T11:37:00Z" w16du:dateUtc="2026-07-06T04:37:00Z"/>
          <w:rFonts w:ascii="Times New Roman" w:eastAsia="Times New Roman" w:hAnsi="Times New Roman" w:cs="Times New Roman"/>
          <w:sz w:val="24"/>
          <w:szCs w:val="24"/>
        </w:rPr>
      </w:pPr>
      <w:del w:id="305" w:author="Admin" w:date="2026-07-06T11:37:00Z" w16du:dateUtc="2026-07-06T04:37:00Z">
        <w:r w:rsidDel="005E1083">
          <w:rPr>
            <w:rFonts w:ascii="Times New Roman" w:eastAsia="Times New Roman" w:hAnsi="Times New Roman" w:cs="Times New Roman"/>
            <w:sz w:val="24"/>
            <w:szCs w:val="24"/>
          </w:rPr>
          <w:pict w14:anchorId="5B68EC99">
            <v:rect id="_x0000_i1207" style="width:0;height:1.5pt" o:hralign="center" o:hrstd="t" o:hr="t" fillcolor="#a0a0a0" stroked="f"/>
          </w:pict>
        </w:r>
      </w:del>
    </w:p>
    <w:p w14:paraId="6D783F0C"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306" w:author="Admin" w:date="2026-07-06T11:37:00Z" w16du:dateUtc="2026-07-06T04:37: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1.7. G</w:t>
      </w:r>
      <w:proofErr w:type="spellStart"/>
      <w:r w:rsidRPr="00C855B0">
        <w:rPr>
          <w:rFonts w:ascii="Times New Roman" w:eastAsia="Times New Roman" w:hAnsi="Times New Roman" w:cs="Times New Roman"/>
          <w:b/>
          <w:bCs/>
          <w:kern w:val="36"/>
          <w:sz w:val="48"/>
          <w:szCs w:val="48"/>
        </w:rPr>
        <w:t>iá</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trị</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cốt</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lõi</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của</w:t>
      </w:r>
      <w:proofErr w:type="spellEnd"/>
      <w:r w:rsidRPr="00C855B0">
        <w:rPr>
          <w:rFonts w:ascii="Times New Roman" w:eastAsia="Times New Roman" w:hAnsi="Times New Roman" w:cs="Times New Roman"/>
          <w:b/>
          <w:bCs/>
          <w:kern w:val="36"/>
          <w:sz w:val="48"/>
          <w:szCs w:val="48"/>
        </w:rPr>
        <w:t xml:space="preserve"> TCF</w:t>
      </w:r>
    </w:p>
    <w:p w14:paraId="3917968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TCF </w:t>
      </w:r>
      <w:proofErr w:type="spellStart"/>
      <w:r w:rsidRPr="00C855B0">
        <w:rPr>
          <w:rFonts w:ascii="Times New Roman" w:eastAsia="Times New Roman" w:hAnsi="Times New Roman" w:cs="Times New Roman"/>
          <w:sz w:val="24"/>
          <w:szCs w:val="24"/>
        </w:rPr>
        <w:t>giúp</w:t>
      </w:r>
      <w:proofErr w:type="spellEnd"/>
      <w:r w:rsidRPr="00C855B0">
        <w:rPr>
          <w:rFonts w:ascii="Times New Roman" w:eastAsia="Times New Roman" w:hAnsi="Times New Roman" w:cs="Times New Roman"/>
          <w:sz w:val="24"/>
          <w:szCs w:val="24"/>
        </w:rPr>
        <w:t xml:space="preserve"> THUCHOCVN </w:t>
      </w:r>
      <w:proofErr w:type="spellStart"/>
      <w:r w:rsidRPr="00C855B0">
        <w:rPr>
          <w:rFonts w:ascii="Times New Roman" w:eastAsia="Times New Roman" w:hAnsi="Times New Roman" w:cs="Times New Roman"/>
          <w:sz w:val="24"/>
          <w:szCs w:val="24"/>
        </w:rPr>
        <w:t>tạo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sự</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biệt</w:t>
      </w:r>
      <w:proofErr w:type="spellEnd"/>
      <w:r w:rsidRPr="00C855B0">
        <w:rPr>
          <w:rFonts w:ascii="Times New Roman" w:eastAsia="Times New Roman" w:hAnsi="Times New Roman" w:cs="Times New Roman"/>
          <w:sz w:val="24"/>
          <w:szCs w:val="24"/>
        </w:rPr>
        <w:t xml:space="preserve"> ở </w:t>
      </w:r>
      <w:proofErr w:type="spellStart"/>
      <w:r w:rsidRPr="00C855B0">
        <w:rPr>
          <w:rFonts w:ascii="Times New Roman" w:eastAsia="Times New Roman" w:hAnsi="Times New Roman" w:cs="Times New Roman"/>
          <w:sz w:val="24"/>
          <w:szCs w:val="24"/>
        </w:rPr>
        <w:t>bốn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điểm</w:t>
      </w:r>
      <w:proofErr w:type="spellEnd"/>
      <w:r w:rsidRPr="00C855B0">
        <w:rPr>
          <w:rFonts w:ascii="Times New Roman" w:eastAsia="Times New Roman" w:hAnsi="Times New Roman" w:cs="Times New Roman"/>
          <w:sz w:val="24"/>
          <w:szCs w:val="24"/>
        </w:rPr>
        <w:t>:</w:t>
      </w:r>
    </w:p>
    <w:p w14:paraId="58F6E441" w14:textId="77777777" w:rsidR="00C855B0" w:rsidRPr="00C855B0" w:rsidRDefault="00C855B0">
      <w:pPr>
        <w:numPr>
          <w:ilvl w:val="0"/>
          <w:numId w:val="101"/>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trước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hiểu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w:t>
      </w:r>
    </w:p>
    <w:p w14:paraId="129F6D54" w14:textId="77777777" w:rsidR="00C855B0" w:rsidRPr="00C855B0" w:rsidRDefault="00C855B0">
      <w:pPr>
        <w:numPr>
          <w:ilvl w:val="0"/>
          <w:numId w:val="101"/>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Mỗi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tạo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ra</w:t>
      </w:r>
      <w:proofErr w:type="spellEnd"/>
      <w:r w:rsidRPr="00C855B0">
        <w:rPr>
          <w:rFonts w:ascii="Times New Roman" w:eastAsia="Times New Roman" w:hAnsi="Times New Roman" w:cs="Times New Roman"/>
          <w:sz w:val="24"/>
          <w:szCs w:val="24"/>
        </w:rPr>
        <w:t xml:space="preserve"> tri </w:t>
      </w:r>
      <w:proofErr w:type="spellStart"/>
      <w:r w:rsidRPr="00C855B0">
        <w:rPr>
          <w:rFonts w:ascii="Times New Roman" w:eastAsia="Times New Roman" w:hAnsi="Times New Roman" w:cs="Times New Roman"/>
          <w:sz w:val="24"/>
          <w:szCs w:val="24"/>
        </w:rPr>
        <w:t>thức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mới</w:t>
      </w:r>
      <w:proofErr w:type="spellEnd"/>
      <w:r w:rsidRPr="00C855B0">
        <w:rPr>
          <w:rFonts w:ascii="Times New Roman" w:eastAsia="Times New Roman" w:hAnsi="Times New Roman" w:cs="Times New Roman"/>
          <w:sz w:val="24"/>
          <w:szCs w:val="24"/>
        </w:rPr>
        <w:t>.</w:t>
      </w:r>
    </w:p>
    <w:p w14:paraId="0931EF95" w14:textId="77777777" w:rsidR="00C855B0" w:rsidRPr="00C855B0" w:rsidRDefault="00C855B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Phương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được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chuẩn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hóa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thể</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rộng</w:t>
      </w:r>
      <w:proofErr w:type="spellEnd"/>
      <w:r w:rsidRPr="00C855B0">
        <w:rPr>
          <w:rFonts w:ascii="Times New Roman" w:eastAsia="Times New Roman" w:hAnsi="Times New Roman" w:cs="Times New Roman"/>
          <w:sz w:val="24"/>
          <w:szCs w:val="24"/>
        </w:rPr>
        <w:t>.</w:t>
      </w:r>
    </w:p>
    <w:p w14:paraId="5BC0E638" w14:textId="77777777" w:rsidR="00C855B0" w:rsidRPr="00C855B0" w:rsidRDefault="00C855B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Công </w:t>
      </w:r>
      <w:proofErr w:type="spellStart"/>
      <w:r w:rsidRPr="00C855B0">
        <w:rPr>
          <w:rFonts w:ascii="Times New Roman" w:eastAsia="Times New Roman" w:hAnsi="Times New Roman" w:cs="Times New Roman"/>
          <w:sz w:val="24"/>
          <w:szCs w:val="24"/>
        </w:rPr>
        <w:t>nghệ</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triển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phương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ngược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lại</w:t>
      </w:r>
      <w:proofErr w:type="spellEnd"/>
      <w:r w:rsidRPr="00C855B0">
        <w:rPr>
          <w:rFonts w:ascii="Times New Roman" w:eastAsia="Times New Roman" w:hAnsi="Times New Roman" w:cs="Times New Roman"/>
          <w:sz w:val="24"/>
          <w:szCs w:val="24"/>
        </w:rPr>
        <w:t>.</w:t>
      </w:r>
    </w:p>
    <w:p w14:paraId="124CC9F0"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nền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tảng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để</w:t>
      </w:r>
      <w:proofErr w:type="spellEnd"/>
      <w:r w:rsidRPr="00C855B0">
        <w:rPr>
          <w:rFonts w:ascii="Times New Roman" w:eastAsia="Times New Roman" w:hAnsi="Times New Roman" w:cs="Times New Roman"/>
          <w:sz w:val="24"/>
          <w:szCs w:val="24"/>
        </w:rPr>
        <w:t xml:space="preserve"> THUCHOCVN </w:t>
      </w:r>
      <w:proofErr w:type="spellStart"/>
      <w:r w:rsidRPr="00C855B0">
        <w:rPr>
          <w:rFonts w:ascii="Times New Roman" w:eastAsia="Times New Roman" w:hAnsi="Times New Roman" w:cs="Times New Roman"/>
          <w:sz w:val="24"/>
          <w:szCs w:val="24"/>
        </w:rPr>
        <w:t>xây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năng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lực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tư</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triển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hệ</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sinh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thái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trong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dài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hạn</w:t>
      </w:r>
      <w:proofErr w:type="spellEnd"/>
      <w:r w:rsidRPr="00C855B0">
        <w:rPr>
          <w:rFonts w:ascii="Times New Roman" w:eastAsia="Times New Roman" w:hAnsi="Times New Roman" w:cs="Times New Roman"/>
          <w:sz w:val="24"/>
          <w:szCs w:val="24"/>
        </w:rPr>
        <w:t>.</w:t>
      </w:r>
    </w:p>
    <w:p w14:paraId="26EBBCA1" w14:textId="07B2B3AB" w:rsidR="00C855B0" w:rsidRPr="00C855B0" w:rsidDel="005E1083" w:rsidRDefault="00000000" w:rsidP="00C855B0">
      <w:pPr>
        <w:spacing w:after="0" w:line="240" w:lineRule="auto"/>
        <w:rPr>
          <w:del w:id="307" w:author="Admin" w:date="2026-07-06T11:37:00Z" w16du:dateUtc="2026-07-06T04:37:00Z"/>
          <w:rFonts w:ascii="Times New Roman" w:eastAsia="Times New Roman" w:hAnsi="Times New Roman" w:cs="Times New Roman"/>
          <w:sz w:val="24"/>
          <w:szCs w:val="24"/>
        </w:rPr>
      </w:pPr>
      <w:del w:id="308" w:author="Admin" w:date="2026-07-06T11:37:00Z" w16du:dateUtc="2026-07-06T04:37:00Z">
        <w:r w:rsidDel="005E1083">
          <w:rPr>
            <w:rFonts w:ascii="Times New Roman" w:eastAsia="Times New Roman" w:hAnsi="Times New Roman" w:cs="Times New Roman"/>
            <w:sz w:val="24"/>
            <w:szCs w:val="24"/>
          </w:rPr>
          <w:lastRenderedPageBreak/>
          <w:pict w14:anchorId="63498751">
            <v:rect id="_x0000_i1208" style="width:0;height:1.5pt" o:hralign="center" o:hrstd="t" o:hr="t" fillcolor="#a0a0a0" stroked="f"/>
          </w:pict>
        </w:r>
      </w:del>
    </w:p>
    <w:p w14:paraId="3CB0280F"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309" w:author="Admin" w:date="2026-07-06T11:37:00Z" w16du:dateUtc="2026-07-06T04:37:00Z">
          <w:pPr>
            <w:spacing w:before="100" w:beforeAutospacing="1" w:after="100" w:afterAutospacing="1" w:line="240" w:lineRule="auto"/>
            <w:outlineLvl w:val="0"/>
          </w:pPr>
        </w:pPrChange>
      </w:pPr>
      <w:proofErr w:type="spellStart"/>
      <w:r w:rsidRPr="00C855B0">
        <w:rPr>
          <w:rFonts w:ascii="Times New Roman" w:eastAsia="Times New Roman" w:hAnsi="Times New Roman" w:cs="Times New Roman"/>
          <w:b/>
          <w:bCs/>
          <w:kern w:val="36"/>
          <w:sz w:val="48"/>
          <w:szCs w:val="48"/>
        </w:rPr>
        <w:t>Tóm</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tắt</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chương</w:t>
      </w:r>
      <w:proofErr w:type="spellEnd"/>
    </w:p>
    <w:p w14:paraId="4CFD8A6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THUCHOCVN Consulting Framework (TCF)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khung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phương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luận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mô</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đồng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cùng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từ</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hiểu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bối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cảnh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khám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tích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nguyên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thiết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kế</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pháp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dựng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triển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lường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đến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chuẩn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hóa</w:t>
      </w:r>
      <w:proofErr w:type="spellEnd"/>
      <w:r w:rsidRPr="00C855B0">
        <w:rPr>
          <w:rFonts w:ascii="Times New Roman" w:eastAsia="Times New Roman" w:hAnsi="Times New Roman" w:cs="Times New Roman"/>
          <w:sz w:val="24"/>
          <w:szCs w:val="24"/>
        </w:rPr>
        <w:t xml:space="preserve"> tri </w:t>
      </w:r>
      <w:proofErr w:type="spellStart"/>
      <w:r w:rsidRPr="00C855B0">
        <w:rPr>
          <w:rFonts w:ascii="Times New Roman" w:eastAsia="Times New Roman" w:hAnsi="Times New Roman" w:cs="Times New Roman"/>
          <w:sz w:val="24"/>
          <w:szCs w:val="24"/>
        </w:rPr>
        <w:t>thức</w:t>
      </w:r>
      <w:proofErr w:type="spellEnd"/>
      <w:r w:rsidRPr="00C855B0">
        <w:rPr>
          <w:rFonts w:ascii="Times New Roman" w:eastAsia="Times New Roman" w:hAnsi="Times New Roman" w:cs="Times New Roman"/>
          <w:sz w:val="24"/>
          <w:szCs w:val="24"/>
        </w:rPr>
        <w:t>.</w:t>
      </w:r>
    </w:p>
    <w:p w14:paraId="35B4AD00"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TCF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nền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tảng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tài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liệu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hệ</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thống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sản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phẩm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THUCHOCVN.</w:t>
      </w:r>
    </w:p>
    <w:p w14:paraId="6F5DA952" w14:textId="4234C30D" w:rsidR="00C855B0" w:rsidDel="005E1083" w:rsidRDefault="00000000" w:rsidP="00C855B0">
      <w:pPr>
        <w:spacing w:after="0" w:line="240" w:lineRule="auto"/>
        <w:rPr>
          <w:del w:id="310" w:author="Admin" w:date="2026-07-06T11:37:00Z" w16du:dateUtc="2026-07-06T04:37:00Z"/>
          <w:rFonts w:ascii="Times New Roman" w:eastAsia="Times New Roman" w:hAnsi="Times New Roman" w:cs="Times New Roman"/>
          <w:sz w:val="24"/>
          <w:szCs w:val="24"/>
        </w:rPr>
      </w:pPr>
      <w:del w:id="311" w:author="Admin" w:date="2026-07-06T11:37:00Z" w16du:dateUtc="2026-07-06T04:37:00Z">
        <w:r w:rsidDel="005E1083">
          <w:rPr>
            <w:rFonts w:ascii="Times New Roman" w:eastAsia="Times New Roman" w:hAnsi="Times New Roman" w:cs="Times New Roman"/>
            <w:sz w:val="24"/>
            <w:szCs w:val="24"/>
          </w:rPr>
          <w:pict w14:anchorId="16D9112F">
            <v:rect id="_x0000_i1209" style="width:0;height:1.5pt" o:hralign="center" o:hrstd="t" o:hr="t" fillcolor="#a0a0a0" stroked="f"/>
          </w:pict>
        </w:r>
      </w:del>
    </w:p>
    <w:p w14:paraId="33E2C835" w14:textId="17500245" w:rsidR="00C855B0" w:rsidDel="00D64D48" w:rsidRDefault="00C855B0" w:rsidP="00C855B0">
      <w:pPr>
        <w:spacing w:after="0" w:line="240" w:lineRule="auto"/>
        <w:rPr>
          <w:del w:id="312" w:author="Admin" w:date="2026-07-06T14:19:00Z" w16du:dateUtc="2026-07-06T07:19:00Z"/>
          <w:rFonts w:ascii="Times New Roman" w:eastAsia="Times New Roman" w:hAnsi="Times New Roman" w:cs="Times New Roman"/>
          <w:sz w:val="24"/>
          <w:szCs w:val="24"/>
        </w:rPr>
      </w:pPr>
    </w:p>
    <w:p w14:paraId="6C35C150" w14:textId="77777777" w:rsidR="00D64D48" w:rsidRDefault="00D64D48" w:rsidP="00C855B0">
      <w:pPr>
        <w:spacing w:before="100" w:beforeAutospacing="1" w:after="100" w:afterAutospacing="1" w:line="240" w:lineRule="auto"/>
        <w:outlineLvl w:val="0"/>
        <w:rPr>
          <w:ins w:id="313" w:author="Admin" w:date="2026-07-06T14:19:00Z" w16du:dateUtc="2026-07-06T07:19:00Z"/>
          <w:rFonts w:ascii="Times New Roman" w:eastAsia="Times New Roman" w:hAnsi="Times New Roman" w:cs="Times New Roman"/>
          <w:b/>
          <w:bCs/>
          <w:kern w:val="36"/>
          <w:sz w:val="48"/>
          <w:szCs w:val="48"/>
        </w:rPr>
      </w:pPr>
    </w:p>
    <w:p w14:paraId="4999206C" w14:textId="77777777" w:rsidR="00D64D48" w:rsidRDefault="00D64D48">
      <w:pPr>
        <w:rPr>
          <w:ins w:id="314" w:author="Admin" w:date="2026-07-06T14:19:00Z" w16du:dateUtc="2026-07-06T07:19:00Z"/>
          <w:rFonts w:ascii="Times New Roman" w:eastAsia="Times New Roman" w:hAnsi="Times New Roman" w:cs="Times New Roman"/>
          <w:b/>
          <w:bCs/>
          <w:kern w:val="36"/>
          <w:sz w:val="48"/>
          <w:szCs w:val="48"/>
        </w:rPr>
      </w:pPr>
      <w:ins w:id="315" w:author="Admin" w:date="2026-07-06T14:19:00Z" w16du:dateUtc="2026-07-06T07:19:00Z">
        <w:r>
          <w:rPr>
            <w:rFonts w:ascii="Times New Roman" w:eastAsia="Times New Roman" w:hAnsi="Times New Roman" w:cs="Times New Roman"/>
            <w:b/>
            <w:bCs/>
            <w:kern w:val="36"/>
            <w:sz w:val="48"/>
            <w:szCs w:val="48"/>
          </w:rPr>
          <w:br w:type="page"/>
        </w:r>
      </w:ins>
    </w:p>
    <w:p w14:paraId="518F84C5" w14:textId="034F62F6" w:rsidR="00C855B0" w:rsidRPr="00C855B0" w:rsidRDefault="00C855B0" w:rsidP="00C855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5B0">
        <w:rPr>
          <w:rFonts w:ascii="Times New Roman" w:eastAsia="Times New Roman" w:hAnsi="Times New Roman" w:cs="Times New Roman"/>
          <w:b/>
          <w:bCs/>
          <w:kern w:val="36"/>
          <w:sz w:val="48"/>
          <w:szCs w:val="48"/>
        </w:rPr>
        <w:lastRenderedPageBreak/>
        <w:t>CHƯƠNG 2</w:t>
      </w:r>
    </w:p>
    <w:p w14:paraId="09E567DD" w14:textId="77777777" w:rsidR="00C855B0" w:rsidRPr="00C855B0" w:rsidRDefault="00C855B0" w:rsidP="00C855B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5B0">
        <w:rPr>
          <w:rFonts w:ascii="Times New Roman" w:eastAsia="Times New Roman" w:hAnsi="Times New Roman" w:cs="Times New Roman"/>
          <w:b/>
          <w:bCs/>
          <w:kern w:val="36"/>
          <w:sz w:val="48"/>
          <w:szCs w:val="48"/>
        </w:rPr>
        <w:t>BUSINESS CONTEXT METHOD (BCM)</w:t>
      </w:r>
    </w:p>
    <w:p w14:paraId="40CE4B26" w14:textId="77777777" w:rsidR="00C855B0" w:rsidRPr="00C855B0" w:rsidRDefault="00C855B0" w:rsidP="00C855B0">
      <w:pPr>
        <w:spacing w:before="100" w:beforeAutospacing="1" w:after="100" w:afterAutospacing="1" w:line="240" w:lineRule="auto"/>
        <w:outlineLvl w:val="1"/>
        <w:rPr>
          <w:rFonts w:ascii="Times New Roman" w:eastAsia="Times New Roman" w:hAnsi="Times New Roman" w:cs="Times New Roman"/>
          <w:b/>
          <w:bCs/>
          <w:sz w:val="36"/>
          <w:szCs w:val="36"/>
        </w:rPr>
      </w:pPr>
      <w:r w:rsidRPr="00C855B0">
        <w:rPr>
          <w:rFonts w:ascii="Times New Roman" w:eastAsia="Times New Roman" w:hAnsi="Times New Roman" w:cs="Times New Roman"/>
          <w:b/>
          <w:bCs/>
          <w:sz w:val="36"/>
          <w:szCs w:val="36"/>
        </w:rPr>
        <w:t xml:space="preserve">Phương </w:t>
      </w:r>
      <w:proofErr w:type="spellStart"/>
      <w:r w:rsidRPr="00C855B0">
        <w:rPr>
          <w:rFonts w:ascii="Times New Roman" w:eastAsia="Times New Roman" w:hAnsi="Times New Roman" w:cs="Times New Roman"/>
          <w:b/>
          <w:bCs/>
          <w:sz w:val="36"/>
          <w:szCs w:val="36"/>
        </w:rPr>
        <w:t>pháp</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hiểu</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bối</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cảnh</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doanh</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nghiệp</w:t>
      </w:r>
      <w:proofErr w:type="spellEnd"/>
    </w:p>
    <w:p w14:paraId="4525BDAE" w14:textId="2CE5AA2E" w:rsidR="00C855B0" w:rsidRPr="00C855B0" w:rsidDel="005E1083" w:rsidRDefault="00000000" w:rsidP="00C855B0">
      <w:pPr>
        <w:spacing w:after="0" w:line="240" w:lineRule="auto"/>
        <w:rPr>
          <w:del w:id="316" w:author="Admin" w:date="2026-07-06T11:37:00Z" w16du:dateUtc="2026-07-06T04:37:00Z"/>
          <w:rFonts w:ascii="Times New Roman" w:eastAsia="Times New Roman" w:hAnsi="Times New Roman" w:cs="Times New Roman"/>
          <w:sz w:val="24"/>
          <w:szCs w:val="24"/>
        </w:rPr>
      </w:pPr>
      <w:del w:id="317" w:author="Admin" w:date="2026-07-06T11:37:00Z" w16du:dateUtc="2026-07-06T04:37:00Z">
        <w:r w:rsidDel="005E1083">
          <w:rPr>
            <w:rFonts w:ascii="Times New Roman" w:eastAsia="Times New Roman" w:hAnsi="Times New Roman" w:cs="Times New Roman"/>
            <w:sz w:val="24"/>
            <w:szCs w:val="24"/>
          </w:rPr>
          <w:pict w14:anchorId="3CA74DFC">
            <v:rect id="_x0000_i1210" style="width:0;height:1.5pt" o:hralign="center" o:hrstd="t" o:hr="t" fillcolor="#a0a0a0" stroked="f"/>
          </w:pict>
        </w:r>
      </w:del>
    </w:p>
    <w:p w14:paraId="53EAA3FC" w14:textId="77777777" w:rsidR="00C855B0" w:rsidRPr="00C855B0" w:rsidRDefault="00C855B0" w:rsidP="005E1083">
      <w:pPr>
        <w:spacing w:after="0" w:line="240" w:lineRule="auto"/>
        <w:rPr>
          <w:rFonts w:ascii="Times New Roman" w:eastAsia="Times New Roman" w:hAnsi="Times New Roman" w:cs="Times New Roman"/>
          <w:sz w:val="24"/>
          <w:szCs w:val="24"/>
        </w:rPr>
        <w:pPrChange w:id="318" w:author="Admin" w:date="2026-07-06T11:37:00Z" w16du:dateUtc="2026-07-06T04:37:00Z">
          <w:pPr>
            <w:spacing w:before="100" w:beforeAutospacing="1" w:after="100" w:afterAutospacing="1" w:line="240" w:lineRule="auto"/>
          </w:pPr>
        </w:pPrChange>
      </w:pPr>
      <w:r w:rsidRPr="00C855B0">
        <w:rPr>
          <w:rFonts w:ascii="Times New Roman" w:eastAsia="Times New Roman" w:hAnsi="Times New Roman" w:cs="Times New Roman"/>
          <w:b/>
          <w:bCs/>
          <w:sz w:val="24"/>
          <w:szCs w:val="24"/>
        </w:rPr>
        <w:t>"</w:t>
      </w:r>
      <w:proofErr w:type="spellStart"/>
      <w:r w:rsidRPr="00C855B0">
        <w:rPr>
          <w:rFonts w:ascii="Times New Roman" w:eastAsia="Times New Roman" w:hAnsi="Times New Roman" w:cs="Times New Roman"/>
          <w:b/>
          <w:bCs/>
          <w:sz w:val="24"/>
          <w:szCs w:val="24"/>
        </w:rPr>
        <w:t>Muốn</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giải</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quyết</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đúng</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vấn</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đề</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trước</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hết</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phải</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hiểu</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đúng</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doanh</w:t>
      </w:r>
      <w:proofErr w:type="spellEnd"/>
      <w:r w:rsidRPr="00C855B0">
        <w:rPr>
          <w:rFonts w:ascii="Times New Roman" w:eastAsia="Times New Roman" w:hAnsi="Times New Roman" w:cs="Times New Roman"/>
          <w:b/>
          <w:bCs/>
          <w:sz w:val="24"/>
          <w:szCs w:val="24"/>
        </w:rPr>
        <w:t xml:space="preserve"> </w:t>
      </w:r>
      <w:proofErr w:type="spellStart"/>
      <w:r w:rsidRPr="00C855B0">
        <w:rPr>
          <w:rFonts w:ascii="Times New Roman" w:eastAsia="Times New Roman" w:hAnsi="Times New Roman" w:cs="Times New Roman"/>
          <w:b/>
          <w:bCs/>
          <w:sz w:val="24"/>
          <w:szCs w:val="24"/>
        </w:rPr>
        <w:t>nghiệp</w:t>
      </w:r>
      <w:proofErr w:type="spellEnd"/>
      <w:r w:rsidRPr="00C855B0">
        <w:rPr>
          <w:rFonts w:ascii="Times New Roman" w:eastAsia="Times New Roman" w:hAnsi="Times New Roman" w:cs="Times New Roman"/>
          <w:b/>
          <w:bCs/>
          <w:sz w:val="24"/>
          <w:szCs w:val="24"/>
        </w:rPr>
        <w:t>."</w:t>
      </w:r>
    </w:p>
    <w:p w14:paraId="6BA1EA56" w14:textId="2B975532" w:rsidR="00C855B0" w:rsidRPr="00C855B0" w:rsidDel="005E1083" w:rsidRDefault="00000000" w:rsidP="00C855B0">
      <w:pPr>
        <w:spacing w:after="0" w:line="240" w:lineRule="auto"/>
        <w:rPr>
          <w:del w:id="319" w:author="Admin" w:date="2026-07-06T11:37:00Z" w16du:dateUtc="2026-07-06T04:37:00Z"/>
          <w:rFonts w:ascii="Times New Roman" w:eastAsia="Times New Roman" w:hAnsi="Times New Roman" w:cs="Times New Roman"/>
          <w:sz w:val="24"/>
          <w:szCs w:val="24"/>
        </w:rPr>
      </w:pPr>
      <w:del w:id="320" w:author="Admin" w:date="2026-07-06T11:37:00Z" w16du:dateUtc="2026-07-06T04:37:00Z">
        <w:r w:rsidDel="005E1083">
          <w:rPr>
            <w:rFonts w:ascii="Times New Roman" w:eastAsia="Times New Roman" w:hAnsi="Times New Roman" w:cs="Times New Roman"/>
            <w:sz w:val="24"/>
            <w:szCs w:val="24"/>
          </w:rPr>
          <w:pict w14:anchorId="796783CD">
            <v:rect id="_x0000_i1211" style="width:0;height:1.5pt" o:hralign="center" o:hrstd="t" o:hr="t" fillcolor="#a0a0a0" stroked="f"/>
          </w:pict>
        </w:r>
      </w:del>
    </w:p>
    <w:p w14:paraId="162077E9" w14:textId="77777777" w:rsidR="005E1083" w:rsidRDefault="005E1083" w:rsidP="005E1083">
      <w:pPr>
        <w:spacing w:after="0" w:line="240" w:lineRule="auto"/>
        <w:rPr>
          <w:ins w:id="321" w:author="Admin" w:date="2026-07-06T11:37:00Z" w16du:dateUtc="2026-07-06T04:37:00Z"/>
          <w:rFonts w:ascii="Times New Roman" w:eastAsia="Times New Roman" w:hAnsi="Times New Roman" w:cs="Times New Roman"/>
          <w:b/>
          <w:bCs/>
          <w:kern w:val="36"/>
          <w:sz w:val="48"/>
          <w:szCs w:val="48"/>
        </w:rPr>
      </w:pPr>
    </w:p>
    <w:p w14:paraId="3DA7E5BF" w14:textId="614E5BB1"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322" w:author="Admin" w:date="2026-07-06T11:37:00Z" w16du:dateUtc="2026-07-06T04:37: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2.1. Business Context </w:t>
      </w:r>
      <w:proofErr w:type="spellStart"/>
      <w:r w:rsidRPr="00C855B0">
        <w:rPr>
          <w:rFonts w:ascii="Times New Roman" w:eastAsia="Times New Roman" w:hAnsi="Times New Roman" w:cs="Times New Roman"/>
          <w:b/>
          <w:bCs/>
          <w:kern w:val="36"/>
          <w:sz w:val="48"/>
          <w:szCs w:val="48"/>
        </w:rPr>
        <w:t>là</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gì</w:t>
      </w:r>
      <w:proofErr w:type="spellEnd"/>
      <w:r w:rsidRPr="00C855B0">
        <w:rPr>
          <w:rFonts w:ascii="Times New Roman" w:eastAsia="Times New Roman" w:hAnsi="Times New Roman" w:cs="Times New Roman"/>
          <w:b/>
          <w:bCs/>
          <w:kern w:val="36"/>
          <w:sz w:val="48"/>
          <w:szCs w:val="48"/>
        </w:rPr>
        <w:t>?</w:t>
      </w:r>
    </w:p>
    <w:p w14:paraId="6D2597A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Business Context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đoạn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đầu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trong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tư</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THUCHOCVN.</w:t>
      </w:r>
    </w:p>
    <w:p w14:paraId="563764D0"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bước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khảo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sát</w:t>
      </w:r>
      <w:proofErr w:type="spellEnd"/>
      <w:r w:rsidRPr="00C855B0">
        <w:rPr>
          <w:rFonts w:ascii="Times New Roman" w:eastAsia="Times New Roman" w:hAnsi="Times New Roman" w:cs="Times New Roman"/>
          <w:sz w:val="24"/>
          <w:szCs w:val="24"/>
        </w:rPr>
        <w:t>.</w:t>
      </w:r>
    </w:p>
    <w:p w14:paraId="262371AE"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Cũng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bước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hàng</w:t>
      </w:r>
      <w:proofErr w:type="spellEnd"/>
      <w:r w:rsidRPr="00C855B0">
        <w:rPr>
          <w:rFonts w:ascii="Times New Roman" w:eastAsia="Times New Roman" w:hAnsi="Times New Roman" w:cs="Times New Roman"/>
          <w:sz w:val="24"/>
          <w:szCs w:val="24"/>
        </w:rPr>
        <w:t>.</w:t>
      </w:r>
    </w:p>
    <w:p w14:paraId="38CCEC30"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của</w:t>
      </w:r>
      <w:proofErr w:type="spellEnd"/>
      <w:r w:rsidRPr="00C855B0">
        <w:rPr>
          <w:rFonts w:ascii="Times New Roman" w:eastAsia="Times New Roman" w:hAnsi="Times New Roman" w:cs="Times New Roman"/>
          <w:sz w:val="24"/>
          <w:szCs w:val="24"/>
        </w:rPr>
        <w:t xml:space="preserve"> Business Context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giúp</w:t>
      </w:r>
      <w:proofErr w:type="spellEnd"/>
      <w:r w:rsidRPr="00C855B0">
        <w:rPr>
          <w:rFonts w:ascii="Times New Roman" w:eastAsia="Times New Roman" w:hAnsi="Times New Roman" w:cs="Times New Roman"/>
          <w:sz w:val="24"/>
          <w:szCs w:val="24"/>
        </w:rPr>
        <w:t xml:space="preserve"> Consultant </w:t>
      </w:r>
      <w:proofErr w:type="spellStart"/>
      <w:r w:rsidRPr="00C855B0">
        <w:rPr>
          <w:rFonts w:ascii="Times New Roman" w:eastAsia="Times New Roman" w:hAnsi="Times New Roman" w:cs="Times New Roman"/>
          <w:sz w:val="24"/>
          <w:szCs w:val="24"/>
        </w:rPr>
        <w:t>hiểu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ở </w:t>
      </w:r>
      <w:proofErr w:type="spellStart"/>
      <w:r w:rsidRPr="00C855B0">
        <w:rPr>
          <w:rFonts w:ascii="Times New Roman" w:eastAsia="Times New Roman" w:hAnsi="Times New Roman" w:cs="Times New Roman"/>
          <w:sz w:val="24"/>
          <w:szCs w:val="24"/>
        </w:rPr>
        <w:t>cấp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chiến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lược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trước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vào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tích</w:t>
      </w:r>
      <w:proofErr w:type="spellEnd"/>
      <w:r w:rsidRPr="00C855B0">
        <w:rPr>
          <w:rFonts w:ascii="Times New Roman" w:eastAsia="Times New Roman" w:hAnsi="Times New Roman" w:cs="Times New Roman"/>
          <w:sz w:val="24"/>
          <w:szCs w:val="24"/>
        </w:rPr>
        <w:t xml:space="preserve"> chi </w:t>
      </w:r>
      <w:proofErr w:type="spellStart"/>
      <w:r w:rsidRPr="00C855B0">
        <w:rPr>
          <w:rFonts w:ascii="Times New Roman" w:eastAsia="Times New Roman" w:hAnsi="Times New Roman" w:cs="Times New Roman"/>
          <w:sz w:val="24"/>
          <w:szCs w:val="24"/>
        </w:rPr>
        <w:t>tiết</w:t>
      </w:r>
      <w:proofErr w:type="spellEnd"/>
      <w:r w:rsidRPr="00C855B0">
        <w:rPr>
          <w:rFonts w:ascii="Times New Roman" w:eastAsia="Times New Roman" w:hAnsi="Times New Roman" w:cs="Times New Roman"/>
          <w:sz w:val="24"/>
          <w:szCs w:val="24"/>
        </w:rPr>
        <w:t>.</w:t>
      </w:r>
    </w:p>
    <w:p w14:paraId="288DCE52"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ví</w:t>
      </w:r>
      <w:proofErr w:type="spellEnd"/>
      <w:r w:rsidRPr="00C855B0">
        <w:rPr>
          <w:rFonts w:ascii="Times New Roman" w:eastAsia="Times New Roman" w:hAnsi="Times New Roman" w:cs="Times New Roman"/>
          <w:sz w:val="24"/>
          <w:szCs w:val="24"/>
        </w:rPr>
        <w:t xml:space="preserve"> Business Discovery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khám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sức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khỏe</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tổng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quát</w:t>
      </w:r>
      <w:proofErr w:type="spellEnd"/>
      <w:r w:rsidRPr="00C855B0">
        <w:rPr>
          <w:rFonts w:ascii="Times New Roman" w:eastAsia="Times New Roman" w:hAnsi="Times New Roman" w:cs="Times New Roman"/>
          <w:sz w:val="24"/>
          <w:szCs w:val="24"/>
        </w:rPr>
        <w:t>.</w:t>
      </w:r>
    </w:p>
    <w:p w14:paraId="6330F44E"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Thì</w:t>
      </w:r>
      <w:proofErr w:type="spellEnd"/>
      <w:r w:rsidRPr="00C855B0">
        <w:rPr>
          <w:rFonts w:ascii="Times New Roman" w:eastAsia="Times New Roman" w:hAnsi="Times New Roman" w:cs="Times New Roman"/>
          <w:sz w:val="24"/>
          <w:szCs w:val="24"/>
        </w:rPr>
        <w:t xml:space="preserve"> Business Context </w:t>
      </w:r>
      <w:proofErr w:type="spellStart"/>
      <w:r w:rsidRPr="00C855B0">
        <w:rPr>
          <w:rFonts w:ascii="Times New Roman" w:eastAsia="Times New Roman" w:hAnsi="Times New Roman" w:cs="Times New Roman"/>
          <w:sz w:val="24"/>
          <w:szCs w:val="24"/>
        </w:rPr>
        <w:t>giống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như</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sĩ</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hỏi</w:t>
      </w:r>
      <w:proofErr w:type="spellEnd"/>
      <w:r w:rsidRPr="00C855B0">
        <w:rPr>
          <w:rFonts w:ascii="Times New Roman" w:eastAsia="Times New Roman" w:hAnsi="Times New Roman" w:cs="Times New Roman"/>
          <w:sz w:val="24"/>
          <w:szCs w:val="24"/>
        </w:rPr>
        <w:t>:</w:t>
      </w:r>
    </w:p>
    <w:p w14:paraId="68195057" w14:textId="77777777" w:rsidR="00C855B0" w:rsidRPr="00C855B0" w:rsidRDefault="00C855B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Anh bao </w:t>
      </w:r>
      <w:proofErr w:type="spellStart"/>
      <w:r w:rsidRPr="00C855B0">
        <w:rPr>
          <w:rFonts w:ascii="Times New Roman" w:eastAsia="Times New Roman" w:hAnsi="Times New Roman" w:cs="Times New Roman"/>
          <w:sz w:val="24"/>
          <w:szCs w:val="24"/>
        </w:rPr>
        <w:t>nhiêu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tuổi</w:t>
      </w:r>
      <w:proofErr w:type="spellEnd"/>
      <w:r w:rsidRPr="00C855B0">
        <w:rPr>
          <w:rFonts w:ascii="Times New Roman" w:eastAsia="Times New Roman" w:hAnsi="Times New Roman" w:cs="Times New Roman"/>
          <w:sz w:val="24"/>
          <w:szCs w:val="24"/>
        </w:rPr>
        <w:t>?</w:t>
      </w:r>
    </w:p>
    <w:p w14:paraId="2E2C0B0C" w14:textId="77777777" w:rsidR="00C855B0" w:rsidRPr="00C855B0" w:rsidRDefault="00C855B0">
      <w:pPr>
        <w:numPr>
          <w:ilvl w:val="0"/>
          <w:numId w:val="102"/>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Làm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gì</w:t>
      </w:r>
      <w:proofErr w:type="spellEnd"/>
      <w:r w:rsidRPr="00C855B0">
        <w:rPr>
          <w:rFonts w:ascii="Times New Roman" w:eastAsia="Times New Roman" w:hAnsi="Times New Roman" w:cs="Times New Roman"/>
          <w:sz w:val="24"/>
          <w:szCs w:val="24"/>
        </w:rPr>
        <w:t>?</w:t>
      </w:r>
    </w:p>
    <w:p w14:paraId="6AB0A559" w14:textId="77777777" w:rsidR="00C855B0" w:rsidRPr="00C855B0" w:rsidRDefault="00C855B0">
      <w:pPr>
        <w:numPr>
          <w:ilvl w:val="0"/>
          <w:numId w:val="102"/>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Tiền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sử</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bệnh</w:t>
      </w:r>
      <w:proofErr w:type="spellEnd"/>
      <w:r w:rsidRPr="00C855B0">
        <w:rPr>
          <w:rFonts w:ascii="Times New Roman" w:eastAsia="Times New Roman" w:hAnsi="Times New Roman" w:cs="Times New Roman"/>
          <w:sz w:val="24"/>
          <w:szCs w:val="24"/>
        </w:rPr>
        <w:t>?</w:t>
      </w:r>
    </w:p>
    <w:p w14:paraId="15C426F2" w14:textId="77777777" w:rsidR="00C855B0" w:rsidRPr="00C855B0" w:rsidRDefault="00C855B0">
      <w:pPr>
        <w:numPr>
          <w:ilvl w:val="0"/>
          <w:numId w:val="102"/>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điều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trị</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gì</w:t>
      </w:r>
      <w:proofErr w:type="spellEnd"/>
      <w:r w:rsidRPr="00C855B0">
        <w:rPr>
          <w:rFonts w:ascii="Times New Roman" w:eastAsia="Times New Roman" w:hAnsi="Times New Roman" w:cs="Times New Roman"/>
          <w:sz w:val="24"/>
          <w:szCs w:val="24"/>
        </w:rPr>
        <w:t>?</w:t>
      </w:r>
    </w:p>
    <w:p w14:paraId="2116BCB3"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bỏ</w:t>
      </w:r>
      <w:proofErr w:type="spellEnd"/>
      <w:r w:rsidRPr="00C855B0">
        <w:rPr>
          <w:rFonts w:ascii="Times New Roman" w:eastAsia="Times New Roman" w:hAnsi="Times New Roman" w:cs="Times New Roman"/>
          <w:sz w:val="24"/>
          <w:szCs w:val="24"/>
        </w:rPr>
        <w:t xml:space="preserve"> qua </w:t>
      </w:r>
      <w:proofErr w:type="spellStart"/>
      <w:r w:rsidRPr="00C855B0">
        <w:rPr>
          <w:rFonts w:ascii="Times New Roman" w:eastAsia="Times New Roman" w:hAnsi="Times New Roman" w:cs="Times New Roman"/>
          <w:sz w:val="24"/>
          <w:szCs w:val="24"/>
        </w:rPr>
        <w:t>bước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này</w:t>
      </w:r>
      <w:proofErr w:type="spellEnd"/>
      <w:r w:rsidRPr="00C855B0">
        <w:rPr>
          <w:rFonts w:ascii="Times New Roman" w:eastAsia="Times New Roman" w:hAnsi="Times New Roman" w:cs="Times New Roman"/>
          <w:sz w:val="24"/>
          <w:szCs w:val="24"/>
        </w:rPr>
        <w:t>.</w:t>
      </w:r>
    </w:p>
    <w:p w14:paraId="0051EE02"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Mọi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tích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sau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thiếu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bối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cảnh</w:t>
      </w:r>
      <w:proofErr w:type="spellEnd"/>
      <w:r w:rsidRPr="00C855B0">
        <w:rPr>
          <w:rFonts w:ascii="Times New Roman" w:eastAsia="Times New Roman" w:hAnsi="Times New Roman" w:cs="Times New Roman"/>
          <w:sz w:val="24"/>
          <w:szCs w:val="24"/>
        </w:rPr>
        <w:t>.</w:t>
      </w:r>
    </w:p>
    <w:p w14:paraId="62246112" w14:textId="143EDA5D" w:rsidR="00C855B0" w:rsidRPr="00C855B0" w:rsidDel="005E1083" w:rsidRDefault="00000000" w:rsidP="00C855B0">
      <w:pPr>
        <w:spacing w:after="0" w:line="240" w:lineRule="auto"/>
        <w:rPr>
          <w:del w:id="323" w:author="Admin" w:date="2026-07-06T11:38:00Z" w16du:dateUtc="2026-07-06T04:38:00Z"/>
          <w:rFonts w:ascii="Times New Roman" w:eastAsia="Times New Roman" w:hAnsi="Times New Roman" w:cs="Times New Roman"/>
          <w:sz w:val="24"/>
          <w:szCs w:val="24"/>
        </w:rPr>
      </w:pPr>
      <w:del w:id="324" w:author="Admin" w:date="2026-07-06T11:38:00Z" w16du:dateUtc="2026-07-06T04:38:00Z">
        <w:r w:rsidDel="005E1083">
          <w:rPr>
            <w:rFonts w:ascii="Times New Roman" w:eastAsia="Times New Roman" w:hAnsi="Times New Roman" w:cs="Times New Roman"/>
            <w:sz w:val="24"/>
            <w:szCs w:val="24"/>
          </w:rPr>
          <w:pict w14:anchorId="133845B6">
            <v:rect id="_x0000_i1212" style="width:0;height:1.5pt" o:hralign="center" o:hrstd="t" o:hr="t" fillcolor="#a0a0a0" stroked="f"/>
          </w:pict>
        </w:r>
      </w:del>
    </w:p>
    <w:p w14:paraId="28ACDF09"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325" w:author="Admin" w:date="2026-07-06T11:38:00Z" w16du:dateUtc="2026-07-06T04:38: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2.2. Vai </w:t>
      </w:r>
      <w:proofErr w:type="spellStart"/>
      <w:r w:rsidRPr="00C855B0">
        <w:rPr>
          <w:rFonts w:ascii="Times New Roman" w:eastAsia="Times New Roman" w:hAnsi="Times New Roman" w:cs="Times New Roman"/>
          <w:b/>
          <w:bCs/>
          <w:kern w:val="36"/>
          <w:sz w:val="48"/>
          <w:szCs w:val="48"/>
        </w:rPr>
        <w:t>trò</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của</w:t>
      </w:r>
      <w:proofErr w:type="spellEnd"/>
      <w:r w:rsidRPr="00C855B0">
        <w:rPr>
          <w:rFonts w:ascii="Times New Roman" w:eastAsia="Times New Roman" w:hAnsi="Times New Roman" w:cs="Times New Roman"/>
          <w:b/>
          <w:bCs/>
          <w:kern w:val="36"/>
          <w:sz w:val="48"/>
          <w:szCs w:val="48"/>
        </w:rPr>
        <w:t xml:space="preserve"> Business Context</w:t>
      </w:r>
    </w:p>
    <w:p w14:paraId="0AF528E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Business Context </w:t>
      </w:r>
      <w:proofErr w:type="spellStart"/>
      <w:r w:rsidRPr="00C855B0">
        <w:rPr>
          <w:rFonts w:ascii="Times New Roman" w:eastAsia="Times New Roman" w:hAnsi="Times New Roman" w:cs="Times New Roman"/>
          <w:sz w:val="24"/>
          <w:szCs w:val="24"/>
        </w:rPr>
        <w:t>giúp</w:t>
      </w:r>
      <w:proofErr w:type="spellEnd"/>
      <w:r w:rsidRPr="00C855B0">
        <w:rPr>
          <w:rFonts w:ascii="Times New Roman" w:eastAsia="Times New Roman" w:hAnsi="Times New Roman" w:cs="Times New Roman"/>
          <w:sz w:val="24"/>
          <w:szCs w:val="24"/>
        </w:rPr>
        <w:t xml:space="preserve"> Consultant </w:t>
      </w:r>
      <w:proofErr w:type="spellStart"/>
      <w:r w:rsidRPr="00C855B0">
        <w:rPr>
          <w:rFonts w:ascii="Times New Roman" w:eastAsia="Times New Roman" w:hAnsi="Times New Roman" w:cs="Times New Roman"/>
          <w:sz w:val="24"/>
          <w:szCs w:val="24"/>
        </w:rPr>
        <w:t>trả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lời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năm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câu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hỏi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lớn</w:t>
      </w:r>
      <w:proofErr w:type="spellEnd"/>
      <w:r w:rsidRPr="00C855B0">
        <w:rPr>
          <w:rFonts w:ascii="Times New Roman" w:eastAsia="Times New Roman" w:hAnsi="Times New Roman" w:cs="Times New Roman"/>
          <w:sz w:val="24"/>
          <w:szCs w:val="24"/>
        </w:rPr>
        <w:t>.</w:t>
      </w:r>
    </w:p>
    <w:p w14:paraId="7A2FB89A" w14:textId="77777777" w:rsidR="00C855B0" w:rsidRPr="00C855B0" w:rsidRDefault="00C855B0" w:rsidP="00C855B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C855B0">
        <w:rPr>
          <w:rFonts w:ascii="Times New Roman" w:eastAsia="Times New Roman" w:hAnsi="Times New Roman" w:cs="Times New Roman"/>
          <w:b/>
          <w:bCs/>
          <w:sz w:val="36"/>
          <w:szCs w:val="36"/>
        </w:rPr>
        <w:t>Câu</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hỏi</w:t>
      </w:r>
      <w:proofErr w:type="spellEnd"/>
      <w:r w:rsidRPr="00C855B0">
        <w:rPr>
          <w:rFonts w:ascii="Times New Roman" w:eastAsia="Times New Roman" w:hAnsi="Times New Roman" w:cs="Times New Roman"/>
          <w:b/>
          <w:bCs/>
          <w:sz w:val="36"/>
          <w:szCs w:val="36"/>
        </w:rPr>
        <w:t xml:space="preserve"> 1</w:t>
      </w:r>
    </w:p>
    <w:p w14:paraId="13C9E81B" w14:textId="77777777" w:rsidR="00C855B0" w:rsidRPr="00C855B0" w:rsidRDefault="00C855B0" w:rsidP="00C855B0">
      <w:pPr>
        <w:spacing w:before="100" w:beforeAutospacing="1" w:after="100" w:afterAutospacing="1" w:line="240" w:lineRule="auto"/>
        <w:outlineLvl w:val="2"/>
        <w:rPr>
          <w:rFonts w:ascii="Times New Roman" w:eastAsia="Times New Roman" w:hAnsi="Times New Roman" w:cs="Times New Roman"/>
          <w:b/>
          <w:bCs/>
          <w:sz w:val="27"/>
          <w:szCs w:val="27"/>
        </w:rPr>
      </w:pPr>
      <w:r w:rsidRPr="00C855B0">
        <w:rPr>
          <w:rFonts w:ascii="Times New Roman" w:eastAsia="Times New Roman" w:hAnsi="Times New Roman" w:cs="Times New Roman"/>
          <w:b/>
          <w:bCs/>
          <w:sz w:val="27"/>
          <w:szCs w:val="27"/>
        </w:rPr>
        <w:t xml:space="preserve">Doanh </w:t>
      </w:r>
      <w:proofErr w:type="spellStart"/>
      <w:r w:rsidRPr="00C855B0">
        <w:rPr>
          <w:rFonts w:ascii="Times New Roman" w:eastAsia="Times New Roman" w:hAnsi="Times New Roman" w:cs="Times New Roman"/>
          <w:b/>
          <w:bCs/>
          <w:sz w:val="27"/>
          <w:szCs w:val="27"/>
        </w:rPr>
        <w:t>nghiệp</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đang</w:t>
      </w:r>
      <w:proofErr w:type="spellEnd"/>
      <w:r w:rsidRPr="00C855B0">
        <w:rPr>
          <w:rFonts w:ascii="Times New Roman" w:eastAsia="Times New Roman" w:hAnsi="Times New Roman" w:cs="Times New Roman"/>
          <w:b/>
          <w:bCs/>
          <w:sz w:val="27"/>
          <w:szCs w:val="27"/>
        </w:rPr>
        <w:t xml:space="preserve"> ở </w:t>
      </w:r>
      <w:proofErr w:type="spellStart"/>
      <w:r w:rsidRPr="00C855B0">
        <w:rPr>
          <w:rFonts w:ascii="Times New Roman" w:eastAsia="Times New Roman" w:hAnsi="Times New Roman" w:cs="Times New Roman"/>
          <w:b/>
          <w:bCs/>
          <w:sz w:val="27"/>
          <w:szCs w:val="27"/>
        </w:rPr>
        <w:t>đâu</w:t>
      </w:r>
      <w:proofErr w:type="spellEnd"/>
      <w:r w:rsidRPr="00C855B0">
        <w:rPr>
          <w:rFonts w:ascii="Times New Roman" w:eastAsia="Times New Roman" w:hAnsi="Times New Roman" w:cs="Times New Roman"/>
          <w:b/>
          <w:bCs/>
          <w:sz w:val="27"/>
          <w:szCs w:val="27"/>
        </w:rPr>
        <w:t>?</w:t>
      </w:r>
    </w:p>
    <w:p w14:paraId="43DA068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lastRenderedPageBreak/>
        <w:t>Ví</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dụ</w:t>
      </w:r>
      <w:proofErr w:type="spellEnd"/>
      <w:r w:rsidRPr="00C855B0">
        <w:rPr>
          <w:rFonts w:ascii="Times New Roman" w:eastAsia="Times New Roman" w:hAnsi="Times New Roman" w:cs="Times New Roman"/>
          <w:sz w:val="24"/>
          <w:szCs w:val="24"/>
        </w:rPr>
        <w:t>:</w:t>
      </w:r>
    </w:p>
    <w:p w14:paraId="1E398E7D" w14:textId="77777777" w:rsidR="00C855B0" w:rsidRPr="00C855B0" w:rsidRDefault="00C855B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Startup</w:t>
      </w:r>
    </w:p>
    <w:p w14:paraId="211C0749" w14:textId="77777777" w:rsidR="00C855B0" w:rsidRPr="00C855B0" w:rsidRDefault="00C855B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SME</w:t>
      </w:r>
    </w:p>
    <w:p w14:paraId="4B5045FF" w14:textId="77777777" w:rsidR="00C855B0" w:rsidRPr="00C855B0" w:rsidRDefault="00C855B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Scale-up</w:t>
      </w:r>
    </w:p>
    <w:p w14:paraId="619A369B" w14:textId="77777777" w:rsidR="00C855B0" w:rsidRPr="00C855B0" w:rsidRDefault="00C855B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Doanh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lớn</w:t>
      </w:r>
      <w:proofErr w:type="spellEnd"/>
    </w:p>
    <w:p w14:paraId="742DB285" w14:textId="77777777" w:rsidR="00C855B0" w:rsidRPr="00C855B0" w:rsidRDefault="00C855B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HTX</w:t>
      </w:r>
    </w:p>
    <w:p w14:paraId="18268CD5" w14:textId="77777777" w:rsidR="00C855B0" w:rsidRPr="00C855B0" w:rsidRDefault="00C855B0">
      <w:pPr>
        <w:numPr>
          <w:ilvl w:val="0"/>
          <w:numId w:val="103"/>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vị</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lập</w:t>
      </w:r>
      <w:proofErr w:type="spellEnd"/>
    </w:p>
    <w:p w14:paraId="19F58C3E"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Mỗi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nhóm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nhau</w:t>
      </w:r>
      <w:proofErr w:type="spellEnd"/>
      <w:r w:rsidRPr="00C855B0">
        <w:rPr>
          <w:rFonts w:ascii="Times New Roman" w:eastAsia="Times New Roman" w:hAnsi="Times New Roman" w:cs="Times New Roman"/>
          <w:sz w:val="24"/>
          <w:szCs w:val="24"/>
        </w:rPr>
        <w:t>.</w:t>
      </w:r>
    </w:p>
    <w:p w14:paraId="7C11D739" w14:textId="4C6EB02A" w:rsidR="00C855B0" w:rsidRPr="00C855B0" w:rsidDel="005E1083" w:rsidRDefault="00000000" w:rsidP="00C855B0">
      <w:pPr>
        <w:spacing w:after="0" w:line="240" w:lineRule="auto"/>
        <w:rPr>
          <w:del w:id="326" w:author="Admin" w:date="2026-07-06T11:38:00Z" w16du:dateUtc="2026-07-06T04:38:00Z"/>
          <w:rFonts w:ascii="Times New Roman" w:eastAsia="Times New Roman" w:hAnsi="Times New Roman" w:cs="Times New Roman"/>
          <w:sz w:val="24"/>
          <w:szCs w:val="24"/>
        </w:rPr>
      </w:pPr>
      <w:del w:id="327" w:author="Admin" w:date="2026-07-06T11:38:00Z" w16du:dateUtc="2026-07-06T04:38:00Z">
        <w:r w:rsidDel="005E1083">
          <w:rPr>
            <w:rFonts w:ascii="Times New Roman" w:eastAsia="Times New Roman" w:hAnsi="Times New Roman" w:cs="Times New Roman"/>
            <w:sz w:val="24"/>
            <w:szCs w:val="24"/>
          </w:rPr>
          <w:pict w14:anchorId="70D722DE">
            <v:rect id="_x0000_i1213" style="width:0;height:1.5pt" o:hralign="center" o:hrstd="t" o:hr="t" fillcolor="#a0a0a0" stroked="f"/>
          </w:pict>
        </w:r>
      </w:del>
    </w:p>
    <w:p w14:paraId="537AA875"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328" w:author="Admin" w:date="2026-07-06T11:38:00Z" w16du:dateUtc="2026-07-06T04:38: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Câu</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hỏi</w:t>
      </w:r>
      <w:proofErr w:type="spellEnd"/>
      <w:r w:rsidRPr="00C855B0">
        <w:rPr>
          <w:rFonts w:ascii="Times New Roman" w:eastAsia="Times New Roman" w:hAnsi="Times New Roman" w:cs="Times New Roman"/>
          <w:b/>
          <w:bCs/>
          <w:sz w:val="36"/>
          <w:szCs w:val="36"/>
        </w:rPr>
        <w:t xml:space="preserve"> 2</w:t>
      </w:r>
    </w:p>
    <w:p w14:paraId="239D68FF" w14:textId="77777777" w:rsidR="00C855B0" w:rsidRPr="00C855B0" w:rsidRDefault="00C855B0" w:rsidP="00C855B0">
      <w:pPr>
        <w:spacing w:before="100" w:beforeAutospacing="1" w:after="100" w:afterAutospacing="1" w:line="240" w:lineRule="auto"/>
        <w:outlineLvl w:val="2"/>
        <w:rPr>
          <w:rFonts w:ascii="Times New Roman" w:eastAsia="Times New Roman" w:hAnsi="Times New Roman" w:cs="Times New Roman"/>
          <w:b/>
          <w:bCs/>
          <w:sz w:val="27"/>
          <w:szCs w:val="27"/>
        </w:rPr>
      </w:pPr>
      <w:r w:rsidRPr="00C855B0">
        <w:rPr>
          <w:rFonts w:ascii="Times New Roman" w:eastAsia="Times New Roman" w:hAnsi="Times New Roman" w:cs="Times New Roman"/>
          <w:b/>
          <w:bCs/>
          <w:sz w:val="27"/>
          <w:szCs w:val="27"/>
        </w:rPr>
        <w:t xml:space="preserve">Doanh </w:t>
      </w:r>
      <w:proofErr w:type="spellStart"/>
      <w:r w:rsidRPr="00C855B0">
        <w:rPr>
          <w:rFonts w:ascii="Times New Roman" w:eastAsia="Times New Roman" w:hAnsi="Times New Roman" w:cs="Times New Roman"/>
          <w:b/>
          <w:bCs/>
          <w:sz w:val="27"/>
          <w:szCs w:val="27"/>
        </w:rPr>
        <w:t>nghiệp</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muốn</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đi</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đâu</w:t>
      </w:r>
      <w:proofErr w:type="spellEnd"/>
      <w:r w:rsidRPr="00C855B0">
        <w:rPr>
          <w:rFonts w:ascii="Times New Roman" w:eastAsia="Times New Roman" w:hAnsi="Times New Roman" w:cs="Times New Roman"/>
          <w:b/>
          <w:bCs/>
          <w:sz w:val="27"/>
          <w:szCs w:val="27"/>
        </w:rPr>
        <w:t>?</w:t>
      </w:r>
    </w:p>
    <w:p w14:paraId="68D1C5F7"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Ví</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dụ</w:t>
      </w:r>
      <w:proofErr w:type="spellEnd"/>
      <w:r w:rsidRPr="00C855B0">
        <w:rPr>
          <w:rFonts w:ascii="Times New Roman" w:eastAsia="Times New Roman" w:hAnsi="Times New Roman" w:cs="Times New Roman"/>
          <w:sz w:val="24"/>
          <w:szCs w:val="24"/>
        </w:rPr>
        <w:t>.</w:t>
      </w:r>
    </w:p>
    <w:p w14:paraId="52A491EF" w14:textId="77777777" w:rsidR="00C855B0" w:rsidRPr="00C855B0" w:rsidRDefault="00C855B0">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Tăng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thu</w:t>
      </w:r>
      <w:proofErr w:type="spellEnd"/>
    </w:p>
    <w:p w14:paraId="0E7F6BAC" w14:textId="77777777" w:rsidR="00C855B0" w:rsidRPr="00C855B0" w:rsidRDefault="00C855B0">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Chuẩn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hóa</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vận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hành</w:t>
      </w:r>
      <w:proofErr w:type="spellEnd"/>
    </w:p>
    <w:p w14:paraId="495263E6" w14:textId="77777777" w:rsidR="00C855B0" w:rsidRPr="00C855B0" w:rsidRDefault="00C855B0">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Mở</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rộng</w:t>
      </w:r>
      <w:proofErr w:type="spellEnd"/>
      <w:r w:rsidRPr="00C855B0">
        <w:rPr>
          <w:rFonts w:ascii="Times New Roman" w:eastAsia="Times New Roman" w:hAnsi="Times New Roman" w:cs="Times New Roman"/>
          <w:sz w:val="24"/>
          <w:szCs w:val="24"/>
        </w:rPr>
        <w:t xml:space="preserve"> chi </w:t>
      </w:r>
      <w:proofErr w:type="spellStart"/>
      <w:r w:rsidRPr="00C855B0">
        <w:rPr>
          <w:rFonts w:ascii="Times New Roman" w:eastAsia="Times New Roman" w:hAnsi="Times New Roman" w:cs="Times New Roman"/>
          <w:sz w:val="24"/>
          <w:szCs w:val="24"/>
        </w:rPr>
        <w:t>nhánh</w:t>
      </w:r>
      <w:proofErr w:type="spellEnd"/>
    </w:p>
    <w:p w14:paraId="78CF5428" w14:textId="77777777" w:rsidR="00C855B0" w:rsidRPr="00C855B0" w:rsidRDefault="00C855B0">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Chuyển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đổi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số</w:t>
      </w:r>
      <w:proofErr w:type="spellEnd"/>
    </w:p>
    <w:p w14:paraId="44DC680F" w14:textId="77777777" w:rsidR="00C855B0" w:rsidRPr="00C855B0" w:rsidRDefault="00C855B0">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Nâng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cao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năng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lực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sự</w:t>
      </w:r>
      <w:proofErr w:type="spellEnd"/>
    </w:p>
    <w:p w14:paraId="5690E615" w14:textId="77777777" w:rsidR="00C855B0" w:rsidRPr="00C855B0" w:rsidRDefault="00C855B0">
      <w:pPr>
        <w:numPr>
          <w:ilvl w:val="0"/>
          <w:numId w:val="104"/>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Chuẩn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bị</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gọi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vốn</w:t>
      </w:r>
      <w:proofErr w:type="spellEnd"/>
    </w:p>
    <w:p w14:paraId="0FD79D48"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biết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đích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đến</w:t>
      </w:r>
      <w:proofErr w:type="spellEnd"/>
      <w:r w:rsidRPr="00C855B0">
        <w:rPr>
          <w:rFonts w:ascii="Times New Roman" w:eastAsia="Times New Roman" w:hAnsi="Times New Roman" w:cs="Times New Roman"/>
          <w:sz w:val="24"/>
          <w:szCs w:val="24"/>
        </w:rPr>
        <w:t>.</w:t>
      </w:r>
    </w:p>
    <w:p w14:paraId="5DB98AF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thể</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xây</w:t>
      </w:r>
      <w:proofErr w:type="spellEnd"/>
      <w:r w:rsidRPr="00C855B0">
        <w:rPr>
          <w:rFonts w:ascii="Times New Roman" w:eastAsia="Times New Roman" w:hAnsi="Times New Roman" w:cs="Times New Roman"/>
          <w:sz w:val="24"/>
          <w:szCs w:val="24"/>
        </w:rPr>
        <w:t xml:space="preserve"> Roadmap.</w:t>
      </w:r>
    </w:p>
    <w:p w14:paraId="32157F06" w14:textId="14846D6F" w:rsidR="00C855B0" w:rsidRPr="00C855B0" w:rsidDel="005E1083" w:rsidRDefault="00000000" w:rsidP="00C855B0">
      <w:pPr>
        <w:spacing w:after="0" w:line="240" w:lineRule="auto"/>
        <w:rPr>
          <w:del w:id="329" w:author="Admin" w:date="2026-07-06T11:38:00Z" w16du:dateUtc="2026-07-06T04:38:00Z"/>
          <w:rFonts w:ascii="Times New Roman" w:eastAsia="Times New Roman" w:hAnsi="Times New Roman" w:cs="Times New Roman"/>
          <w:sz w:val="24"/>
          <w:szCs w:val="24"/>
        </w:rPr>
      </w:pPr>
      <w:del w:id="330" w:author="Admin" w:date="2026-07-06T11:38:00Z" w16du:dateUtc="2026-07-06T04:38:00Z">
        <w:r w:rsidDel="005E1083">
          <w:rPr>
            <w:rFonts w:ascii="Times New Roman" w:eastAsia="Times New Roman" w:hAnsi="Times New Roman" w:cs="Times New Roman"/>
            <w:sz w:val="24"/>
            <w:szCs w:val="24"/>
          </w:rPr>
          <w:pict w14:anchorId="086190FE">
            <v:rect id="_x0000_i1214" style="width:0;height:1.5pt" o:hralign="center" o:hrstd="t" o:hr="t" fillcolor="#a0a0a0" stroked="f"/>
          </w:pict>
        </w:r>
      </w:del>
    </w:p>
    <w:p w14:paraId="7DB6D9B9"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331" w:author="Admin" w:date="2026-07-06T11:38:00Z" w16du:dateUtc="2026-07-06T04:38: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Câu</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hỏi</w:t>
      </w:r>
      <w:proofErr w:type="spellEnd"/>
      <w:r w:rsidRPr="00C855B0">
        <w:rPr>
          <w:rFonts w:ascii="Times New Roman" w:eastAsia="Times New Roman" w:hAnsi="Times New Roman" w:cs="Times New Roman"/>
          <w:b/>
          <w:bCs/>
          <w:sz w:val="36"/>
          <w:szCs w:val="36"/>
        </w:rPr>
        <w:t xml:space="preserve"> 3</w:t>
      </w:r>
    </w:p>
    <w:p w14:paraId="6ACB9886" w14:textId="77777777" w:rsidR="00C855B0" w:rsidRPr="00C855B0" w:rsidRDefault="00C855B0" w:rsidP="00C855B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C855B0">
        <w:rPr>
          <w:rFonts w:ascii="Times New Roman" w:eastAsia="Times New Roman" w:hAnsi="Times New Roman" w:cs="Times New Roman"/>
          <w:b/>
          <w:bCs/>
          <w:sz w:val="27"/>
          <w:szCs w:val="27"/>
        </w:rPr>
        <w:t>Điều</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gì</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đang</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cản</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trở</w:t>
      </w:r>
      <w:proofErr w:type="spellEnd"/>
      <w:r w:rsidRPr="00C855B0">
        <w:rPr>
          <w:rFonts w:ascii="Times New Roman" w:eastAsia="Times New Roman" w:hAnsi="Times New Roman" w:cs="Times New Roman"/>
          <w:b/>
          <w:bCs/>
          <w:sz w:val="27"/>
          <w:szCs w:val="27"/>
        </w:rPr>
        <w:t>?</w:t>
      </w:r>
    </w:p>
    <w:p w14:paraId="1FA73282"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Ví</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dụ</w:t>
      </w:r>
      <w:proofErr w:type="spellEnd"/>
      <w:r w:rsidRPr="00C855B0">
        <w:rPr>
          <w:rFonts w:ascii="Times New Roman" w:eastAsia="Times New Roman" w:hAnsi="Times New Roman" w:cs="Times New Roman"/>
          <w:sz w:val="24"/>
          <w:szCs w:val="24"/>
        </w:rPr>
        <w:t>.</w:t>
      </w:r>
    </w:p>
    <w:p w14:paraId="6C49795E" w14:textId="77777777" w:rsidR="00C855B0" w:rsidRPr="00C855B0" w:rsidRDefault="00C855B0">
      <w:pPr>
        <w:numPr>
          <w:ilvl w:val="0"/>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Thiếu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lực</w:t>
      </w:r>
      <w:proofErr w:type="spellEnd"/>
    </w:p>
    <w:p w14:paraId="59C20AAD" w14:textId="77777777" w:rsidR="00C855B0" w:rsidRPr="00C855B0" w:rsidRDefault="00C855B0">
      <w:pPr>
        <w:numPr>
          <w:ilvl w:val="0"/>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Thiếu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p>
    <w:p w14:paraId="04206EAF" w14:textId="77777777" w:rsidR="00C855B0" w:rsidRPr="00C855B0" w:rsidRDefault="00C855B0">
      <w:pPr>
        <w:numPr>
          <w:ilvl w:val="0"/>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Thiếu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dữ</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liệu</w:t>
      </w:r>
      <w:proofErr w:type="spellEnd"/>
    </w:p>
    <w:p w14:paraId="6B42EF43" w14:textId="77777777" w:rsidR="00C855B0" w:rsidRPr="00C855B0" w:rsidRDefault="00C855B0">
      <w:pPr>
        <w:numPr>
          <w:ilvl w:val="0"/>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Thiếu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quản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lý</w:t>
      </w:r>
      <w:proofErr w:type="spellEnd"/>
    </w:p>
    <w:p w14:paraId="01E1C652" w14:textId="77777777" w:rsidR="00C855B0" w:rsidRPr="00C855B0" w:rsidRDefault="00C855B0">
      <w:pPr>
        <w:numPr>
          <w:ilvl w:val="0"/>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Thiếu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khách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hàng</w:t>
      </w:r>
      <w:proofErr w:type="spellEnd"/>
    </w:p>
    <w:p w14:paraId="4D81D755" w14:textId="77777777" w:rsidR="00C855B0" w:rsidRPr="00C855B0" w:rsidRDefault="00C855B0">
      <w:pPr>
        <w:numPr>
          <w:ilvl w:val="0"/>
          <w:numId w:val="105"/>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Thiếu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nghệ</w:t>
      </w:r>
      <w:proofErr w:type="spellEnd"/>
    </w:p>
    <w:p w14:paraId="092EC3C8"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mới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thứ</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cần</w:t>
      </w:r>
      <w:proofErr w:type="spellEnd"/>
      <w:r w:rsidRPr="00C855B0">
        <w:rPr>
          <w:rFonts w:ascii="Times New Roman" w:eastAsia="Times New Roman" w:hAnsi="Times New Roman" w:cs="Times New Roman"/>
          <w:sz w:val="24"/>
          <w:szCs w:val="24"/>
        </w:rPr>
        <w:t xml:space="preserve"> Discovery.</w:t>
      </w:r>
    </w:p>
    <w:p w14:paraId="62198959" w14:textId="4989FB25" w:rsidR="00C855B0" w:rsidRPr="00C855B0" w:rsidDel="005E1083" w:rsidRDefault="00000000" w:rsidP="00C855B0">
      <w:pPr>
        <w:spacing w:after="0" w:line="240" w:lineRule="auto"/>
        <w:rPr>
          <w:del w:id="332" w:author="Admin" w:date="2026-07-06T11:38:00Z" w16du:dateUtc="2026-07-06T04:38:00Z"/>
          <w:rFonts w:ascii="Times New Roman" w:eastAsia="Times New Roman" w:hAnsi="Times New Roman" w:cs="Times New Roman"/>
          <w:sz w:val="24"/>
          <w:szCs w:val="24"/>
        </w:rPr>
      </w:pPr>
      <w:del w:id="333" w:author="Admin" w:date="2026-07-06T11:38:00Z" w16du:dateUtc="2026-07-06T04:38:00Z">
        <w:r w:rsidDel="005E1083">
          <w:rPr>
            <w:rFonts w:ascii="Times New Roman" w:eastAsia="Times New Roman" w:hAnsi="Times New Roman" w:cs="Times New Roman"/>
            <w:sz w:val="24"/>
            <w:szCs w:val="24"/>
          </w:rPr>
          <w:pict w14:anchorId="22041AF2">
            <v:rect id="_x0000_i1215" style="width:0;height:1.5pt" o:hralign="center" o:hrstd="t" o:hr="t" fillcolor="#a0a0a0" stroked="f"/>
          </w:pict>
        </w:r>
      </w:del>
    </w:p>
    <w:p w14:paraId="08B7164B"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334" w:author="Admin" w:date="2026-07-06T11:38:00Z" w16du:dateUtc="2026-07-06T04:38: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Câu</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hỏi</w:t>
      </w:r>
      <w:proofErr w:type="spellEnd"/>
      <w:r w:rsidRPr="00C855B0">
        <w:rPr>
          <w:rFonts w:ascii="Times New Roman" w:eastAsia="Times New Roman" w:hAnsi="Times New Roman" w:cs="Times New Roman"/>
          <w:b/>
          <w:bCs/>
          <w:sz w:val="36"/>
          <w:szCs w:val="36"/>
        </w:rPr>
        <w:t xml:space="preserve"> 4</w:t>
      </w:r>
    </w:p>
    <w:p w14:paraId="72DEF17E" w14:textId="77777777" w:rsidR="00C855B0" w:rsidRPr="00C855B0" w:rsidRDefault="00C855B0" w:rsidP="00C855B0">
      <w:pPr>
        <w:spacing w:before="100" w:beforeAutospacing="1" w:after="100" w:afterAutospacing="1" w:line="240" w:lineRule="auto"/>
        <w:outlineLvl w:val="2"/>
        <w:rPr>
          <w:rFonts w:ascii="Times New Roman" w:eastAsia="Times New Roman" w:hAnsi="Times New Roman" w:cs="Times New Roman"/>
          <w:b/>
          <w:bCs/>
          <w:sz w:val="27"/>
          <w:szCs w:val="27"/>
        </w:rPr>
      </w:pPr>
      <w:r w:rsidRPr="00C855B0">
        <w:rPr>
          <w:rFonts w:ascii="Times New Roman" w:eastAsia="Times New Roman" w:hAnsi="Times New Roman" w:cs="Times New Roman"/>
          <w:b/>
          <w:bCs/>
          <w:sz w:val="27"/>
          <w:szCs w:val="27"/>
        </w:rPr>
        <w:lastRenderedPageBreak/>
        <w:t xml:space="preserve">Điều </w:t>
      </w:r>
      <w:proofErr w:type="spellStart"/>
      <w:r w:rsidRPr="00C855B0">
        <w:rPr>
          <w:rFonts w:ascii="Times New Roman" w:eastAsia="Times New Roman" w:hAnsi="Times New Roman" w:cs="Times New Roman"/>
          <w:b/>
          <w:bCs/>
          <w:sz w:val="27"/>
          <w:szCs w:val="27"/>
        </w:rPr>
        <w:t>gì</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quan</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trọng</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nhất</w:t>
      </w:r>
      <w:proofErr w:type="spellEnd"/>
      <w:r w:rsidRPr="00C855B0">
        <w:rPr>
          <w:rFonts w:ascii="Times New Roman" w:eastAsia="Times New Roman" w:hAnsi="Times New Roman" w:cs="Times New Roman"/>
          <w:b/>
          <w:bCs/>
          <w:sz w:val="27"/>
          <w:szCs w:val="27"/>
        </w:rPr>
        <w:t>?</w:t>
      </w:r>
    </w:p>
    <w:p w14:paraId="6DE35C17"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thể</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w:t>
      </w:r>
    </w:p>
    <w:p w14:paraId="4650DF28"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Nhưng</w:t>
      </w:r>
      <w:proofErr w:type="spellEnd"/>
      <w:r w:rsidRPr="00C855B0">
        <w:rPr>
          <w:rFonts w:ascii="Times New Roman" w:eastAsia="Times New Roman" w:hAnsi="Times New Roman" w:cs="Times New Roman"/>
          <w:sz w:val="24"/>
          <w:szCs w:val="24"/>
        </w:rPr>
        <w:t xml:space="preserve"> Consultant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định</w:t>
      </w:r>
      <w:proofErr w:type="spellEnd"/>
      <w:r w:rsidRPr="00C855B0">
        <w:rPr>
          <w:rFonts w:ascii="Times New Roman" w:eastAsia="Times New Roman" w:hAnsi="Times New Roman" w:cs="Times New Roman"/>
          <w:sz w:val="24"/>
          <w:szCs w:val="24"/>
        </w:rPr>
        <w:t>.</w:t>
      </w:r>
    </w:p>
    <w:p w14:paraId="278DE4A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Vấn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nào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nếu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quyết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sẽ</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tạo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lớn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nhất</w:t>
      </w:r>
      <w:proofErr w:type="spellEnd"/>
      <w:r w:rsidRPr="00C855B0">
        <w:rPr>
          <w:rFonts w:ascii="Times New Roman" w:eastAsia="Times New Roman" w:hAnsi="Times New Roman" w:cs="Times New Roman"/>
          <w:sz w:val="24"/>
          <w:szCs w:val="24"/>
        </w:rPr>
        <w:t>?</w:t>
      </w:r>
    </w:p>
    <w:p w14:paraId="098A0D27" w14:textId="10BA8EAC" w:rsidR="00C855B0" w:rsidRPr="00C855B0" w:rsidDel="005E1083" w:rsidRDefault="00000000" w:rsidP="00C855B0">
      <w:pPr>
        <w:spacing w:after="0" w:line="240" w:lineRule="auto"/>
        <w:rPr>
          <w:del w:id="335" w:author="Admin" w:date="2026-07-06T11:38:00Z" w16du:dateUtc="2026-07-06T04:38:00Z"/>
          <w:rFonts w:ascii="Times New Roman" w:eastAsia="Times New Roman" w:hAnsi="Times New Roman" w:cs="Times New Roman"/>
          <w:sz w:val="24"/>
          <w:szCs w:val="24"/>
        </w:rPr>
      </w:pPr>
      <w:del w:id="336" w:author="Admin" w:date="2026-07-06T11:38:00Z" w16du:dateUtc="2026-07-06T04:38:00Z">
        <w:r w:rsidDel="005E1083">
          <w:rPr>
            <w:rFonts w:ascii="Times New Roman" w:eastAsia="Times New Roman" w:hAnsi="Times New Roman" w:cs="Times New Roman"/>
            <w:sz w:val="24"/>
            <w:szCs w:val="24"/>
          </w:rPr>
          <w:pict w14:anchorId="128A7202">
            <v:rect id="_x0000_i1216" style="width:0;height:1.5pt" o:hralign="center" o:hrstd="t" o:hr="t" fillcolor="#a0a0a0" stroked="f"/>
          </w:pict>
        </w:r>
      </w:del>
    </w:p>
    <w:p w14:paraId="102737E9"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337" w:author="Admin" w:date="2026-07-06T11:38:00Z" w16du:dateUtc="2026-07-06T04:38: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Câu</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hỏi</w:t>
      </w:r>
      <w:proofErr w:type="spellEnd"/>
      <w:r w:rsidRPr="00C855B0">
        <w:rPr>
          <w:rFonts w:ascii="Times New Roman" w:eastAsia="Times New Roman" w:hAnsi="Times New Roman" w:cs="Times New Roman"/>
          <w:b/>
          <w:bCs/>
          <w:sz w:val="36"/>
          <w:szCs w:val="36"/>
        </w:rPr>
        <w:t xml:space="preserve"> 5</w:t>
      </w:r>
    </w:p>
    <w:p w14:paraId="4B989599" w14:textId="77777777" w:rsidR="00C855B0" w:rsidRPr="00C855B0" w:rsidRDefault="00C855B0" w:rsidP="00C855B0">
      <w:pPr>
        <w:spacing w:before="100" w:beforeAutospacing="1" w:after="100" w:afterAutospacing="1" w:line="240" w:lineRule="auto"/>
        <w:outlineLvl w:val="2"/>
        <w:rPr>
          <w:rFonts w:ascii="Times New Roman" w:eastAsia="Times New Roman" w:hAnsi="Times New Roman" w:cs="Times New Roman"/>
          <w:b/>
          <w:bCs/>
          <w:sz w:val="27"/>
          <w:szCs w:val="27"/>
        </w:rPr>
      </w:pPr>
      <w:r w:rsidRPr="00C855B0">
        <w:rPr>
          <w:rFonts w:ascii="Times New Roman" w:eastAsia="Times New Roman" w:hAnsi="Times New Roman" w:cs="Times New Roman"/>
          <w:b/>
          <w:bCs/>
          <w:sz w:val="27"/>
          <w:szCs w:val="27"/>
        </w:rPr>
        <w:t xml:space="preserve">THUCHOCVN </w:t>
      </w:r>
      <w:proofErr w:type="spellStart"/>
      <w:r w:rsidRPr="00C855B0">
        <w:rPr>
          <w:rFonts w:ascii="Times New Roman" w:eastAsia="Times New Roman" w:hAnsi="Times New Roman" w:cs="Times New Roman"/>
          <w:b/>
          <w:bCs/>
          <w:sz w:val="27"/>
          <w:szCs w:val="27"/>
        </w:rPr>
        <w:t>có</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nên</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đồng</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hành</w:t>
      </w:r>
      <w:proofErr w:type="spellEnd"/>
      <w:r w:rsidRPr="00C855B0">
        <w:rPr>
          <w:rFonts w:ascii="Times New Roman" w:eastAsia="Times New Roman" w:hAnsi="Times New Roman" w:cs="Times New Roman"/>
          <w:b/>
          <w:bCs/>
          <w:sz w:val="27"/>
          <w:szCs w:val="27"/>
        </w:rPr>
        <w:t xml:space="preserve"> </w:t>
      </w:r>
      <w:proofErr w:type="spellStart"/>
      <w:r w:rsidRPr="00C855B0">
        <w:rPr>
          <w:rFonts w:ascii="Times New Roman" w:eastAsia="Times New Roman" w:hAnsi="Times New Roman" w:cs="Times New Roman"/>
          <w:b/>
          <w:bCs/>
          <w:sz w:val="27"/>
          <w:szCs w:val="27"/>
        </w:rPr>
        <w:t>không</w:t>
      </w:r>
      <w:proofErr w:type="spellEnd"/>
      <w:r w:rsidRPr="00C855B0">
        <w:rPr>
          <w:rFonts w:ascii="Times New Roman" w:eastAsia="Times New Roman" w:hAnsi="Times New Roman" w:cs="Times New Roman"/>
          <w:b/>
          <w:bCs/>
          <w:sz w:val="27"/>
          <w:szCs w:val="27"/>
        </w:rPr>
        <w:t>?</w:t>
      </w:r>
    </w:p>
    <w:p w14:paraId="37AFF203"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câu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hỏi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rất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quan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trọng</w:t>
      </w:r>
      <w:proofErr w:type="spellEnd"/>
      <w:r w:rsidRPr="00C855B0">
        <w:rPr>
          <w:rFonts w:ascii="Times New Roman" w:eastAsia="Times New Roman" w:hAnsi="Times New Roman" w:cs="Times New Roman"/>
          <w:sz w:val="24"/>
          <w:szCs w:val="24"/>
        </w:rPr>
        <w:t>.</w:t>
      </w:r>
    </w:p>
    <w:p w14:paraId="73E4385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doanh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nào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cũng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phù</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hợp</w:t>
      </w:r>
      <w:proofErr w:type="spellEnd"/>
      <w:r w:rsidRPr="00C855B0">
        <w:rPr>
          <w:rFonts w:ascii="Times New Roman" w:eastAsia="Times New Roman" w:hAnsi="Times New Roman" w:cs="Times New Roman"/>
          <w:sz w:val="24"/>
          <w:szCs w:val="24"/>
        </w:rPr>
        <w:t>.</w:t>
      </w:r>
    </w:p>
    <w:p w14:paraId="1552B7AE"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Nếu</w:t>
      </w:r>
      <w:proofErr w:type="spellEnd"/>
      <w:r w:rsidRPr="00C855B0">
        <w:rPr>
          <w:rFonts w:ascii="Times New Roman" w:eastAsia="Times New Roman" w:hAnsi="Times New Roman" w:cs="Times New Roman"/>
          <w:sz w:val="24"/>
          <w:szCs w:val="24"/>
        </w:rPr>
        <w:t>:</w:t>
      </w:r>
    </w:p>
    <w:p w14:paraId="215D3FBE" w14:textId="77777777" w:rsidR="00C855B0" w:rsidRPr="00C855B0" w:rsidRDefault="00C855B0">
      <w:pPr>
        <w:numPr>
          <w:ilvl w:val="0"/>
          <w:numId w:val="106"/>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cam </w:t>
      </w:r>
      <w:proofErr w:type="spellStart"/>
      <w:r w:rsidRPr="00C855B0">
        <w:rPr>
          <w:rFonts w:ascii="Times New Roman" w:eastAsia="Times New Roman" w:hAnsi="Times New Roman" w:cs="Times New Roman"/>
          <w:sz w:val="24"/>
          <w:szCs w:val="24"/>
        </w:rPr>
        <w:t>kết</w:t>
      </w:r>
      <w:proofErr w:type="spellEnd"/>
      <w:r w:rsidRPr="00C855B0">
        <w:rPr>
          <w:rFonts w:ascii="Times New Roman" w:eastAsia="Times New Roman" w:hAnsi="Times New Roman" w:cs="Times New Roman"/>
          <w:sz w:val="24"/>
          <w:szCs w:val="24"/>
        </w:rPr>
        <w:t>.</w:t>
      </w:r>
    </w:p>
    <w:p w14:paraId="116311FA" w14:textId="77777777" w:rsidR="00C855B0" w:rsidRPr="00C855B0" w:rsidRDefault="00C855B0">
      <w:pPr>
        <w:numPr>
          <w:ilvl w:val="0"/>
          <w:numId w:val="106"/>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người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phụ</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trách</w:t>
      </w:r>
      <w:proofErr w:type="spellEnd"/>
      <w:r w:rsidRPr="00C855B0">
        <w:rPr>
          <w:rFonts w:ascii="Times New Roman" w:eastAsia="Times New Roman" w:hAnsi="Times New Roman" w:cs="Times New Roman"/>
          <w:sz w:val="24"/>
          <w:szCs w:val="24"/>
        </w:rPr>
        <w:t>.</w:t>
      </w:r>
    </w:p>
    <w:p w14:paraId="20B54EE8" w14:textId="77777777" w:rsidR="00C855B0" w:rsidRPr="00C855B0" w:rsidRDefault="00C855B0">
      <w:pPr>
        <w:numPr>
          <w:ilvl w:val="0"/>
          <w:numId w:val="106"/>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muốn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thay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đổi</w:t>
      </w:r>
      <w:proofErr w:type="spellEnd"/>
      <w:r w:rsidRPr="00C855B0">
        <w:rPr>
          <w:rFonts w:ascii="Times New Roman" w:eastAsia="Times New Roman" w:hAnsi="Times New Roman" w:cs="Times New Roman"/>
          <w:sz w:val="24"/>
          <w:szCs w:val="24"/>
        </w:rPr>
        <w:t>.</w:t>
      </w:r>
    </w:p>
    <w:p w14:paraId="66A0DEC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THUCHOCVN </w:t>
      </w:r>
      <w:proofErr w:type="spellStart"/>
      <w:r w:rsidRPr="00C855B0">
        <w:rPr>
          <w:rFonts w:ascii="Times New Roman" w:eastAsia="Times New Roman" w:hAnsi="Times New Roman" w:cs="Times New Roman"/>
          <w:sz w:val="24"/>
          <w:szCs w:val="24"/>
        </w:rPr>
        <w:t>nên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từ</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chối</w:t>
      </w:r>
      <w:proofErr w:type="spellEnd"/>
      <w:r w:rsidRPr="00C855B0">
        <w:rPr>
          <w:rFonts w:ascii="Times New Roman" w:eastAsia="Times New Roman" w:hAnsi="Times New Roman" w:cs="Times New Roman"/>
          <w:sz w:val="24"/>
          <w:szCs w:val="24"/>
        </w:rPr>
        <w:t>.</w:t>
      </w:r>
    </w:p>
    <w:p w14:paraId="448EDFCB" w14:textId="2B65D49F" w:rsidR="00C855B0" w:rsidRPr="00C855B0" w:rsidDel="005E1083" w:rsidRDefault="00000000" w:rsidP="00C855B0">
      <w:pPr>
        <w:spacing w:after="0" w:line="240" w:lineRule="auto"/>
        <w:rPr>
          <w:del w:id="338" w:author="Admin" w:date="2026-07-06T11:38:00Z" w16du:dateUtc="2026-07-06T04:38:00Z"/>
          <w:rFonts w:ascii="Times New Roman" w:eastAsia="Times New Roman" w:hAnsi="Times New Roman" w:cs="Times New Roman"/>
          <w:sz w:val="24"/>
          <w:szCs w:val="24"/>
        </w:rPr>
      </w:pPr>
      <w:del w:id="339" w:author="Admin" w:date="2026-07-06T11:38:00Z" w16du:dateUtc="2026-07-06T04:38:00Z">
        <w:r w:rsidDel="005E1083">
          <w:rPr>
            <w:rFonts w:ascii="Times New Roman" w:eastAsia="Times New Roman" w:hAnsi="Times New Roman" w:cs="Times New Roman"/>
            <w:sz w:val="24"/>
            <w:szCs w:val="24"/>
          </w:rPr>
          <w:pict w14:anchorId="64448420">
            <v:rect id="_x0000_i1217" style="width:0;height:1.5pt" o:hralign="center" o:hrstd="t" o:hr="t" fillcolor="#a0a0a0" stroked="f"/>
          </w:pict>
        </w:r>
      </w:del>
    </w:p>
    <w:p w14:paraId="382C3960"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340" w:author="Admin" w:date="2026-07-06T11:38:00Z" w16du:dateUtc="2026-07-06T04:38: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2.3. Quy </w:t>
      </w:r>
      <w:proofErr w:type="spellStart"/>
      <w:r w:rsidRPr="00C855B0">
        <w:rPr>
          <w:rFonts w:ascii="Times New Roman" w:eastAsia="Times New Roman" w:hAnsi="Times New Roman" w:cs="Times New Roman"/>
          <w:b/>
          <w:bCs/>
          <w:kern w:val="36"/>
          <w:sz w:val="48"/>
          <w:szCs w:val="48"/>
        </w:rPr>
        <w:t>trình</w:t>
      </w:r>
      <w:proofErr w:type="spellEnd"/>
      <w:r w:rsidRPr="00C855B0">
        <w:rPr>
          <w:rFonts w:ascii="Times New Roman" w:eastAsia="Times New Roman" w:hAnsi="Times New Roman" w:cs="Times New Roman"/>
          <w:b/>
          <w:bCs/>
          <w:kern w:val="36"/>
          <w:sz w:val="48"/>
          <w:szCs w:val="48"/>
        </w:rPr>
        <w:t xml:space="preserve"> BCM</w:t>
      </w:r>
    </w:p>
    <w:p w14:paraId="13A1EE6C" w14:textId="432A0B36" w:rsidR="00C855B0" w:rsidRPr="00C855B0" w:rsidDel="005E1083" w:rsidRDefault="00C855B0" w:rsidP="005E1083">
      <w:pPr>
        <w:spacing w:before="100" w:beforeAutospacing="1" w:after="100" w:afterAutospacing="1" w:line="240" w:lineRule="auto"/>
        <w:rPr>
          <w:del w:id="341" w:author="Admin" w:date="2026-07-06T11:41:00Z" w16du:dateUtc="2026-07-06T04:41:00Z"/>
          <w:rFonts w:ascii="Times New Roman" w:eastAsia="Times New Roman" w:hAnsi="Times New Roman" w:cs="Times New Roman"/>
          <w:sz w:val="24"/>
          <w:szCs w:val="24"/>
        </w:rPr>
        <w:pPrChange w:id="342" w:author="Admin" w:date="2026-07-06T11:41:00Z" w16du:dateUtc="2026-07-06T04:41:00Z">
          <w:pPr>
            <w:spacing w:before="100" w:beforeAutospacing="1" w:after="100" w:afterAutospacing="1" w:line="240" w:lineRule="auto"/>
          </w:pPr>
        </w:pPrChange>
      </w:pPr>
      <w:r w:rsidRPr="00C855B0">
        <w:rPr>
          <w:rFonts w:ascii="Times New Roman" w:eastAsia="Times New Roman" w:hAnsi="Times New Roman" w:cs="Times New Roman"/>
          <w:sz w:val="24"/>
          <w:szCs w:val="24"/>
        </w:rPr>
        <w:t xml:space="preserve">TCF </w:t>
      </w:r>
      <w:proofErr w:type="spellStart"/>
      <w:r w:rsidRPr="00C855B0">
        <w:rPr>
          <w:rFonts w:ascii="Times New Roman" w:eastAsia="Times New Roman" w:hAnsi="Times New Roman" w:cs="Times New Roman"/>
          <w:sz w:val="24"/>
          <w:szCs w:val="24"/>
        </w:rPr>
        <w:t>bắt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đầu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như</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sau</w:t>
      </w:r>
      <w:proofErr w:type="spellEnd"/>
      <w:r w:rsidRPr="00C855B0">
        <w:rPr>
          <w:rFonts w:ascii="Times New Roman" w:eastAsia="Times New Roman" w:hAnsi="Times New Roman" w:cs="Times New Roman"/>
          <w:sz w:val="24"/>
          <w:szCs w:val="24"/>
        </w:rPr>
        <w:t>.</w:t>
      </w:r>
    </w:p>
    <w:p w14:paraId="464450D8" w14:textId="09B57DC4" w:rsidR="00C855B0" w:rsidRPr="00C855B0" w:rsidDel="005E1083" w:rsidRDefault="00C855B0" w:rsidP="005E1083">
      <w:pPr>
        <w:spacing w:before="100" w:beforeAutospacing="1" w:after="100" w:afterAutospacing="1" w:line="240" w:lineRule="auto"/>
        <w:rPr>
          <w:del w:id="343" w:author="Admin" w:date="2026-07-06T11:41:00Z" w16du:dateUtc="2026-07-06T04:41:00Z"/>
          <w:rFonts w:ascii="Courier New" w:eastAsia="Times New Roman" w:hAnsi="Courier New" w:cs="Courier New"/>
          <w:sz w:val="20"/>
          <w:szCs w:val="20"/>
        </w:rPr>
        <w:pPrChange w:id="344"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45" w:author="Admin" w:date="2026-07-06T11:41:00Z" w16du:dateUtc="2026-07-06T04:41:00Z">
        <w:r w:rsidRPr="00C855B0" w:rsidDel="005E1083">
          <w:rPr>
            <w:rFonts w:ascii="Courier New" w:eastAsia="Times New Roman" w:hAnsi="Courier New" w:cs="Courier New"/>
            <w:sz w:val="20"/>
            <w:szCs w:val="20"/>
          </w:rPr>
          <w:delText>Lead</w:delText>
        </w:r>
      </w:del>
    </w:p>
    <w:p w14:paraId="45DE3D5E" w14:textId="12A66F3E" w:rsidR="00C855B0" w:rsidRPr="00C855B0" w:rsidDel="005E1083" w:rsidRDefault="00C855B0" w:rsidP="005E1083">
      <w:pPr>
        <w:spacing w:before="100" w:beforeAutospacing="1" w:after="100" w:afterAutospacing="1" w:line="240" w:lineRule="auto"/>
        <w:rPr>
          <w:del w:id="346" w:author="Admin" w:date="2026-07-06T11:41:00Z" w16du:dateUtc="2026-07-06T04:41:00Z"/>
          <w:rFonts w:ascii="Courier New" w:eastAsia="Times New Roman" w:hAnsi="Courier New" w:cs="Courier New"/>
          <w:sz w:val="20"/>
          <w:szCs w:val="20"/>
        </w:rPr>
        <w:pPrChange w:id="347"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9E52340" w14:textId="0F0474A5" w:rsidR="00C855B0" w:rsidRPr="00C855B0" w:rsidDel="005E1083" w:rsidRDefault="00C855B0" w:rsidP="005E1083">
      <w:pPr>
        <w:spacing w:before="100" w:beforeAutospacing="1" w:after="100" w:afterAutospacing="1" w:line="240" w:lineRule="auto"/>
        <w:rPr>
          <w:del w:id="348" w:author="Admin" w:date="2026-07-06T11:41:00Z" w16du:dateUtc="2026-07-06T04:41:00Z"/>
          <w:rFonts w:ascii="Courier New" w:eastAsia="Times New Roman" w:hAnsi="Courier New" w:cs="Courier New"/>
          <w:sz w:val="20"/>
          <w:szCs w:val="20"/>
        </w:rPr>
        <w:pPrChange w:id="34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50" w:author="Admin" w:date="2026-07-06T11:41:00Z" w16du:dateUtc="2026-07-06T04:41:00Z">
        <w:r w:rsidRPr="00C855B0" w:rsidDel="005E1083">
          <w:rPr>
            <w:rFonts w:ascii="Courier New" w:eastAsia="Times New Roman" w:hAnsi="Courier New" w:cs="Courier New"/>
            <w:sz w:val="20"/>
            <w:szCs w:val="20"/>
          </w:rPr>
          <w:delText>↓</w:delText>
        </w:r>
      </w:del>
    </w:p>
    <w:p w14:paraId="668641DD" w14:textId="38FB9457" w:rsidR="00C855B0" w:rsidRPr="00C855B0" w:rsidDel="005E1083" w:rsidRDefault="00C855B0" w:rsidP="005E1083">
      <w:pPr>
        <w:spacing w:before="100" w:beforeAutospacing="1" w:after="100" w:afterAutospacing="1" w:line="240" w:lineRule="auto"/>
        <w:rPr>
          <w:del w:id="351" w:author="Admin" w:date="2026-07-06T11:41:00Z" w16du:dateUtc="2026-07-06T04:41:00Z"/>
          <w:rFonts w:ascii="Courier New" w:eastAsia="Times New Roman" w:hAnsi="Courier New" w:cs="Courier New"/>
          <w:sz w:val="20"/>
          <w:szCs w:val="20"/>
        </w:rPr>
        <w:pPrChange w:id="352"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7999F9D" w14:textId="3044DA9F" w:rsidR="00C855B0" w:rsidRPr="00C855B0" w:rsidDel="005E1083" w:rsidRDefault="00C855B0" w:rsidP="005E1083">
      <w:pPr>
        <w:spacing w:before="100" w:beforeAutospacing="1" w:after="100" w:afterAutospacing="1" w:line="240" w:lineRule="auto"/>
        <w:rPr>
          <w:del w:id="353" w:author="Admin" w:date="2026-07-06T11:41:00Z" w16du:dateUtc="2026-07-06T04:41:00Z"/>
          <w:rFonts w:ascii="Courier New" w:eastAsia="Times New Roman" w:hAnsi="Courier New" w:cs="Courier New"/>
          <w:sz w:val="20"/>
          <w:szCs w:val="20"/>
        </w:rPr>
        <w:pPrChange w:id="354"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55" w:author="Admin" w:date="2026-07-06T11:41:00Z" w16du:dateUtc="2026-07-06T04:41:00Z">
        <w:r w:rsidRPr="00C855B0" w:rsidDel="005E1083">
          <w:rPr>
            <w:rFonts w:ascii="Courier New" w:eastAsia="Times New Roman" w:hAnsi="Courier New" w:cs="Courier New"/>
            <w:sz w:val="20"/>
            <w:szCs w:val="20"/>
          </w:rPr>
          <w:delText>Business Context</w:delText>
        </w:r>
      </w:del>
    </w:p>
    <w:p w14:paraId="6B8D2C30" w14:textId="5C83E299" w:rsidR="00C855B0" w:rsidRPr="00C855B0" w:rsidDel="005E1083" w:rsidRDefault="00C855B0" w:rsidP="005E1083">
      <w:pPr>
        <w:spacing w:before="100" w:beforeAutospacing="1" w:after="100" w:afterAutospacing="1" w:line="240" w:lineRule="auto"/>
        <w:rPr>
          <w:del w:id="356" w:author="Admin" w:date="2026-07-06T11:41:00Z" w16du:dateUtc="2026-07-06T04:41:00Z"/>
          <w:rFonts w:ascii="Courier New" w:eastAsia="Times New Roman" w:hAnsi="Courier New" w:cs="Courier New"/>
          <w:sz w:val="20"/>
          <w:szCs w:val="20"/>
        </w:rPr>
        <w:pPrChange w:id="357"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1E52BB2" w14:textId="665A5A6A" w:rsidR="00C855B0" w:rsidRPr="00C855B0" w:rsidDel="005E1083" w:rsidRDefault="00C855B0" w:rsidP="005E1083">
      <w:pPr>
        <w:spacing w:before="100" w:beforeAutospacing="1" w:after="100" w:afterAutospacing="1" w:line="240" w:lineRule="auto"/>
        <w:rPr>
          <w:del w:id="358" w:author="Admin" w:date="2026-07-06T11:41:00Z" w16du:dateUtc="2026-07-06T04:41:00Z"/>
          <w:rFonts w:ascii="Courier New" w:eastAsia="Times New Roman" w:hAnsi="Courier New" w:cs="Courier New"/>
          <w:sz w:val="20"/>
          <w:szCs w:val="20"/>
        </w:rPr>
        <w:pPrChange w:id="35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60" w:author="Admin" w:date="2026-07-06T11:41:00Z" w16du:dateUtc="2026-07-06T04:41:00Z">
        <w:r w:rsidRPr="00C855B0" w:rsidDel="005E1083">
          <w:rPr>
            <w:rFonts w:ascii="Courier New" w:eastAsia="Times New Roman" w:hAnsi="Courier New" w:cs="Courier New"/>
            <w:sz w:val="20"/>
            <w:szCs w:val="20"/>
          </w:rPr>
          <w:delText>↓</w:delText>
        </w:r>
      </w:del>
    </w:p>
    <w:p w14:paraId="6FCA01AF" w14:textId="334B71B8" w:rsidR="00C855B0" w:rsidRPr="00C855B0" w:rsidDel="005E1083" w:rsidRDefault="00C855B0" w:rsidP="005E1083">
      <w:pPr>
        <w:spacing w:before="100" w:beforeAutospacing="1" w:after="100" w:afterAutospacing="1" w:line="240" w:lineRule="auto"/>
        <w:rPr>
          <w:del w:id="361" w:author="Admin" w:date="2026-07-06T11:41:00Z" w16du:dateUtc="2026-07-06T04:41:00Z"/>
          <w:rFonts w:ascii="Courier New" w:eastAsia="Times New Roman" w:hAnsi="Courier New" w:cs="Courier New"/>
          <w:sz w:val="20"/>
          <w:szCs w:val="20"/>
        </w:rPr>
        <w:pPrChange w:id="362"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3AF955B" w14:textId="404D82D5" w:rsidR="00C855B0" w:rsidRPr="00C855B0" w:rsidDel="005E1083" w:rsidRDefault="00C855B0" w:rsidP="005E1083">
      <w:pPr>
        <w:spacing w:before="100" w:beforeAutospacing="1" w:after="100" w:afterAutospacing="1" w:line="240" w:lineRule="auto"/>
        <w:rPr>
          <w:del w:id="363" w:author="Admin" w:date="2026-07-06T11:41:00Z" w16du:dateUtc="2026-07-06T04:41:00Z"/>
          <w:rFonts w:ascii="Courier New" w:eastAsia="Times New Roman" w:hAnsi="Courier New" w:cs="Courier New"/>
          <w:sz w:val="20"/>
          <w:szCs w:val="20"/>
        </w:rPr>
        <w:pPrChange w:id="364"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65" w:author="Admin" w:date="2026-07-06T11:41:00Z" w16du:dateUtc="2026-07-06T04:41:00Z">
        <w:r w:rsidRPr="00C855B0" w:rsidDel="005E1083">
          <w:rPr>
            <w:rFonts w:ascii="Courier New" w:eastAsia="Times New Roman" w:hAnsi="Courier New" w:cs="Courier New"/>
            <w:sz w:val="20"/>
            <w:szCs w:val="20"/>
          </w:rPr>
          <w:delText>Business Discovery</w:delText>
        </w:r>
      </w:del>
    </w:p>
    <w:p w14:paraId="7201846B" w14:textId="78A1049C" w:rsidR="00C855B0" w:rsidRPr="00C855B0" w:rsidDel="005E1083" w:rsidRDefault="00C855B0" w:rsidP="005E1083">
      <w:pPr>
        <w:spacing w:before="100" w:beforeAutospacing="1" w:after="100" w:afterAutospacing="1" w:line="240" w:lineRule="auto"/>
        <w:rPr>
          <w:del w:id="366" w:author="Admin" w:date="2026-07-06T11:41:00Z" w16du:dateUtc="2026-07-06T04:41:00Z"/>
          <w:rFonts w:ascii="Courier New" w:eastAsia="Times New Roman" w:hAnsi="Courier New" w:cs="Courier New"/>
          <w:sz w:val="20"/>
          <w:szCs w:val="20"/>
        </w:rPr>
        <w:pPrChange w:id="367"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F41FE33" w14:textId="6F3F101E" w:rsidR="00C855B0" w:rsidRPr="00C855B0" w:rsidDel="005E1083" w:rsidRDefault="00C855B0" w:rsidP="005E1083">
      <w:pPr>
        <w:spacing w:before="100" w:beforeAutospacing="1" w:after="100" w:afterAutospacing="1" w:line="240" w:lineRule="auto"/>
        <w:rPr>
          <w:del w:id="368" w:author="Admin" w:date="2026-07-06T11:41:00Z" w16du:dateUtc="2026-07-06T04:41:00Z"/>
          <w:rFonts w:ascii="Courier New" w:eastAsia="Times New Roman" w:hAnsi="Courier New" w:cs="Courier New"/>
          <w:sz w:val="20"/>
          <w:szCs w:val="20"/>
        </w:rPr>
        <w:pPrChange w:id="36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70" w:author="Admin" w:date="2026-07-06T11:41:00Z" w16du:dateUtc="2026-07-06T04:41:00Z">
        <w:r w:rsidRPr="00C855B0" w:rsidDel="005E1083">
          <w:rPr>
            <w:rFonts w:ascii="Courier New" w:eastAsia="Times New Roman" w:hAnsi="Courier New" w:cs="Courier New"/>
            <w:sz w:val="20"/>
            <w:szCs w:val="20"/>
          </w:rPr>
          <w:delText>↓</w:delText>
        </w:r>
      </w:del>
    </w:p>
    <w:p w14:paraId="61C1B1C8" w14:textId="615A4608" w:rsidR="00C855B0" w:rsidRPr="00C855B0" w:rsidDel="005E1083" w:rsidRDefault="00C855B0" w:rsidP="005E1083">
      <w:pPr>
        <w:spacing w:before="100" w:beforeAutospacing="1" w:after="100" w:afterAutospacing="1" w:line="240" w:lineRule="auto"/>
        <w:rPr>
          <w:del w:id="371" w:author="Admin" w:date="2026-07-06T11:41:00Z" w16du:dateUtc="2026-07-06T04:41:00Z"/>
          <w:rFonts w:ascii="Courier New" w:eastAsia="Times New Roman" w:hAnsi="Courier New" w:cs="Courier New"/>
          <w:sz w:val="20"/>
          <w:szCs w:val="20"/>
        </w:rPr>
        <w:pPrChange w:id="372"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ECE3BE4" w14:textId="59468D42" w:rsidR="00C855B0" w:rsidRPr="00C855B0" w:rsidDel="005E1083" w:rsidRDefault="00C855B0" w:rsidP="005E1083">
      <w:pPr>
        <w:spacing w:before="100" w:beforeAutospacing="1" w:after="100" w:afterAutospacing="1" w:line="240" w:lineRule="auto"/>
        <w:rPr>
          <w:del w:id="373" w:author="Admin" w:date="2026-07-06T11:41:00Z" w16du:dateUtc="2026-07-06T04:41:00Z"/>
          <w:rFonts w:ascii="Courier New" w:eastAsia="Times New Roman" w:hAnsi="Courier New" w:cs="Courier New"/>
          <w:sz w:val="20"/>
          <w:szCs w:val="20"/>
        </w:rPr>
        <w:pPrChange w:id="374"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75" w:author="Admin" w:date="2026-07-06T11:41:00Z" w16du:dateUtc="2026-07-06T04:41:00Z">
        <w:r w:rsidRPr="00C855B0" w:rsidDel="005E1083">
          <w:rPr>
            <w:rFonts w:ascii="Courier New" w:eastAsia="Times New Roman" w:hAnsi="Courier New" w:cs="Courier New"/>
            <w:sz w:val="20"/>
            <w:szCs w:val="20"/>
          </w:rPr>
          <w:delText>Diagnosis</w:delText>
        </w:r>
      </w:del>
    </w:p>
    <w:p w14:paraId="28DC8BCC" w14:textId="02A6025C" w:rsidR="00C855B0" w:rsidRPr="00C855B0" w:rsidDel="005E1083" w:rsidRDefault="00C855B0" w:rsidP="005E1083">
      <w:pPr>
        <w:spacing w:before="100" w:beforeAutospacing="1" w:after="100" w:afterAutospacing="1" w:line="240" w:lineRule="auto"/>
        <w:rPr>
          <w:del w:id="376" w:author="Admin" w:date="2026-07-06T11:41:00Z" w16du:dateUtc="2026-07-06T04:41:00Z"/>
          <w:rFonts w:ascii="Courier New" w:eastAsia="Times New Roman" w:hAnsi="Courier New" w:cs="Courier New"/>
          <w:sz w:val="20"/>
          <w:szCs w:val="20"/>
        </w:rPr>
        <w:pPrChange w:id="377"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FEBCF27" w14:textId="02A65724" w:rsidR="00C855B0" w:rsidRPr="00C855B0" w:rsidDel="005E1083" w:rsidRDefault="00C855B0" w:rsidP="005E1083">
      <w:pPr>
        <w:spacing w:before="100" w:beforeAutospacing="1" w:after="100" w:afterAutospacing="1" w:line="240" w:lineRule="auto"/>
        <w:rPr>
          <w:del w:id="378" w:author="Admin" w:date="2026-07-06T11:41:00Z" w16du:dateUtc="2026-07-06T04:41:00Z"/>
          <w:rFonts w:ascii="Courier New" w:eastAsia="Times New Roman" w:hAnsi="Courier New" w:cs="Courier New"/>
          <w:sz w:val="20"/>
          <w:szCs w:val="20"/>
        </w:rPr>
        <w:pPrChange w:id="37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80" w:author="Admin" w:date="2026-07-06T11:41:00Z" w16du:dateUtc="2026-07-06T04:41:00Z">
        <w:r w:rsidRPr="00C855B0" w:rsidDel="005E1083">
          <w:rPr>
            <w:rFonts w:ascii="Courier New" w:eastAsia="Times New Roman" w:hAnsi="Courier New" w:cs="Courier New"/>
            <w:sz w:val="20"/>
            <w:szCs w:val="20"/>
          </w:rPr>
          <w:delText>↓</w:delText>
        </w:r>
      </w:del>
    </w:p>
    <w:p w14:paraId="0476CDEF" w14:textId="4269ABE9" w:rsidR="00C855B0" w:rsidRPr="00C855B0" w:rsidDel="005E1083" w:rsidRDefault="00C855B0" w:rsidP="005E1083">
      <w:pPr>
        <w:spacing w:before="100" w:beforeAutospacing="1" w:after="100" w:afterAutospacing="1" w:line="240" w:lineRule="auto"/>
        <w:rPr>
          <w:del w:id="381" w:author="Admin" w:date="2026-07-06T11:41:00Z" w16du:dateUtc="2026-07-06T04:41:00Z"/>
          <w:rFonts w:ascii="Courier New" w:eastAsia="Times New Roman" w:hAnsi="Courier New" w:cs="Courier New"/>
          <w:sz w:val="20"/>
          <w:szCs w:val="20"/>
        </w:rPr>
        <w:pPrChange w:id="382"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CC6F73B" w14:textId="51464385" w:rsidR="00C855B0" w:rsidRPr="00C855B0" w:rsidDel="005E1083" w:rsidRDefault="00C855B0" w:rsidP="005E1083">
      <w:pPr>
        <w:spacing w:before="100" w:beforeAutospacing="1" w:after="100" w:afterAutospacing="1" w:line="240" w:lineRule="auto"/>
        <w:rPr>
          <w:del w:id="383" w:author="Admin" w:date="2026-07-06T11:41:00Z" w16du:dateUtc="2026-07-06T04:41:00Z"/>
          <w:rFonts w:ascii="Courier New" w:eastAsia="Times New Roman" w:hAnsi="Courier New" w:cs="Courier New"/>
          <w:sz w:val="20"/>
          <w:szCs w:val="20"/>
        </w:rPr>
        <w:pPrChange w:id="384"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85" w:author="Admin" w:date="2026-07-06T11:41:00Z" w16du:dateUtc="2026-07-06T04:41:00Z">
        <w:r w:rsidRPr="00C855B0" w:rsidDel="005E1083">
          <w:rPr>
            <w:rFonts w:ascii="Courier New" w:eastAsia="Times New Roman" w:hAnsi="Courier New" w:cs="Courier New"/>
            <w:sz w:val="20"/>
            <w:szCs w:val="20"/>
          </w:rPr>
          <w:delText>Solution</w:delText>
        </w:r>
      </w:del>
    </w:p>
    <w:p w14:paraId="58076F1E" w14:textId="0F993124" w:rsidR="00C855B0" w:rsidRPr="00C855B0" w:rsidDel="005E1083" w:rsidRDefault="00C855B0" w:rsidP="005E1083">
      <w:pPr>
        <w:spacing w:before="100" w:beforeAutospacing="1" w:after="100" w:afterAutospacing="1" w:line="240" w:lineRule="auto"/>
        <w:rPr>
          <w:del w:id="386" w:author="Admin" w:date="2026-07-06T11:41:00Z" w16du:dateUtc="2026-07-06T04:41:00Z"/>
          <w:rFonts w:ascii="Courier New" w:eastAsia="Times New Roman" w:hAnsi="Courier New" w:cs="Courier New"/>
          <w:sz w:val="20"/>
          <w:szCs w:val="20"/>
        </w:rPr>
        <w:pPrChange w:id="387"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03EC630" w14:textId="09E9D10B" w:rsidR="00C855B0" w:rsidRPr="00C855B0" w:rsidDel="005E1083" w:rsidRDefault="00C855B0" w:rsidP="005E1083">
      <w:pPr>
        <w:spacing w:before="100" w:beforeAutospacing="1" w:after="100" w:afterAutospacing="1" w:line="240" w:lineRule="auto"/>
        <w:rPr>
          <w:del w:id="388" w:author="Admin" w:date="2026-07-06T11:41:00Z" w16du:dateUtc="2026-07-06T04:41:00Z"/>
          <w:rFonts w:ascii="Courier New" w:eastAsia="Times New Roman" w:hAnsi="Courier New" w:cs="Courier New"/>
          <w:sz w:val="20"/>
          <w:szCs w:val="20"/>
        </w:rPr>
        <w:pPrChange w:id="38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90" w:author="Admin" w:date="2026-07-06T11:41:00Z" w16du:dateUtc="2026-07-06T04:41:00Z">
        <w:r w:rsidRPr="00C855B0" w:rsidDel="005E1083">
          <w:rPr>
            <w:rFonts w:ascii="Courier New" w:eastAsia="Times New Roman" w:hAnsi="Courier New" w:cs="Courier New"/>
            <w:sz w:val="20"/>
            <w:szCs w:val="20"/>
          </w:rPr>
          <w:delText>↓</w:delText>
        </w:r>
      </w:del>
    </w:p>
    <w:p w14:paraId="7345F5AD" w14:textId="6A05480C" w:rsidR="00C855B0" w:rsidRPr="00C855B0" w:rsidDel="005E1083" w:rsidRDefault="00C855B0" w:rsidP="005E1083">
      <w:pPr>
        <w:spacing w:before="100" w:beforeAutospacing="1" w:after="100" w:afterAutospacing="1" w:line="240" w:lineRule="auto"/>
        <w:rPr>
          <w:del w:id="391" w:author="Admin" w:date="2026-07-06T11:41:00Z" w16du:dateUtc="2026-07-06T04:41:00Z"/>
          <w:rFonts w:ascii="Courier New" w:eastAsia="Times New Roman" w:hAnsi="Courier New" w:cs="Courier New"/>
          <w:sz w:val="20"/>
          <w:szCs w:val="20"/>
        </w:rPr>
        <w:pPrChange w:id="392"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DEEF0AC" w14:textId="798002DD" w:rsidR="00C855B0" w:rsidRPr="00C855B0" w:rsidDel="005E1083" w:rsidRDefault="00C855B0" w:rsidP="005E1083">
      <w:pPr>
        <w:spacing w:before="100" w:beforeAutospacing="1" w:after="100" w:afterAutospacing="1" w:line="240" w:lineRule="auto"/>
        <w:rPr>
          <w:del w:id="393" w:author="Admin" w:date="2026-07-06T11:41:00Z" w16du:dateUtc="2026-07-06T04:41:00Z"/>
          <w:rFonts w:ascii="Courier New" w:eastAsia="Times New Roman" w:hAnsi="Courier New" w:cs="Courier New"/>
          <w:sz w:val="20"/>
          <w:szCs w:val="20"/>
        </w:rPr>
        <w:pPrChange w:id="394"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395" w:author="Admin" w:date="2026-07-06T11:41:00Z" w16du:dateUtc="2026-07-06T04:41:00Z">
        <w:r w:rsidRPr="00C855B0" w:rsidDel="005E1083">
          <w:rPr>
            <w:rFonts w:ascii="Courier New" w:eastAsia="Times New Roman" w:hAnsi="Courier New" w:cs="Courier New"/>
            <w:sz w:val="20"/>
            <w:szCs w:val="20"/>
          </w:rPr>
          <w:delText>Roadmap</w:delText>
        </w:r>
      </w:del>
    </w:p>
    <w:p w14:paraId="3293D605" w14:textId="3EFAD378" w:rsidR="00C855B0" w:rsidRPr="00C855B0" w:rsidDel="005E1083" w:rsidRDefault="00C855B0" w:rsidP="005E1083">
      <w:pPr>
        <w:spacing w:before="100" w:beforeAutospacing="1" w:after="100" w:afterAutospacing="1" w:line="240" w:lineRule="auto"/>
        <w:rPr>
          <w:del w:id="396" w:author="Admin" w:date="2026-07-06T11:41:00Z" w16du:dateUtc="2026-07-06T04:41:00Z"/>
          <w:rFonts w:ascii="Courier New" w:eastAsia="Times New Roman" w:hAnsi="Courier New" w:cs="Courier New"/>
          <w:sz w:val="20"/>
          <w:szCs w:val="20"/>
        </w:rPr>
        <w:pPrChange w:id="397"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C8647FE" w14:textId="14721959" w:rsidR="00C855B0" w:rsidRPr="00C855B0" w:rsidDel="005E1083" w:rsidRDefault="00C855B0" w:rsidP="005E1083">
      <w:pPr>
        <w:spacing w:before="100" w:beforeAutospacing="1" w:after="100" w:afterAutospacing="1" w:line="240" w:lineRule="auto"/>
        <w:rPr>
          <w:del w:id="398" w:author="Admin" w:date="2026-07-06T11:41:00Z" w16du:dateUtc="2026-07-06T04:41:00Z"/>
          <w:rFonts w:ascii="Courier New" w:eastAsia="Times New Roman" w:hAnsi="Courier New" w:cs="Courier New"/>
          <w:sz w:val="20"/>
          <w:szCs w:val="20"/>
        </w:rPr>
        <w:pPrChange w:id="39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400" w:author="Admin" w:date="2026-07-06T11:41:00Z" w16du:dateUtc="2026-07-06T04:41:00Z">
        <w:r w:rsidRPr="00C855B0" w:rsidDel="005E1083">
          <w:rPr>
            <w:rFonts w:ascii="Courier New" w:eastAsia="Times New Roman" w:hAnsi="Courier New" w:cs="Courier New"/>
            <w:sz w:val="20"/>
            <w:szCs w:val="20"/>
          </w:rPr>
          <w:delText>↓</w:delText>
        </w:r>
      </w:del>
    </w:p>
    <w:p w14:paraId="7684D4BB" w14:textId="78432074" w:rsidR="00C855B0" w:rsidRPr="00C855B0" w:rsidDel="005E1083" w:rsidRDefault="00C855B0" w:rsidP="005E1083">
      <w:pPr>
        <w:spacing w:before="100" w:beforeAutospacing="1" w:after="100" w:afterAutospacing="1" w:line="240" w:lineRule="auto"/>
        <w:rPr>
          <w:del w:id="401" w:author="Admin" w:date="2026-07-06T11:41:00Z" w16du:dateUtc="2026-07-06T04:41:00Z"/>
          <w:rFonts w:ascii="Courier New" w:eastAsia="Times New Roman" w:hAnsi="Courier New" w:cs="Courier New"/>
          <w:sz w:val="20"/>
          <w:szCs w:val="20"/>
        </w:rPr>
        <w:pPrChange w:id="402"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0E1F4B4" w14:textId="4240FA07" w:rsidR="00C855B0" w:rsidRPr="00C855B0" w:rsidRDefault="00C855B0" w:rsidP="005E1083">
      <w:pPr>
        <w:spacing w:before="100" w:beforeAutospacing="1" w:after="100" w:afterAutospacing="1" w:line="240" w:lineRule="auto"/>
        <w:rPr>
          <w:rFonts w:ascii="Courier New" w:eastAsia="Times New Roman" w:hAnsi="Courier New" w:cs="Courier New"/>
          <w:sz w:val="20"/>
          <w:szCs w:val="20"/>
        </w:rPr>
        <w:pPrChange w:id="403"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del w:id="404" w:author="Admin" w:date="2026-07-06T11:41:00Z" w16du:dateUtc="2026-07-06T04:41:00Z">
        <w:r w:rsidRPr="00C855B0" w:rsidDel="005E1083">
          <w:rPr>
            <w:rFonts w:ascii="Courier New" w:eastAsia="Times New Roman" w:hAnsi="Courier New" w:cs="Courier New"/>
            <w:sz w:val="20"/>
            <w:szCs w:val="20"/>
          </w:rPr>
          <w:delText>Implementation</w:delText>
        </w:r>
      </w:del>
    </w:p>
    <w:p w14:paraId="65D006BB"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05" w:author="Admin" w:date="2026-07-06T11:41:00Z" w16du:dateUtc="2026-07-06T04:41:00Z"/>
          <w:rFonts w:ascii="Courier New" w:eastAsia="Times New Roman" w:hAnsi="Courier New" w:cs="Courier New"/>
          <w:sz w:val="20"/>
          <w:szCs w:val="20"/>
        </w:rPr>
        <w:pPrChange w:id="406"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RangeStart w:id="407" w:author="Admin" w:date="2026-07-06T11:41:00Z" w:name="move234230492"/>
      <w:moveTo w:id="408" w:author="Admin" w:date="2026-07-06T11:41:00Z" w16du:dateUtc="2026-07-06T04:41:00Z">
        <w:r w:rsidRPr="00C855B0">
          <w:rPr>
            <w:rFonts w:ascii="Courier New" w:eastAsia="Times New Roman" w:hAnsi="Courier New" w:cs="Courier New"/>
            <w:sz w:val="20"/>
            <w:szCs w:val="20"/>
          </w:rPr>
          <w:t>Business Context</w:t>
        </w:r>
      </w:moveTo>
    </w:p>
    <w:p w14:paraId="789F249F" w14:textId="00975AB0"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09" w:author="Admin" w:date="2026-07-06T11:41:00Z" w16du:dateUtc="2026-07-06T04:41:00Z"/>
          <w:rFonts w:ascii="Courier New" w:eastAsia="Times New Roman" w:hAnsi="Courier New" w:cs="Courier New"/>
          <w:sz w:val="20"/>
          <w:szCs w:val="20"/>
        </w:rPr>
        <w:pPrChange w:id="410"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11" w:author="Admin" w:date="2026-07-06T11:41:00Z" w16du:dateUtc="2026-07-06T04:41:00Z">
        <w:r w:rsidRPr="00C855B0">
          <w:rPr>
            <w:rFonts w:ascii="Courier New" w:eastAsia="Times New Roman" w:hAnsi="Courier New" w:cs="Courier New"/>
            <w:sz w:val="20"/>
            <w:szCs w:val="20"/>
          </w:rPr>
          <w:t>│</w:t>
        </w:r>
      </w:moveTo>
    </w:p>
    <w:p w14:paraId="0C4CEF29" w14:textId="497EC7A9"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12" w:author="Admin" w:date="2026-07-06T11:41:00Z" w16du:dateUtc="2026-07-06T04:41:00Z"/>
          <w:rFonts w:ascii="Courier New" w:eastAsia="Times New Roman" w:hAnsi="Courier New" w:cs="Courier New"/>
          <w:sz w:val="20"/>
          <w:szCs w:val="20"/>
        </w:rPr>
        <w:pPrChange w:id="413"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14" w:author="Admin" w:date="2026-07-06T11:41:00Z" w16du:dateUtc="2026-07-06T04:41:00Z">
        <w:r w:rsidRPr="00C855B0">
          <w:rPr>
            <w:rFonts w:ascii="Courier New" w:eastAsia="Times New Roman" w:hAnsi="Courier New" w:cs="Courier New"/>
            <w:sz w:val="20"/>
            <w:szCs w:val="20"/>
          </w:rPr>
          <w:t>▼</w:t>
        </w:r>
      </w:moveTo>
    </w:p>
    <w:p w14:paraId="7E7FB40F"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15" w:author="Admin" w:date="2026-07-06T11:41:00Z" w16du:dateUtc="2026-07-06T04:41:00Z"/>
          <w:rFonts w:ascii="Courier New" w:eastAsia="Times New Roman" w:hAnsi="Courier New" w:cs="Courier New"/>
          <w:sz w:val="20"/>
          <w:szCs w:val="20"/>
        </w:rPr>
        <w:pPrChange w:id="416"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17" w:author="Admin" w:date="2026-07-06T11:41:00Z" w16du:dateUtc="2026-07-06T04:41:00Z">
        <w:r w:rsidRPr="00C855B0">
          <w:rPr>
            <w:rFonts w:ascii="Courier New" w:eastAsia="Times New Roman" w:hAnsi="Courier New" w:cs="Courier New"/>
            <w:sz w:val="20"/>
            <w:szCs w:val="20"/>
          </w:rPr>
          <w:t>Business Discovery</w:t>
        </w:r>
      </w:moveTo>
    </w:p>
    <w:p w14:paraId="042B9E30" w14:textId="1FBE814E"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18" w:author="Admin" w:date="2026-07-06T11:41:00Z" w16du:dateUtc="2026-07-06T04:41:00Z"/>
          <w:rFonts w:ascii="Courier New" w:eastAsia="Times New Roman" w:hAnsi="Courier New" w:cs="Courier New"/>
          <w:sz w:val="20"/>
          <w:szCs w:val="20"/>
        </w:rPr>
        <w:pPrChange w:id="41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20" w:author="Admin" w:date="2026-07-06T11:41:00Z" w16du:dateUtc="2026-07-06T04:41:00Z">
        <w:r w:rsidRPr="00C855B0">
          <w:rPr>
            <w:rFonts w:ascii="Courier New" w:eastAsia="Times New Roman" w:hAnsi="Courier New" w:cs="Courier New"/>
            <w:sz w:val="20"/>
            <w:szCs w:val="20"/>
          </w:rPr>
          <w:t>│</w:t>
        </w:r>
      </w:moveTo>
    </w:p>
    <w:p w14:paraId="186038EF" w14:textId="6A734348"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21" w:author="Admin" w:date="2026-07-06T11:41:00Z" w16du:dateUtc="2026-07-06T04:41:00Z"/>
          <w:rFonts w:ascii="Courier New" w:eastAsia="Times New Roman" w:hAnsi="Courier New" w:cs="Courier New"/>
          <w:sz w:val="20"/>
          <w:szCs w:val="20"/>
        </w:rPr>
        <w:pPrChange w:id="422"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23" w:author="Admin" w:date="2026-07-06T11:41:00Z" w16du:dateUtc="2026-07-06T04:41:00Z">
        <w:r w:rsidRPr="00C855B0">
          <w:rPr>
            <w:rFonts w:ascii="Courier New" w:eastAsia="Times New Roman" w:hAnsi="Courier New" w:cs="Courier New"/>
            <w:sz w:val="20"/>
            <w:szCs w:val="20"/>
          </w:rPr>
          <w:t>▼</w:t>
        </w:r>
      </w:moveTo>
    </w:p>
    <w:p w14:paraId="3E74E3B8"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24" w:author="Admin" w:date="2026-07-06T11:41:00Z" w16du:dateUtc="2026-07-06T04:41:00Z"/>
          <w:rFonts w:ascii="Courier New" w:eastAsia="Times New Roman" w:hAnsi="Courier New" w:cs="Courier New"/>
          <w:sz w:val="20"/>
          <w:szCs w:val="20"/>
        </w:rPr>
        <w:pPrChange w:id="425"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26" w:author="Admin" w:date="2026-07-06T11:41:00Z" w16du:dateUtc="2026-07-06T04:41:00Z">
        <w:r w:rsidRPr="00C855B0">
          <w:rPr>
            <w:rFonts w:ascii="Courier New" w:eastAsia="Times New Roman" w:hAnsi="Courier New" w:cs="Courier New"/>
            <w:sz w:val="20"/>
            <w:szCs w:val="20"/>
          </w:rPr>
          <w:t>Business Diagnosis</w:t>
        </w:r>
      </w:moveTo>
    </w:p>
    <w:p w14:paraId="2550DAD8" w14:textId="62E918F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27" w:author="Admin" w:date="2026-07-06T11:41:00Z" w16du:dateUtc="2026-07-06T04:41:00Z"/>
          <w:rFonts w:ascii="Courier New" w:eastAsia="Times New Roman" w:hAnsi="Courier New" w:cs="Courier New"/>
          <w:sz w:val="20"/>
          <w:szCs w:val="20"/>
        </w:rPr>
        <w:pPrChange w:id="428"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29" w:author="Admin" w:date="2026-07-06T11:41:00Z" w16du:dateUtc="2026-07-06T04:41:00Z">
        <w:r w:rsidRPr="00C855B0">
          <w:rPr>
            <w:rFonts w:ascii="Courier New" w:eastAsia="Times New Roman" w:hAnsi="Courier New" w:cs="Courier New"/>
            <w:sz w:val="20"/>
            <w:szCs w:val="20"/>
          </w:rPr>
          <w:t>│</w:t>
        </w:r>
      </w:moveTo>
    </w:p>
    <w:p w14:paraId="29E85182" w14:textId="236FA695"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30" w:author="Admin" w:date="2026-07-06T11:41:00Z" w16du:dateUtc="2026-07-06T04:41:00Z"/>
          <w:rFonts w:ascii="Courier New" w:eastAsia="Times New Roman" w:hAnsi="Courier New" w:cs="Courier New"/>
          <w:sz w:val="20"/>
          <w:szCs w:val="20"/>
        </w:rPr>
        <w:pPrChange w:id="431"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32" w:author="Admin" w:date="2026-07-06T11:41:00Z" w16du:dateUtc="2026-07-06T04:41:00Z">
        <w:r w:rsidRPr="00C855B0">
          <w:rPr>
            <w:rFonts w:ascii="Courier New" w:eastAsia="Times New Roman" w:hAnsi="Courier New" w:cs="Courier New"/>
            <w:sz w:val="20"/>
            <w:szCs w:val="20"/>
          </w:rPr>
          <w:t>▼</w:t>
        </w:r>
      </w:moveTo>
    </w:p>
    <w:p w14:paraId="508BB52D"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33" w:author="Admin" w:date="2026-07-06T11:41:00Z" w16du:dateUtc="2026-07-06T04:41:00Z"/>
          <w:rFonts w:ascii="Courier New" w:eastAsia="Times New Roman" w:hAnsi="Courier New" w:cs="Courier New"/>
          <w:sz w:val="20"/>
          <w:szCs w:val="20"/>
        </w:rPr>
        <w:pPrChange w:id="434"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35" w:author="Admin" w:date="2026-07-06T11:41:00Z" w16du:dateUtc="2026-07-06T04:41:00Z">
        <w:r w:rsidRPr="00C855B0">
          <w:rPr>
            <w:rFonts w:ascii="Courier New" w:eastAsia="Times New Roman" w:hAnsi="Courier New" w:cs="Courier New"/>
            <w:sz w:val="20"/>
            <w:szCs w:val="20"/>
          </w:rPr>
          <w:t>Solution Design</w:t>
        </w:r>
      </w:moveTo>
    </w:p>
    <w:p w14:paraId="1AB26E18" w14:textId="0D56565B"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36" w:author="Admin" w:date="2026-07-06T11:41:00Z" w16du:dateUtc="2026-07-06T04:41:00Z"/>
          <w:rFonts w:ascii="Courier New" w:eastAsia="Times New Roman" w:hAnsi="Courier New" w:cs="Courier New"/>
          <w:sz w:val="20"/>
          <w:szCs w:val="20"/>
        </w:rPr>
        <w:pPrChange w:id="437"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38" w:author="Admin" w:date="2026-07-06T11:41:00Z" w16du:dateUtc="2026-07-06T04:41:00Z">
        <w:r w:rsidRPr="00C855B0">
          <w:rPr>
            <w:rFonts w:ascii="Courier New" w:eastAsia="Times New Roman" w:hAnsi="Courier New" w:cs="Courier New"/>
            <w:sz w:val="20"/>
            <w:szCs w:val="20"/>
          </w:rPr>
          <w:t>│</w:t>
        </w:r>
      </w:moveTo>
    </w:p>
    <w:p w14:paraId="4A365407" w14:textId="443BABB0"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39" w:author="Admin" w:date="2026-07-06T11:41:00Z" w16du:dateUtc="2026-07-06T04:41:00Z"/>
          <w:rFonts w:ascii="Courier New" w:eastAsia="Times New Roman" w:hAnsi="Courier New" w:cs="Courier New"/>
          <w:sz w:val="20"/>
          <w:szCs w:val="20"/>
        </w:rPr>
        <w:pPrChange w:id="440"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41" w:author="Admin" w:date="2026-07-06T11:41:00Z" w16du:dateUtc="2026-07-06T04:41:00Z">
        <w:r w:rsidRPr="00C855B0">
          <w:rPr>
            <w:rFonts w:ascii="Courier New" w:eastAsia="Times New Roman" w:hAnsi="Courier New" w:cs="Courier New"/>
            <w:sz w:val="20"/>
            <w:szCs w:val="20"/>
          </w:rPr>
          <w:t>▼</w:t>
        </w:r>
      </w:moveTo>
    </w:p>
    <w:p w14:paraId="21426B0F"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42" w:author="Admin" w:date="2026-07-06T11:41:00Z" w16du:dateUtc="2026-07-06T04:41:00Z"/>
          <w:rFonts w:ascii="Courier New" w:eastAsia="Times New Roman" w:hAnsi="Courier New" w:cs="Courier New"/>
          <w:sz w:val="20"/>
          <w:szCs w:val="20"/>
        </w:rPr>
        <w:pPrChange w:id="443"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44" w:author="Admin" w:date="2026-07-06T11:41:00Z" w16du:dateUtc="2026-07-06T04:41:00Z">
        <w:r w:rsidRPr="00C855B0">
          <w:rPr>
            <w:rFonts w:ascii="Courier New" w:eastAsia="Times New Roman" w:hAnsi="Courier New" w:cs="Courier New"/>
            <w:sz w:val="20"/>
            <w:szCs w:val="20"/>
          </w:rPr>
          <w:t>Transformation Roadmap</w:t>
        </w:r>
      </w:moveTo>
    </w:p>
    <w:p w14:paraId="0C11E21D" w14:textId="4036557B"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45" w:author="Admin" w:date="2026-07-06T11:41:00Z" w16du:dateUtc="2026-07-06T04:41:00Z"/>
          <w:rFonts w:ascii="Courier New" w:eastAsia="Times New Roman" w:hAnsi="Courier New" w:cs="Courier New"/>
          <w:sz w:val="20"/>
          <w:szCs w:val="20"/>
        </w:rPr>
        <w:pPrChange w:id="446"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47" w:author="Admin" w:date="2026-07-06T11:41:00Z" w16du:dateUtc="2026-07-06T04:41:00Z">
        <w:r w:rsidRPr="00C855B0">
          <w:rPr>
            <w:rFonts w:ascii="Courier New" w:eastAsia="Times New Roman" w:hAnsi="Courier New" w:cs="Courier New"/>
            <w:sz w:val="20"/>
            <w:szCs w:val="20"/>
          </w:rPr>
          <w:t>│</w:t>
        </w:r>
      </w:moveTo>
    </w:p>
    <w:p w14:paraId="251C26D6" w14:textId="7F7A21A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48" w:author="Admin" w:date="2026-07-06T11:41:00Z" w16du:dateUtc="2026-07-06T04:41:00Z"/>
          <w:rFonts w:ascii="Courier New" w:eastAsia="Times New Roman" w:hAnsi="Courier New" w:cs="Courier New"/>
          <w:sz w:val="20"/>
          <w:szCs w:val="20"/>
        </w:rPr>
        <w:pPrChange w:id="44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50" w:author="Admin" w:date="2026-07-06T11:41:00Z" w16du:dateUtc="2026-07-06T04:41:00Z">
        <w:r w:rsidRPr="00C855B0">
          <w:rPr>
            <w:rFonts w:ascii="Courier New" w:eastAsia="Times New Roman" w:hAnsi="Courier New" w:cs="Courier New"/>
            <w:sz w:val="20"/>
            <w:szCs w:val="20"/>
          </w:rPr>
          <w:t>▼</w:t>
        </w:r>
      </w:moveTo>
    </w:p>
    <w:p w14:paraId="440AB157"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51" w:author="Admin" w:date="2026-07-06T11:41:00Z" w16du:dateUtc="2026-07-06T04:41:00Z"/>
          <w:rFonts w:ascii="Courier New" w:eastAsia="Times New Roman" w:hAnsi="Courier New" w:cs="Courier New"/>
          <w:sz w:val="20"/>
          <w:szCs w:val="20"/>
        </w:rPr>
        <w:pPrChange w:id="452"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53" w:author="Admin" w:date="2026-07-06T11:41:00Z" w16du:dateUtc="2026-07-06T04:41:00Z">
        <w:r w:rsidRPr="00C855B0">
          <w:rPr>
            <w:rFonts w:ascii="Courier New" w:eastAsia="Times New Roman" w:hAnsi="Courier New" w:cs="Courier New"/>
            <w:sz w:val="20"/>
            <w:szCs w:val="20"/>
          </w:rPr>
          <w:t>Implementation</w:t>
        </w:r>
      </w:moveTo>
    </w:p>
    <w:p w14:paraId="69422906" w14:textId="0B69F8EF"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54" w:author="Admin" w:date="2026-07-06T11:41:00Z" w16du:dateUtc="2026-07-06T04:41:00Z"/>
          <w:rFonts w:ascii="Courier New" w:eastAsia="Times New Roman" w:hAnsi="Courier New" w:cs="Courier New"/>
          <w:sz w:val="20"/>
          <w:szCs w:val="20"/>
        </w:rPr>
        <w:pPrChange w:id="455"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56" w:author="Admin" w:date="2026-07-06T11:41:00Z" w16du:dateUtc="2026-07-06T04:41:00Z">
        <w:r w:rsidRPr="00C855B0">
          <w:rPr>
            <w:rFonts w:ascii="Courier New" w:eastAsia="Times New Roman" w:hAnsi="Courier New" w:cs="Courier New"/>
            <w:sz w:val="20"/>
            <w:szCs w:val="20"/>
          </w:rPr>
          <w:t>│</w:t>
        </w:r>
      </w:moveTo>
    </w:p>
    <w:p w14:paraId="2A2CC3E4" w14:textId="7B7FA6A3"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57" w:author="Admin" w:date="2026-07-06T11:41:00Z" w16du:dateUtc="2026-07-06T04:41:00Z"/>
          <w:rFonts w:ascii="Courier New" w:eastAsia="Times New Roman" w:hAnsi="Courier New" w:cs="Courier New"/>
          <w:sz w:val="20"/>
          <w:szCs w:val="20"/>
        </w:rPr>
        <w:pPrChange w:id="458"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59" w:author="Admin" w:date="2026-07-06T11:41:00Z" w16du:dateUtc="2026-07-06T04:41:00Z">
        <w:r w:rsidRPr="00C855B0">
          <w:rPr>
            <w:rFonts w:ascii="Courier New" w:eastAsia="Times New Roman" w:hAnsi="Courier New" w:cs="Courier New"/>
            <w:sz w:val="20"/>
            <w:szCs w:val="20"/>
          </w:rPr>
          <w:t>▼</w:t>
        </w:r>
      </w:moveTo>
    </w:p>
    <w:p w14:paraId="1263CD36"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60" w:author="Admin" w:date="2026-07-06T11:41:00Z" w16du:dateUtc="2026-07-06T04:41:00Z"/>
          <w:rFonts w:ascii="Courier New" w:eastAsia="Times New Roman" w:hAnsi="Courier New" w:cs="Courier New"/>
          <w:sz w:val="20"/>
          <w:szCs w:val="20"/>
        </w:rPr>
        <w:pPrChange w:id="461"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62" w:author="Admin" w:date="2026-07-06T11:41:00Z" w16du:dateUtc="2026-07-06T04:41:00Z">
        <w:r w:rsidRPr="00C855B0">
          <w:rPr>
            <w:rFonts w:ascii="Courier New" w:eastAsia="Times New Roman" w:hAnsi="Courier New" w:cs="Courier New"/>
            <w:sz w:val="20"/>
            <w:szCs w:val="20"/>
          </w:rPr>
          <w:t>Measurement</w:t>
        </w:r>
      </w:moveTo>
    </w:p>
    <w:p w14:paraId="19C439C1" w14:textId="6B28B5CC"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63" w:author="Admin" w:date="2026-07-06T11:41:00Z" w16du:dateUtc="2026-07-06T04:41:00Z"/>
          <w:rFonts w:ascii="Courier New" w:eastAsia="Times New Roman" w:hAnsi="Courier New" w:cs="Courier New"/>
          <w:sz w:val="20"/>
          <w:szCs w:val="20"/>
        </w:rPr>
        <w:pPrChange w:id="464"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65" w:author="Admin" w:date="2026-07-06T11:41:00Z" w16du:dateUtc="2026-07-06T04:41:00Z">
        <w:r w:rsidRPr="00C855B0">
          <w:rPr>
            <w:rFonts w:ascii="Courier New" w:eastAsia="Times New Roman" w:hAnsi="Courier New" w:cs="Courier New"/>
            <w:sz w:val="20"/>
            <w:szCs w:val="20"/>
          </w:rPr>
          <w:t>│</w:t>
        </w:r>
      </w:moveTo>
    </w:p>
    <w:p w14:paraId="17E8703E" w14:textId="13D3333F"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66" w:author="Admin" w:date="2026-07-06T11:41:00Z" w16du:dateUtc="2026-07-06T04:41:00Z"/>
          <w:rFonts w:ascii="Courier New" w:eastAsia="Times New Roman" w:hAnsi="Courier New" w:cs="Courier New"/>
          <w:sz w:val="20"/>
          <w:szCs w:val="20"/>
        </w:rPr>
        <w:pPrChange w:id="467"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68" w:author="Admin" w:date="2026-07-06T11:41:00Z" w16du:dateUtc="2026-07-06T04:41:00Z">
        <w:r w:rsidRPr="00C855B0">
          <w:rPr>
            <w:rFonts w:ascii="Courier New" w:eastAsia="Times New Roman" w:hAnsi="Courier New" w:cs="Courier New"/>
            <w:sz w:val="20"/>
            <w:szCs w:val="20"/>
          </w:rPr>
          <w:lastRenderedPageBreak/>
          <w:t>▼</w:t>
        </w:r>
      </w:moveTo>
    </w:p>
    <w:p w14:paraId="4B26A6CE"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69" w:author="Admin" w:date="2026-07-06T11:41:00Z" w16du:dateUtc="2026-07-06T04:41:00Z"/>
          <w:rFonts w:ascii="Courier New" w:eastAsia="Times New Roman" w:hAnsi="Courier New" w:cs="Courier New"/>
          <w:sz w:val="20"/>
          <w:szCs w:val="20"/>
        </w:rPr>
        <w:pPrChange w:id="470"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71" w:author="Admin" w:date="2026-07-06T11:41:00Z" w16du:dateUtc="2026-07-06T04:41:00Z">
        <w:r w:rsidRPr="00C855B0">
          <w:rPr>
            <w:rFonts w:ascii="Courier New" w:eastAsia="Times New Roman" w:hAnsi="Courier New" w:cs="Courier New"/>
            <w:sz w:val="20"/>
            <w:szCs w:val="20"/>
          </w:rPr>
          <w:t>Knowledge</w:t>
        </w:r>
      </w:moveTo>
    </w:p>
    <w:p w14:paraId="24DA1417" w14:textId="2861AD2A"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72" w:author="Admin" w:date="2026-07-06T11:41:00Z" w16du:dateUtc="2026-07-06T04:41:00Z"/>
          <w:rFonts w:ascii="Courier New" w:eastAsia="Times New Roman" w:hAnsi="Courier New" w:cs="Courier New"/>
          <w:sz w:val="20"/>
          <w:szCs w:val="20"/>
        </w:rPr>
        <w:pPrChange w:id="473"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74" w:author="Admin" w:date="2026-07-06T11:41:00Z" w16du:dateUtc="2026-07-06T04:41:00Z">
        <w:r w:rsidRPr="00C855B0">
          <w:rPr>
            <w:rFonts w:ascii="Courier New" w:eastAsia="Times New Roman" w:hAnsi="Courier New" w:cs="Courier New"/>
            <w:sz w:val="20"/>
            <w:szCs w:val="20"/>
          </w:rPr>
          <w:t>│</w:t>
        </w:r>
      </w:moveTo>
    </w:p>
    <w:p w14:paraId="5D41755E" w14:textId="463CDD5A"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75" w:author="Admin" w:date="2026-07-06T11:41:00Z" w16du:dateUtc="2026-07-06T04:41:00Z"/>
          <w:rFonts w:ascii="Courier New" w:eastAsia="Times New Roman" w:hAnsi="Courier New" w:cs="Courier New"/>
          <w:sz w:val="20"/>
          <w:szCs w:val="20"/>
        </w:rPr>
        <w:pPrChange w:id="476"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77" w:author="Admin" w:date="2026-07-06T11:41:00Z" w16du:dateUtc="2026-07-06T04:41:00Z">
        <w:r w:rsidRPr="00C855B0">
          <w:rPr>
            <w:rFonts w:ascii="Courier New" w:eastAsia="Times New Roman" w:hAnsi="Courier New" w:cs="Courier New"/>
            <w:sz w:val="20"/>
            <w:szCs w:val="20"/>
          </w:rPr>
          <w:t>▼</w:t>
        </w:r>
      </w:moveTo>
    </w:p>
    <w:p w14:paraId="33408E23" w14:textId="77777777" w:rsidR="005E1083" w:rsidRPr="00C855B0" w:rsidRDefault="005E1083"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moveTo w:id="478" w:author="Admin" w:date="2026-07-06T11:41:00Z" w16du:dateUtc="2026-07-06T04:41:00Z"/>
          <w:rFonts w:ascii="Courier New" w:eastAsia="Times New Roman" w:hAnsi="Courier New" w:cs="Courier New"/>
          <w:sz w:val="20"/>
          <w:szCs w:val="20"/>
        </w:rPr>
        <w:pPrChange w:id="479" w:author="Admin" w:date="2026-07-06T11:41:00Z" w16du:dateUtc="2026-07-06T04: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moveTo w:id="480" w:author="Admin" w:date="2026-07-06T11:41:00Z" w16du:dateUtc="2026-07-06T04:41:00Z">
        <w:r w:rsidRPr="00C855B0">
          <w:rPr>
            <w:rFonts w:ascii="Courier New" w:eastAsia="Times New Roman" w:hAnsi="Courier New" w:cs="Courier New"/>
            <w:sz w:val="20"/>
            <w:szCs w:val="20"/>
          </w:rPr>
          <w:t>Continuous Improvement</w:t>
        </w:r>
      </w:moveTo>
    </w:p>
    <w:p w14:paraId="57759773" w14:textId="73611DB1" w:rsidR="00C855B0" w:rsidRPr="00C855B0" w:rsidRDefault="005E1083" w:rsidP="005E1083">
      <w:pPr>
        <w:spacing w:before="100" w:beforeAutospacing="1" w:after="100" w:afterAutospacing="1" w:line="240" w:lineRule="auto"/>
        <w:rPr>
          <w:rFonts w:ascii="Times New Roman" w:eastAsia="Times New Roman" w:hAnsi="Times New Roman" w:cs="Times New Roman"/>
          <w:sz w:val="24"/>
          <w:szCs w:val="24"/>
        </w:rPr>
      </w:pPr>
      <w:moveTo w:id="481" w:author="Admin" w:date="2026-07-06T11:41:00Z" w16du:dateUtc="2026-07-06T04:41:00Z">
        <w:del w:id="482" w:author="Admin" w:date="2026-07-06T11:41:00Z" w16du:dateUtc="2026-07-06T04:41:00Z">
          <w:r w:rsidDel="005E1083">
            <w:rPr>
              <w:rFonts w:ascii="Times New Roman" w:eastAsia="Times New Roman" w:hAnsi="Times New Roman" w:cs="Times New Roman"/>
              <w:sz w:val="24"/>
              <w:szCs w:val="24"/>
            </w:rPr>
            <w:pict w14:anchorId="48C26CAD">
              <v:rect id="_x0000_i2265" style="width:0;height:1.5pt" o:hralign="center" o:hrstd="t" o:hr="t" fillcolor="#a0a0a0" stroked="f"/>
            </w:pict>
          </w:r>
        </w:del>
      </w:moveTo>
      <w:moveToRangeEnd w:id="407"/>
      <w:r w:rsidR="00C855B0" w:rsidRPr="00C855B0">
        <w:rPr>
          <w:rFonts w:ascii="Times New Roman" w:eastAsia="Times New Roman" w:hAnsi="Times New Roman" w:cs="Times New Roman"/>
          <w:sz w:val="24"/>
          <w:szCs w:val="24"/>
        </w:rPr>
        <w:t xml:space="preserve">Business Context </w:t>
      </w:r>
      <w:proofErr w:type="spellStart"/>
      <w:r w:rsidR="00C855B0" w:rsidRPr="00C855B0">
        <w:rPr>
          <w:rFonts w:ascii="Times New Roman" w:eastAsia="Times New Roman" w:hAnsi="Times New Roman" w:cs="Times New Roman"/>
          <w:sz w:val="24"/>
          <w:szCs w:val="24"/>
        </w:rPr>
        <w:t>luôn</w:t>
      </w:r>
      <w:proofErr w:type="spellEnd"/>
      <w:r w:rsidR="00C855B0" w:rsidRPr="00C855B0">
        <w:rPr>
          <w:rFonts w:ascii="Times New Roman" w:eastAsia="Times New Roman" w:hAnsi="Times New Roman" w:cs="Times New Roman"/>
          <w:sz w:val="24"/>
          <w:szCs w:val="24"/>
        </w:rPr>
        <w:t xml:space="preserve"> </w:t>
      </w:r>
      <w:proofErr w:type="spellStart"/>
      <w:r w:rsidR="00C855B0" w:rsidRPr="00C855B0">
        <w:rPr>
          <w:rFonts w:ascii="Times New Roman" w:eastAsia="Times New Roman" w:hAnsi="Times New Roman" w:cs="Times New Roman"/>
          <w:sz w:val="24"/>
          <w:szCs w:val="24"/>
        </w:rPr>
        <w:t>đứng</w:t>
      </w:r>
      <w:proofErr w:type="spellEnd"/>
      <w:r w:rsidR="00C855B0" w:rsidRPr="00C855B0">
        <w:rPr>
          <w:rFonts w:ascii="Times New Roman" w:eastAsia="Times New Roman" w:hAnsi="Times New Roman" w:cs="Times New Roman"/>
          <w:sz w:val="24"/>
          <w:szCs w:val="24"/>
        </w:rPr>
        <w:t xml:space="preserve"> </w:t>
      </w:r>
      <w:proofErr w:type="spellStart"/>
      <w:r w:rsidR="00C855B0" w:rsidRPr="00C855B0">
        <w:rPr>
          <w:rFonts w:ascii="Times New Roman" w:eastAsia="Times New Roman" w:hAnsi="Times New Roman" w:cs="Times New Roman"/>
          <w:sz w:val="24"/>
          <w:szCs w:val="24"/>
        </w:rPr>
        <w:t>trước</w:t>
      </w:r>
      <w:proofErr w:type="spellEnd"/>
      <w:r w:rsidR="00C855B0" w:rsidRPr="00C855B0">
        <w:rPr>
          <w:rFonts w:ascii="Times New Roman" w:eastAsia="Times New Roman" w:hAnsi="Times New Roman" w:cs="Times New Roman"/>
          <w:sz w:val="24"/>
          <w:szCs w:val="24"/>
        </w:rPr>
        <w:t xml:space="preserve"> Discovery.</w:t>
      </w:r>
    </w:p>
    <w:p w14:paraId="553FEC7F" w14:textId="7810E508" w:rsidR="00C855B0" w:rsidRPr="00C855B0" w:rsidDel="005E1083" w:rsidRDefault="00000000" w:rsidP="00C855B0">
      <w:pPr>
        <w:spacing w:after="0" w:line="240" w:lineRule="auto"/>
        <w:rPr>
          <w:del w:id="483" w:author="Admin" w:date="2026-07-06T11:38:00Z" w16du:dateUtc="2026-07-06T04:38:00Z"/>
          <w:rFonts w:ascii="Times New Roman" w:eastAsia="Times New Roman" w:hAnsi="Times New Roman" w:cs="Times New Roman"/>
          <w:sz w:val="24"/>
          <w:szCs w:val="24"/>
        </w:rPr>
      </w:pPr>
      <w:del w:id="484" w:author="Admin" w:date="2026-07-06T11:38:00Z" w16du:dateUtc="2026-07-06T04:38:00Z">
        <w:r w:rsidDel="005E1083">
          <w:rPr>
            <w:rFonts w:ascii="Times New Roman" w:eastAsia="Times New Roman" w:hAnsi="Times New Roman" w:cs="Times New Roman"/>
            <w:sz w:val="24"/>
            <w:szCs w:val="24"/>
          </w:rPr>
          <w:pict w14:anchorId="338DB1D1">
            <v:rect id="_x0000_i1218" style="width:0;height:1.5pt" o:hralign="center" o:hrstd="t" o:hr="t" fillcolor="#a0a0a0" stroked="f"/>
          </w:pict>
        </w:r>
      </w:del>
    </w:p>
    <w:p w14:paraId="10609630"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485" w:author="Admin" w:date="2026-07-06T11:38:00Z" w16du:dateUtc="2026-07-06T04:38: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2.4. Các </w:t>
      </w:r>
      <w:proofErr w:type="spellStart"/>
      <w:r w:rsidRPr="00C855B0">
        <w:rPr>
          <w:rFonts w:ascii="Times New Roman" w:eastAsia="Times New Roman" w:hAnsi="Times New Roman" w:cs="Times New Roman"/>
          <w:b/>
          <w:bCs/>
          <w:kern w:val="36"/>
          <w:sz w:val="48"/>
          <w:szCs w:val="48"/>
        </w:rPr>
        <w:t>hoạt</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động</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của</w:t>
      </w:r>
      <w:proofErr w:type="spellEnd"/>
      <w:r w:rsidRPr="00C855B0">
        <w:rPr>
          <w:rFonts w:ascii="Times New Roman" w:eastAsia="Times New Roman" w:hAnsi="Times New Roman" w:cs="Times New Roman"/>
          <w:b/>
          <w:bCs/>
          <w:kern w:val="36"/>
          <w:sz w:val="48"/>
          <w:szCs w:val="48"/>
        </w:rPr>
        <w:t xml:space="preserve"> BCM</w:t>
      </w:r>
    </w:p>
    <w:p w14:paraId="646E5EF1"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BCM </w:t>
      </w:r>
      <w:proofErr w:type="spellStart"/>
      <w:r w:rsidRPr="00C855B0">
        <w:rPr>
          <w:rFonts w:ascii="Times New Roman" w:eastAsia="Times New Roman" w:hAnsi="Times New Roman" w:cs="Times New Roman"/>
          <w:sz w:val="24"/>
          <w:szCs w:val="24"/>
        </w:rPr>
        <w:t>gồm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sáu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hoạt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động</w:t>
      </w:r>
      <w:proofErr w:type="spellEnd"/>
      <w:r w:rsidRPr="00C855B0">
        <w:rPr>
          <w:rFonts w:ascii="Times New Roman" w:eastAsia="Times New Roman" w:hAnsi="Times New Roman" w:cs="Times New Roman"/>
          <w:sz w:val="24"/>
          <w:szCs w:val="24"/>
        </w:rPr>
        <w:t>.</w:t>
      </w:r>
    </w:p>
    <w:p w14:paraId="793D2388" w14:textId="05A9E8C6" w:rsidR="00C855B0" w:rsidRPr="00C855B0" w:rsidDel="005E1083" w:rsidRDefault="00000000" w:rsidP="00C855B0">
      <w:pPr>
        <w:spacing w:after="0" w:line="240" w:lineRule="auto"/>
        <w:rPr>
          <w:del w:id="486" w:author="Admin" w:date="2026-07-06T11:39:00Z" w16du:dateUtc="2026-07-06T04:39:00Z"/>
          <w:rFonts w:ascii="Times New Roman" w:eastAsia="Times New Roman" w:hAnsi="Times New Roman" w:cs="Times New Roman"/>
          <w:sz w:val="24"/>
          <w:szCs w:val="24"/>
        </w:rPr>
      </w:pPr>
      <w:del w:id="487" w:author="Admin" w:date="2026-07-06T11:39:00Z" w16du:dateUtc="2026-07-06T04:39:00Z">
        <w:r w:rsidDel="005E1083">
          <w:rPr>
            <w:rFonts w:ascii="Times New Roman" w:eastAsia="Times New Roman" w:hAnsi="Times New Roman" w:cs="Times New Roman"/>
            <w:sz w:val="24"/>
            <w:szCs w:val="24"/>
          </w:rPr>
          <w:pict w14:anchorId="5DEB71DF">
            <v:rect id="_x0000_i1219" style="width:0;height:1.5pt" o:hralign="center" o:hrstd="t" o:hr="t" fillcolor="#a0a0a0" stroked="f"/>
          </w:pict>
        </w:r>
      </w:del>
    </w:p>
    <w:p w14:paraId="39890C65"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488" w:author="Admin" w:date="2026-07-06T11:39:00Z" w16du:dateUtc="2026-07-06T04:39: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Hoạt</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động</w:t>
      </w:r>
      <w:proofErr w:type="spellEnd"/>
      <w:r w:rsidRPr="00C855B0">
        <w:rPr>
          <w:rFonts w:ascii="Times New Roman" w:eastAsia="Times New Roman" w:hAnsi="Times New Roman" w:cs="Times New Roman"/>
          <w:b/>
          <w:bCs/>
          <w:sz w:val="36"/>
          <w:szCs w:val="36"/>
        </w:rPr>
        <w:t xml:space="preserve"> 1</w:t>
      </w:r>
    </w:p>
    <w:p w14:paraId="59AD5F6C"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Business Profile</w:t>
      </w:r>
    </w:p>
    <w:p w14:paraId="6B329F2E"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Thu </w:t>
      </w:r>
      <w:proofErr w:type="spellStart"/>
      <w:r w:rsidRPr="00C855B0">
        <w:rPr>
          <w:rFonts w:ascii="Times New Roman" w:eastAsia="Times New Roman" w:hAnsi="Times New Roman" w:cs="Times New Roman"/>
          <w:sz w:val="24"/>
          <w:szCs w:val="24"/>
        </w:rPr>
        <w:t>thập</w:t>
      </w:r>
      <w:proofErr w:type="spellEnd"/>
      <w:r w:rsidRPr="00C855B0">
        <w:rPr>
          <w:rFonts w:ascii="Times New Roman" w:eastAsia="Times New Roman" w:hAnsi="Times New Roman" w:cs="Times New Roman"/>
          <w:sz w:val="24"/>
          <w:szCs w:val="24"/>
        </w:rPr>
        <w:t>.</w:t>
      </w:r>
    </w:p>
    <w:p w14:paraId="10118599" w14:textId="77777777" w:rsidR="00C855B0" w:rsidRPr="00C855B0" w:rsidRDefault="00C855B0">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Lĩnh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vực</w:t>
      </w:r>
      <w:proofErr w:type="spellEnd"/>
      <w:r w:rsidRPr="00C855B0">
        <w:rPr>
          <w:rFonts w:ascii="Times New Roman" w:eastAsia="Times New Roman" w:hAnsi="Times New Roman" w:cs="Times New Roman"/>
          <w:sz w:val="24"/>
          <w:szCs w:val="24"/>
        </w:rPr>
        <w:t>.</w:t>
      </w:r>
    </w:p>
    <w:p w14:paraId="0B3F08FD" w14:textId="77777777" w:rsidR="00C855B0" w:rsidRPr="00C855B0" w:rsidRDefault="00C855B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Quy </w:t>
      </w:r>
      <w:proofErr w:type="spellStart"/>
      <w:r w:rsidRPr="00C855B0">
        <w:rPr>
          <w:rFonts w:ascii="Times New Roman" w:eastAsia="Times New Roman" w:hAnsi="Times New Roman" w:cs="Times New Roman"/>
          <w:sz w:val="24"/>
          <w:szCs w:val="24"/>
        </w:rPr>
        <w:t>mô</w:t>
      </w:r>
      <w:proofErr w:type="spellEnd"/>
      <w:r w:rsidRPr="00C855B0">
        <w:rPr>
          <w:rFonts w:ascii="Times New Roman" w:eastAsia="Times New Roman" w:hAnsi="Times New Roman" w:cs="Times New Roman"/>
          <w:sz w:val="24"/>
          <w:szCs w:val="24"/>
        </w:rPr>
        <w:t>.</w:t>
      </w:r>
    </w:p>
    <w:p w14:paraId="0C48938D" w14:textId="77777777" w:rsidR="00C855B0" w:rsidRPr="00C855B0" w:rsidRDefault="00C855B0">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Sản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phẩm</w:t>
      </w:r>
      <w:proofErr w:type="spellEnd"/>
      <w:r w:rsidRPr="00C855B0">
        <w:rPr>
          <w:rFonts w:ascii="Times New Roman" w:eastAsia="Times New Roman" w:hAnsi="Times New Roman" w:cs="Times New Roman"/>
          <w:sz w:val="24"/>
          <w:szCs w:val="24"/>
        </w:rPr>
        <w:t>.</w:t>
      </w:r>
    </w:p>
    <w:p w14:paraId="57514031" w14:textId="77777777" w:rsidR="00C855B0" w:rsidRPr="00C855B0" w:rsidRDefault="00C855B0">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Khách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hàng</w:t>
      </w:r>
      <w:proofErr w:type="spellEnd"/>
      <w:r w:rsidRPr="00C855B0">
        <w:rPr>
          <w:rFonts w:ascii="Times New Roman" w:eastAsia="Times New Roman" w:hAnsi="Times New Roman" w:cs="Times New Roman"/>
          <w:sz w:val="24"/>
          <w:szCs w:val="24"/>
        </w:rPr>
        <w:t>.</w:t>
      </w:r>
    </w:p>
    <w:p w14:paraId="63188BF0" w14:textId="77777777" w:rsidR="00C855B0" w:rsidRPr="00C855B0" w:rsidRDefault="00C855B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Thị </w:t>
      </w:r>
      <w:proofErr w:type="spellStart"/>
      <w:r w:rsidRPr="00C855B0">
        <w:rPr>
          <w:rFonts w:ascii="Times New Roman" w:eastAsia="Times New Roman" w:hAnsi="Times New Roman" w:cs="Times New Roman"/>
          <w:sz w:val="24"/>
          <w:szCs w:val="24"/>
        </w:rPr>
        <w:t>trường</w:t>
      </w:r>
      <w:proofErr w:type="spellEnd"/>
      <w:r w:rsidRPr="00C855B0">
        <w:rPr>
          <w:rFonts w:ascii="Times New Roman" w:eastAsia="Times New Roman" w:hAnsi="Times New Roman" w:cs="Times New Roman"/>
          <w:sz w:val="24"/>
          <w:szCs w:val="24"/>
        </w:rPr>
        <w:t>.</w:t>
      </w:r>
    </w:p>
    <w:p w14:paraId="3FBD64DB" w14:textId="77777777" w:rsidR="00C855B0" w:rsidRPr="00C855B0" w:rsidRDefault="00C855B0">
      <w:pPr>
        <w:numPr>
          <w:ilvl w:val="0"/>
          <w:numId w:val="107"/>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Cơ</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cấu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tổ</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chức</w:t>
      </w:r>
      <w:proofErr w:type="spellEnd"/>
      <w:r w:rsidRPr="00C855B0">
        <w:rPr>
          <w:rFonts w:ascii="Times New Roman" w:eastAsia="Times New Roman" w:hAnsi="Times New Roman" w:cs="Times New Roman"/>
          <w:sz w:val="24"/>
          <w:szCs w:val="24"/>
        </w:rPr>
        <w:t>.</w:t>
      </w:r>
    </w:p>
    <w:p w14:paraId="5FD30A43" w14:textId="70D264BB" w:rsidR="00C855B0" w:rsidRPr="00C855B0" w:rsidDel="005E1083" w:rsidRDefault="00000000" w:rsidP="00C855B0">
      <w:pPr>
        <w:spacing w:after="0" w:line="240" w:lineRule="auto"/>
        <w:rPr>
          <w:del w:id="489" w:author="Admin" w:date="2026-07-06T11:39:00Z" w16du:dateUtc="2026-07-06T04:39:00Z"/>
          <w:rFonts w:ascii="Times New Roman" w:eastAsia="Times New Roman" w:hAnsi="Times New Roman" w:cs="Times New Roman"/>
          <w:sz w:val="24"/>
          <w:szCs w:val="24"/>
        </w:rPr>
      </w:pPr>
      <w:del w:id="490" w:author="Admin" w:date="2026-07-06T11:39:00Z" w16du:dateUtc="2026-07-06T04:39:00Z">
        <w:r w:rsidDel="005E1083">
          <w:rPr>
            <w:rFonts w:ascii="Times New Roman" w:eastAsia="Times New Roman" w:hAnsi="Times New Roman" w:cs="Times New Roman"/>
            <w:sz w:val="24"/>
            <w:szCs w:val="24"/>
          </w:rPr>
          <w:pict w14:anchorId="2C7C54C6">
            <v:rect id="_x0000_i1220" style="width:0;height:1.5pt" o:hralign="center" o:hrstd="t" o:hr="t" fillcolor="#a0a0a0" stroked="f"/>
          </w:pict>
        </w:r>
      </w:del>
    </w:p>
    <w:p w14:paraId="3E3D8AFA"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491" w:author="Admin" w:date="2026-07-06T11:39:00Z" w16du:dateUtc="2026-07-06T04:39: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Hoạt</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động</w:t>
      </w:r>
      <w:proofErr w:type="spellEnd"/>
      <w:r w:rsidRPr="00C855B0">
        <w:rPr>
          <w:rFonts w:ascii="Times New Roman" w:eastAsia="Times New Roman" w:hAnsi="Times New Roman" w:cs="Times New Roman"/>
          <w:b/>
          <w:bCs/>
          <w:sz w:val="36"/>
          <w:szCs w:val="36"/>
        </w:rPr>
        <w:t xml:space="preserve"> 2</w:t>
      </w:r>
    </w:p>
    <w:p w14:paraId="5A095C1B"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Strategic Interview</w:t>
      </w:r>
    </w:p>
    <w:p w14:paraId="341F55F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Làm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với</w:t>
      </w:r>
      <w:proofErr w:type="spellEnd"/>
      <w:r w:rsidRPr="00C855B0">
        <w:rPr>
          <w:rFonts w:ascii="Times New Roman" w:eastAsia="Times New Roman" w:hAnsi="Times New Roman" w:cs="Times New Roman"/>
          <w:sz w:val="24"/>
          <w:szCs w:val="24"/>
        </w:rPr>
        <w:t xml:space="preserve"> CEO.</w:t>
      </w:r>
    </w:p>
    <w:p w14:paraId="3132D77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hỏi</w:t>
      </w:r>
      <w:proofErr w:type="spellEnd"/>
      <w:r w:rsidRPr="00C855B0">
        <w:rPr>
          <w:rFonts w:ascii="Times New Roman" w:eastAsia="Times New Roman" w:hAnsi="Times New Roman" w:cs="Times New Roman"/>
          <w:sz w:val="24"/>
          <w:szCs w:val="24"/>
        </w:rPr>
        <w:t xml:space="preserve"> chi </w:t>
      </w:r>
      <w:proofErr w:type="spellStart"/>
      <w:r w:rsidRPr="00C855B0">
        <w:rPr>
          <w:rFonts w:ascii="Times New Roman" w:eastAsia="Times New Roman" w:hAnsi="Times New Roman" w:cs="Times New Roman"/>
          <w:sz w:val="24"/>
          <w:szCs w:val="24"/>
        </w:rPr>
        <w:t>tiết</w:t>
      </w:r>
      <w:proofErr w:type="spellEnd"/>
      <w:r w:rsidRPr="00C855B0">
        <w:rPr>
          <w:rFonts w:ascii="Times New Roman" w:eastAsia="Times New Roman" w:hAnsi="Times New Roman" w:cs="Times New Roman"/>
          <w:sz w:val="24"/>
          <w:szCs w:val="24"/>
        </w:rPr>
        <w:t>.</w:t>
      </w:r>
    </w:p>
    <w:p w14:paraId="068133D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Chỉ</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hỏi</w:t>
      </w:r>
      <w:proofErr w:type="spellEnd"/>
      <w:r w:rsidRPr="00C855B0">
        <w:rPr>
          <w:rFonts w:ascii="Times New Roman" w:eastAsia="Times New Roman" w:hAnsi="Times New Roman" w:cs="Times New Roman"/>
          <w:sz w:val="24"/>
          <w:szCs w:val="24"/>
        </w:rPr>
        <w:t>.</w:t>
      </w:r>
    </w:p>
    <w:p w14:paraId="25AFAF9B" w14:textId="77777777" w:rsidR="00C855B0" w:rsidRPr="00C855B0" w:rsidRDefault="00C855B0">
      <w:pPr>
        <w:numPr>
          <w:ilvl w:val="0"/>
          <w:numId w:val="108"/>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Mục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tiêu</w:t>
      </w:r>
      <w:proofErr w:type="spellEnd"/>
      <w:r w:rsidRPr="00C855B0">
        <w:rPr>
          <w:rFonts w:ascii="Times New Roman" w:eastAsia="Times New Roman" w:hAnsi="Times New Roman" w:cs="Times New Roman"/>
          <w:sz w:val="24"/>
          <w:szCs w:val="24"/>
        </w:rPr>
        <w:t>.</w:t>
      </w:r>
    </w:p>
    <w:p w14:paraId="5FF08C9F" w14:textId="77777777" w:rsidR="00C855B0" w:rsidRPr="00C855B0" w:rsidRDefault="00C855B0">
      <w:pPr>
        <w:numPr>
          <w:ilvl w:val="0"/>
          <w:numId w:val="108"/>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Thách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thức</w:t>
      </w:r>
      <w:proofErr w:type="spellEnd"/>
      <w:r w:rsidRPr="00C855B0">
        <w:rPr>
          <w:rFonts w:ascii="Times New Roman" w:eastAsia="Times New Roman" w:hAnsi="Times New Roman" w:cs="Times New Roman"/>
          <w:sz w:val="24"/>
          <w:szCs w:val="24"/>
        </w:rPr>
        <w:t>.</w:t>
      </w:r>
    </w:p>
    <w:p w14:paraId="2A4F9C42" w14:textId="77777777" w:rsidR="00C855B0" w:rsidRPr="00C855B0" w:rsidRDefault="00C855B0">
      <w:pPr>
        <w:numPr>
          <w:ilvl w:val="0"/>
          <w:numId w:val="108"/>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vọng</w:t>
      </w:r>
      <w:proofErr w:type="spellEnd"/>
      <w:r w:rsidRPr="00C855B0">
        <w:rPr>
          <w:rFonts w:ascii="Times New Roman" w:eastAsia="Times New Roman" w:hAnsi="Times New Roman" w:cs="Times New Roman"/>
          <w:sz w:val="24"/>
          <w:szCs w:val="24"/>
        </w:rPr>
        <w:t>.</w:t>
      </w:r>
    </w:p>
    <w:p w14:paraId="4B2A6A6A" w14:textId="1EF93412" w:rsidR="00C855B0" w:rsidRPr="00C855B0" w:rsidDel="005E1083" w:rsidRDefault="00000000" w:rsidP="00C855B0">
      <w:pPr>
        <w:spacing w:after="0" w:line="240" w:lineRule="auto"/>
        <w:rPr>
          <w:del w:id="492" w:author="Admin" w:date="2026-07-06T11:39:00Z" w16du:dateUtc="2026-07-06T04:39:00Z"/>
          <w:rFonts w:ascii="Times New Roman" w:eastAsia="Times New Roman" w:hAnsi="Times New Roman" w:cs="Times New Roman"/>
          <w:sz w:val="24"/>
          <w:szCs w:val="24"/>
        </w:rPr>
      </w:pPr>
      <w:del w:id="493" w:author="Admin" w:date="2026-07-06T11:39:00Z" w16du:dateUtc="2026-07-06T04:39:00Z">
        <w:r w:rsidDel="005E1083">
          <w:rPr>
            <w:rFonts w:ascii="Times New Roman" w:eastAsia="Times New Roman" w:hAnsi="Times New Roman" w:cs="Times New Roman"/>
            <w:sz w:val="24"/>
            <w:szCs w:val="24"/>
          </w:rPr>
          <w:pict w14:anchorId="38CD04D3">
            <v:rect id="_x0000_i1221" style="width:0;height:1.5pt" o:hralign="center" o:hrstd="t" o:hr="t" fillcolor="#a0a0a0" stroked="f"/>
          </w:pict>
        </w:r>
      </w:del>
    </w:p>
    <w:p w14:paraId="35414790"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494" w:author="Admin" w:date="2026-07-06T11:39:00Z" w16du:dateUtc="2026-07-06T04:39: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Hoạt</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động</w:t>
      </w:r>
      <w:proofErr w:type="spellEnd"/>
      <w:r w:rsidRPr="00C855B0">
        <w:rPr>
          <w:rFonts w:ascii="Times New Roman" w:eastAsia="Times New Roman" w:hAnsi="Times New Roman" w:cs="Times New Roman"/>
          <w:b/>
          <w:bCs/>
          <w:sz w:val="36"/>
          <w:szCs w:val="36"/>
        </w:rPr>
        <w:t xml:space="preserve"> 3</w:t>
      </w:r>
    </w:p>
    <w:p w14:paraId="24633E1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Expectation Alignment</w:t>
      </w:r>
    </w:p>
    <w:p w14:paraId="0E52164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Hai </w:t>
      </w:r>
      <w:proofErr w:type="spellStart"/>
      <w:r w:rsidRPr="00C855B0">
        <w:rPr>
          <w:rFonts w:ascii="Times New Roman" w:eastAsia="Times New Roman" w:hAnsi="Times New Roman" w:cs="Times New Roman"/>
          <w:sz w:val="24"/>
          <w:szCs w:val="24"/>
        </w:rPr>
        <w:t>bên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thống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nhất</w:t>
      </w:r>
      <w:proofErr w:type="spellEnd"/>
      <w:r w:rsidRPr="00C855B0">
        <w:rPr>
          <w:rFonts w:ascii="Times New Roman" w:eastAsia="Times New Roman" w:hAnsi="Times New Roman" w:cs="Times New Roman"/>
          <w:sz w:val="24"/>
          <w:szCs w:val="24"/>
        </w:rPr>
        <w:t>.</w:t>
      </w:r>
    </w:p>
    <w:p w14:paraId="7E2E8446" w14:textId="77777777" w:rsidR="00C855B0" w:rsidRPr="00C855B0" w:rsidRDefault="00C855B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lastRenderedPageBreak/>
        <w:t>Phạm vi.</w:t>
      </w:r>
    </w:p>
    <w:p w14:paraId="59957EBE" w14:textId="77777777" w:rsidR="00C855B0" w:rsidRPr="00C855B0" w:rsidRDefault="00C855B0">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vọng</w:t>
      </w:r>
      <w:proofErr w:type="spellEnd"/>
      <w:r w:rsidRPr="00C855B0">
        <w:rPr>
          <w:rFonts w:ascii="Times New Roman" w:eastAsia="Times New Roman" w:hAnsi="Times New Roman" w:cs="Times New Roman"/>
          <w:sz w:val="24"/>
          <w:szCs w:val="24"/>
        </w:rPr>
        <w:t>.</w:t>
      </w:r>
    </w:p>
    <w:p w14:paraId="572C2F0A" w14:textId="77777777" w:rsidR="00C855B0" w:rsidRPr="00C855B0" w:rsidRDefault="00C855B0">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Thời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gian</w:t>
      </w:r>
      <w:proofErr w:type="spellEnd"/>
      <w:r w:rsidRPr="00C855B0">
        <w:rPr>
          <w:rFonts w:ascii="Times New Roman" w:eastAsia="Times New Roman" w:hAnsi="Times New Roman" w:cs="Times New Roman"/>
          <w:sz w:val="24"/>
          <w:szCs w:val="24"/>
        </w:rPr>
        <w:t>.</w:t>
      </w:r>
    </w:p>
    <w:p w14:paraId="551581AD" w14:textId="77777777" w:rsidR="00C855B0" w:rsidRPr="00C855B0" w:rsidRDefault="00C855B0">
      <w:pPr>
        <w:numPr>
          <w:ilvl w:val="0"/>
          <w:numId w:val="109"/>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Cách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w:t>
      </w:r>
    </w:p>
    <w:p w14:paraId="351CAB08" w14:textId="61FD42C7" w:rsidR="00C855B0" w:rsidRPr="00C855B0" w:rsidDel="005E1083" w:rsidRDefault="00000000" w:rsidP="00C855B0">
      <w:pPr>
        <w:spacing w:after="0" w:line="240" w:lineRule="auto"/>
        <w:rPr>
          <w:del w:id="495" w:author="Admin" w:date="2026-07-06T11:39:00Z" w16du:dateUtc="2026-07-06T04:39:00Z"/>
          <w:rFonts w:ascii="Times New Roman" w:eastAsia="Times New Roman" w:hAnsi="Times New Roman" w:cs="Times New Roman"/>
          <w:sz w:val="24"/>
          <w:szCs w:val="24"/>
        </w:rPr>
      </w:pPr>
      <w:del w:id="496" w:author="Admin" w:date="2026-07-06T11:39:00Z" w16du:dateUtc="2026-07-06T04:39:00Z">
        <w:r w:rsidDel="005E1083">
          <w:rPr>
            <w:rFonts w:ascii="Times New Roman" w:eastAsia="Times New Roman" w:hAnsi="Times New Roman" w:cs="Times New Roman"/>
            <w:sz w:val="24"/>
            <w:szCs w:val="24"/>
          </w:rPr>
          <w:pict w14:anchorId="2C3EE4C6">
            <v:rect id="_x0000_i1222" style="width:0;height:1.5pt" o:hralign="center" o:hrstd="t" o:hr="t" fillcolor="#a0a0a0" stroked="f"/>
          </w:pict>
        </w:r>
      </w:del>
    </w:p>
    <w:p w14:paraId="27DA1BF0"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497" w:author="Admin" w:date="2026-07-06T11:39:00Z" w16du:dateUtc="2026-07-06T04:39: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Hoạt</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động</w:t>
      </w:r>
      <w:proofErr w:type="spellEnd"/>
      <w:r w:rsidRPr="00C855B0">
        <w:rPr>
          <w:rFonts w:ascii="Times New Roman" w:eastAsia="Times New Roman" w:hAnsi="Times New Roman" w:cs="Times New Roman"/>
          <w:b/>
          <w:bCs/>
          <w:sz w:val="36"/>
          <w:szCs w:val="36"/>
        </w:rPr>
        <w:t xml:space="preserve"> 4</w:t>
      </w:r>
    </w:p>
    <w:p w14:paraId="756E8B58"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Opportunity Mapping</w:t>
      </w:r>
    </w:p>
    <w:p w14:paraId="2CE4A1E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Liệt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kê</w:t>
      </w:r>
      <w:proofErr w:type="spellEnd"/>
      <w:r w:rsidRPr="00C855B0">
        <w:rPr>
          <w:rFonts w:ascii="Times New Roman" w:eastAsia="Times New Roman" w:hAnsi="Times New Roman" w:cs="Times New Roman"/>
          <w:sz w:val="24"/>
          <w:szCs w:val="24"/>
        </w:rPr>
        <w:t>.</w:t>
      </w:r>
    </w:p>
    <w:p w14:paraId="5A2433B2" w14:textId="77777777" w:rsidR="00C855B0" w:rsidRPr="00C855B0" w:rsidRDefault="00C855B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Pain</w:t>
      </w:r>
    </w:p>
    <w:p w14:paraId="39E01B84" w14:textId="77777777" w:rsidR="00C855B0" w:rsidRPr="00C855B0" w:rsidRDefault="00C855B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Goal</w:t>
      </w:r>
    </w:p>
    <w:p w14:paraId="658C6759" w14:textId="77777777" w:rsidR="00C855B0" w:rsidRPr="00C855B0" w:rsidRDefault="00C855B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Opportunity</w:t>
      </w:r>
    </w:p>
    <w:p w14:paraId="5665BDB6" w14:textId="205CFA45" w:rsidR="00C855B0" w:rsidRPr="00C855B0" w:rsidDel="005E1083" w:rsidRDefault="00000000" w:rsidP="00C855B0">
      <w:pPr>
        <w:spacing w:after="0" w:line="240" w:lineRule="auto"/>
        <w:rPr>
          <w:del w:id="498" w:author="Admin" w:date="2026-07-06T11:39:00Z" w16du:dateUtc="2026-07-06T04:39:00Z"/>
          <w:rFonts w:ascii="Times New Roman" w:eastAsia="Times New Roman" w:hAnsi="Times New Roman" w:cs="Times New Roman"/>
          <w:sz w:val="24"/>
          <w:szCs w:val="24"/>
        </w:rPr>
      </w:pPr>
      <w:del w:id="499" w:author="Admin" w:date="2026-07-06T11:39:00Z" w16du:dateUtc="2026-07-06T04:39:00Z">
        <w:r w:rsidDel="005E1083">
          <w:rPr>
            <w:rFonts w:ascii="Times New Roman" w:eastAsia="Times New Roman" w:hAnsi="Times New Roman" w:cs="Times New Roman"/>
            <w:sz w:val="24"/>
            <w:szCs w:val="24"/>
          </w:rPr>
          <w:pict w14:anchorId="03DB5CC5">
            <v:rect id="_x0000_i1223" style="width:0;height:1.5pt" o:hralign="center" o:hrstd="t" o:hr="t" fillcolor="#a0a0a0" stroked="f"/>
          </w:pict>
        </w:r>
      </w:del>
    </w:p>
    <w:p w14:paraId="182BDD0A"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500" w:author="Admin" w:date="2026-07-06T11:39:00Z" w16du:dateUtc="2026-07-06T04:39: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Hoạt</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động</w:t>
      </w:r>
      <w:proofErr w:type="spellEnd"/>
      <w:r w:rsidRPr="00C855B0">
        <w:rPr>
          <w:rFonts w:ascii="Times New Roman" w:eastAsia="Times New Roman" w:hAnsi="Times New Roman" w:cs="Times New Roman"/>
          <w:b/>
          <w:bCs/>
          <w:sz w:val="36"/>
          <w:szCs w:val="36"/>
        </w:rPr>
        <w:t xml:space="preserve"> 5</w:t>
      </w:r>
    </w:p>
    <w:p w14:paraId="65CB8E0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Project Scope</w:t>
      </w:r>
    </w:p>
    <w:p w14:paraId="4D1410E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Xác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định</w:t>
      </w:r>
      <w:proofErr w:type="spellEnd"/>
      <w:r w:rsidRPr="00C855B0">
        <w:rPr>
          <w:rFonts w:ascii="Times New Roman" w:eastAsia="Times New Roman" w:hAnsi="Times New Roman" w:cs="Times New Roman"/>
          <w:sz w:val="24"/>
          <w:szCs w:val="24"/>
        </w:rPr>
        <w:t>.</w:t>
      </w:r>
    </w:p>
    <w:p w14:paraId="15DA86BB"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Làm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gì</w:t>
      </w:r>
      <w:proofErr w:type="spellEnd"/>
      <w:r w:rsidRPr="00C855B0">
        <w:rPr>
          <w:rFonts w:ascii="Times New Roman" w:eastAsia="Times New Roman" w:hAnsi="Times New Roman" w:cs="Times New Roman"/>
          <w:sz w:val="24"/>
          <w:szCs w:val="24"/>
        </w:rPr>
        <w:t>.</w:t>
      </w:r>
    </w:p>
    <w:p w14:paraId="7B6F689B"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gì</w:t>
      </w:r>
      <w:proofErr w:type="spellEnd"/>
      <w:r w:rsidRPr="00C855B0">
        <w:rPr>
          <w:rFonts w:ascii="Times New Roman" w:eastAsia="Times New Roman" w:hAnsi="Times New Roman" w:cs="Times New Roman"/>
          <w:sz w:val="24"/>
          <w:szCs w:val="24"/>
        </w:rPr>
        <w:t>.</w:t>
      </w:r>
    </w:p>
    <w:p w14:paraId="7C0CF6BE" w14:textId="31656FFE" w:rsidR="00C855B0" w:rsidRPr="00C855B0" w:rsidDel="005E1083" w:rsidRDefault="00000000" w:rsidP="00C855B0">
      <w:pPr>
        <w:spacing w:after="0" w:line="240" w:lineRule="auto"/>
        <w:rPr>
          <w:del w:id="501" w:author="Admin" w:date="2026-07-06T11:39:00Z" w16du:dateUtc="2026-07-06T04:39:00Z"/>
          <w:rFonts w:ascii="Times New Roman" w:eastAsia="Times New Roman" w:hAnsi="Times New Roman" w:cs="Times New Roman"/>
          <w:sz w:val="24"/>
          <w:szCs w:val="24"/>
        </w:rPr>
      </w:pPr>
      <w:del w:id="502" w:author="Admin" w:date="2026-07-06T11:39:00Z" w16du:dateUtc="2026-07-06T04:39:00Z">
        <w:r w:rsidDel="005E1083">
          <w:rPr>
            <w:rFonts w:ascii="Times New Roman" w:eastAsia="Times New Roman" w:hAnsi="Times New Roman" w:cs="Times New Roman"/>
            <w:sz w:val="24"/>
            <w:szCs w:val="24"/>
          </w:rPr>
          <w:pict w14:anchorId="1182A712">
            <v:rect id="_x0000_i1224" style="width:0;height:1.5pt" o:hralign="center" o:hrstd="t" o:hr="t" fillcolor="#a0a0a0" stroked="f"/>
          </w:pict>
        </w:r>
      </w:del>
    </w:p>
    <w:p w14:paraId="1862E1B8" w14:textId="77777777" w:rsidR="00C855B0" w:rsidRPr="00C855B0" w:rsidRDefault="00C855B0" w:rsidP="005E1083">
      <w:pPr>
        <w:spacing w:after="0" w:line="240" w:lineRule="auto"/>
        <w:rPr>
          <w:rFonts w:ascii="Times New Roman" w:eastAsia="Times New Roman" w:hAnsi="Times New Roman" w:cs="Times New Roman"/>
          <w:b/>
          <w:bCs/>
          <w:sz w:val="36"/>
          <w:szCs w:val="36"/>
        </w:rPr>
        <w:pPrChange w:id="503" w:author="Admin" w:date="2026-07-06T11:39:00Z" w16du:dateUtc="2026-07-06T04:39:00Z">
          <w:pPr>
            <w:spacing w:before="100" w:beforeAutospacing="1" w:after="100" w:afterAutospacing="1" w:line="240" w:lineRule="auto"/>
            <w:outlineLvl w:val="1"/>
          </w:pPr>
        </w:pPrChange>
      </w:pPr>
      <w:proofErr w:type="spellStart"/>
      <w:r w:rsidRPr="00C855B0">
        <w:rPr>
          <w:rFonts w:ascii="Times New Roman" w:eastAsia="Times New Roman" w:hAnsi="Times New Roman" w:cs="Times New Roman"/>
          <w:b/>
          <w:bCs/>
          <w:sz w:val="36"/>
          <w:szCs w:val="36"/>
        </w:rPr>
        <w:t>Hoạt</w:t>
      </w:r>
      <w:proofErr w:type="spellEnd"/>
      <w:r w:rsidRPr="00C855B0">
        <w:rPr>
          <w:rFonts w:ascii="Times New Roman" w:eastAsia="Times New Roman" w:hAnsi="Times New Roman" w:cs="Times New Roman"/>
          <w:b/>
          <w:bCs/>
          <w:sz w:val="36"/>
          <w:szCs w:val="36"/>
        </w:rPr>
        <w:t xml:space="preserve"> </w:t>
      </w:r>
      <w:proofErr w:type="spellStart"/>
      <w:r w:rsidRPr="00C855B0">
        <w:rPr>
          <w:rFonts w:ascii="Times New Roman" w:eastAsia="Times New Roman" w:hAnsi="Times New Roman" w:cs="Times New Roman"/>
          <w:b/>
          <w:bCs/>
          <w:sz w:val="36"/>
          <w:szCs w:val="36"/>
        </w:rPr>
        <w:t>động</w:t>
      </w:r>
      <w:proofErr w:type="spellEnd"/>
      <w:r w:rsidRPr="00C855B0">
        <w:rPr>
          <w:rFonts w:ascii="Times New Roman" w:eastAsia="Times New Roman" w:hAnsi="Times New Roman" w:cs="Times New Roman"/>
          <w:b/>
          <w:bCs/>
          <w:sz w:val="36"/>
          <w:szCs w:val="36"/>
        </w:rPr>
        <w:t xml:space="preserve"> 6</w:t>
      </w:r>
    </w:p>
    <w:p w14:paraId="247A0BB7"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Readiness Assessment</w:t>
      </w:r>
    </w:p>
    <w:p w14:paraId="792023F9"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Đánh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giá</w:t>
      </w:r>
      <w:proofErr w:type="spellEnd"/>
      <w:r w:rsidRPr="00C855B0">
        <w:rPr>
          <w:rFonts w:ascii="Times New Roman" w:eastAsia="Times New Roman" w:hAnsi="Times New Roman" w:cs="Times New Roman"/>
          <w:sz w:val="24"/>
          <w:szCs w:val="24"/>
        </w:rPr>
        <w:t>.</w:t>
      </w:r>
    </w:p>
    <w:p w14:paraId="61110602" w14:textId="77777777" w:rsidR="00C855B0" w:rsidRPr="00C855B0" w:rsidRDefault="00C855B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Cam </w:t>
      </w:r>
      <w:proofErr w:type="spellStart"/>
      <w:r w:rsidRPr="00C855B0">
        <w:rPr>
          <w:rFonts w:ascii="Times New Roman" w:eastAsia="Times New Roman" w:hAnsi="Times New Roman" w:cs="Times New Roman"/>
          <w:sz w:val="24"/>
          <w:szCs w:val="24"/>
        </w:rPr>
        <w:t>kết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lãnh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đạo</w:t>
      </w:r>
      <w:proofErr w:type="spellEnd"/>
      <w:r w:rsidRPr="00C855B0">
        <w:rPr>
          <w:rFonts w:ascii="Times New Roman" w:eastAsia="Times New Roman" w:hAnsi="Times New Roman" w:cs="Times New Roman"/>
          <w:sz w:val="24"/>
          <w:szCs w:val="24"/>
        </w:rPr>
        <w:t>.</w:t>
      </w:r>
    </w:p>
    <w:p w14:paraId="652072FC" w14:textId="77777777" w:rsidR="00C855B0" w:rsidRPr="00C855B0" w:rsidRDefault="00C855B0">
      <w:pPr>
        <w:numPr>
          <w:ilvl w:val="0"/>
          <w:numId w:val="111"/>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năng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triển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khai</w:t>
      </w:r>
      <w:proofErr w:type="spellEnd"/>
      <w:r w:rsidRPr="00C855B0">
        <w:rPr>
          <w:rFonts w:ascii="Times New Roman" w:eastAsia="Times New Roman" w:hAnsi="Times New Roman" w:cs="Times New Roman"/>
          <w:sz w:val="24"/>
          <w:szCs w:val="24"/>
        </w:rPr>
        <w:t>.</w:t>
      </w:r>
    </w:p>
    <w:p w14:paraId="28E81BD8" w14:textId="77777777" w:rsidR="00C855B0" w:rsidRPr="00C855B0" w:rsidRDefault="00C855B0">
      <w:pPr>
        <w:numPr>
          <w:ilvl w:val="0"/>
          <w:numId w:val="111"/>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Nguồn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lực</w:t>
      </w:r>
      <w:proofErr w:type="spellEnd"/>
      <w:r w:rsidRPr="00C855B0">
        <w:rPr>
          <w:rFonts w:ascii="Times New Roman" w:eastAsia="Times New Roman" w:hAnsi="Times New Roman" w:cs="Times New Roman"/>
          <w:sz w:val="24"/>
          <w:szCs w:val="24"/>
        </w:rPr>
        <w:t>.</w:t>
      </w:r>
    </w:p>
    <w:p w14:paraId="6B80EF54" w14:textId="0B7027AD" w:rsidR="00C855B0" w:rsidRPr="00C855B0" w:rsidDel="005E1083" w:rsidRDefault="00000000" w:rsidP="00C855B0">
      <w:pPr>
        <w:spacing w:after="0" w:line="240" w:lineRule="auto"/>
        <w:rPr>
          <w:del w:id="504" w:author="Admin" w:date="2026-07-06T11:39:00Z" w16du:dateUtc="2026-07-06T04:39:00Z"/>
          <w:rFonts w:ascii="Times New Roman" w:eastAsia="Times New Roman" w:hAnsi="Times New Roman" w:cs="Times New Roman"/>
          <w:sz w:val="24"/>
          <w:szCs w:val="24"/>
        </w:rPr>
      </w:pPr>
      <w:del w:id="505" w:author="Admin" w:date="2026-07-06T11:39:00Z" w16du:dateUtc="2026-07-06T04:39:00Z">
        <w:r w:rsidDel="005E1083">
          <w:rPr>
            <w:rFonts w:ascii="Times New Roman" w:eastAsia="Times New Roman" w:hAnsi="Times New Roman" w:cs="Times New Roman"/>
            <w:sz w:val="24"/>
            <w:szCs w:val="24"/>
          </w:rPr>
          <w:pict w14:anchorId="5C50052D">
            <v:rect id="_x0000_i1225" style="width:0;height:1.5pt" o:hralign="center" o:hrstd="t" o:hr="t" fillcolor="#a0a0a0" stroked="f"/>
          </w:pict>
        </w:r>
      </w:del>
    </w:p>
    <w:p w14:paraId="4C6A5CC1"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506" w:author="Admin" w:date="2026-07-06T11:39:00Z" w16du:dateUtc="2026-07-06T04:39: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2.5. Business Context Canvas</w:t>
      </w:r>
    </w:p>
    <w:p w14:paraId="2775400A" w14:textId="77777777" w:rsidR="00C855B0" w:rsidRPr="00C855B0" w:rsidDel="00D64D48" w:rsidRDefault="00C855B0" w:rsidP="00C855B0">
      <w:pPr>
        <w:spacing w:before="100" w:beforeAutospacing="1" w:after="100" w:afterAutospacing="1" w:line="240" w:lineRule="auto"/>
        <w:rPr>
          <w:del w:id="507" w:author="Admin" w:date="2026-07-06T14:20:00Z" w16du:dateUtc="2026-07-06T07:20:00Z"/>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BCM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một</w:t>
      </w:r>
      <w:proofErr w:type="spellEnd"/>
      <w:r w:rsidRPr="00C855B0">
        <w:rPr>
          <w:rFonts w:ascii="Times New Roman" w:eastAsia="Times New Roman" w:hAnsi="Times New Roman" w:cs="Times New Roman"/>
          <w:sz w:val="24"/>
          <w:szCs w:val="24"/>
        </w:rPr>
        <w:t xml:space="preserve"> Canvas </w:t>
      </w:r>
      <w:proofErr w:type="spellStart"/>
      <w:r w:rsidRPr="00C855B0">
        <w:rPr>
          <w:rFonts w:ascii="Times New Roman" w:eastAsia="Times New Roman" w:hAnsi="Times New Roman" w:cs="Times New Roman"/>
          <w:sz w:val="24"/>
          <w:szCs w:val="24"/>
        </w:rPr>
        <w:t>riêng</w:t>
      </w:r>
      <w:proofErr w:type="spellEnd"/>
      <w:r w:rsidRPr="00C855B0">
        <w:rPr>
          <w:rFonts w:ascii="Times New Roman" w:eastAsia="Times New Roman" w:hAnsi="Times New Roman" w:cs="Times New Roman"/>
          <w:sz w:val="24"/>
          <w:szCs w:val="24"/>
        </w:rPr>
        <w:t>.</w:t>
      </w:r>
    </w:p>
    <w:p w14:paraId="58269700" w14:textId="33056689"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del w:id="508" w:author="Admin" w:date="2026-07-06T11:39:00Z" w16du:dateUtc="2026-07-06T04:39:00Z"/>
          <w:rFonts w:ascii="Courier New" w:eastAsia="Times New Roman" w:hAnsi="Courier New" w:cs="Courier New"/>
          <w:sz w:val="20"/>
          <w:szCs w:val="20"/>
        </w:rPr>
      </w:pPr>
      <w:del w:id="509" w:author="Admin" w:date="2026-07-06T11:39:00Z" w16du:dateUtc="2026-07-06T04:39:00Z">
        <w:r w:rsidRPr="00C855B0" w:rsidDel="005E1083">
          <w:rPr>
            <w:rFonts w:ascii="Courier New" w:eastAsia="Times New Roman" w:hAnsi="Courier New" w:cs="Courier New"/>
            <w:sz w:val="20"/>
            <w:szCs w:val="20"/>
          </w:rPr>
          <w:delText>────────────────────────────</w:delText>
        </w:r>
      </w:del>
    </w:p>
    <w:p w14:paraId="5B7BACE5" w14:textId="77777777" w:rsidR="00C855B0" w:rsidRPr="00C855B0" w:rsidRDefault="00C855B0" w:rsidP="00D64D48">
      <w:pPr>
        <w:spacing w:before="100" w:beforeAutospacing="1" w:after="100" w:afterAutospacing="1" w:line="240" w:lineRule="auto"/>
        <w:rPr>
          <w:rFonts w:ascii="Courier New" w:eastAsia="Times New Roman" w:hAnsi="Courier New" w:cs="Courier New"/>
          <w:sz w:val="20"/>
          <w:szCs w:val="20"/>
        </w:rPr>
        <w:pPrChange w:id="510" w:author="Admin" w:date="2026-07-06T14:20:00Z" w16du:dateUtc="2026-07-06T07:2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2A4BB7D"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1"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1</w:t>
      </w:r>
    </w:p>
    <w:p w14:paraId="74B96C45"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2"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87B864F"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3"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Business Overview</w:t>
      </w:r>
    </w:p>
    <w:p w14:paraId="05DC4644"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4"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E804FB4"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5"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4B7EA4A6"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6"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47F62AC"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7"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lastRenderedPageBreak/>
        <w:t>2</w:t>
      </w:r>
    </w:p>
    <w:p w14:paraId="35F94FAE"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8"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8728EF8"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19"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Strategic Goals</w:t>
      </w:r>
    </w:p>
    <w:p w14:paraId="1DE381E2"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0"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BFA8103"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1"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143415A0"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2"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D2E642E"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3"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3</w:t>
      </w:r>
    </w:p>
    <w:p w14:paraId="67C6165F"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4"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555164D"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5"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Current Challenges</w:t>
      </w:r>
    </w:p>
    <w:p w14:paraId="1C454F02"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6"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9F4BAB2"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7"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2CAB16A2"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8"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A9001C5"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29"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4</w:t>
      </w:r>
    </w:p>
    <w:p w14:paraId="41A0AFE5"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0"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C88A90D"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1"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Key Opportunities</w:t>
      </w:r>
    </w:p>
    <w:p w14:paraId="31CA2ECA"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2"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471D7C5"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3"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0E6F78FC"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4"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5811BE9"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5"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5</w:t>
      </w:r>
    </w:p>
    <w:p w14:paraId="2518949C"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6"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B09EBC8"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7"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Expected Outcomes</w:t>
      </w:r>
    </w:p>
    <w:p w14:paraId="06A71999"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8"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38DB010"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39"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7DA83977"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0"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9B17A66"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1"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6</w:t>
      </w:r>
    </w:p>
    <w:p w14:paraId="68B171BF"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2"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A658C4B"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3"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Project Scope</w:t>
      </w:r>
    </w:p>
    <w:p w14:paraId="24C40645"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4"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F3143A3"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5"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6FFC6B06"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6"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1A2C8D4"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7"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7</w:t>
      </w:r>
    </w:p>
    <w:p w14:paraId="1CFF4C67"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8"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922C7AA"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49"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Project Team</w:t>
      </w:r>
    </w:p>
    <w:p w14:paraId="165279BC"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50"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514E4E1"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51"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3D9D85CC"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52"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F22B8E7"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53"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8</w:t>
      </w:r>
    </w:p>
    <w:p w14:paraId="521C4EEF"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54"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30CF893"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55"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Risks &amp; Constraints</w:t>
      </w:r>
    </w:p>
    <w:p w14:paraId="43A8D966"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56"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FA8E829" w14:textId="77777777" w:rsidR="00C855B0" w:rsidRPr="00C855B0" w:rsidRDefault="00C855B0" w:rsidP="005E10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557" w:author="Admin" w:date="2026-07-06T11:39:00Z" w16du:dateUtc="2026-07-06T04: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C855B0">
        <w:rPr>
          <w:rFonts w:ascii="Courier New" w:eastAsia="Times New Roman" w:hAnsi="Courier New" w:cs="Courier New"/>
          <w:sz w:val="20"/>
          <w:szCs w:val="20"/>
        </w:rPr>
        <w:t>────────────────────────────</w:t>
      </w:r>
    </w:p>
    <w:p w14:paraId="4DDF3905"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Đây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TPS Canvas.</w:t>
      </w:r>
    </w:p>
    <w:p w14:paraId="079B63A4"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C855B0">
        <w:rPr>
          <w:rFonts w:ascii="Times New Roman" w:eastAsia="Times New Roman" w:hAnsi="Times New Roman" w:cs="Times New Roman"/>
          <w:sz w:val="24"/>
          <w:szCs w:val="24"/>
          <w:lang w:val="fr-FR"/>
        </w:rPr>
        <w:t>Đây</w:t>
      </w:r>
      <w:proofErr w:type="spellEnd"/>
      <w:r w:rsidRPr="00C855B0">
        <w:rPr>
          <w:rFonts w:ascii="Times New Roman" w:eastAsia="Times New Roman" w:hAnsi="Times New Roman" w:cs="Times New Roman"/>
          <w:sz w:val="24"/>
          <w:szCs w:val="24"/>
          <w:lang w:val="fr-FR"/>
        </w:rPr>
        <w:t xml:space="preserve"> là Canvas </w:t>
      </w:r>
      <w:proofErr w:type="spellStart"/>
      <w:r w:rsidRPr="00C855B0">
        <w:rPr>
          <w:rFonts w:ascii="Times New Roman" w:eastAsia="Times New Roman" w:hAnsi="Times New Roman" w:cs="Times New Roman"/>
          <w:sz w:val="24"/>
          <w:szCs w:val="24"/>
          <w:lang w:val="fr-FR"/>
        </w:rPr>
        <w:t>cấp</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chiến</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lược</w:t>
      </w:r>
      <w:proofErr w:type="spellEnd"/>
      <w:r w:rsidRPr="00C855B0">
        <w:rPr>
          <w:rFonts w:ascii="Times New Roman" w:eastAsia="Times New Roman" w:hAnsi="Times New Roman" w:cs="Times New Roman"/>
          <w:sz w:val="24"/>
          <w:szCs w:val="24"/>
          <w:lang w:val="fr-FR"/>
        </w:rPr>
        <w:t>.</w:t>
      </w:r>
    </w:p>
    <w:p w14:paraId="6F4A307D" w14:textId="48E01E78" w:rsidR="00C855B0" w:rsidRPr="00C855B0" w:rsidDel="005E1083" w:rsidRDefault="00000000" w:rsidP="00C855B0">
      <w:pPr>
        <w:spacing w:after="0" w:line="240" w:lineRule="auto"/>
        <w:rPr>
          <w:del w:id="558" w:author="Admin" w:date="2026-07-06T11:40:00Z" w16du:dateUtc="2026-07-06T04:40:00Z"/>
          <w:rFonts w:ascii="Times New Roman" w:eastAsia="Times New Roman" w:hAnsi="Times New Roman" w:cs="Times New Roman"/>
          <w:sz w:val="24"/>
          <w:szCs w:val="24"/>
        </w:rPr>
      </w:pPr>
      <w:del w:id="559" w:author="Admin" w:date="2026-07-06T11:40:00Z" w16du:dateUtc="2026-07-06T04:40:00Z">
        <w:r w:rsidDel="005E1083">
          <w:rPr>
            <w:rFonts w:ascii="Times New Roman" w:eastAsia="Times New Roman" w:hAnsi="Times New Roman" w:cs="Times New Roman"/>
            <w:sz w:val="24"/>
            <w:szCs w:val="24"/>
          </w:rPr>
          <w:pict w14:anchorId="04E36C90">
            <v:rect id="_x0000_i1226" style="width:0;height:1.5pt" o:hralign="center" o:hrstd="t" o:hr="t" fillcolor="#a0a0a0" stroked="f"/>
          </w:pict>
        </w:r>
      </w:del>
    </w:p>
    <w:p w14:paraId="0C33282B"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560" w:author="Admin" w:date="2026-07-06T11:40:00Z" w16du:dateUtc="2026-07-06T04:40: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2.6. Đ</w:t>
      </w:r>
      <w:proofErr w:type="spellStart"/>
      <w:r w:rsidRPr="00C855B0">
        <w:rPr>
          <w:rFonts w:ascii="Times New Roman" w:eastAsia="Times New Roman" w:hAnsi="Times New Roman" w:cs="Times New Roman"/>
          <w:b/>
          <w:bCs/>
          <w:kern w:val="36"/>
          <w:sz w:val="48"/>
          <w:szCs w:val="48"/>
        </w:rPr>
        <w:t>ầu</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ra</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của</w:t>
      </w:r>
      <w:proofErr w:type="spellEnd"/>
      <w:r w:rsidRPr="00C855B0">
        <w:rPr>
          <w:rFonts w:ascii="Times New Roman" w:eastAsia="Times New Roman" w:hAnsi="Times New Roman" w:cs="Times New Roman"/>
          <w:b/>
          <w:bCs/>
          <w:kern w:val="36"/>
          <w:sz w:val="48"/>
          <w:szCs w:val="48"/>
        </w:rPr>
        <w:t xml:space="preserve"> BCM</w:t>
      </w:r>
    </w:p>
    <w:p w14:paraId="2198BDBC"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Sau BCM.</w:t>
      </w:r>
    </w:p>
    <w:p w14:paraId="7BB38D0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Consultant </w:t>
      </w:r>
      <w:proofErr w:type="spellStart"/>
      <w:r w:rsidRPr="00C855B0">
        <w:rPr>
          <w:rFonts w:ascii="Times New Roman" w:eastAsia="Times New Roman" w:hAnsi="Times New Roman" w:cs="Times New Roman"/>
          <w:sz w:val="24"/>
          <w:szCs w:val="24"/>
        </w:rPr>
        <w:t>phải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có</w:t>
      </w:r>
      <w:proofErr w:type="spellEnd"/>
      <w:r w:rsidRPr="00C855B0">
        <w:rPr>
          <w:rFonts w:ascii="Times New Roman" w:eastAsia="Times New Roman" w:hAnsi="Times New Roman" w:cs="Times New Roman"/>
          <w:sz w:val="24"/>
          <w:szCs w:val="24"/>
        </w:rPr>
        <w:t>.</w:t>
      </w:r>
    </w:p>
    <w:p w14:paraId="3236BE3B"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Segoe UI Emoji" w:eastAsia="Times New Roman" w:hAnsi="Segoe UI Emoji" w:cs="Segoe UI Emoji"/>
          <w:sz w:val="24"/>
          <w:szCs w:val="24"/>
        </w:rPr>
        <w:t>✅</w:t>
      </w:r>
      <w:r w:rsidRPr="00C855B0">
        <w:rPr>
          <w:rFonts w:ascii="Times New Roman" w:eastAsia="Times New Roman" w:hAnsi="Times New Roman" w:cs="Times New Roman"/>
          <w:sz w:val="24"/>
          <w:szCs w:val="24"/>
        </w:rPr>
        <w:t xml:space="preserve"> Business Context Report</w:t>
      </w:r>
    </w:p>
    <w:p w14:paraId="792CB22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lastRenderedPageBreak/>
        <w:t xml:space="preserve">Bao </w:t>
      </w:r>
      <w:proofErr w:type="spellStart"/>
      <w:r w:rsidRPr="00C855B0">
        <w:rPr>
          <w:rFonts w:ascii="Times New Roman" w:eastAsia="Times New Roman" w:hAnsi="Times New Roman" w:cs="Times New Roman"/>
          <w:sz w:val="24"/>
          <w:szCs w:val="24"/>
        </w:rPr>
        <w:t>gồm</w:t>
      </w:r>
      <w:proofErr w:type="spellEnd"/>
      <w:r w:rsidRPr="00C855B0">
        <w:rPr>
          <w:rFonts w:ascii="Times New Roman" w:eastAsia="Times New Roman" w:hAnsi="Times New Roman" w:cs="Times New Roman"/>
          <w:sz w:val="24"/>
          <w:szCs w:val="24"/>
        </w:rPr>
        <w:t>.</w:t>
      </w:r>
    </w:p>
    <w:p w14:paraId="42BC52E5" w14:textId="77777777" w:rsidR="00C855B0" w:rsidRPr="00C855B0" w:rsidRDefault="00C855B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Executive Summary</w:t>
      </w:r>
    </w:p>
    <w:p w14:paraId="4DC5006B" w14:textId="77777777" w:rsidR="00C855B0" w:rsidRPr="00C855B0" w:rsidRDefault="00C855B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Company Overview</w:t>
      </w:r>
    </w:p>
    <w:p w14:paraId="19ADF1EC" w14:textId="77777777" w:rsidR="00C855B0" w:rsidRPr="00C855B0" w:rsidRDefault="00C855B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Strategic Goals</w:t>
      </w:r>
    </w:p>
    <w:p w14:paraId="4126B789" w14:textId="77777777" w:rsidR="00C855B0" w:rsidRPr="00C855B0" w:rsidRDefault="00C855B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Current Situation</w:t>
      </w:r>
    </w:p>
    <w:p w14:paraId="055BE395" w14:textId="77777777" w:rsidR="00C855B0" w:rsidRPr="00C855B0" w:rsidRDefault="00C855B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Initial Opportunity Map</w:t>
      </w:r>
    </w:p>
    <w:p w14:paraId="31367251" w14:textId="77777777" w:rsidR="00C855B0" w:rsidRPr="00C855B0" w:rsidRDefault="00C855B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Project Scope</w:t>
      </w:r>
    </w:p>
    <w:p w14:paraId="10CC6731" w14:textId="77777777" w:rsidR="00C855B0" w:rsidRPr="00C855B0" w:rsidRDefault="00C855B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Recommendation</w:t>
      </w:r>
    </w:p>
    <w:p w14:paraId="0C9F8D82" w14:textId="1C4F879C" w:rsidR="00C855B0" w:rsidRPr="00C855B0" w:rsidDel="005E1083" w:rsidRDefault="00000000" w:rsidP="00C855B0">
      <w:pPr>
        <w:spacing w:after="0" w:line="240" w:lineRule="auto"/>
        <w:rPr>
          <w:del w:id="561" w:author="Admin" w:date="2026-07-06T11:40:00Z" w16du:dateUtc="2026-07-06T04:40:00Z"/>
          <w:rFonts w:ascii="Times New Roman" w:eastAsia="Times New Roman" w:hAnsi="Times New Roman" w:cs="Times New Roman"/>
          <w:sz w:val="24"/>
          <w:szCs w:val="24"/>
        </w:rPr>
      </w:pPr>
      <w:del w:id="562" w:author="Admin" w:date="2026-07-06T11:40:00Z" w16du:dateUtc="2026-07-06T04:40:00Z">
        <w:r w:rsidDel="005E1083">
          <w:rPr>
            <w:rFonts w:ascii="Times New Roman" w:eastAsia="Times New Roman" w:hAnsi="Times New Roman" w:cs="Times New Roman"/>
            <w:sz w:val="24"/>
            <w:szCs w:val="24"/>
          </w:rPr>
          <w:pict w14:anchorId="23C8824B">
            <v:rect id="_x0000_i1227" style="width:0;height:1.5pt" o:hralign="center" o:hrstd="t" o:hr="t" fillcolor="#a0a0a0" stroked="f"/>
          </w:pict>
        </w:r>
      </w:del>
    </w:p>
    <w:p w14:paraId="60046B5F"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563" w:author="Admin" w:date="2026-07-06T11:40:00Z" w16du:dateUtc="2026-07-06T04:40: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2.7. </w:t>
      </w:r>
      <w:proofErr w:type="spellStart"/>
      <w:r w:rsidRPr="00C855B0">
        <w:rPr>
          <w:rFonts w:ascii="Times New Roman" w:eastAsia="Times New Roman" w:hAnsi="Times New Roman" w:cs="Times New Roman"/>
          <w:b/>
          <w:bCs/>
          <w:kern w:val="36"/>
          <w:sz w:val="48"/>
          <w:szCs w:val="48"/>
        </w:rPr>
        <w:t>Điều</w:t>
      </w:r>
      <w:proofErr w:type="spellEnd"/>
      <w:r w:rsidRPr="00C855B0">
        <w:rPr>
          <w:rFonts w:ascii="Times New Roman" w:eastAsia="Times New Roman" w:hAnsi="Times New Roman" w:cs="Times New Roman"/>
          <w:b/>
          <w:bCs/>
          <w:kern w:val="36"/>
          <w:sz w:val="48"/>
          <w:szCs w:val="48"/>
        </w:rPr>
        <w:t xml:space="preserve"> KHÔNG </w:t>
      </w:r>
      <w:proofErr w:type="spellStart"/>
      <w:r w:rsidRPr="00C855B0">
        <w:rPr>
          <w:rFonts w:ascii="Times New Roman" w:eastAsia="Times New Roman" w:hAnsi="Times New Roman" w:cs="Times New Roman"/>
          <w:b/>
          <w:bCs/>
          <w:kern w:val="36"/>
          <w:sz w:val="48"/>
          <w:szCs w:val="48"/>
        </w:rPr>
        <w:t>làm</w:t>
      </w:r>
      <w:proofErr w:type="spellEnd"/>
      <w:r w:rsidRPr="00C855B0">
        <w:rPr>
          <w:rFonts w:ascii="Times New Roman" w:eastAsia="Times New Roman" w:hAnsi="Times New Roman" w:cs="Times New Roman"/>
          <w:b/>
          <w:bCs/>
          <w:kern w:val="36"/>
          <w:sz w:val="48"/>
          <w:szCs w:val="48"/>
        </w:rPr>
        <w:t xml:space="preserve"> ở BCM</w:t>
      </w:r>
    </w:p>
    <w:p w14:paraId="24980FBA"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BCM </w:t>
      </w: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w:t>
      </w:r>
    </w:p>
    <w:p w14:paraId="78A021D7"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Segoe UI Emoji" w:eastAsia="Times New Roman" w:hAnsi="Segoe UI Emoji" w:cs="Segoe UI Emoji"/>
          <w:sz w:val="24"/>
          <w:szCs w:val="24"/>
        </w:rPr>
        <w:t>❌</w:t>
      </w:r>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Phân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tích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quy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trình</w:t>
      </w:r>
      <w:proofErr w:type="spellEnd"/>
    </w:p>
    <w:p w14:paraId="323F3C0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Segoe UI Emoji" w:eastAsia="Times New Roman" w:hAnsi="Segoe UI Emoji" w:cs="Segoe UI Emoji"/>
          <w:sz w:val="24"/>
          <w:szCs w:val="24"/>
        </w:rPr>
        <w:t>❌</w:t>
      </w:r>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Chấm</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điểm</w:t>
      </w:r>
      <w:proofErr w:type="spellEnd"/>
    </w:p>
    <w:p w14:paraId="3EEF9DC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Segoe UI Emoji" w:eastAsia="Times New Roman" w:hAnsi="Segoe UI Emoji" w:cs="Segoe UI Emoji"/>
          <w:sz w:val="24"/>
          <w:szCs w:val="24"/>
        </w:rPr>
        <w:t>❌</w:t>
      </w:r>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xuất</w:t>
      </w:r>
      <w:proofErr w:type="spellEnd"/>
      <w:r w:rsidRPr="00C855B0">
        <w:rPr>
          <w:rFonts w:ascii="Times New Roman" w:eastAsia="Times New Roman" w:hAnsi="Times New Roman" w:cs="Times New Roman"/>
          <w:sz w:val="24"/>
          <w:szCs w:val="24"/>
        </w:rPr>
        <w:t xml:space="preserve"> AI</w:t>
      </w:r>
    </w:p>
    <w:p w14:paraId="0985D4EF"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Segoe UI Emoji" w:eastAsia="Times New Roman" w:hAnsi="Segoe UI Emoji" w:cs="Segoe UI Emoji"/>
          <w:sz w:val="24"/>
          <w:szCs w:val="24"/>
        </w:rPr>
        <w:t>❌</w:t>
      </w:r>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xuất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phần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mềm</w:t>
      </w:r>
      <w:proofErr w:type="spellEnd"/>
    </w:p>
    <w:p w14:paraId="6E469A48"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Segoe UI Emoji" w:eastAsia="Times New Roman" w:hAnsi="Segoe UI Emoji" w:cs="Segoe UI Emoji"/>
          <w:sz w:val="24"/>
          <w:szCs w:val="24"/>
        </w:rPr>
        <w:t>❌</w:t>
      </w:r>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Đề</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xuất</w:t>
      </w:r>
      <w:proofErr w:type="spellEnd"/>
      <w:r w:rsidRPr="00C855B0">
        <w:rPr>
          <w:rFonts w:ascii="Times New Roman" w:eastAsia="Times New Roman" w:hAnsi="Times New Roman" w:cs="Times New Roman"/>
          <w:sz w:val="24"/>
          <w:szCs w:val="24"/>
        </w:rPr>
        <w:t xml:space="preserve"> Roadmap</w:t>
      </w:r>
    </w:p>
    <w:p w14:paraId="2599A49C"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Segoe UI Emoji" w:eastAsia="Times New Roman" w:hAnsi="Segoe UI Emoji" w:cs="Segoe UI Emoji"/>
          <w:sz w:val="24"/>
          <w:szCs w:val="24"/>
        </w:rPr>
        <w:t>❌</w:t>
      </w:r>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Thiết</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kế</w:t>
      </w:r>
      <w:proofErr w:type="spellEnd"/>
      <w:r w:rsidRPr="00C855B0">
        <w:rPr>
          <w:rFonts w:ascii="Times New Roman" w:eastAsia="Times New Roman" w:hAnsi="Times New Roman" w:cs="Times New Roman"/>
          <w:sz w:val="24"/>
          <w:szCs w:val="24"/>
        </w:rPr>
        <w:t xml:space="preserve"> Solution</w:t>
      </w:r>
    </w:p>
    <w:p w14:paraId="124CB03E"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Những </w:t>
      </w:r>
      <w:proofErr w:type="spellStart"/>
      <w:r w:rsidRPr="00C855B0">
        <w:rPr>
          <w:rFonts w:ascii="Times New Roman" w:eastAsia="Times New Roman" w:hAnsi="Times New Roman" w:cs="Times New Roman"/>
          <w:sz w:val="24"/>
          <w:szCs w:val="24"/>
        </w:rPr>
        <w:t>việc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đó</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thuộc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các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giai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đoạn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sau</w:t>
      </w:r>
      <w:proofErr w:type="spellEnd"/>
      <w:r w:rsidRPr="00C855B0">
        <w:rPr>
          <w:rFonts w:ascii="Times New Roman" w:eastAsia="Times New Roman" w:hAnsi="Times New Roman" w:cs="Times New Roman"/>
          <w:sz w:val="24"/>
          <w:szCs w:val="24"/>
        </w:rPr>
        <w:t>.</w:t>
      </w:r>
    </w:p>
    <w:p w14:paraId="2311FD83" w14:textId="3AB8934E" w:rsidR="00C855B0" w:rsidRPr="00C855B0" w:rsidDel="005E1083" w:rsidRDefault="00000000" w:rsidP="00C855B0">
      <w:pPr>
        <w:spacing w:after="0" w:line="240" w:lineRule="auto"/>
        <w:rPr>
          <w:del w:id="564" w:author="Admin" w:date="2026-07-06T11:40:00Z" w16du:dateUtc="2026-07-06T04:40:00Z"/>
          <w:rFonts w:ascii="Times New Roman" w:eastAsia="Times New Roman" w:hAnsi="Times New Roman" w:cs="Times New Roman"/>
          <w:sz w:val="24"/>
          <w:szCs w:val="24"/>
        </w:rPr>
      </w:pPr>
      <w:del w:id="565" w:author="Admin" w:date="2026-07-06T11:40:00Z" w16du:dateUtc="2026-07-06T04:40:00Z">
        <w:r w:rsidDel="005E1083">
          <w:rPr>
            <w:rFonts w:ascii="Times New Roman" w:eastAsia="Times New Roman" w:hAnsi="Times New Roman" w:cs="Times New Roman"/>
            <w:sz w:val="24"/>
            <w:szCs w:val="24"/>
          </w:rPr>
          <w:pict w14:anchorId="5E3B30A4">
            <v:rect id="_x0000_i1228" style="width:0;height:1.5pt" o:hralign="center" o:hrstd="t" o:hr="t" fillcolor="#a0a0a0" stroked="f"/>
          </w:pict>
        </w:r>
      </w:del>
    </w:p>
    <w:p w14:paraId="04374CE8" w14:textId="77777777" w:rsidR="00C855B0" w:rsidRPr="00C855B0" w:rsidRDefault="00C855B0" w:rsidP="005E1083">
      <w:pPr>
        <w:spacing w:after="0" w:line="240" w:lineRule="auto"/>
        <w:rPr>
          <w:rFonts w:ascii="Times New Roman" w:eastAsia="Times New Roman" w:hAnsi="Times New Roman" w:cs="Times New Roman"/>
          <w:b/>
          <w:bCs/>
          <w:kern w:val="36"/>
          <w:sz w:val="48"/>
          <w:szCs w:val="48"/>
        </w:rPr>
        <w:pPrChange w:id="566" w:author="Admin" w:date="2026-07-06T11:40:00Z" w16du:dateUtc="2026-07-06T04:40:00Z">
          <w:pPr>
            <w:spacing w:before="100" w:beforeAutospacing="1" w:after="100" w:afterAutospacing="1" w:line="240" w:lineRule="auto"/>
            <w:outlineLvl w:val="0"/>
          </w:pPr>
        </w:pPrChange>
      </w:pPr>
      <w:r w:rsidRPr="00C855B0">
        <w:rPr>
          <w:rFonts w:ascii="Times New Roman" w:eastAsia="Times New Roman" w:hAnsi="Times New Roman" w:cs="Times New Roman"/>
          <w:b/>
          <w:bCs/>
          <w:kern w:val="36"/>
          <w:sz w:val="48"/>
          <w:szCs w:val="48"/>
        </w:rPr>
        <w:t xml:space="preserve">2.8. </w:t>
      </w:r>
      <w:proofErr w:type="spellStart"/>
      <w:r w:rsidRPr="00C855B0">
        <w:rPr>
          <w:rFonts w:ascii="Times New Roman" w:eastAsia="Times New Roman" w:hAnsi="Times New Roman" w:cs="Times New Roman"/>
          <w:b/>
          <w:bCs/>
          <w:kern w:val="36"/>
          <w:sz w:val="48"/>
          <w:szCs w:val="48"/>
        </w:rPr>
        <w:t>Tiêu</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chí</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hoàn</w:t>
      </w:r>
      <w:proofErr w:type="spellEnd"/>
      <w:r w:rsidRPr="00C855B0">
        <w:rPr>
          <w:rFonts w:ascii="Times New Roman" w:eastAsia="Times New Roman" w:hAnsi="Times New Roman" w:cs="Times New Roman"/>
          <w:b/>
          <w:bCs/>
          <w:kern w:val="36"/>
          <w:sz w:val="48"/>
          <w:szCs w:val="48"/>
        </w:rPr>
        <w:t xml:space="preserve"> </w:t>
      </w:r>
      <w:proofErr w:type="spellStart"/>
      <w:r w:rsidRPr="00C855B0">
        <w:rPr>
          <w:rFonts w:ascii="Times New Roman" w:eastAsia="Times New Roman" w:hAnsi="Times New Roman" w:cs="Times New Roman"/>
          <w:b/>
          <w:bCs/>
          <w:kern w:val="36"/>
          <w:sz w:val="48"/>
          <w:szCs w:val="48"/>
        </w:rPr>
        <w:t>thành</w:t>
      </w:r>
      <w:proofErr w:type="spellEnd"/>
      <w:r w:rsidRPr="00C855B0">
        <w:rPr>
          <w:rFonts w:ascii="Times New Roman" w:eastAsia="Times New Roman" w:hAnsi="Times New Roman" w:cs="Times New Roman"/>
          <w:b/>
          <w:bCs/>
          <w:kern w:val="36"/>
          <w:sz w:val="48"/>
          <w:szCs w:val="48"/>
        </w:rPr>
        <w:t xml:space="preserve"> BCM</w:t>
      </w:r>
    </w:p>
    <w:p w14:paraId="588E0A3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BCM </w:t>
      </w:r>
      <w:proofErr w:type="spellStart"/>
      <w:r w:rsidRPr="00C855B0">
        <w:rPr>
          <w:rFonts w:ascii="Times New Roman" w:eastAsia="Times New Roman" w:hAnsi="Times New Roman" w:cs="Times New Roman"/>
          <w:sz w:val="24"/>
          <w:szCs w:val="24"/>
        </w:rPr>
        <w:t>được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coi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là</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hoàn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thành</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khi</w:t>
      </w:r>
      <w:proofErr w:type="spellEnd"/>
      <w:r w:rsidRPr="00C855B0">
        <w:rPr>
          <w:rFonts w:ascii="Times New Roman" w:eastAsia="Times New Roman" w:hAnsi="Times New Roman" w:cs="Times New Roman"/>
          <w:sz w:val="24"/>
          <w:szCs w:val="24"/>
        </w:rPr>
        <w:t xml:space="preserve"> Consultant </w:t>
      </w:r>
      <w:proofErr w:type="spellStart"/>
      <w:r w:rsidRPr="00C855B0">
        <w:rPr>
          <w:rFonts w:ascii="Times New Roman" w:eastAsia="Times New Roman" w:hAnsi="Times New Roman" w:cs="Times New Roman"/>
          <w:sz w:val="24"/>
          <w:szCs w:val="24"/>
        </w:rPr>
        <w:t>trả</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lời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được</w:t>
      </w:r>
      <w:proofErr w:type="spellEnd"/>
      <w:r w:rsidRPr="00C855B0">
        <w:rPr>
          <w:rFonts w:ascii="Times New Roman" w:eastAsia="Times New Roman" w:hAnsi="Times New Roman" w:cs="Times New Roman"/>
          <w:sz w:val="24"/>
          <w:szCs w:val="24"/>
        </w:rPr>
        <w:t>:</w:t>
      </w:r>
    </w:p>
    <w:p w14:paraId="5C2BBB92" w14:textId="77777777" w:rsidR="00C855B0" w:rsidRPr="00C855B0" w:rsidRDefault="00C855B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C855B0">
        <w:rPr>
          <w:rFonts w:ascii="Times New Roman" w:eastAsia="Times New Roman" w:hAnsi="Times New Roman" w:cs="Times New Roman"/>
          <w:sz w:val="24"/>
          <w:szCs w:val="24"/>
        </w:rPr>
        <w:t xml:space="preserve">Doanh </w:t>
      </w:r>
      <w:proofErr w:type="spellStart"/>
      <w:r w:rsidRPr="00C855B0">
        <w:rPr>
          <w:rFonts w:ascii="Times New Roman" w:eastAsia="Times New Roman" w:hAnsi="Times New Roman" w:cs="Times New Roman"/>
          <w:sz w:val="24"/>
          <w:szCs w:val="24"/>
        </w:rPr>
        <w:t>nghiệp</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đang</w:t>
      </w:r>
      <w:proofErr w:type="spellEnd"/>
      <w:r w:rsidRPr="00C855B0">
        <w:rPr>
          <w:rFonts w:ascii="Times New Roman" w:eastAsia="Times New Roman" w:hAnsi="Times New Roman" w:cs="Times New Roman"/>
          <w:sz w:val="24"/>
          <w:szCs w:val="24"/>
        </w:rPr>
        <w:t xml:space="preserve"> ở </w:t>
      </w:r>
      <w:proofErr w:type="spellStart"/>
      <w:r w:rsidRPr="00C855B0">
        <w:rPr>
          <w:rFonts w:ascii="Times New Roman" w:eastAsia="Times New Roman" w:hAnsi="Times New Roman" w:cs="Times New Roman"/>
          <w:sz w:val="24"/>
          <w:szCs w:val="24"/>
        </w:rPr>
        <w:t>đâu</w:t>
      </w:r>
      <w:proofErr w:type="spellEnd"/>
      <w:r w:rsidRPr="00C855B0">
        <w:rPr>
          <w:rFonts w:ascii="Times New Roman" w:eastAsia="Times New Roman" w:hAnsi="Times New Roman" w:cs="Times New Roman"/>
          <w:sz w:val="24"/>
          <w:szCs w:val="24"/>
        </w:rPr>
        <w:t>?</w:t>
      </w:r>
    </w:p>
    <w:p w14:paraId="14C7C215" w14:textId="77777777" w:rsidR="00C855B0" w:rsidRPr="00C855B0" w:rsidRDefault="00C855B0">
      <w:pPr>
        <w:numPr>
          <w:ilvl w:val="0"/>
          <w:numId w:val="113"/>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Muốn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đi</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đâu</w:t>
      </w:r>
      <w:proofErr w:type="spellEnd"/>
      <w:r w:rsidRPr="00C855B0">
        <w:rPr>
          <w:rFonts w:ascii="Times New Roman" w:eastAsia="Times New Roman" w:hAnsi="Times New Roman" w:cs="Times New Roman"/>
          <w:sz w:val="24"/>
          <w:szCs w:val="24"/>
        </w:rPr>
        <w:t>?</w:t>
      </w:r>
    </w:p>
    <w:p w14:paraId="4E6D64A3" w14:textId="77777777" w:rsidR="00C855B0" w:rsidRPr="00C855B0" w:rsidRDefault="00C855B0">
      <w:pPr>
        <w:numPr>
          <w:ilvl w:val="0"/>
          <w:numId w:val="113"/>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Vì</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sao</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muốn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thay</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đổi</w:t>
      </w:r>
      <w:proofErr w:type="spellEnd"/>
      <w:r w:rsidRPr="00C855B0">
        <w:rPr>
          <w:rFonts w:ascii="Times New Roman" w:eastAsia="Times New Roman" w:hAnsi="Times New Roman" w:cs="Times New Roman"/>
          <w:sz w:val="24"/>
          <w:szCs w:val="24"/>
        </w:rPr>
        <w:t>?</w:t>
      </w:r>
    </w:p>
    <w:p w14:paraId="55BAA638" w14:textId="77777777" w:rsidR="00C855B0" w:rsidRPr="00C855B0" w:rsidRDefault="00C855B0">
      <w:pPr>
        <w:numPr>
          <w:ilvl w:val="0"/>
          <w:numId w:val="113"/>
        </w:numPr>
        <w:spacing w:before="100" w:beforeAutospacing="1" w:after="100" w:afterAutospacing="1" w:line="240" w:lineRule="auto"/>
        <w:rPr>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Điều</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gì</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đang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cản</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trở</w:t>
      </w:r>
      <w:proofErr w:type="spellEnd"/>
      <w:r w:rsidRPr="00C855B0">
        <w:rPr>
          <w:rFonts w:ascii="Times New Roman" w:eastAsia="Times New Roman" w:hAnsi="Times New Roman" w:cs="Times New Roman"/>
          <w:sz w:val="24"/>
          <w:szCs w:val="24"/>
        </w:rPr>
        <w:t>?</w:t>
      </w:r>
    </w:p>
    <w:p w14:paraId="7487867C" w14:textId="77777777" w:rsidR="00C855B0" w:rsidRPr="00C855B0" w:rsidRDefault="00C855B0">
      <w:pPr>
        <w:numPr>
          <w:ilvl w:val="0"/>
          <w:numId w:val="113"/>
        </w:numPr>
        <w:spacing w:before="100" w:beforeAutospacing="1" w:after="100" w:afterAutospacing="1" w:line="240" w:lineRule="auto"/>
        <w:rPr>
          <w:rFonts w:ascii="Times New Roman" w:eastAsia="Times New Roman" w:hAnsi="Times New Roman" w:cs="Times New Roman"/>
          <w:sz w:val="24"/>
          <w:szCs w:val="24"/>
          <w:lang w:val="fr-FR"/>
        </w:rPr>
      </w:pPr>
      <w:r w:rsidRPr="00C855B0">
        <w:rPr>
          <w:rFonts w:ascii="Times New Roman" w:eastAsia="Times New Roman" w:hAnsi="Times New Roman" w:cs="Times New Roman"/>
          <w:sz w:val="24"/>
          <w:szCs w:val="24"/>
          <w:lang w:val="fr-FR"/>
        </w:rPr>
        <w:t xml:space="preserve">Phạm vi </w:t>
      </w:r>
      <w:proofErr w:type="spellStart"/>
      <w:r w:rsidRPr="00C855B0">
        <w:rPr>
          <w:rFonts w:ascii="Times New Roman" w:eastAsia="Times New Roman" w:hAnsi="Times New Roman" w:cs="Times New Roman"/>
          <w:sz w:val="24"/>
          <w:szCs w:val="24"/>
          <w:lang w:val="fr-FR"/>
        </w:rPr>
        <w:t>dự</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án</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là</w:t>
      </w:r>
      <w:proofErr w:type="spellEnd"/>
      <w:r w:rsidRPr="00C855B0">
        <w:rPr>
          <w:rFonts w:ascii="Times New Roman" w:eastAsia="Times New Roman" w:hAnsi="Times New Roman" w:cs="Times New Roman"/>
          <w:sz w:val="24"/>
          <w:szCs w:val="24"/>
          <w:lang w:val="fr-FR"/>
        </w:rPr>
        <w:t xml:space="preserve"> </w:t>
      </w:r>
      <w:proofErr w:type="spellStart"/>
      <w:proofErr w:type="gramStart"/>
      <w:r w:rsidRPr="00C855B0">
        <w:rPr>
          <w:rFonts w:ascii="Times New Roman" w:eastAsia="Times New Roman" w:hAnsi="Times New Roman" w:cs="Times New Roman"/>
          <w:sz w:val="24"/>
          <w:szCs w:val="24"/>
          <w:lang w:val="fr-FR"/>
        </w:rPr>
        <w:t>gì</w:t>
      </w:r>
      <w:proofErr w:type="spellEnd"/>
      <w:r w:rsidRPr="00C855B0">
        <w:rPr>
          <w:rFonts w:ascii="Times New Roman" w:eastAsia="Times New Roman" w:hAnsi="Times New Roman" w:cs="Times New Roman"/>
          <w:sz w:val="24"/>
          <w:szCs w:val="24"/>
          <w:lang w:val="fr-FR"/>
        </w:rPr>
        <w:t>?</w:t>
      </w:r>
      <w:proofErr w:type="gramEnd"/>
    </w:p>
    <w:p w14:paraId="0E3F4294" w14:textId="77777777" w:rsidR="00C855B0" w:rsidRPr="00C855B0" w:rsidRDefault="00C855B0">
      <w:pPr>
        <w:numPr>
          <w:ilvl w:val="0"/>
          <w:numId w:val="113"/>
        </w:numPr>
        <w:spacing w:before="100" w:beforeAutospacing="1" w:after="100" w:afterAutospacing="1" w:line="240" w:lineRule="auto"/>
        <w:rPr>
          <w:rFonts w:ascii="Times New Roman" w:eastAsia="Times New Roman" w:hAnsi="Times New Roman" w:cs="Times New Roman"/>
          <w:sz w:val="24"/>
          <w:szCs w:val="24"/>
          <w:lang w:val="fr-FR"/>
        </w:rPr>
      </w:pPr>
      <w:r w:rsidRPr="00C855B0">
        <w:rPr>
          <w:rFonts w:ascii="Times New Roman" w:eastAsia="Times New Roman" w:hAnsi="Times New Roman" w:cs="Times New Roman"/>
          <w:sz w:val="24"/>
          <w:szCs w:val="24"/>
          <w:lang w:val="fr-FR"/>
        </w:rPr>
        <w:t xml:space="preserve">THUCHOCVN </w:t>
      </w:r>
      <w:proofErr w:type="spellStart"/>
      <w:r w:rsidRPr="00C855B0">
        <w:rPr>
          <w:rFonts w:ascii="Times New Roman" w:eastAsia="Times New Roman" w:hAnsi="Times New Roman" w:cs="Times New Roman"/>
          <w:sz w:val="24"/>
          <w:szCs w:val="24"/>
          <w:lang w:val="fr-FR"/>
        </w:rPr>
        <w:t>có</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phù</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hợp</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để</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đồng</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hành</w:t>
      </w:r>
      <w:proofErr w:type="spellEnd"/>
      <w:r w:rsidRPr="00C855B0">
        <w:rPr>
          <w:rFonts w:ascii="Times New Roman" w:eastAsia="Times New Roman" w:hAnsi="Times New Roman" w:cs="Times New Roman"/>
          <w:sz w:val="24"/>
          <w:szCs w:val="24"/>
          <w:lang w:val="fr-FR"/>
        </w:rPr>
        <w:t xml:space="preserve"> </w:t>
      </w:r>
      <w:proofErr w:type="spellStart"/>
      <w:proofErr w:type="gramStart"/>
      <w:r w:rsidRPr="00C855B0">
        <w:rPr>
          <w:rFonts w:ascii="Times New Roman" w:eastAsia="Times New Roman" w:hAnsi="Times New Roman" w:cs="Times New Roman"/>
          <w:sz w:val="24"/>
          <w:szCs w:val="24"/>
          <w:lang w:val="fr-FR"/>
        </w:rPr>
        <w:t>không</w:t>
      </w:r>
      <w:proofErr w:type="spellEnd"/>
      <w:r w:rsidRPr="00C855B0">
        <w:rPr>
          <w:rFonts w:ascii="Times New Roman" w:eastAsia="Times New Roman" w:hAnsi="Times New Roman" w:cs="Times New Roman"/>
          <w:sz w:val="24"/>
          <w:szCs w:val="24"/>
          <w:lang w:val="fr-FR"/>
        </w:rPr>
        <w:t>?</w:t>
      </w:r>
      <w:proofErr w:type="gramEnd"/>
    </w:p>
    <w:p w14:paraId="2BE9E13D" w14:textId="77777777" w:rsidR="00C855B0" w:rsidRPr="00C855B0" w:rsidRDefault="00C855B0" w:rsidP="00C855B0">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C855B0">
        <w:rPr>
          <w:rFonts w:ascii="Times New Roman" w:eastAsia="Times New Roman" w:hAnsi="Times New Roman" w:cs="Times New Roman"/>
          <w:sz w:val="24"/>
          <w:szCs w:val="24"/>
          <w:lang w:val="fr-FR"/>
        </w:rPr>
        <w:t>Nếu</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chưa</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trả</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lời</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được</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sáu</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câu</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hỏi</w:t>
      </w:r>
      <w:proofErr w:type="spellEnd"/>
      <w:r w:rsidRPr="00C855B0">
        <w:rPr>
          <w:rFonts w:ascii="Times New Roman" w:eastAsia="Times New Roman" w:hAnsi="Times New Roman" w:cs="Times New Roman"/>
          <w:sz w:val="24"/>
          <w:szCs w:val="24"/>
          <w:lang w:val="fr-FR"/>
        </w:rPr>
        <w:t xml:space="preserve"> </w:t>
      </w:r>
      <w:proofErr w:type="spellStart"/>
      <w:r w:rsidRPr="00C855B0">
        <w:rPr>
          <w:rFonts w:ascii="Times New Roman" w:eastAsia="Times New Roman" w:hAnsi="Times New Roman" w:cs="Times New Roman"/>
          <w:sz w:val="24"/>
          <w:szCs w:val="24"/>
          <w:lang w:val="fr-FR"/>
        </w:rPr>
        <w:t>này</w:t>
      </w:r>
      <w:proofErr w:type="spellEnd"/>
      <w:r w:rsidRPr="00C855B0">
        <w:rPr>
          <w:rFonts w:ascii="Times New Roman" w:eastAsia="Times New Roman" w:hAnsi="Times New Roman" w:cs="Times New Roman"/>
          <w:sz w:val="24"/>
          <w:szCs w:val="24"/>
          <w:lang w:val="fr-FR"/>
        </w:rPr>
        <w:t>.</w:t>
      </w:r>
    </w:p>
    <w:p w14:paraId="4672A0D9" w14:textId="23911940" w:rsidR="00D64D48" w:rsidRDefault="00C855B0" w:rsidP="00D64D48">
      <w:pPr>
        <w:spacing w:before="100" w:beforeAutospacing="1" w:after="100" w:afterAutospacing="1" w:line="240" w:lineRule="auto"/>
        <w:rPr>
          <w:ins w:id="567" w:author="Admin" w:date="2026-07-06T14:21:00Z" w16du:dateUtc="2026-07-06T07:21:00Z"/>
          <w:rFonts w:ascii="Times New Roman" w:eastAsia="Times New Roman" w:hAnsi="Times New Roman" w:cs="Times New Roman"/>
          <w:sz w:val="24"/>
          <w:szCs w:val="24"/>
        </w:rPr>
      </w:pPr>
      <w:proofErr w:type="spellStart"/>
      <w:r w:rsidRPr="00C855B0">
        <w:rPr>
          <w:rFonts w:ascii="Times New Roman" w:eastAsia="Times New Roman" w:hAnsi="Times New Roman" w:cs="Times New Roman"/>
          <w:sz w:val="24"/>
          <w:szCs w:val="24"/>
        </w:rPr>
        <w:t>Không</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được</w:t>
      </w:r>
      <w:proofErr w:type="spellEnd"/>
      <w:r w:rsidRPr="00C855B0">
        <w:rPr>
          <w:rFonts w:ascii="Times New Roman" w:eastAsia="Times New Roman" w:hAnsi="Times New Roman" w:cs="Times New Roman"/>
          <w:sz w:val="24"/>
          <w:szCs w:val="24"/>
        </w:rPr>
        <w:t xml:space="preserve"> </w:t>
      </w:r>
      <w:proofErr w:type="spellStart"/>
      <w:r w:rsidRPr="00C855B0">
        <w:rPr>
          <w:rFonts w:ascii="Times New Roman" w:eastAsia="Times New Roman" w:hAnsi="Times New Roman" w:cs="Times New Roman"/>
          <w:sz w:val="24"/>
          <w:szCs w:val="24"/>
        </w:rPr>
        <w:t>chuyển</w:t>
      </w:r>
      <w:proofErr w:type="spellEnd"/>
      <w:r w:rsidRPr="00C855B0">
        <w:rPr>
          <w:rFonts w:ascii="Times New Roman" w:eastAsia="Times New Roman" w:hAnsi="Times New Roman" w:cs="Times New Roman"/>
          <w:sz w:val="24"/>
          <w:szCs w:val="24"/>
        </w:rPr>
        <w:t xml:space="preserve"> sang Business Discovery.</w:t>
      </w:r>
    </w:p>
    <w:p w14:paraId="0CB839EF" w14:textId="243DFE0D" w:rsidR="00C855B0" w:rsidRPr="00C855B0" w:rsidDel="00D64D48" w:rsidRDefault="00D64D48" w:rsidP="00D64D48">
      <w:pPr>
        <w:rPr>
          <w:del w:id="568" w:author="Admin" w:date="2026-07-06T14:20:00Z" w16du:dateUtc="2026-07-06T07:20:00Z"/>
          <w:rFonts w:ascii="Times New Roman" w:eastAsia="Times New Roman" w:hAnsi="Times New Roman" w:cs="Times New Roman"/>
          <w:sz w:val="24"/>
          <w:szCs w:val="24"/>
        </w:rPr>
        <w:pPrChange w:id="569" w:author="Admin" w:date="2026-07-06T14:21:00Z" w16du:dateUtc="2026-07-06T07:21:00Z">
          <w:pPr>
            <w:spacing w:before="100" w:beforeAutospacing="1" w:after="100" w:afterAutospacing="1" w:line="240" w:lineRule="auto"/>
          </w:pPr>
        </w:pPrChange>
      </w:pPr>
      <w:ins w:id="570" w:author="Admin" w:date="2026-07-06T14:21:00Z" w16du:dateUtc="2026-07-06T07:21:00Z">
        <w:r>
          <w:rPr>
            <w:rFonts w:ascii="Times New Roman" w:eastAsia="Times New Roman" w:hAnsi="Times New Roman" w:cs="Times New Roman"/>
            <w:sz w:val="24"/>
            <w:szCs w:val="24"/>
          </w:rPr>
          <w:br w:type="page"/>
        </w:r>
      </w:ins>
    </w:p>
    <w:p w14:paraId="36918DCF" w14:textId="42ADBDF3" w:rsidR="00C855B0" w:rsidRPr="00C855B0" w:rsidDel="005E1083" w:rsidRDefault="00000000" w:rsidP="00C855B0">
      <w:pPr>
        <w:spacing w:after="0" w:line="240" w:lineRule="auto"/>
        <w:rPr>
          <w:del w:id="571" w:author="Admin" w:date="2026-07-06T11:40:00Z" w16du:dateUtc="2026-07-06T04:40:00Z"/>
          <w:rFonts w:ascii="Times New Roman" w:eastAsia="Times New Roman" w:hAnsi="Times New Roman" w:cs="Times New Roman"/>
          <w:sz w:val="24"/>
          <w:szCs w:val="24"/>
        </w:rPr>
      </w:pPr>
      <w:del w:id="572" w:author="Admin" w:date="2026-07-06T11:40:00Z" w16du:dateUtc="2026-07-06T04:40:00Z">
        <w:r w:rsidDel="005E1083">
          <w:rPr>
            <w:rFonts w:ascii="Times New Roman" w:eastAsia="Times New Roman" w:hAnsi="Times New Roman" w:cs="Times New Roman"/>
            <w:sz w:val="24"/>
            <w:szCs w:val="24"/>
          </w:rPr>
          <w:pict w14:anchorId="1FC5E2AA">
            <v:rect id="_x0000_i1229" style="width:0;height:1.5pt" o:hralign="center" o:hrstd="t" o:hr="t" fillcolor="#a0a0a0" stroked="f"/>
          </w:pict>
        </w:r>
      </w:del>
    </w:p>
    <w:p w14:paraId="08FA0409" w14:textId="17A94DE0" w:rsidR="00C855B0" w:rsidRPr="00C855B0" w:rsidDel="001C0011" w:rsidRDefault="00C855B0" w:rsidP="005E1083">
      <w:pPr>
        <w:spacing w:after="0" w:line="240" w:lineRule="auto"/>
        <w:rPr>
          <w:del w:id="573" w:author="Admin" w:date="2026-07-06T11:42:00Z" w16du:dateUtc="2026-07-06T04:42:00Z"/>
          <w:rFonts w:ascii="Times New Roman" w:eastAsia="Times New Roman" w:hAnsi="Times New Roman" w:cs="Times New Roman"/>
          <w:b/>
          <w:bCs/>
          <w:kern w:val="36"/>
          <w:sz w:val="48"/>
          <w:szCs w:val="48"/>
        </w:rPr>
        <w:pPrChange w:id="574" w:author="Admin" w:date="2026-07-06T11:40:00Z" w16du:dateUtc="2026-07-06T04:40:00Z">
          <w:pPr>
            <w:spacing w:before="100" w:beforeAutospacing="1" w:after="100" w:afterAutospacing="1" w:line="240" w:lineRule="auto"/>
            <w:outlineLvl w:val="0"/>
          </w:pPr>
        </w:pPrChange>
      </w:pPr>
      <w:del w:id="575" w:author="Admin" w:date="2026-07-06T11:42:00Z" w16du:dateUtc="2026-07-06T04:42:00Z">
        <w:r w:rsidRPr="00C855B0" w:rsidDel="001C0011">
          <w:rPr>
            <w:rFonts w:ascii="Times New Roman" w:eastAsia="Times New Roman" w:hAnsi="Times New Roman" w:cs="Times New Roman"/>
            <w:b/>
            <w:bCs/>
            <w:kern w:val="36"/>
            <w:sz w:val="48"/>
            <w:szCs w:val="48"/>
          </w:rPr>
          <w:delText>Mô hình tổng thể sau khi bổ sung BCM</w:delText>
        </w:r>
      </w:del>
    </w:p>
    <w:p w14:paraId="7A798BD5" w14:textId="6FBD0753" w:rsidR="00C855B0" w:rsidRPr="00C855B0" w:rsidDel="001C0011" w:rsidRDefault="00C855B0" w:rsidP="00C855B0">
      <w:pPr>
        <w:spacing w:before="100" w:beforeAutospacing="1" w:after="100" w:afterAutospacing="1" w:line="240" w:lineRule="auto"/>
        <w:rPr>
          <w:del w:id="576" w:author="Admin" w:date="2026-07-06T11:42:00Z" w16du:dateUtc="2026-07-06T04:42:00Z"/>
          <w:rFonts w:ascii="Times New Roman" w:eastAsia="Times New Roman" w:hAnsi="Times New Roman" w:cs="Times New Roman"/>
          <w:sz w:val="24"/>
          <w:szCs w:val="24"/>
        </w:rPr>
      </w:pPr>
      <w:del w:id="577" w:author="Admin" w:date="2026-07-06T11:42:00Z" w16du:dateUtc="2026-07-06T04:42:00Z">
        <w:r w:rsidRPr="00C855B0" w:rsidDel="001C0011">
          <w:rPr>
            <w:rFonts w:ascii="Times New Roman" w:eastAsia="Times New Roman" w:hAnsi="Times New Roman" w:cs="Times New Roman"/>
            <w:sz w:val="24"/>
            <w:szCs w:val="24"/>
          </w:rPr>
          <w:delText xml:space="preserve">Đến đây mình nghĩ </w:delText>
        </w:r>
        <w:r w:rsidRPr="00C855B0" w:rsidDel="001C0011">
          <w:rPr>
            <w:rFonts w:ascii="Times New Roman" w:eastAsia="Times New Roman" w:hAnsi="Times New Roman" w:cs="Times New Roman"/>
            <w:b/>
            <w:bCs/>
            <w:sz w:val="24"/>
            <w:szCs w:val="24"/>
          </w:rPr>
          <w:delText>TCF nên chính thức đổi thành mô hình 9 giai đoạn</w:delText>
        </w:r>
        <w:r w:rsidRPr="00C855B0" w:rsidDel="001C0011">
          <w:rPr>
            <w:rFonts w:ascii="Times New Roman" w:eastAsia="Times New Roman" w:hAnsi="Times New Roman" w:cs="Times New Roman"/>
            <w:sz w:val="24"/>
            <w:szCs w:val="24"/>
          </w:rPr>
          <w:delText>.</w:delText>
        </w:r>
      </w:del>
    </w:p>
    <w:p w14:paraId="23F65DEC" w14:textId="68900AFC"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78" w:author="Admin" w:date="2026-07-06T11:41:00Z" w16du:dateUtc="2026-07-06T04:41:00Z"/>
          <w:rFonts w:ascii="Courier New" w:eastAsia="Times New Roman" w:hAnsi="Courier New" w:cs="Courier New"/>
          <w:sz w:val="20"/>
          <w:szCs w:val="20"/>
        </w:rPr>
      </w:pPr>
      <w:moveFromRangeStart w:id="579" w:author="Admin" w:date="2026-07-06T11:41:00Z" w:name="move234230492"/>
      <w:moveFrom w:id="580" w:author="Admin" w:date="2026-07-06T11:41:00Z" w16du:dateUtc="2026-07-06T04:41:00Z">
        <w:r w:rsidRPr="00C855B0" w:rsidDel="005E1083">
          <w:rPr>
            <w:rFonts w:ascii="Courier New" w:eastAsia="Times New Roman" w:hAnsi="Courier New" w:cs="Courier New"/>
            <w:sz w:val="20"/>
            <w:szCs w:val="20"/>
          </w:rPr>
          <w:t>Business Context</w:t>
        </w:r>
      </w:moveFrom>
    </w:p>
    <w:p w14:paraId="3D7DDDCF" w14:textId="6B541070"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81" w:author="Admin" w:date="2026-07-06T11:41:00Z" w16du:dateUtc="2026-07-06T04:41:00Z"/>
          <w:rFonts w:ascii="Courier New" w:eastAsia="Times New Roman" w:hAnsi="Courier New" w:cs="Courier New"/>
          <w:sz w:val="20"/>
          <w:szCs w:val="20"/>
        </w:rPr>
      </w:pPr>
      <w:moveFrom w:id="582" w:author="Admin" w:date="2026-07-06T11:41:00Z" w16du:dateUtc="2026-07-06T04:41:00Z">
        <w:r w:rsidRPr="00C855B0" w:rsidDel="005E1083">
          <w:rPr>
            <w:rFonts w:ascii="Courier New" w:eastAsia="Times New Roman" w:hAnsi="Courier New" w:cs="Courier New"/>
            <w:sz w:val="20"/>
            <w:szCs w:val="20"/>
          </w:rPr>
          <w:t xml:space="preserve">        │</w:t>
        </w:r>
      </w:moveFrom>
    </w:p>
    <w:p w14:paraId="20B31515" w14:textId="237BCBDB"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83" w:author="Admin" w:date="2026-07-06T11:41:00Z" w16du:dateUtc="2026-07-06T04:41:00Z"/>
          <w:rFonts w:ascii="Courier New" w:eastAsia="Times New Roman" w:hAnsi="Courier New" w:cs="Courier New"/>
          <w:sz w:val="20"/>
          <w:szCs w:val="20"/>
        </w:rPr>
      </w:pPr>
      <w:moveFrom w:id="584" w:author="Admin" w:date="2026-07-06T11:41:00Z" w16du:dateUtc="2026-07-06T04:41:00Z">
        <w:r w:rsidRPr="00C855B0" w:rsidDel="005E1083">
          <w:rPr>
            <w:rFonts w:ascii="Courier New" w:eastAsia="Times New Roman" w:hAnsi="Courier New" w:cs="Courier New"/>
            <w:sz w:val="20"/>
            <w:szCs w:val="20"/>
          </w:rPr>
          <w:t xml:space="preserve">        ▼</w:t>
        </w:r>
      </w:moveFrom>
    </w:p>
    <w:p w14:paraId="113C9A07" w14:textId="754F5D71"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85" w:author="Admin" w:date="2026-07-06T11:41:00Z" w16du:dateUtc="2026-07-06T04:41:00Z"/>
          <w:rFonts w:ascii="Courier New" w:eastAsia="Times New Roman" w:hAnsi="Courier New" w:cs="Courier New"/>
          <w:sz w:val="20"/>
          <w:szCs w:val="20"/>
        </w:rPr>
      </w:pPr>
      <w:moveFrom w:id="586" w:author="Admin" w:date="2026-07-06T11:41:00Z" w16du:dateUtc="2026-07-06T04:41:00Z">
        <w:r w:rsidRPr="00C855B0" w:rsidDel="005E1083">
          <w:rPr>
            <w:rFonts w:ascii="Courier New" w:eastAsia="Times New Roman" w:hAnsi="Courier New" w:cs="Courier New"/>
            <w:sz w:val="20"/>
            <w:szCs w:val="20"/>
          </w:rPr>
          <w:t>Business Discovery</w:t>
        </w:r>
      </w:moveFrom>
    </w:p>
    <w:p w14:paraId="5CEDB863" w14:textId="7D5DBC4A"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87" w:author="Admin" w:date="2026-07-06T11:41:00Z" w16du:dateUtc="2026-07-06T04:41:00Z"/>
          <w:rFonts w:ascii="Courier New" w:eastAsia="Times New Roman" w:hAnsi="Courier New" w:cs="Courier New"/>
          <w:sz w:val="20"/>
          <w:szCs w:val="20"/>
        </w:rPr>
      </w:pPr>
      <w:moveFrom w:id="588" w:author="Admin" w:date="2026-07-06T11:41:00Z" w16du:dateUtc="2026-07-06T04:41:00Z">
        <w:r w:rsidRPr="00C855B0" w:rsidDel="005E1083">
          <w:rPr>
            <w:rFonts w:ascii="Courier New" w:eastAsia="Times New Roman" w:hAnsi="Courier New" w:cs="Courier New"/>
            <w:sz w:val="20"/>
            <w:szCs w:val="20"/>
          </w:rPr>
          <w:t xml:space="preserve">        │</w:t>
        </w:r>
      </w:moveFrom>
    </w:p>
    <w:p w14:paraId="26C7907F" w14:textId="6BCD49A4"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89" w:author="Admin" w:date="2026-07-06T11:41:00Z" w16du:dateUtc="2026-07-06T04:41:00Z"/>
          <w:rFonts w:ascii="Courier New" w:eastAsia="Times New Roman" w:hAnsi="Courier New" w:cs="Courier New"/>
          <w:sz w:val="20"/>
          <w:szCs w:val="20"/>
        </w:rPr>
      </w:pPr>
      <w:moveFrom w:id="590" w:author="Admin" w:date="2026-07-06T11:41:00Z" w16du:dateUtc="2026-07-06T04:41:00Z">
        <w:r w:rsidRPr="00C855B0" w:rsidDel="005E1083">
          <w:rPr>
            <w:rFonts w:ascii="Courier New" w:eastAsia="Times New Roman" w:hAnsi="Courier New" w:cs="Courier New"/>
            <w:sz w:val="20"/>
            <w:szCs w:val="20"/>
          </w:rPr>
          <w:t xml:space="preserve">        ▼</w:t>
        </w:r>
      </w:moveFrom>
    </w:p>
    <w:p w14:paraId="50FF2C81" w14:textId="34942F8A"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91" w:author="Admin" w:date="2026-07-06T11:41:00Z" w16du:dateUtc="2026-07-06T04:41:00Z"/>
          <w:rFonts w:ascii="Courier New" w:eastAsia="Times New Roman" w:hAnsi="Courier New" w:cs="Courier New"/>
          <w:sz w:val="20"/>
          <w:szCs w:val="20"/>
        </w:rPr>
      </w:pPr>
      <w:moveFrom w:id="592" w:author="Admin" w:date="2026-07-06T11:41:00Z" w16du:dateUtc="2026-07-06T04:41:00Z">
        <w:r w:rsidRPr="00C855B0" w:rsidDel="005E1083">
          <w:rPr>
            <w:rFonts w:ascii="Courier New" w:eastAsia="Times New Roman" w:hAnsi="Courier New" w:cs="Courier New"/>
            <w:sz w:val="20"/>
            <w:szCs w:val="20"/>
          </w:rPr>
          <w:t>Business Diagnosis</w:t>
        </w:r>
      </w:moveFrom>
    </w:p>
    <w:p w14:paraId="685B3EEE" w14:textId="319E26CF"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93" w:author="Admin" w:date="2026-07-06T11:41:00Z" w16du:dateUtc="2026-07-06T04:41:00Z"/>
          <w:rFonts w:ascii="Courier New" w:eastAsia="Times New Roman" w:hAnsi="Courier New" w:cs="Courier New"/>
          <w:sz w:val="20"/>
          <w:szCs w:val="20"/>
        </w:rPr>
      </w:pPr>
      <w:moveFrom w:id="594" w:author="Admin" w:date="2026-07-06T11:41:00Z" w16du:dateUtc="2026-07-06T04:41:00Z">
        <w:r w:rsidRPr="00C855B0" w:rsidDel="005E1083">
          <w:rPr>
            <w:rFonts w:ascii="Courier New" w:eastAsia="Times New Roman" w:hAnsi="Courier New" w:cs="Courier New"/>
            <w:sz w:val="20"/>
            <w:szCs w:val="20"/>
          </w:rPr>
          <w:t xml:space="preserve">        │</w:t>
        </w:r>
      </w:moveFrom>
    </w:p>
    <w:p w14:paraId="0F8A2A26" w14:textId="0DE20F5A"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95" w:author="Admin" w:date="2026-07-06T11:41:00Z" w16du:dateUtc="2026-07-06T04:41:00Z"/>
          <w:rFonts w:ascii="Courier New" w:eastAsia="Times New Roman" w:hAnsi="Courier New" w:cs="Courier New"/>
          <w:sz w:val="20"/>
          <w:szCs w:val="20"/>
        </w:rPr>
      </w:pPr>
      <w:moveFrom w:id="596" w:author="Admin" w:date="2026-07-06T11:41:00Z" w16du:dateUtc="2026-07-06T04:41:00Z">
        <w:r w:rsidRPr="00C855B0" w:rsidDel="005E1083">
          <w:rPr>
            <w:rFonts w:ascii="Courier New" w:eastAsia="Times New Roman" w:hAnsi="Courier New" w:cs="Courier New"/>
            <w:sz w:val="20"/>
            <w:szCs w:val="20"/>
          </w:rPr>
          <w:t xml:space="preserve">        ▼</w:t>
        </w:r>
      </w:moveFrom>
    </w:p>
    <w:p w14:paraId="427FA6AE" w14:textId="544D34E3"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97" w:author="Admin" w:date="2026-07-06T11:41:00Z" w16du:dateUtc="2026-07-06T04:41:00Z"/>
          <w:rFonts w:ascii="Courier New" w:eastAsia="Times New Roman" w:hAnsi="Courier New" w:cs="Courier New"/>
          <w:sz w:val="20"/>
          <w:szCs w:val="20"/>
        </w:rPr>
      </w:pPr>
      <w:moveFrom w:id="598" w:author="Admin" w:date="2026-07-06T11:41:00Z" w16du:dateUtc="2026-07-06T04:41:00Z">
        <w:r w:rsidRPr="00C855B0" w:rsidDel="005E1083">
          <w:rPr>
            <w:rFonts w:ascii="Courier New" w:eastAsia="Times New Roman" w:hAnsi="Courier New" w:cs="Courier New"/>
            <w:sz w:val="20"/>
            <w:szCs w:val="20"/>
          </w:rPr>
          <w:t>Solution Design</w:t>
        </w:r>
      </w:moveFrom>
    </w:p>
    <w:p w14:paraId="362A47DD" w14:textId="6D4E4DE9"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599" w:author="Admin" w:date="2026-07-06T11:41:00Z" w16du:dateUtc="2026-07-06T04:41:00Z"/>
          <w:rFonts w:ascii="Courier New" w:eastAsia="Times New Roman" w:hAnsi="Courier New" w:cs="Courier New"/>
          <w:sz w:val="20"/>
          <w:szCs w:val="20"/>
        </w:rPr>
      </w:pPr>
      <w:moveFrom w:id="600" w:author="Admin" w:date="2026-07-06T11:41:00Z" w16du:dateUtc="2026-07-06T04:41:00Z">
        <w:r w:rsidRPr="00C855B0" w:rsidDel="005E1083">
          <w:rPr>
            <w:rFonts w:ascii="Courier New" w:eastAsia="Times New Roman" w:hAnsi="Courier New" w:cs="Courier New"/>
            <w:sz w:val="20"/>
            <w:szCs w:val="20"/>
          </w:rPr>
          <w:t xml:space="preserve">        │</w:t>
        </w:r>
      </w:moveFrom>
    </w:p>
    <w:p w14:paraId="0F13BD48" w14:textId="28801D60"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01" w:author="Admin" w:date="2026-07-06T11:41:00Z" w16du:dateUtc="2026-07-06T04:41:00Z"/>
          <w:rFonts w:ascii="Courier New" w:eastAsia="Times New Roman" w:hAnsi="Courier New" w:cs="Courier New"/>
          <w:sz w:val="20"/>
          <w:szCs w:val="20"/>
        </w:rPr>
      </w:pPr>
      <w:moveFrom w:id="602" w:author="Admin" w:date="2026-07-06T11:41:00Z" w16du:dateUtc="2026-07-06T04:41:00Z">
        <w:r w:rsidRPr="00C855B0" w:rsidDel="005E1083">
          <w:rPr>
            <w:rFonts w:ascii="Courier New" w:eastAsia="Times New Roman" w:hAnsi="Courier New" w:cs="Courier New"/>
            <w:sz w:val="20"/>
            <w:szCs w:val="20"/>
          </w:rPr>
          <w:t xml:space="preserve">        ▼</w:t>
        </w:r>
      </w:moveFrom>
    </w:p>
    <w:p w14:paraId="03513E63" w14:textId="03E94FAC"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03" w:author="Admin" w:date="2026-07-06T11:41:00Z" w16du:dateUtc="2026-07-06T04:41:00Z"/>
          <w:rFonts w:ascii="Courier New" w:eastAsia="Times New Roman" w:hAnsi="Courier New" w:cs="Courier New"/>
          <w:sz w:val="20"/>
          <w:szCs w:val="20"/>
        </w:rPr>
      </w:pPr>
      <w:moveFrom w:id="604" w:author="Admin" w:date="2026-07-06T11:41:00Z" w16du:dateUtc="2026-07-06T04:41:00Z">
        <w:r w:rsidRPr="00C855B0" w:rsidDel="005E1083">
          <w:rPr>
            <w:rFonts w:ascii="Courier New" w:eastAsia="Times New Roman" w:hAnsi="Courier New" w:cs="Courier New"/>
            <w:sz w:val="20"/>
            <w:szCs w:val="20"/>
          </w:rPr>
          <w:t>Transformation Roadmap</w:t>
        </w:r>
      </w:moveFrom>
    </w:p>
    <w:p w14:paraId="5ED31D87" w14:textId="730ACF5C"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05" w:author="Admin" w:date="2026-07-06T11:41:00Z" w16du:dateUtc="2026-07-06T04:41:00Z"/>
          <w:rFonts w:ascii="Courier New" w:eastAsia="Times New Roman" w:hAnsi="Courier New" w:cs="Courier New"/>
          <w:sz w:val="20"/>
          <w:szCs w:val="20"/>
        </w:rPr>
      </w:pPr>
      <w:moveFrom w:id="606" w:author="Admin" w:date="2026-07-06T11:41:00Z" w16du:dateUtc="2026-07-06T04:41:00Z">
        <w:r w:rsidRPr="00C855B0" w:rsidDel="005E1083">
          <w:rPr>
            <w:rFonts w:ascii="Courier New" w:eastAsia="Times New Roman" w:hAnsi="Courier New" w:cs="Courier New"/>
            <w:sz w:val="20"/>
            <w:szCs w:val="20"/>
          </w:rPr>
          <w:t xml:space="preserve">        │</w:t>
        </w:r>
      </w:moveFrom>
    </w:p>
    <w:p w14:paraId="64209B69" w14:textId="2D0557E0"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07" w:author="Admin" w:date="2026-07-06T11:41:00Z" w16du:dateUtc="2026-07-06T04:41:00Z"/>
          <w:rFonts w:ascii="Courier New" w:eastAsia="Times New Roman" w:hAnsi="Courier New" w:cs="Courier New"/>
          <w:sz w:val="20"/>
          <w:szCs w:val="20"/>
        </w:rPr>
      </w:pPr>
      <w:moveFrom w:id="608" w:author="Admin" w:date="2026-07-06T11:41:00Z" w16du:dateUtc="2026-07-06T04:41:00Z">
        <w:r w:rsidRPr="00C855B0" w:rsidDel="005E1083">
          <w:rPr>
            <w:rFonts w:ascii="Courier New" w:eastAsia="Times New Roman" w:hAnsi="Courier New" w:cs="Courier New"/>
            <w:sz w:val="20"/>
            <w:szCs w:val="20"/>
          </w:rPr>
          <w:t xml:space="preserve">        ▼</w:t>
        </w:r>
      </w:moveFrom>
    </w:p>
    <w:p w14:paraId="51F6F40B" w14:textId="0D7AA01F"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09" w:author="Admin" w:date="2026-07-06T11:41:00Z" w16du:dateUtc="2026-07-06T04:41:00Z"/>
          <w:rFonts w:ascii="Courier New" w:eastAsia="Times New Roman" w:hAnsi="Courier New" w:cs="Courier New"/>
          <w:sz w:val="20"/>
          <w:szCs w:val="20"/>
        </w:rPr>
      </w:pPr>
      <w:moveFrom w:id="610" w:author="Admin" w:date="2026-07-06T11:41:00Z" w16du:dateUtc="2026-07-06T04:41:00Z">
        <w:r w:rsidRPr="00C855B0" w:rsidDel="005E1083">
          <w:rPr>
            <w:rFonts w:ascii="Courier New" w:eastAsia="Times New Roman" w:hAnsi="Courier New" w:cs="Courier New"/>
            <w:sz w:val="20"/>
            <w:szCs w:val="20"/>
          </w:rPr>
          <w:t>Implementation</w:t>
        </w:r>
      </w:moveFrom>
    </w:p>
    <w:p w14:paraId="09FD2F3A" w14:textId="01131AA8"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11" w:author="Admin" w:date="2026-07-06T11:41:00Z" w16du:dateUtc="2026-07-06T04:41:00Z"/>
          <w:rFonts w:ascii="Courier New" w:eastAsia="Times New Roman" w:hAnsi="Courier New" w:cs="Courier New"/>
          <w:sz w:val="20"/>
          <w:szCs w:val="20"/>
        </w:rPr>
      </w:pPr>
      <w:moveFrom w:id="612" w:author="Admin" w:date="2026-07-06T11:41:00Z" w16du:dateUtc="2026-07-06T04:41:00Z">
        <w:r w:rsidRPr="00C855B0" w:rsidDel="005E1083">
          <w:rPr>
            <w:rFonts w:ascii="Courier New" w:eastAsia="Times New Roman" w:hAnsi="Courier New" w:cs="Courier New"/>
            <w:sz w:val="20"/>
            <w:szCs w:val="20"/>
          </w:rPr>
          <w:t xml:space="preserve">        │</w:t>
        </w:r>
      </w:moveFrom>
    </w:p>
    <w:p w14:paraId="510986C1" w14:textId="6CFB51ED"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13" w:author="Admin" w:date="2026-07-06T11:41:00Z" w16du:dateUtc="2026-07-06T04:41:00Z"/>
          <w:rFonts w:ascii="Courier New" w:eastAsia="Times New Roman" w:hAnsi="Courier New" w:cs="Courier New"/>
          <w:sz w:val="20"/>
          <w:szCs w:val="20"/>
        </w:rPr>
      </w:pPr>
      <w:moveFrom w:id="614" w:author="Admin" w:date="2026-07-06T11:41:00Z" w16du:dateUtc="2026-07-06T04:41:00Z">
        <w:r w:rsidRPr="00C855B0" w:rsidDel="005E1083">
          <w:rPr>
            <w:rFonts w:ascii="Courier New" w:eastAsia="Times New Roman" w:hAnsi="Courier New" w:cs="Courier New"/>
            <w:sz w:val="20"/>
            <w:szCs w:val="20"/>
          </w:rPr>
          <w:t xml:space="preserve">        ▼</w:t>
        </w:r>
      </w:moveFrom>
    </w:p>
    <w:p w14:paraId="75838D46" w14:textId="38EEBA0D"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15" w:author="Admin" w:date="2026-07-06T11:41:00Z" w16du:dateUtc="2026-07-06T04:41:00Z"/>
          <w:rFonts w:ascii="Courier New" w:eastAsia="Times New Roman" w:hAnsi="Courier New" w:cs="Courier New"/>
          <w:sz w:val="20"/>
          <w:szCs w:val="20"/>
        </w:rPr>
      </w:pPr>
      <w:moveFrom w:id="616" w:author="Admin" w:date="2026-07-06T11:41:00Z" w16du:dateUtc="2026-07-06T04:41:00Z">
        <w:r w:rsidRPr="00C855B0" w:rsidDel="005E1083">
          <w:rPr>
            <w:rFonts w:ascii="Courier New" w:eastAsia="Times New Roman" w:hAnsi="Courier New" w:cs="Courier New"/>
            <w:sz w:val="20"/>
            <w:szCs w:val="20"/>
          </w:rPr>
          <w:t>Measurement</w:t>
        </w:r>
      </w:moveFrom>
    </w:p>
    <w:p w14:paraId="52CFBD99" w14:textId="580B9449"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17" w:author="Admin" w:date="2026-07-06T11:41:00Z" w16du:dateUtc="2026-07-06T04:41:00Z"/>
          <w:rFonts w:ascii="Courier New" w:eastAsia="Times New Roman" w:hAnsi="Courier New" w:cs="Courier New"/>
          <w:sz w:val="20"/>
          <w:szCs w:val="20"/>
        </w:rPr>
      </w:pPr>
      <w:moveFrom w:id="618" w:author="Admin" w:date="2026-07-06T11:41:00Z" w16du:dateUtc="2026-07-06T04:41:00Z">
        <w:r w:rsidRPr="00C855B0" w:rsidDel="005E1083">
          <w:rPr>
            <w:rFonts w:ascii="Courier New" w:eastAsia="Times New Roman" w:hAnsi="Courier New" w:cs="Courier New"/>
            <w:sz w:val="20"/>
            <w:szCs w:val="20"/>
          </w:rPr>
          <w:t xml:space="preserve">        │</w:t>
        </w:r>
      </w:moveFrom>
    </w:p>
    <w:p w14:paraId="06A98A80" w14:textId="184F0078"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19" w:author="Admin" w:date="2026-07-06T11:41:00Z" w16du:dateUtc="2026-07-06T04:41:00Z"/>
          <w:rFonts w:ascii="Courier New" w:eastAsia="Times New Roman" w:hAnsi="Courier New" w:cs="Courier New"/>
          <w:sz w:val="20"/>
          <w:szCs w:val="20"/>
        </w:rPr>
      </w:pPr>
      <w:moveFrom w:id="620" w:author="Admin" w:date="2026-07-06T11:41:00Z" w16du:dateUtc="2026-07-06T04:41:00Z">
        <w:r w:rsidRPr="00C855B0" w:rsidDel="005E1083">
          <w:rPr>
            <w:rFonts w:ascii="Courier New" w:eastAsia="Times New Roman" w:hAnsi="Courier New" w:cs="Courier New"/>
            <w:sz w:val="20"/>
            <w:szCs w:val="20"/>
          </w:rPr>
          <w:t xml:space="preserve">        ▼</w:t>
        </w:r>
      </w:moveFrom>
    </w:p>
    <w:p w14:paraId="313303E7" w14:textId="6FA5AFA2"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21" w:author="Admin" w:date="2026-07-06T11:41:00Z" w16du:dateUtc="2026-07-06T04:41:00Z"/>
          <w:rFonts w:ascii="Courier New" w:eastAsia="Times New Roman" w:hAnsi="Courier New" w:cs="Courier New"/>
          <w:sz w:val="20"/>
          <w:szCs w:val="20"/>
        </w:rPr>
      </w:pPr>
      <w:moveFrom w:id="622" w:author="Admin" w:date="2026-07-06T11:41:00Z" w16du:dateUtc="2026-07-06T04:41:00Z">
        <w:r w:rsidRPr="00C855B0" w:rsidDel="005E1083">
          <w:rPr>
            <w:rFonts w:ascii="Courier New" w:eastAsia="Times New Roman" w:hAnsi="Courier New" w:cs="Courier New"/>
            <w:sz w:val="20"/>
            <w:szCs w:val="20"/>
          </w:rPr>
          <w:t>Knowledge</w:t>
        </w:r>
      </w:moveFrom>
    </w:p>
    <w:p w14:paraId="0D297FA0" w14:textId="0D199514"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23" w:author="Admin" w:date="2026-07-06T11:41:00Z" w16du:dateUtc="2026-07-06T04:41:00Z"/>
          <w:rFonts w:ascii="Courier New" w:eastAsia="Times New Roman" w:hAnsi="Courier New" w:cs="Courier New"/>
          <w:sz w:val="20"/>
          <w:szCs w:val="20"/>
        </w:rPr>
      </w:pPr>
      <w:moveFrom w:id="624" w:author="Admin" w:date="2026-07-06T11:41:00Z" w16du:dateUtc="2026-07-06T04:41:00Z">
        <w:r w:rsidRPr="00C855B0" w:rsidDel="005E1083">
          <w:rPr>
            <w:rFonts w:ascii="Courier New" w:eastAsia="Times New Roman" w:hAnsi="Courier New" w:cs="Courier New"/>
            <w:sz w:val="20"/>
            <w:szCs w:val="20"/>
          </w:rPr>
          <w:t xml:space="preserve">        │</w:t>
        </w:r>
      </w:moveFrom>
    </w:p>
    <w:p w14:paraId="0C11D447" w14:textId="19CAA3EF"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25" w:author="Admin" w:date="2026-07-06T11:41:00Z" w16du:dateUtc="2026-07-06T04:41:00Z"/>
          <w:rFonts w:ascii="Courier New" w:eastAsia="Times New Roman" w:hAnsi="Courier New" w:cs="Courier New"/>
          <w:sz w:val="20"/>
          <w:szCs w:val="20"/>
        </w:rPr>
      </w:pPr>
      <w:moveFrom w:id="626" w:author="Admin" w:date="2026-07-06T11:41:00Z" w16du:dateUtc="2026-07-06T04:41:00Z">
        <w:r w:rsidRPr="00C855B0" w:rsidDel="005E1083">
          <w:rPr>
            <w:rFonts w:ascii="Courier New" w:eastAsia="Times New Roman" w:hAnsi="Courier New" w:cs="Courier New"/>
            <w:sz w:val="20"/>
            <w:szCs w:val="20"/>
          </w:rPr>
          <w:t xml:space="preserve">        ▼</w:t>
        </w:r>
      </w:moveFrom>
    </w:p>
    <w:p w14:paraId="23094F48" w14:textId="2787A1B9" w:rsidR="00C855B0" w:rsidRPr="00C855B0" w:rsidDel="005E1083" w:rsidRDefault="00C855B0" w:rsidP="00C855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moveFrom w:id="627" w:author="Admin" w:date="2026-07-06T11:41:00Z" w16du:dateUtc="2026-07-06T04:41:00Z"/>
          <w:rFonts w:ascii="Courier New" w:eastAsia="Times New Roman" w:hAnsi="Courier New" w:cs="Courier New"/>
          <w:sz w:val="20"/>
          <w:szCs w:val="20"/>
        </w:rPr>
      </w:pPr>
      <w:moveFrom w:id="628" w:author="Admin" w:date="2026-07-06T11:41:00Z" w16du:dateUtc="2026-07-06T04:41:00Z">
        <w:r w:rsidRPr="00C855B0" w:rsidDel="005E1083">
          <w:rPr>
            <w:rFonts w:ascii="Courier New" w:eastAsia="Times New Roman" w:hAnsi="Courier New" w:cs="Courier New"/>
            <w:sz w:val="20"/>
            <w:szCs w:val="20"/>
          </w:rPr>
          <w:t>Continuous Improvement</w:t>
        </w:r>
      </w:moveFrom>
    </w:p>
    <w:p w14:paraId="37334C6E" w14:textId="7363D859" w:rsidR="00C855B0" w:rsidDel="001C0011" w:rsidRDefault="00000000" w:rsidP="00C855B0">
      <w:pPr>
        <w:spacing w:after="0" w:line="240" w:lineRule="auto"/>
        <w:rPr>
          <w:del w:id="629" w:author="Admin" w:date="2026-07-06T11:42:00Z" w16du:dateUtc="2026-07-06T04:42:00Z"/>
          <w:rFonts w:ascii="Times New Roman" w:eastAsia="Times New Roman" w:hAnsi="Times New Roman" w:cs="Times New Roman"/>
          <w:sz w:val="24"/>
          <w:szCs w:val="24"/>
        </w:rPr>
      </w:pPr>
      <w:moveFrom w:id="630" w:author="Admin" w:date="2026-07-06T11:41:00Z" w16du:dateUtc="2026-07-06T04:41:00Z">
        <w:del w:id="631" w:author="Admin" w:date="2026-07-06T11:42:00Z" w16du:dateUtc="2026-07-06T04:42:00Z">
          <w:r w:rsidDel="001C0011">
            <w:rPr>
              <w:rFonts w:ascii="Times New Roman" w:eastAsia="Times New Roman" w:hAnsi="Times New Roman" w:cs="Times New Roman"/>
              <w:sz w:val="24"/>
              <w:szCs w:val="24"/>
            </w:rPr>
            <w:pict w14:anchorId="05955A7E">
              <v:rect id="_x0000_i1230" style="width:0;height:1.5pt" o:hralign="center" o:hrstd="t" o:hr="t" fillcolor="#a0a0a0" stroked="f"/>
            </w:pict>
          </w:r>
        </w:del>
      </w:moveFrom>
      <w:moveFromRangeEnd w:id="579"/>
    </w:p>
    <w:p w14:paraId="4EEABBA1" w14:textId="6627E46A" w:rsidR="002B7E3D" w:rsidDel="001C0011" w:rsidRDefault="002B7E3D" w:rsidP="00C855B0">
      <w:pPr>
        <w:spacing w:after="0" w:line="240" w:lineRule="auto"/>
        <w:rPr>
          <w:del w:id="632" w:author="Admin" w:date="2026-07-06T11:42:00Z" w16du:dateUtc="2026-07-06T04:42:00Z"/>
          <w:rFonts w:ascii="Times New Roman" w:eastAsia="Times New Roman" w:hAnsi="Times New Roman" w:cs="Times New Roman"/>
          <w:sz w:val="24"/>
          <w:szCs w:val="24"/>
        </w:rPr>
      </w:pPr>
    </w:p>
    <w:p w14:paraId="55EF6D47" w14:textId="792B12E4" w:rsidR="002B7E3D" w:rsidRPr="002B7E3D" w:rsidDel="001C0011" w:rsidRDefault="002B7E3D" w:rsidP="002B7E3D">
      <w:pPr>
        <w:spacing w:after="0" w:line="240" w:lineRule="auto"/>
        <w:rPr>
          <w:del w:id="633" w:author="Admin" w:date="2026-07-06T11:42:00Z" w16du:dateUtc="2026-07-06T04:42:00Z"/>
          <w:rFonts w:ascii="Times New Roman" w:eastAsia="Times New Roman" w:hAnsi="Times New Roman" w:cs="Times New Roman"/>
          <w:sz w:val="24"/>
          <w:szCs w:val="24"/>
        </w:rPr>
      </w:pPr>
    </w:p>
    <w:p w14:paraId="1BBB8EF4" w14:textId="77777777" w:rsidR="002B7E3D" w:rsidRPr="002B7E3D" w:rsidRDefault="002B7E3D" w:rsidP="00D64D48">
      <w:pPr>
        <w:spacing w:before="100" w:beforeAutospacing="1" w:after="100" w:afterAutospacing="1" w:line="240" w:lineRule="auto"/>
        <w:rPr>
          <w:rFonts w:ascii="Times New Roman" w:eastAsia="Times New Roman" w:hAnsi="Times New Roman" w:cs="Times New Roman"/>
          <w:b/>
          <w:bCs/>
          <w:kern w:val="36"/>
          <w:sz w:val="48"/>
          <w:szCs w:val="48"/>
        </w:rPr>
        <w:pPrChange w:id="634" w:author="Admin" w:date="2026-07-06T14:20:00Z" w16du:dateUtc="2026-07-06T07:20:00Z">
          <w:pPr>
            <w:spacing w:before="100" w:beforeAutospacing="1" w:after="100" w:afterAutospacing="1" w:line="240" w:lineRule="auto"/>
            <w:outlineLvl w:val="0"/>
          </w:pPr>
        </w:pPrChange>
      </w:pPr>
      <w:r w:rsidRPr="002B7E3D">
        <w:rPr>
          <w:rFonts w:ascii="Times New Roman" w:eastAsia="Times New Roman" w:hAnsi="Times New Roman" w:cs="Times New Roman"/>
          <w:b/>
          <w:bCs/>
          <w:kern w:val="36"/>
          <w:sz w:val="48"/>
          <w:szCs w:val="48"/>
        </w:rPr>
        <w:t>CHƯƠNG 3</w:t>
      </w:r>
    </w:p>
    <w:p w14:paraId="0567D51A" w14:textId="77777777" w:rsidR="002B7E3D" w:rsidRPr="002B7E3D" w:rsidRDefault="002B7E3D" w:rsidP="002B7E3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E3D">
        <w:rPr>
          <w:rFonts w:ascii="Times New Roman" w:eastAsia="Times New Roman" w:hAnsi="Times New Roman" w:cs="Times New Roman"/>
          <w:b/>
          <w:bCs/>
          <w:kern w:val="36"/>
          <w:sz w:val="48"/>
          <w:szCs w:val="48"/>
        </w:rPr>
        <w:t>BUSINESS DISCOVERY METHOD (BDM)</w:t>
      </w:r>
    </w:p>
    <w:p w14:paraId="7B66F8DE" w14:textId="77777777" w:rsidR="002B7E3D" w:rsidRPr="002B7E3D" w:rsidRDefault="002B7E3D" w:rsidP="002B7E3D">
      <w:pPr>
        <w:spacing w:before="100" w:beforeAutospacing="1" w:after="100" w:afterAutospacing="1" w:line="240" w:lineRule="auto"/>
        <w:outlineLvl w:val="1"/>
        <w:rPr>
          <w:rFonts w:ascii="Times New Roman" w:eastAsia="Times New Roman" w:hAnsi="Times New Roman" w:cs="Times New Roman"/>
          <w:b/>
          <w:bCs/>
          <w:sz w:val="36"/>
          <w:szCs w:val="36"/>
        </w:rPr>
      </w:pPr>
      <w:r w:rsidRPr="002B7E3D">
        <w:rPr>
          <w:rFonts w:ascii="Times New Roman" w:eastAsia="Times New Roman" w:hAnsi="Times New Roman" w:cs="Times New Roman"/>
          <w:b/>
          <w:bCs/>
          <w:sz w:val="36"/>
          <w:szCs w:val="36"/>
        </w:rPr>
        <w:t xml:space="preserve">Phương </w:t>
      </w:r>
      <w:proofErr w:type="spellStart"/>
      <w:r w:rsidRPr="002B7E3D">
        <w:rPr>
          <w:rFonts w:ascii="Times New Roman" w:eastAsia="Times New Roman" w:hAnsi="Times New Roman" w:cs="Times New Roman"/>
          <w:b/>
          <w:bCs/>
          <w:sz w:val="36"/>
          <w:szCs w:val="36"/>
        </w:rPr>
        <w:t>pháp</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khám</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phá</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doanh</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nghiệp</w:t>
      </w:r>
      <w:proofErr w:type="spellEnd"/>
    </w:p>
    <w:p w14:paraId="38666638"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i/>
          <w:iCs/>
          <w:sz w:val="24"/>
          <w:szCs w:val="24"/>
        </w:rPr>
        <w:t>"</w:t>
      </w:r>
      <w:proofErr w:type="spellStart"/>
      <w:r w:rsidRPr="002B7E3D">
        <w:rPr>
          <w:rFonts w:ascii="Times New Roman" w:eastAsia="Times New Roman" w:hAnsi="Times New Roman" w:cs="Times New Roman"/>
          <w:i/>
          <w:iCs/>
          <w:sz w:val="24"/>
          <w:szCs w:val="24"/>
        </w:rPr>
        <w:t>Không</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thu</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thập</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thông</w:t>
      </w:r>
      <w:proofErr w:type="spellEnd"/>
      <w:r w:rsidRPr="002B7E3D">
        <w:rPr>
          <w:rFonts w:ascii="Times New Roman" w:eastAsia="Times New Roman" w:hAnsi="Times New Roman" w:cs="Times New Roman"/>
          <w:i/>
          <w:iCs/>
          <w:sz w:val="24"/>
          <w:szCs w:val="24"/>
        </w:rPr>
        <w:t xml:space="preserve"> tin </w:t>
      </w:r>
      <w:proofErr w:type="spellStart"/>
      <w:r w:rsidRPr="002B7E3D">
        <w:rPr>
          <w:rFonts w:ascii="Times New Roman" w:eastAsia="Times New Roman" w:hAnsi="Times New Roman" w:cs="Times New Roman"/>
          <w:i/>
          <w:iCs/>
          <w:sz w:val="24"/>
          <w:szCs w:val="24"/>
        </w:rPr>
        <w:t>để</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viết</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báo</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cáo</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Khám</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phá</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để</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hiểu</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cách</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doanh</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nghiệp</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tạo</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ra</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giá</w:t>
      </w:r>
      <w:proofErr w:type="spellEnd"/>
      <w:r w:rsidRPr="002B7E3D">
        <w:rPr>
          <w:rFonts w:ascii="Times New Roman" w:eastAsia="Times New Roman" w:hAnsi="Times New Roman" w:cs="Times New Roman"/>
          <w:i/>
          <w:iCs/>
          <w:sz w:val="24"/>
          <w:szCs w:val="24"/>
        </w:rPr>
        <w:t xml:space="preserve"> </w:t>
      </w:r>
      <w:proofErr w:type="spellStart"/>
      <w:r w:rsidRPr="002B7E3D">
        <w:rPr>
          <w:rFonts w:ascii="Times New Roman" w:eastAsia="Times New Roman" w:hAnsi="Times New Roman" w:cs="Times New Roman"/>
          <w:i/>
          <w:iCs/>
          <w:sz w:val="24"/>
          <w:szCs w:val="24"/>
        </w:rPr>
        <w:t>trị</w:t>
      </w:r>
      <w:proofErr w:type="spellEnd"/>
      <w:r w:rsidRPr="002B7E3D">
        <w:rPr>
          <w:rFonts w:ascii="Times New Roman" w:eastAsia="Times New Roman" w:hAnsi="Times New Roman" w:cs="Times New Roman"/>
          <w:i/>
          <w:iCs/>
          <w:sz w:val="24"/>
          <w:szCs w:val="24"/>
        </w:rPr>
        <w:t>."</w:t>
      </w:r>
    </w:p>
    <w:p w14:paraId="4B6C38B3" w14:textId="51EFADE7" w:rsidR="002B7E3D" w:rsidRPr="00884813" w:rsidDel="00884813" w:rsidRDefault="00000000" w:rsidP="00884813">
      <w:pPr>
        <w:spacing w:before="100" w:beforeAutospacing="1" w:after="100" w:afterAutospacing="1" w:line="240" w:lineRule="auto"/>
        <w:outlineLvl w:val="0"/>
        <w:rPr>
          <w:del w:id="635" w:author="Admin" w:date="2026-07-06T12:59:00Z" w16du:dateUtc="2026-07-06T05:59:00Z"/>
          <w:rFonts w:ascii="Times New Roman" w:eastAsia="Times New Roman" w:hAnsi="Times New Roman" w:cs="Times New Roman"/>
          <w:b/>
          <w:bCs/>
          <w:kern w:val="36"/>
          <w:sz w:val="48"/>
          <w:szCs w:val="48"/>
          <w:rPrChange w:id="636" w:author="Admin" w:date="2026-07-06T13:00:00Z" w16du:dateUtc="2026-07-06T06:00:00Z">
            <w:rPr>
              <w:del w:id="637" w:author="Admin" w:date="2026-07-06T12:59:00Z" w16du:dateUtc="2026-07-06T05:59:00Z"/>
              <w:rFonts w:ascii="Times New Roman" w:eastAsia="Times New Roman" w:hAnsi="Times New Roman" w:cs="Times New Roman"/>
              <w:sz w:val="24"/>
              <w:szCs w:val="24"/>
            </w:rPr>
          </w:rPrChange>
        </w:rPr>
        <w:pPrChange w:id="638" w:author="Admin" w:date="2026-07-06T13:00:00Z" w16du:dateUtc="2026-07-06T06:00:00Z">
          <w:pPr>
            <w:spacing w:after="0" w:line="240" w:lineRule="auto"/>
          </w:pPr>
        </w:pPrChange>
      </w:pPr>
      <w:del w:id="639" w:author="Admin" w:date="2026-07-06T12:59:00Z" w16du:dateUtc="2026-07-06T05:59:00Z">
        <w:r w:rsidRPr="00884813" w:rsidDel="00884813">
          <w:rPr>
            <w:rFonts w:ascii="Times New Roman" w:eastAsia="Times New Roman" w:hAnsi="Times New Roman" w:cs="Times New Roman"/>
            <w:b/>
            <w:bCs/>
            <w:kern w:val="36"/>
            <w:sz w:val="48"/>
            <w:szCs w:val="48"/>
            <w:rPrChange w:id="640" w:author="Admin" w:date="2026-07-06T13:00:00Z" w16du:dateUtc="2026-07-06T06:00:00Z">
              <w:rPr>
                <w:rFonts w:ascii="Times New Roman" w:eastAsia="Times New Roman" w:hAnsi="Times New Roman" w:cs="Times New Roman"/>
                <w:sz w:val="24"/>
                <w:szCs w:val="24"/>
              </w:rPr>
            </w:rPrChange>
          </w:rPr>
          <w:pict w14:anchorId="362FAA15">
            <v:rect id="_x0000_i1231" style="width:0;height:1.5pt" o:hralign="center" o:hrstd="t" o:hr="t" fillcolor="#a0a0a0" stroked="f"/>
          </w:pict>
        </w:r>
      </w:del>
    </w:p>
    <w:p w14:paraId="11C81A60" w14:textId="7638AE9D" w:rsidR="002B7E3D" w:rsidRPr="002B7E3D" w:rsidDel="00884813" w:rsidRDefault="002B7E3D" w:rsidP="00884813">
      <w:pPr>
        <w:spacing w:before="100" w:beforeAutospacing="1" w:after="100" w:afterAutospacing="1" w:line="240" w:lineRule="auto"/>
        <w:outlineLvl w:val="0"/>
        <w:rPr>
          <w:del w:id="641" w:author="Admin" w:date="2026-07-06T13:00:00Z" w16du:dateUtc="2026-07-06T06:00:00Z"/>
          <w:rFonts w:ascii="Times New Roman" w:eastAsia="Times New Roman" w:hAnsi="Times New Roman" w:cs="Times New Roman"/>
          <w:b/>
          <w:bCs/>
          <w:kern w:val="36"/>
          <w:sz w:val="48"/>
          <w:szCs w:val="48"/>
        </w:rPr>
        <w:pPrChange w:id="642" w:author="Admin" w:date="2026-07-06T13:00:00Z" w16du:dateUtc="2026-07-06T06:00:00Z">
          <w:pPr>
            <w:spacing w:before="100" w:beforeAutospacing="1" w:after="100" w:afterAutospacing="1" w:line="240" w:lineRule="auto"/>
            <w:outlineLvl w:val="0"/>
          </w:pPr>
        </w:pPrChange>
      </w:pPr>
      <w:r w:rsidRPr="002B7E3D">
        <w:rPr>
          <w:rFonts w:ascii="Times New Roman" w:eastAsia="Times New Roman" w:hAnsi="Times New Roman" w:cs="Times New Roman"/>
          <w:b/>
          <w:bCs/>
          <w:kern w:val="36"/>
          <w:sz w:val="48"/>
          <w:szCs w:val="48"/>
        </w:rPr>
        <w:t xml:space="preserve">3.1. Business Discovery </w:t>
      </w:r>
      <w:proofErr w:type="spellStart"/>
      <w:r w:rsidRPr="002B7E3D">
        <w:rPr>
          <w:rFonts w:ascii="Times New Roman" w:eastAsia="Times New Roman" w:hAnsi="Times New Roman" w:cs="Times New Roman"/>
          <w:b/>
          <w:bCs/>
          <w:kern w:val="36"/>
          <w:sz w:val="48"/>
          <w:szCs w:val="48"/>
        </w:rPr>
        <w:t>là</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gì?</w:t>
      </w:r>
    </w:p>
    <w:p w14:paraId="7240160E" w14:textId="77777777" w:rsidR="00884813" w:rsidRDefault="00884813" w:rsidP="00884813">
      <w:pPr>
        <w:spacing w:after="0" w:line="240" w:lineRule="auto"/>
        <w:rPr>
          <w:ins w:id="643" w:author="Admin" w:date="2026-07-06T13:00:00Z" w16du:dateUtc="2026-07-06T06:00:00Z"/>
          <w:rFonts w:ascii="Times New Roman" w:eastAsia="Times New Roman" w:hAnsi="Times New Roman" w:cs="Times New Roman"/>
          <w:sz w:val="24"/>
          <w:szCs w:val="24"/>
        </w:rPr>
      </w:pPr>
      <w:proofErr w:type="spellEnd"/>
    </w:p>
    <w:p w14:paraId="44A88534" w14:textId="45B088DA" w:rsidR="002B7E3D" w:rsidRPr="002B7E3D" w:rsidRDefault="002B7E3D" w:rsidP="00884813">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Business Discovery </w:t>
      </w:r>
      <w:proofErr w:type="spellStart"/>
      <w:r w:rsidRPr="002B7E3D">
        <w:rPr>
          <w:rFonts w:ascii="Times New Roman" w:eastAsia="Times New Roman" w:hAnsi="Times New Roman" w:cs="Times New Roman"/>
          <w:sz w:val="24"/>
          <w:szCs w:val="24"/>
        </w:rPr>
        <w:t>là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giai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đoạn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giúp</w:t>
      </w:r>
      <w:proofErr w:type="spellEnd"/>
      <w:r w:rsidRPr="002B7E3D">
        <w:rPr>
          <w:rFonts w:ascii="Times New Roman" w:eastAsia="Times New Roman" w:hAnsi="Times New Roman" w:cs="Times New Roman"/>
          <w:sz w:val="24"/>
          <w:szCs w:val="24"/>
        </w:rPr>
        <w:t xml:space="preserve"> Consultant </w:t>
      </w:r>
      <w:proofErr w:type="spellStart"/>
      <w:r w:rsidRPr="002B7E3D">
        <w:rPr>
          <w:rFonts w:ascii="Times New Roman" w:eastAsia="Times New Roman" w:hAnsi="Times New Roman" w:cs="Times New Roman"/>
          <w:sz w:val="24"/>
          <w:szCs w:val="24"/>
        </w:rPr>
        <w:t>hiểu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cách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nghiệp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đang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vận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hành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trong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thực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tế</w:t>
      </w:r>
      <w:proofErr w:type="spellEnd"/>
      <w:r w:rsidRPr="002B7E3D">
        <w:rPr>
          <w:rFonts w:ascii="Times New Roman" w:eastAsia="Times New Roman" w:hAnsi="Times New Roman" w:cs="Times New Roman"/>
          <w:sz w:val="24"/>
          <w:szCs w:val="24"/>
        </w:rPr>
        <w:t>.</w:t>
      </w:r>
    </w:p>
    <w:p w14:paraId="100AFBCD"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Đây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phải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hoạt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động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khảo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sát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đơn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thuần</w:t>
      </w:r>
      <w:proofErr w:type="spellEnd"/>
      <w:r w:rsidRPr="002B7E3D">
        <w:rPr>
          <w:rFonts w:ascii="Times New Roman" w:eastAsia="Times New Roman" w:hAnsi="Times New Roman" w:cs="Times New Roman"/>
          <w:sz w:val="24"/>
          <w:szCs w:val="24"/>
        </w:rPr>
        <w:t xml:space="preserve"> hay </w:t>
      </w:r>
      <w:proofErr w:type="spellStart"/>
      <w:r w:rsidRPr="002B7E3D">
        <w:rPr>
          <w:rFonts w:ascii="Times New Roman" w:eastAsia="Times New Roman" w:hAnsi="Times New Roman" w:cs="Times New Roman"/>
          <w:sz w:val="24"/>
          <w:szCs w:val="24"/>
        </w:rPr>
        <w:t>thu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thập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thông</w:t>
      </w:r>
      <w:proofErr w:type="spellEnd"/>
      <w:r w:rsidRPr="002B7E3D">
        <w:rPr>
          <w:rFonts w:ascii="Times New Roman" w:eastAsia="Times New Roman" w:hAnsi="Times New Roman" w:cs="Times New Roman"/>
          <w:sz w:val="24"/>
          <w:szCs w:val="24"/>
        </w:rPr>
        <w:t xml:space="preserve"> tin.</w:t>
      </w:r>
    </w:p>
    <w:p w14:paraId="106AAE22"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Mục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của</w:t>
      </w:r>
      <w:proofErr w:type="spellEnd"/>
      <w:r w:rsidRPr="002B7E3D">
        <w:rPr>
          <w:rFonts w:ascii="Times New Roman" w:eastAsia="Times New Roman" w:hAnsi="Times New Roman" w:cs="Times New Roman"/>
          <w:sz w:val="24"/>
          <w:szCs w:val="24"/>
        </w:rPr>
        <w:t xml:space="preserve"> Business Discovery </w:t>
      </w:r>
      <w:proofErr w:type="spellStart"/>
      <w:r w:rsidRPr="002B7E3D">
        <w:rPr>
          <w:rFonts w:ascii="Times New Roman" w:eastAsia="Times New Roman" w:hAnsi="Times New Roman" w:cs="Times New Roman"/>
          <w:sz w:val="24"/>
          <w:szCs w:val="24"/>
        </w:rPr>
        <w:t>là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xây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dựng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một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bức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toàn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diện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về</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nghiệp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thông</w:t>
      </w:r>
      <w:proofErr w:type="spellEnd"/>
      <w:r w:rsidRPr="002B7E3D">
        <w:rPr>
          <w:rFonts w:ascii="Times New Roman" w:eastAsia="Times New Roman" w:hAnsi="Times New Roman" w:cs="Times New Roman"/>
          <w:sz w:val="24"/>
          <w:szCs w:val="24"/>
        </w:rPr>
        <w:t xml:space="preserve"> qua </w:t>
      </w:r>
      <w:proofErr w:type="spellStart"/>
      <w:r w:rsidRPr="002B7E3D">
        <w:rPr>
          <w:rFonts w:ascii="Times New Roman" w:eastAsia="Times New Roman" w:hAnsi="Times New Roman" w:cs="Times New Roman"/>
          <w:sz w:val="24"/>
          <w:szCs w:val="24"/>
        </w:rPr>
        <w:t>việc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quan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sát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lắng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nghe</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phân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tích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đối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chiếu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giữa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mục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con </w:t>
      </w:r>
      <w:proofErr w:type="spellStart"/>
      <w:r w:rsidRPr="002B7E3D">
        <w:rPr>
          <w:rFonts w:ascii="Times New Roman" w:eastAsia="Times New Roman" w:hAnsi="Times New Roman" w:cs="Times New Roman"/>
          <w:sz w:val="24"/>
          <w:szCs w:val="24"/>
        </w:rPr>
        <w:t>người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dữ</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liệu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nghệ</w:t>
      </w:r>
      <w:proofErr w:type="spellEnd"/>
      <w:r w:rsidRPr="002B7E3D">
        <w:rPr>
          <w:rFonts w:ascii="Times New Roman" w:eastAsia="Times New Roman" w:hAnsi="Times New Roman" w:cs="Times New Roman"/>
          <w:sz w:val="24"/>
          <w:szCs w:val="24"/>
        </w:rPr>
        <w:t>.</w:t>
      </w:r>
    </w:p>
    <w:p w14:paraId="67A70CD7"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Kết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của</w:t>
      </w:r>
      <w:proofErr w:type="spellEnd"/>
      <w:r w:rsidRPr="002B7E3D">
        <w:rPr>
          <w:rFonts w:ascii="Times New Roman" w:eastAsia="Times New Roman" w:hAnsi="Times New Roman" w:cs="Times New Roman"/>
          <w:sz w:val="24"/>
          <w:szCs w:val="24"/>
        </w:rPr>
        <w:t xml:space="preserve"> Business Discovery </w:t>
      </w:r>
      <w:proofErr w:type="spellStart"/>
      <w:r w:rsidRPr="002B7E3D">
        <w:rPr>
          <w:rFonts w:ascii="Times New Roman" w:eastAsia="Times New Roman" w:hAnsi="Times New Roman" w:cs="Times New Roman"/>
          <w:sz w:val="24"/>
          <w:szCs w:val="24"/>
        </w:rPr>
        <w:t>sẽ</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nền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tảng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toàn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bộ</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các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bước</w:t>
      </w:r>
      <w:proofErr w:type="spellEnd"/>
      <w:r w:rsidRPr="002B7E3D">
        <w:rPr>
          <w:rFonts w:ascii="Times New Roman" w:eastAsia="Times New Roman" w:hAnsi="Times New Roman" w:cs="Times New Roman"/>
          <w:sz w:val="24"/>
          <w:szCs w:val="24"/>
        </w:rPr>
        <w:t xml:space="preserve"> Diagnosis, Solution Design </w:t>
      </w:r>
      <w:proofErr w:type="spellStart"/>
      <w:r w:rsidRPr="002B7E3D">
        <w:rPr>
          <w:rFonts w:ascii="Times New Roman" w:eastAsia="Times New Roman" w:hAnsi="Times New Roman" w:cs="Times New Roman"/>
          <w:sz w:val="24"/>
          <w:szCs w:val="24"/>
        </w:rPr>
        <w:t>và</w:t>
      </w:r>
      <w:proofErr w:type="spellEnd"/>
      <w:r w:rsidRPr="002B7E3D">
        <w:rPr>
          <w:rFonts w:ascii="Times New Roman" w:eastAsia="Times New Roman" w:hAnsi="Times New Roman" w:cs="Times New Roman"/>
          <w:sz w:val="24"/>
          <w:szCs w:val="24"/>
        </w:rPr>
        <w:t xml:space="preserve"> Transformation Roadmap.</w:t>
      </w:r>
    </w:p>
    <w:p w14:paraId="0EA480AE" w14:textId="108A1C12" w:rsidR="002B7E3D" w:rsidRPr="002B7E3D" w:rsidDel="00884813" w:rsidRDefault="00000000" w:rsidP="002B7E3D">
      <w:pPr>
        <w:spacing w:after="0" w:line="240" w:lineRule="auto"/>
        <w:rPr>
          <w:del w:id="644" w:author="Admin" w:date="2026-07-06T13:00:00Z" w16du:dateUtc="2026-07-06T06:00:00Z"/>
          <w:rFonts w:ascii="Times New Roman" w:eastAsia="Times New Roman" w:hAnsi="Times New Roman" w:cs="Times New Roman"/>
          <w:sz w:val="24"/>
          <w:szCs w:val="24"/>
        </w:rPr>
      </w:pPr>
      <w:del w:id="645" w:author="Admin" w:date="2026-07-06T13:00:00Z" w16du:dateUtc="2026-07-06T06:00:00Z">
        <w:r w:rsidDel="00884813">
          <w:rPr>
            <w:rFonts w:ascii="Times New Roman" w:eastAsia="Times New Roman" w:hAnsi="Times New Roman" w:cs="Times New Roman"/>
            <w:sz w:val="24"/>
            <w:szCs w:val="24"/>
          </w:rPr>
          <w:pict w14:anchorId="5D9CA884">
            <v:rect id="_x0000_i1232" style="width:0;height:1.5pt" o:hralign="center" o:hrstd="t" o:hr="t" fillcolor="#a0a0a0" stroked="f"/>
          </w:pict>
        </w:r>
      </w:del>
    </w:p>
    <w:p w14:paraId="57E94E41" w14:textId="77777777" w:rsidR="002B7E3D" w:rsidDel="00884813" w:rsidRDefault="002B7E3D" w:rsidP="00884813">
      <w:pPr>
        <w:spacing w:after="0" w:line="240" w:lineRule="auto"/>
        <w:rPr>
          <w:del w:id="646" w:author="Admin" w:date="2026-07-06T13:01:00Z" w16du:dateUtc="2026-07-06T06:01:00Z"/>
          <w:rFonts w:ascii="Times New Roman" w:eastAsia="Times New Roman" w:hAnsi="Times New Roman" w:cs="Times New Roman"/>
          <w:sz w:val="24"/>
          <w:szCs w:val="24"/>
        </w:rPr>
      </w:pPr>
      <w:r w:rsidRPr="002B7E3D">
        <w:rPr>
          <w:rFonts w:ascii="Times New Roman" w:eastAsia="Times New Roman" w:hAnsi="Times New Roman" w:cs="Times New Roman"/>
          <w:b/>
          <w:bCs/>
          <w:kern w:val="36"/>
          <w:sz w:val="48"/>
          <w:szCs w:val="48"/>
        </w:rPr>
        <w:t>3.2. M</w:t>
      </w:r>
      <w:proofErr w:type="spellStart"/>
      <w:r w:rsidRPr="002B7E3D">
        <w:rPr>
          <w:rFonts w:ascii="Times New Roman" w:eastAsia="Times New Roman" w:hAnsi="Times New Roman" w:cs="Times New Roman"/>
          <w:b/>
          <w:bCs/>
          <w:kern w:val="36"/>
          <w:sz w:val="48"/>
          <w:szCs w:val="48"/>
        </w:rPr>
        <w:t>ục</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tiêu</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của</w:t>
      </w:r>
      <w:proofErr w:type="spellEnd"/>
      <w:r w:rsidRPr="002B7E3D">
        <w:rPr>
          <w:rFonts w:ascii="Times New Roman" w:eastAsia="Times New Roman" w:hAnsi="Times New Roman" w:cs="Times New Roman"/>
          <w:b/>
          <w:bCs/>
          <w:kern w:val="36"/>
          <w:sz w:val="48"/>
          <w:szCs w:val="48"/>
        </w:rPr>
        <w:t xml:space="preserve"> Business Discovery</w:t>
      </w:r>
    </w:p>
    <w:p w14:paraId="562D477B" w14:textId="77777777" w:rsidR="00884813" w:rsidRPr="002B7E3D" w:rsidRDefault="00884813" w:rsidP="00884813">
      <w:pPr>
        <w:spacing w:after="0" w:line="240" w:lineRule="auto"/>
        <w:rPr>
          <w:ins w:id="647" w:author="Admin" w:date="2026-07-06T13:01:00Z" w16du:dateUtc="2026-07-06T06:01:00Z"/>
          <w:rFonts w:ascii="Times New Roman" w:eastAsia="Times New Roman" w:hAnsi="Times New Roman" w:cs="Times New Roman"/>
          <w:b/>
          <w:bCs/>
          <w:kern w:val="36"/>
          <w:sz w:val="48"/>
          <w:szCs w:val="48"/>
        </w:rPr>
        <w:pPrChange w:id="648" w:author="Admin" w:date="2026-07-06T13:00:00Z" w16du:dateUtc="2026-07-06T06:00:00Z">
          <w:pPr>
            <w:spacing w:before="100" w:beforeAutospacing="1" w:after="100" w:afterAutospacing="1" w:line="240" w:lineRule="auto"/>
            <w:outlineLvl w:val="0"/>
          </w:pPr>
        </w:pPrChange>
      </w:pPr>
    </w:p>
    <w:p w14:paraId="2C6BF28D" w14:textId="77777777" w:rsidR="002B7E3D" w:rsidRPr="002B7E3D" w:rsidRDefault="002B7E3D" w:rsidP="00884813">
      <w:pPr>
        <w:spacing w:before="100" w:beforeAutospacing="1" w:after="100" w:afterAutospacing="1" w:line="240" w:lineRule="auto"/>
        <w:outlineLvl w:val="2"/>
        <w:rPr>
          <w:rFonts w:ascii="Times New Roman" w:eastAsia="Times New Roman" w:hAnsi="Times New Roman" w:cs="Times New Roman"/>
          <w:sz w:val="24"/>
          <w:szCs w:val="24"/>
        </w:rPr>
        <w:pPrChange w:id="649" w:author="Admin" w:date="2026-07-06T13:01:00Z" w16du:dateUtc="2026-07-06T06:01:00Z">
          <w:pPr>
            <w:spacing w:before="100" w:beforeAutospacing="1" w:after="100" w:afterAutospacing="1" w:line="240" w:lineRule="auto"/>
          </w:pPr>
        </w:pPrChange>
      </w:pPr>
      <w:proofErr w:type="spellStart"/>
      <w:r w:rsidRPr="002B7E3D">
        <w:rPr>
          <w:rFonts w:ascii="Times New Roman" w:eastAsia="Times New Roman" w:hAnsi="Times New Roman" w:cs="Times New Roman"/>
          <w:sz w:val="24"/>
          <w:szCs w:val="24"/>
        </w:rPr>
        <w:t>Business</w:t>
      </w:r>
      <w:proofErr w:type="spellEnd"/>
      <w:r w:rsidRPr="002B7E3D">
        <w:rPr>
          <w:rFonts w:ascii="Times New Roman" w:eastAsia="Times New Roman" w:hAnsi="Times New Roman" w:cs="Times New Roman"/>
          <w:sz w:val="24"/>
          <w:szCs w:val="24"/>
        </w:rPr>
        <w:t xml:space="preserve"> Discovery </w:t>
      </w:r>
      <w:proofErr w:type="spellStart"/>
      <w:r w:rsidRPr="002B7E3D">
        <w:rPr>
          <w:rFonts w:ascii="Times New Roman" w:eastAsia="Times New Roman" w:hAnsi="Times New Roman" w:cs="Times New Roman"/>
          <w:sz w:val="24"/>
          <w:szCs w:val="24"/>
        </w:rPr>
        <w:t>giúp</w:t>
      </w:r>
      <w:proofErr w:type="spellEnd"/>
      <w:r w:rsidRPr="002B7E3D">
        <w:rPr>
          <w:rFonts w:ascii="Times New Roman" w:eastAsia="Times New Roman" w:hAnsi="Times New Roman" w:cs="Times New Roman"/>
          <w:sz w:val="24"/>
          <w:szCs w:val="24"/>
        </w:rPr>
        <w:t xml:space="preserve"> Consultant </w:t>
      </w:r>
      <w:proofErr w:type="spellStart"/>
      <w:r w:rsidRPr="002B7E3D">
        <w:rPr>
          <w:rFonts w:ascii="Times New Roman" w:eastAsia="Times New Roman" w:hAnsi="Times New Roman" w:cs="Times New Roman"/>
          <w:sz w:val="24"/>
          <w:szCs w:val="24"/>
        </w:rPr>
        <w:t>trả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lời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câu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hỏi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cốt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lõi</w:t>
      </w:r>
      <w:proofErr w:type="spellEnd"/>
      <w:r w:rsidRPr="002B7E3D">
        <w:rPr>
          <w:rFonts w:ascii="Times New Roman" w:eastAsia="Times New Roman" w:hAnsi="Times New Roman" w:cs="Times New Roman"/>
          <w:sz w:val="24"/>
          <w:szCs w:val="24"/>
        </w:rPr>
        <w:t>.</w:t>
      </w:r>
    </w:p>
    <w:p w14:paraId="4444C405" w14:textId="77777777" w:rsidR="002B7E3D" w:rsidDel="00884813" w:rsidRDefault="002B7E3D" w:rsidP="00884813">
      <w:pPr>
        <w:spacing w:before="100" w:beforeAutospacing="1" w:after="100" w:afterAutospacing="1" w:line="240" w:lineRule="auto"/>
        <w:outlineLvl w:val="2"/>
        <w:rPr>
          <w:del w:id="650" w:author="Admin" w:date="2026-07-06T13:01:00Z" w16du:dateUtc="2026-07-06T06:01:00Z"/>
          <w:rFonts w:ascii="Times New Roman" w:eastAsia="Times New Roman" w:hAnsi="Times New Roman" w:cs="Times New Roman"/>
          <w:sz w:val="24"/>
          <w:szCs w:val="24"/>
        </w:rPr>
      </w:pPr>
      <w:r w:rsidRPr="002B7E3D">
        <w:rPr>
          <w:rFonts w:ascii="Times New Roman" w:eastAsia="Times New Roman" w:hAnsi="Times New Roman" w:cs="Times New Roman"/>
          <w:b/>
          <w:bCs/>
          <w:sz w:val="27"/>
          <w:szCs w:val="27"/>
        </w:rPr>
        <w:t xml:space="preserve">Doanh </w:t>
      </w:r>
      <w:proofErr w:type="spellStart"/>
      <w:r w:rsidRPr="002B7E3D">
        <w:rPr>
          <w:rFonts w:ascii="Times New Roman" w:eastAsia="Times New Roman" w:hAnsi="Times New Roman" w:cs="Times New Roman"/>
          <w:b/>
          <w:bCs/>
          <w:sz w:val="27"/>
          <w:szCs w:val="27"/>
        </w:rPr>
        <w:t>nghiệp</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đang</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tạo</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giá</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trị</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như</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thế</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nào</w:t>
      </w:r>
      <w:proofErr w:type="spellEnd"/>
      <w:r w:rsidRPr="002B7E3D">
        <w:rPr>
          <w:rFonts w:ascii="Times New Roman" w:eastAsia="Times New Roman" w:hAnsi="Times New Roman" w:cs="Times New Roman"/>
          <w:b/>
          <w:bCs/>
          <w:sz w:val="27"/>
          <w:szCs w:val="27"/>
        </w:rPr>
        <w:t>?</w:t>
      </w:r>
    </w:p>
    <w:p w14:paraId="12AB66D0" w14:textId="77777777" w:rsidR="00884813" w:rsidRPr="00884813" w:rsidRDefault="00884813" w:rsidP="002B7E3D">
      <w:pPr>
        <w:spacing w:before="100" w:beforeAutospacing="1" w:after="100" w:afterAutospacing="1" w:line="240" w:lineRule="auto"/>
        <w:outlineLvl w:val="2"/>
        <w:rPr>
          <w:ins w:id="651" w:author="Admin" w:date="2026-07-06T13:01:00Z" w16du:dateUtc="2026-07-06T06:01:00Z"/>
          <w:rFonts w:ascii="Times New Roman" w:eastAsia="Times New Roman" w:hAnsi="Times New Roman" w:cs="Times New Roman"/>
          <w:sz w:val="24"/>
          <w:szCs w:val="24"/>
          <w:rPrChange w:id="652" w:author="Admin" w:date="2026-07-06T13:01:00Z" w16du:dateUtc="2026-07-06T06:01:00Z">
            <w:rPr>
              <w:ins w:id="653" w:author="Admin" w:date="2026-07-06T13:01:00Z" w16du:dateUtc="2026-07-06T06:01:00Z"/>
              <w:rFonts w:ascii="Times New Roman" w:eastAsia="Times New Roman" w:hAnsi="Times New Roman" w:cs="Times New Roman"/>
              <w:b/>
              <w:bCs/>
              <w:sz w:val="27"/>
              <w:szCs w:val="27"/>
            </w:rPr>
          </w:rPrChange>
        </w:rPr>
      </w:pPr>
    </w:p>
    <w:p w14:paraId="1D20C185" w14:textId="77777777" w:rsidR="002B7E3D" w:rsidRPr="002B7E3D" w:rsidRDefault="002B7E3D" w:rsidP="00884813">
      <w:pPr>
        <w:spacing w:before="100" w:beforeAutospacing="1" w:after="100" w:afterAutospacing="1" w:line="240" w:lineRule="auto"/>
        <w:outlineLvl w:val="2"/>
        <w:rPr>
          <w:rFonts w:ascii="Times New Roman" w:eastAsia="Times New Roman" w:hAnsi="Times New Roman" w:cs="Times New Roman"/>
          <w:sz w:val="24"/>
          <w:szCs w:val="24"/>
        </w:rPr>
        <w:pPrChange w:id="654" w:author="Admin" w:date="2026-07-06T13:01:00Z" w16du:dateUtc="2026-07-06T06:01:00Z">
          <w:pPr>
            <w:spacing w:before="100" w:beforeAutospacing="1" w:after="100" w:afterAutospacing="1" w:line="240" w:lineRule="auto"/>
          </w:pPr>
        </w:pPrChange>
      </w:pP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nghiệp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bán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gì</w:t>
      </w:r>
      <w:proofErr w:type="spellEnd"/>
      <w:r w:rsidRPr="002B7E3D">
        <w:rPr>
          <w:rFonts w:ascii="Times New Roman" w:eastAsia="Times New Roman" w:hAnsi="Times New Roman" w:cs="Times New Roman"/>
          <w:sz w:val="24"/>
          <w:szCs w:val="24"/>
        </w:rPr>
        <w:t>?</w:t>
      </w:r>
    </w:p>
    <w:p w14:paraId="0CACCCA8"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Khách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hàng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là</w:t>
      </w:r>
      <w:proofErr w:type="spellEnd"/>
      <w:r w:rsidRPr="002B7E3D">
        <w:rPr>
          <w:rFonts w:ascii="Times New Roman" w:eastAsia="Times New Roman" w:hAnsi="Times New Roman" w:cs="Times New Roman"/>
          <w:sz w:val="24"/>
          <w:szCs w:val="24"/>
        </w:rPr>
        <w:t xml:space="preserve"> ai?</w:t>
      </w:r>
    </w:p>
    <w:p w14:paraId="5C340B7E"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2B7E3D">
        <w:rPr>
          <w:rFonts w:ascii="Times New Roman" w:eastAsia="Times New Roman" w:hAnsi="Times New Roman" w:cs="Times New Roman"/>
          <w:sz w:val="24"/>
          <w:szCs w:val="24"/>
          <w:lang w:val="fr-FR"/>
        </w:rPr>
        <w:t>Giá</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trị</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cốt</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lõi</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là</w:t>
      </w:r>
      <w:proofErr w:type="spellEnd"/>
      <w:r w:rsidRPr="002B7E3D">
        <w:rPr>
          <w:rFonts w:ascii="Times New Roman" w:eastAsia="Times New Roman" w:hAnsi="Times New Roman" w:cs="Times New Roman"/>
          <w:sz w:val="24"/>
          <w:szCs w:val="24"/>
          <w:lang w:val="fr-FR"/>
        </w:rPr>
        <w:t xml:space="preserve"> </w:t>
      </w:r>
      <w:proofErr w:type="spellStart"/>
      <w:proofErr w:type="gramStart"/>
      <w:r w:rsidRPr="002B7E3D">
        <w:rPr>
          <w:rFonts w:ascii="Times New Roman" w:eastAsia="Times New Roman" w:hAnsi="Times New Roman" w:cs="Times New Roman"/>
          <w:sz w:val="24"/>
          <w:szCs w:val="24"/>
          <w:lang w:val="fr-FR"/>
        </w:rPr>
        <w:t>gì</w:t>
      </w:r>
      <w:proofErr w:type="spellEnd"/>
      <w:r w:rsidRPr="002B7E3D">
        <w:rPr>
          <w:rFonts w:ascii="Times New Roman" w:eastAsia="Times New Roman" w:hAnsi="Times New Roman" w:cs="Times New Roman"/>
          <w:sz w:val="24"/>
          <w:szCs w:val="24"/>
          <w:lang w:val="fr-FR"/>
        </w:rPr>
        <w:t>?</w:t>
      </w:r>
      <w:proofErr w:type="gramEnd"/>
    </w:p>
    <w:p w14:paraId="53A9BF08" w14:textId="26F44CEE" w:rsidR="002B7E3D" w:rsidRPr="002B7E3D" w:rsidDel="00884813" w:rsidRDefault="00000000" w:rsidP="002B7E3D">
      <w:pPr>
        <w:spacing w:after="0" w:line="240" w:lineRule="auto"/>
        <w:rPr>
          <w:del w:id="655" w:author="Admin" w:date="2026-07-06T13:00:00Z" w16du:dateUtc="2026-07-06T06:00:00Z"/>
          <w:rFonts w:ascii="Times New Roman" w:eastAsia="Times New Roman" w:hAnsi="Times New Roman" w:cs="Times New Roman"/>
          <w:sz w:val="24"/>
          <w:szCs w:val="24"/>
        </w:rPr>
      </w:pPr>
      <w:del w:id="656" w:author="Admin" w:date="2026-07-06T13:00:00Z" w16du:dateUtc="2026-07-06T06:00:00Z">
        <w:r w:rsidDel="00884813">
          <w:rPr>
            <w:rFonts w:ascii="Times New Roman" w:eastAsia="Times New Roman" w:hAnsi="Times New Roman" w:cs="Times New Roman"/>
            <w:sz w:val="24"/>
            <w:szCs w:val="24"/>
          </w:rPr>
          <w:pict w14:anchorId="5DF9B554">
            <v:rect id="_x0000_i1233" style="width:0;height:1.5pt" o:hralign="center" o:hrstd="t" o:hr="t" fillcolor="#a0a0a0" stroked="f"/>
          </w:pict>
        </w:r>
      </w:del>
    </w:p>
    <w:p w14:paraId="32128314" w14:textId="77777777" w:rsidR="002B7E3D" w:rsidRPr="002B7E3D" w:rsidRDefault="002B7E3D" w:rsidP="00884813">
      <w:pPr>
        <w:spacing w:after="0" w:line="240" w:lineRule="auto"/>
        <w:rPr>
          <w:rFonts w:ascii="Times New Roman" w:eastAsia="Times New Roman" w:hAnsi="Times New Roman" w:cs="Times New Roman"/>
          <w:b/>
          <w:bCs/>
          <w:sz w:val="27"/>
          <w:szCs w:val="27"/>
        </w:rPr>
        <w:pPrChange w:id="657" w:author="Admin" w:date="2026-07-06T13:00:00Z" w16du:dateUtc="2026-07-06T06:00:00Z">
          <w:pPr>
            <w:spacing w:before="100" w:beforeAutospacing="1" w:after="100" w:afterAutospacing="1" w:line="240" w:lineRule="auto"/>
            <w:outlineLvl w:val="2"/>
          </w:pPr>
        </w:pPrChange>
      </w:pPr>
      <w:r w:rsidRPr="002B7E3D">
        <w:rPr>
          <w:rFonts w:ascii="Times New Roman" w:eastAsia="Times New Roman" w:hAnsi="Times New Roman" w:cs="Times New Roman"/>
          <w:b/>
          <w:bCs/>
          <w:sz w:val="27"/>
          <w:szCs w:val="27"/>
        </w:rPr>
        <w:t xml:space="preserve">Doanh </w:t>
      </w:r>
      <w:proofErr w:type="spellStart"/>
      <w:r w:rsidRPr="002B7E3D">
        <w:rPr>
          <w:rFonts w:ascii="Times New Roman" w:eastAsia="Times New Roman" w:hAnsi="Times New Roman" w:cs="Times New Roman"/>
          <w:b/>
          <w:bCs/>
          <w:sz w:val="27"/>
          <w:szCs w:val="27"/>
        </w:rPr>
        <w:t>nghiệp</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đang</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vận</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hành</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như</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thế</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nào</w:t>
      </w:r>
      <w:proofErr w:type="spellEnd"/>
      <w:r w:rsidRPr="002B7E3D">
        <w:rPr>
          <w:rFonts w:ascii="Times New Roman" w:eastAsia="Times New Roman" w:hAnsi="Times New Roman" w:cs="Times New Roman"/>
          <w:b/>
          <w:bCs/>
          <w:sz w:val="27"/>
          <w:szCs w:val="27"/>
        </w:rPr>
        <w:t>?</w:t>
      </w:r>
    </w:p>
    <w:p w14:paraId="0B3B62B2" w14:textId="77777777" w:rsidR="002B7E3D" w:rsidDel="00884813" w:rsidRDefault="002B7E3D" w:rsidP="002B7E3D">
      <w:pPr>
        <w:spacing w:before="100" w:beforeAutospacing="1" w:after="100" w:afterAutospacing="1" w:line="240" w:lineRule="auto"/>
        <w:rPr>
          <w:del w:id="658" w:author="Admin" w:date="2026-07-06T13:01:00Z" w16du:dateUtc="2026-07-06T06:01:00Z"/>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Các </w:t>
      </w:r>
      <w:proofErr w:type="spellStart"/>
      <w:r w:rsidRPr="002B7E3D">
        <w:rPr>
          <w:rFonts w:ascii="Times New Roman" w:eastAsia="Times New Roman" w:hAnsi="Times New Roman" w:cs="Times New Roman"/>
          <w:sz w:val="24"/>
          <w:szCs w:val="24"/>
        </w:rPr>
        <w:t>phòng</w:t>
      </w:r>
      <w:proofErr w:type="spellEnd"/>
      <w:r w:rsidRPr="002B7E3D">
        <w:rPr>
          <w:rFonts w:ascii="Times New Roman" w:eastAsia="Times New Roman" w:hAnsi="Times New Roman" w:cs="Times New Roman"/>
          <w:sz w:val="24"/>
          <w:szCs w:val="24"/>
        </w:rPr>
        <w:t xml:space="preserve"> ban </w:t>
      </w:r>
      <w:proofErr w:type="spellStart"/>
      <w:r w:rsidRPr="002B7E3D">
        <w:rPr>
          <w:rFonts w:ascii="Times New Roman" w:eastAsia="Times New Roman" w:hAnsi="Times New Roman" w:cs="Times New Roman"/>
          <w:sz w:val="24"/>
          <w:szCs w:val="24"/>
        </w:rPr>
        <w:t>phối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hợp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sao</w:t>
      </w:r>
      <w:proofErr w:type="spellEnd"/>
      <w:r w:rsidRPr="002B7E3D">
        <w:rPr>
          <w:rFonts w:ascii="Times New Roman" w:eastAsia="Times New Roman" w:hAnsi="Times New Roman" w:cs="Times New Roman"/>
          <w:sz w:val="24"/>
          <w:szCs w:val="24"/>
        </w:rPr>
        <w:t>?</w:t>
      </w:r>
    </w:p>
    <w:p w14:paraId="5AB90ABC" w14:textId="77777777" w:rsidR="00884813" w:rsidRPr="002B7E3D" w:rsidRDefault="00884813" w:rsidP="002B7E3D">
      <w:pPr>
        <w:spacing w:before="100" w:beforeAutospacing="1" w:after="100" w:afterAutospacing="1" w:line="240" w:lineRule="auto"/>
        <w:rPr>
          <w:ins w:id="659" w:author="Admin" w:date="2026-07-06T13:01:00Z" w16du:dateUtc="2026-07-06T06:01:00Z"/>
          <w:rFonts w:ascii="Times New Roman" w:eastAsia="Times New Roman" w:hAnsi="Times New Roman" w:cs="Times New Roman"/>
          <w:sz w:val="24"/>
          <w:szCs w:val="24"/>
        </w:rPr>
      </w:pPr>
    </w:p>
    <w:p w14:paraId="004604A2"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Quy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chính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gì</w:t>
      </w:r>
      <w:proofErr w:type="spellEnd"/>
      <w:r w:rsidRPr="002B7E3D">
        <w:rPr>
          <w:rFonts w:ascii="Times New Roman" w:eastAsia="Times New Roman" w:hAnsi="Times New Roman" w:cs="Times New Roman"/>
          <w:sz w:val="24"/>
          <w:szCs w:val="24"/>
        </w:rPr>
        <w:t>?</w:t>
      </w:r>
    </w:p>
    <w:p w14:paraId="192C76A6"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chuyển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giao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việc</w:t>
      </w:r>
      <w:proofErr w:type="spellEnd"/>
      <w:r w:rsidRPr="002B7E3D">
        <w:rPr>
          <w:rFonts w:ascii="Times New Roman" w:eastAsia="Times New Roman" w:hAnsi="Times New Roman" w:cs="Times New Roman"/>
          <w:sz w:val="24"/>
          <w:szCs w:val="24"/>
        </w:rPr>
        <w:t xml:space="preserve"> ở </w:t>
      </w:r>
      <w:proofErr w:type="spellStart"/>
      <w:r w:rsidRPr="002B7E3D">
        <w:rPr>
          <w:rFonts w:ascii="Times New Roman" w:eastAsia="Times New Roman" w:hAnsi="Times New Roman" w:cs="Times New Roman"/>
          <w:sz w:val="24"/>
          <w:szCs w:val="24"/>
        </w:rPr>
        <w:t>đâu</w:t>
      </w:r>
      <w:proofErr w:type="spellEnd"/>
      <w:r w:rsidRPr="002B7E3D">
        <w:rPr>
          <w:rFonts w:ascii="Times New Roman" w:eastAsia="Times New Roman" w:hAnsi="Times New Roman" w:cs="Times New Roman"/>
          <w:sz w:val="24"/>
          <w:szCs w:val="24"/>
        </w:rPr>
        <w:t>?</w:t>
      </w:r>
    </w:p>
    <w:p w14:paraId="59D06FD5" w14:textId="4A7CD108" w:rsidR="002B7E3D" w:rsidRPr="002B7E3D" w:rsidDel="00884813" w:rsidRDefault="00000000" w:rsidP="002B7E3D">
      <w:pPr>
        <w:spacing w:after="0" w:line="240" w:lineRule="auto"/>
        <w:rPr>
          <w:del w:id="660" w:author="Admin" w:date="2026-07-06T13:00:00Z" w16du:dateUtc="2026-07-06T06:00:00Z"/>
          <w:rFonts w:ascii="Times New Roman" w:eastAsia="Times New Roman" w:hAnsi="Times New Roman" w:cs="Times New Roman"/>
          <w:sz w:val="24"/>
          <w:szCs w:val="24"/>
        </w:rPr>
      </w:pPr>
      <w:del w:id="661" w:author="Admin" w:date="2026-07-06T13:00:00Z" w16du:dateUtc="2026-07-06T06:00:00Z">
        <w:r w:rsidDel="00884813">
          <w:rPr>
            <w:rFonts w:ascii="Times New Roman" w:eastAsia="Times New Roman" w:hAnsi="Times New Roman" w:cs="Times New Roman"/>
            <w:sz w:val="24"/>
            <w:szCs w:val="24"/>
          </w:rPr>
          <w:lastRenderedPageBreak/>
          <w:pict w14:anchorId="4FAE4E80">
            <v:rect id="_x0000_i1234" style="width:0;height:1.5pt" o:hralign="center" o:hrstd="t" o:hr="t" fillcolor="#a0a0a0" stroked="f"/>
          </w:pict>
        </w:r>
      </w:del>
    </w:p>
    <w:p w14:paraId="2C5F290F" w14:textId="77777777" w:rsidR="002B7E3D" w:rsidRPr="002B7E3D" w:rsidRDefault="002B7E3D" w:rsidP="00884813">
      <w:pPr>
        <w:spacing w:after="0" w:line="240" w:lineRule="auto"/>
        <w:rPr>
          <w:rFonts w:ascii="Times New Roman" w:eastAsia="Times New Roman" w:hAnsi="Times New Roman" w:cs="Times New Roman"/>
          <w:b/>
          <w:bCs/>
          <w:sz w:val="27"/>
          <w:szCs w:val="27"/>
        </w:rPr>
        <w:pPrChange w:id="662" w:author="Admin" w:date="2026-07-06T13:00:00Z" w16du:dateUtc="2026-07-06T06:00:00Z">
          <w:pPr>
            <w:spacing w:before="100" w:beforeAutospacing="1" w:after="100" w:afterAutospacing="1" w:line="240" w:lineRule="auto"/>
            <w:outlineLvl w:val="2"/>
          </w:pPr>
        </w:pPrChange>
      </w:pPr>
      <w:r w:rsidRPr="002B7E3D">
        <w:rPr>
          <w:rFonts w:ascii="Times New Roman" w:eastAsia="Times New Roman" w:hAnsi="Times New Roman" w:cs="Times New Roman"/>
          <w:b/>
          <w:bCs/>
          <w:sz w:val="27"/>
          <w:szCs w:val="27"/>
        </w:rPr>
        <w:t xml:space="preserve">Những </w:t>
      </w:r>
      <w:proofErr w:type="spellStart"/>
      <w:r w:rsidRPr="002B7E3D">
        <w:rPr>
          <w:rFonts w:ascii="Times New Roman" w:eastAsia="Times New Roman" w:hAnsi="Times New Roman" w:cs="Times New Roman"/>
          <w:b/>
          <w:bCs/>
          <w:sz w:val="27"/>
          <w:szCs w:val="27"/>
        </w:rPr>
        <w:t>khó</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khăn</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đang</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xuất</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hiện</w:t>
      </w:r>
      <w:proofErr w:type="spellEnd"/>
      <w:r w:rsidRPr="002B7E3D">
        <w:rPr>
          <w:rFonts w:ascii="Times New Roman" w:eastAsia="Times New Roman" w:hAnsi="Times New Roman" w:cs="Times New Roman"/>
          <w:b/>
          <w:bCs/>
          <w:sz w:val="27"/>
          <w:szCs w:val="27"/>
        </w:rPr>
        <w:t xml:space="preserve"> ở </w:t>
      </w:r>
      <w:proofErr w:type="spellStart"/>
      <w:r w:rsidRPr="002B7E3D">
        <w:rPr>
          <w:rFonts w:ascii="Times New Roman" w:eastAsia="Times New Roman" w:hAnsi="Times New Roman" w:cs="Times New Roman"/>
          <w:b/>
          <w:bCs/>
          <w:sz w:val="27"/>
          <w:szCs w:val="27"/>
        </w:rPr>
        <w:t>đâu</w:t>
      </w:r>
      <w:proofErr w:type="spellEnd"/>
      <w:r w:rsidRPr="002B7E3D">
        <w:rPr>
          <w:rFonts w:ascii="Times New Roman" w:eastAsia="Times New Roman" w:hAnsi="Times New Roman" w:cs="Times New Roman"/>
          <w:b/>
          <w:bCs/>
          <w:sz w:val="27"/>
          <w:szCs w:val="27"/>
        </w:rPr>
        <w:t>?</w:t>
      </w:r>
    </w:p>
    <w:p w14:paraId="59B6F8F8" w14:textId="77777777" w:rsidR="002B7E3D" w:rsidDel="00884813" w:rsidRDefault="002B7E3D" w:rsidP="00884813">
      <w:pPr>
        <w:spacing w:before="100" w:beforeAutospacing="1" w:after="100" w:afterAutospacing="1" w:line="240" w:lineRule="auto"/>
        <w:rPr>
          <w:del w:id="663" w:author="Admin" w:date="2026-07-06T13:01:00Z" w16du:dateUtc="2026-07-06T06:01:00Z"/>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nghẽn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nằm</w:t>
      </w:r>
      <w:proofErr w:type="spellEnd"/>
      <w:r w:rsidRPr="002B7E3D">
        <w:rPr>
          <w:rFonts w:ascii="Times New Roman" w:eastAsia="Times New Roman" w:hAnsi="Times New Roman" w:cs="Times New Roman"/>
          <w:sz w:val="24"/>
          <w:szCs w:val="24"/>
        </w:rPr>
        <w:t xml:space="preserve"> ở con </w:t>
      </w:r>
      <w:proofErr w:type="spellStart"/>
      <w:r w:rsidRPr="002B7E3D">
        <w:rPr>
          <w:rFonts w:ascii="Times New Roman" w:eastAsia="Times New Roman" w:hAnsi="Times New Roman" w:cs="Times New Roman"/>
          <w:sz w:val="24"/>
          <w:szCs w:val="24"/>
        </w:rPr>
        <w:t>người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dữ</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liệu</w:t>
      </w:r>
      <w:proofErr w:type="spellEnd"/>
      <w:r w:rsidRPr="002B7E3D">
        <w:rPr>
          <w:rFonts w:ascii="Times New Roman" w:eastAsia="Times New Roman" w:hAnsi="Times New Roman" w:cs="Times New Roman"/>
          <w:sz w:val="24"/>
          <w:szCs w:val="24"/>
        </w:rPr>
        <w:t xml:space="preserve"> hay </w:t>
      </w:r>
      <w:proofErr w:type="spellStart"/>
      <w:r w:rsidRPr="002B7E3D">
        <w:rPr>
          <w:rFonts w:ascii="Times New Roman" w:eastAsia="Times New Roman" w:hAnsi="Times New Roman" w:cs="Times New Roman"/>
          <w:sz w:val="24"/>
          <w:szCs w:val="24"/>
        </w:rPr>
        <w:t>công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nghệ</w:t>
      </w:r>
      <w:proofErr w:type="spellEnd"/>
      <w:r w:rsidRPr="002B7E3D">
        <w:rPr>
          <w:rFonts w:ascii="Times New Roman" w:eastAsia="Times New Roman" w:hAnsi="Times New Roman" w:cs="Times New Roman"/>
          <w:sz w:val="24"/>
          <w:szCs w:val="24"/>
        </w:rPr>
        <w:t>?</w:t>
      </w:r>
    </w:p>
    <w:p w14:paraId="67DDFE0A" w14:textId="77777777" w:rsidR="00884813" w:rsidRPr="002B7E3D" w:rsidRDefault="00884813" w:rsidP="002B7E3D">
      <w:pPr>
        <w:spacing w:before="100" w:beforeAutospacing="1" w:after="100" w:afterAutospacing="1" w:line="240" w:lineRule="auto"/>
        <w:rPr>
          <w:ins w:id="664" w:author="Admin" w:date="2026-07-06T13:01:00Z" w16du:dateUtc="2026-07-06T06:01:00Z"/>
          <w:rFonts w:ascii="Times New Roman" w:eastAsia="Times New Roman" w:hAnsi="Times New Roman" w:cs="Times New Roman"/>
          <w:sz w:val="24"/>
          <w:szCs w:val="24"/>
        </w:rPr>
      </w:pPr>
    </w:p>
    <w:p w14:paraId="5B7A17BC" w14:textId="61FC5996" w:rsidR="002B7E3D" w:rsidRPr="002B7E3D" w:rsidDel="00884813" w:rsidRDefault="00000000" w:rsidP="002B7E3D">
      <w:pPr>
        <w:spacing w:after="0" w:line="240" w:lineRule="auto"/>
        <w:rPr>
          <w:del w:id="665" w:author="Admin" w:date="2026-07-06T13:00:00Z" w16du:dateUtc="2026-07-06T06:00:00Z"/>
          <w:rFonts w:ascii="Times New Roman" w:eastAsia="Times New Roman" w:hAnsi="Times New Roman" w:cs="Times New Roman"/>
          <w:sz w:val="24"/>
          <w:szCs w:val="24"/>
        </w:rPr>
      </w:pPr>
      <w:del w:id="666" w:author="Admin" w:date="2026-07-06T13:00:00Z" w16du:dateUtc="2026-07-06T06:00:00Z">
        <w:r w:rsidDel="00884813">
          <w:rPr>
            <w:rFonts w:ascii="Times New Roman" w:eastAsia="Times New Roman" w:hAnsi="Times New Roman" w:cs="Times New Roman"/>
            <w:sz w:val="24"/>
            <w:szCs w:val="24"/>
          </w:rPr>
          <w:pict w14:anchorId="6D066F6C">
            <v:rect id="_x0000_i1235" style="width:0;height:1.5pt" o:hralign="center" o:hrstd="t" o:hr="t" fillcolor="#a0a0a0" stroked="f"/>
          </w:pict>
        </w:r>
      </w:del>
    </w:p>
    <w:p w14:paraId="75ED78BC" w14:textId="3E931152" w:rsidR="002B7E3D" w:rsidRPr="002B7E3D" w:rsidRDefault="002B7E3D" w:rsidP="00884813">
      <w:pPr>
        <w:spacing w:before="100" w:beforeAutospacing="1" w:after="100" w:afterAutospacing="1" w:line="240" w:lineRule="auto"/>
        <w:rPr>
          <w:rFonts w:ascii="Times New Roman" w:eastAsia="Times New Roman" w:hAnsi="Times New Roman" w:cs="Times New Roman"/>
          <w:b/>
          <w:bCs/>
          <w:sz w:val="27"/>
          <w:szCs w:val="27"/>
        </w:rPr>
        <w:pPrChange w:id="667" w:author="Admin" w:date="2026-07-06T13:01:00Z" w16du:dateUtc="2026-07-06T06:01:00Z">
          <w:pPr>
            <w:spacing w:before="100" w:beforeAutospacing="1" w:after="100" w:afterAutospacing="1" w:line="240" w:lineRule="auto"/>
            <w:outlineLvl w:val="2"/>
          </w:pPr>
        </w:pPrChange>
      </w:pPr>
      <w:proofErr w:type="spellStart"/>
      <w:r w:rsidRPr="002B7E3D">
        <w:rPr>
          <w:rFonts w:ascii="Times New Roman" w:eastAsia="Times New Roman" w:hAnsi="Times New Roman" w:cs="Times New Roman"/>
          <w:b/>
          <w:bCs/>
          <w:sz w:val="27"/>
          <w:szCs w:val="27"/>
        </w:rPr>
        <w:t>Những</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gì</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doanh</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nghiệp</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đang</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nghĩ</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có</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đúng</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với</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thực</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tế</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không</w:t>
      </w:r>
      <w:proofErr w:type="spellEnd"/>
      <w:r w:rsidRPr="002B7E3D">
        <w:rPr>
          <w:rFonts w:ascii="Times New Roman" w:eastAsia="Times New Roman" w:hAnsi="Times New Roman" w:cs="Times New Roman"/>
          <w:b/>
          <w:bCs/>
          <w:sz w:val="27"/>
          <w:szCs w:val="27"/>
        </w:rPr>
        <w:t>?</w:t>
      </w:r>
    </w:p>
    <w:p w14:paraId="323DC4A6"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Điều</w:t>
      </w:r>
      <w:proofErr w:type="spellEnd"/>
      <w:r w:rsidRPr="002B7E3D">
        <w:rPr>
          <w:rFonts w:ascii="Times New Roman" w:eastAsia="Times New Roman" w:hAnsi="Times New Roman" w:cs="Times New Roman"/>
          <w:sz w:val="24"/>
          <w:szCs w:val="24"/>
        </w:rPr>
        <w:t xml:space="preserve"> CEO </w:t>
      </w:r>
      <w:proofErr w:type="spellStart"/>
      <w:r w:rsidRPr="002B7E3D">
        <w:rPr>
          <w:rFonts w:ascii="Times New Roman" w:eastAsia="Times New Roman" w:hAnsi="Times New Roman" w:cs="Times New Roman"/>
          <w:sz w:val="24"/>
          <w:szCs w:val="24"/>
        </w:rPr>
        <w:t>nói</w:t>
      </w:r>
      <w:proofErr w:type="spellEnd"/>
      <w:r w:rsidRPr="002B7E3D">
        <w:rPr>
          <w:rFonts w:ascii="Times New Roman" w:eastAsia="Times New Roman" w:hAnsi="Times New Roman" w:cs="Times New Roman"/>
          <w:sz w:val="24"/>
          <w:szCs w:val="24"/>
        </w:rPr>
        <w:t>.</w:t>
      </w:r>
    </w:p>
    <w:p w14:paraId="06ADF3FE"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Điều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quản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lý</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nói</w:t>
      </w:r>
      <w:proofErr w:type="spellEnd"/>
      <w:r w:rsidRPr="002B7E3D">
        <w:rPr>
          <w:rFonts w:ascii="Times New Roman" w:eastAsia="Times New Roman" w:hAnsi="Times New Roman" w:cs="Times New Roman"/>
          <w:sz w:val="24"/>
          <w:szCs w:val="24"/>
        </w:rPr>
        <w:t>.</w:t>
      </w:r>
    </w:p>
    <w:p w14:paraId="5A760906"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Điều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nhân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viên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làm</w:t>
      </w:r>
      <w:proofErr w:type="spellEnd"/>
      <w:r w:rsidRPr="002B7E3D">
        <w:rPr>
          <w:rFonts w:ascii="Times New Roman" w:eastAsia="Times New Roman" w:hAnsi="Times New Roman" w:cs="Times New Roman"/>
          <w:sz w:val="24"/>
          <w:szCs w:val="24"/>
        </w:rPr>
        <w:t>.</w:t>
      </w:r>
    </w:p>
    <w:p w14:paraId="7D451C65"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Có</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giống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nhau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w:t>
      </w:r>
    </w:p>
    <w:p w14:paraId="5F5F3A23" w14:textId="0724039C" w:rsidR="002B7E3D" w:rsidRPr="002B7E3D" w:rsidDel="00884813" w:rsidRDefault="00000000" w:rsidP="002B7E3D">
      <w:pPr>
        <w:spacing w:after="0" w:line="240" w:lineRule="auto"/>
        <w:rPr>
          <w:del w:id="668" w:author="Admin" w:date="2026-07-06T13:02:00Z" w16du:dateUtc="2026-07-06T06:02:00Z"/>
          <w:rFonts w:ascii="Times New Roman" w:eastAsia="Times New Roman" w:hAnsi="Times New Roman" w:cs="Times New Roman"/>
          <w:sz w:val="24"/>
          <w:szCs w:val="24"/>
        </w:rPr>
      </w:pPr>
      <w:del w:id="669" w:author="Admin" w:date="2026-07-06T13:02:00Z" w16du:dateUtc="2026-07-06T06:02:00Z">
        <w:r w:rsidDel="00884813">
          <w:rPr>
            <w:rFonts w:ascii="Times New Roman" w:eastAsia="Times New Roman" w:hAnsi="Times New Roman" w:cs="Times New Roman"/>
            <w:sz w:val="24"/>
            <w:szCs w:val="24"/>
          </w:rPr>
          <w:pict w14:anchorId="2AED63CB">
            <v:rect id="_x0000_i1236" style="width:0;height:1.5pt" o:hralign="center" o:hrstd="t" o:hr="t" fillcolor="#a0a0a0" stroked="f"/>
          </w:pict>
        </w:r>
      </w:del>
    </w:p>
    <w:p w14:paraId="63463CD6" w14:textId="77777777" w:rsidR="002B7E3D" w:rsidRPr="002B7E3D" w:rsidRDefault="002B7E3D" w:rsidP="00884813">
      <w:pPr>
        <w:spacing w:after="0" w:line="240" w:lineRule="auto"/>
        <w:rPr>
          <w:rFonts w:ascii="Times New Roman" w:eastAsia="Times New Roman" w:hAnsi="Times New Roman" w:cs="Times New Roman"/>
          <w:b/>
          <w:bCs/>
          <w:sz w:val="27"/>
          <w:szCs w:val="27"/>
        </w:rPr>
        <w:pPrChange w:id="670" w:author="Admin" w:date="2026-07-06T13:02:00Z" w16du:dateUtc="2026-07-06T06:02:00Z">
          <w:pPr>
            <w:spacing w:before="100" w:beforeAutospacing="1" w:after="100" w:afterAutospacing="1" w:line="240" w:lineRule="auto"/>
            <w:outlineLvl w:val="2"/>
          </w:pPr>
        </w:pPrChange>
      </w:pPr>
      <w:proofErr w:type="spellStart"/>
      <w:r w:rsidRPr="002B7E3D">
        <w:rPr>
          <w:rFonts w:ascii="Times New Roman" w:eastAsia="Times New Roman" w:hAnsi="Times New Roman" w:cs="Times New Roman"/>
          <w:b/>
          <w:bCs/>
          <w:sz w:val="27"/>
          <w:szCs w:val="27"/>
        </w:rPr>
        <w:t>Điều</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gì</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cần</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tiếp</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tục</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phân</w:t>
      </w:r>
      <w:proofErr w:type="spellEnd"/>
      <w:r w:rsidRPr="002B7E3D">
        <w:rPr>
          <w:rFonts w:ascii="Times New Roman" w:eastAsia="Times New Roman" w:hAnsi="Times New Roman" w:cs="Times New Roman"/>
          <w:b/>
          <w:bCs/>
          <w:sz w:val="27"/>
          <w:szCs w:val="27"/>
        </w:rPr>
        <w:t xml:space="preserve"> </w:t>
      </w:r>
      <w:proofErr w:type="spellStart"/>
      <w:r w:rsidRPr="002B7E3D">
        <w:rPr>
          <w:rFonts w:ascii="Times New Roman" w:eastAsia="Times New Roman" w:hAnsi="Times New Roman" w:cs="Times New Roman"/>
          <w:b/>
          <w:bCs/>
          <w:sz w:val="27"/>
          <w:szCs w:val="27"/>
        </w:rPr>
        <w:t>tích</w:t>
      </w:r>
      <w:proofErr w:type="spellEnd"/>
      <w:r w:rsidRPr="002B7E3D">
        <w:rPr>
          <w:rFonts w:ascii="Times New Roman" w:eastAsia="Times New Roman" w:hAnsi="Times New Roman" w:cs="Times New Roman"/>
          <w:b/>
          <w:bCs/>
          <w:sz w:val="27"/>
          <w:szCs w:val="27"/>
        </w:rPr>
        <w:t xml:space="preserve"> ở </w:t>
      </w:r>
      <w:proofErr w:type="spellStart"/>
      <w:r w:rsidRPr="002B7E3D">
        <w:rPr>
          <w:rFonts w:ascii="Times New Roman" w:eastAsia="Times New Roman" w:hAnsi="Times New Roman" w:cs="Times New Roman"/>
          <w:b/>
          <w:bCs/>
          <w:sz w:val="27"/>
          <w:szCs w:val="27"/>
        </w:rPr>
        <w:t>bước</w:t>
      </w:r>
      <w:proofErr w:type="spellEnd"/>
      <w:r w:rsidRPr="002B7E3D">
        <w:rPr>
          <w:rFonts w:ascii="Times New Roman" w:eastAsia="Times New Roman" w:hAnsi="Times New Roman" w:cs="Times New Roman"/>
          <w:b/>
          <w:bCs/>
          <w:sz w:val="27"/>
          <w:szCs w:val="27"/>
        </w:rPr>
        <w:t xml:space="preserve"> Diagnosis?</w:t>
      </w:r>
    </w:p>
    <w:p w14:paraId="1898BBB4" w14:textId="77777777" w:rsidR="002B7E3D" w:rsidDel="00884813" w:rsidRDefault="002B7E3D" w:rsidP="002B7E3D">
      <w:pPr>
        <w:spacing w:before="100" w:beforeAutospacing="1" w:after="100" w:afterAutospacing="1" w:line="240" w:lineRule="auto"/>
        <w:rPr>
          <w:del w:id="671" w:author="Admin" w:date="2026-07-06T13:02:00Z" w16du:dateUtc="2026-07-06T06:02:00Z"/>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Discovery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đưa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kết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luận</w:t>
      </w:r>
      <w:proofErr w:type="spellEnd"/>
      <w:r w:rsidRPr="002B7E3D">
        <w:rPr>
          <w:rFonts w:ascii="Times New Roman" w:eastAsia="Times New Roman" w:hAnsi="Times New Roman" w:cs="Times New Roman"/>
          <w:sz w:val="24"/>
          <w:szCs w:val="24"/>
        </w:rPr>
        <w:t>.</w:t>
      </w:r>
    </w:p>
    <w:p w14:paraId="08BA8AD2" w14:textId="77777777" w:rsidR="00884813" w:rsidRPr="002B7E3D" w:rsidRDefault="00884813" w:rsidP="002B7E3D">
      <w:pPr>
        <w:spacing w:before="100" w:beforeAutospacing="1" w:after="100" w:afterAutospacing="1" w:line="240" w:lineRule="auto"/>
        <w:rPr>
          <w:ins w:id="672" w:author="Admin" w:date="2026-07-06T13:02:00Z" w16du:dateUtc="2026-07-06T06:02:00Z"/>
          <w:rFonts w:ascii="Times New Roman" w:eastAsia="Times New Roman" w:hAnsi="Times New Roman" w:cs="Times New Roman"/>
          <w:sz w:val="24"/>
          <w:szCs w:val="24"/>
        </w:rPr>
      </w:pPr>
    </w:p>
    <w:p w14:paraId="3665B9B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Discovery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chỉ</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giúp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xác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định</w:t>
      </w:r>
      <w:proofErr w:type="spellEnd"/>
      <w:r w:rsidRPr="002B7E3D">
        <w:rPr>
          <w:rFonts w:ascii="Times New Roman" w:eastAsia="Times New Roman" w:hAnsi="Times New Roman" w:cs="Times New Roman"/>
          <w:sz w:val="24"/>
          <w:szCs w:val="24"/>
        </w:rPr>
        <w:t>:</w:t>
      </w:r>
    </w:p>
    <w:p w14:paraId="779171D8"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b/>
          <w:bCs/>
          <w:sz w:val="24"/>
          <w:szCs w:val="24"/>
        </w:rPr>
        <w:t>"</w:t>
      </w:r>
      <w:proofErr w:type="spellStart"/>
      <w:r w:rsidRPr="002B7E3D">
        <w:rPr>
          <w:rFonts w:ascii="Times New Roman" w:eastAsia="Times New Roman" w:hAnsi="Times New Roman" w:cs="Times New Roman"/>
          <w:b/>
          <w:bCs/>
          <w:sz w:val="24"/>
          <w:szCs w:val="24"/>
        </w:rPr>
        <w:t>Điều</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gì</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cần</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đào</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sâu</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hơn</w:t>
      </w:r>
      <w:proofErr w:type="spellEnd"/>
      <w:r w:rsidRPr="002B7E3D">
        <w:rPr>
          <w:rFonts w:ascii="Times New Roman" w:eastAsia="Times New Roman" w:hAnsi="Times New Roman" w:cs="Times New Roman"/>
          <w:b/>
          <w:bCs/>
          <w:sz w:val="24"/>
          <w:szCs w:val="24"/>
        </w:rPr>
        <w:t>?"</w:t>
      </w:r>
    </w:p>
    <w:p w14:paraId="21C974AA" w14:textId="63D9B84F" w:rsidR="002B7E3D" w:rsidRPr="002B7E3D" w:rsidDel="00884813" w:rsidRDefault="00000000" w:rsidP="002B7E3D">
      <w:pPr>
        <w:spacing w:after="0" w:line="240" w:lineRule="auto"/>
        <w:rPr>
          <w:del w:id="673" w:author="Admin" w:date="2026-07-06T13:02:00Z" w16du:dateUtc="2026-07-06T06:02:00Z"/>
          <w:rFonts w:ascii="Times New Roman" w:eastAsia="Times New Roman" w:hAnsi="Times New Roman" w:cs="Times New Roman"/>
          <w:sz w:val="24"/>
          <w:szCs w:val="24"/>
        </w:rPr>
      </w:pPr>
      <w:del w:id="674" w:author="Admin" w:date="2026-07-06T13:02:00Z" w16du:dateUtc="2026-07-06T06:02:00Z">
        <w:r w:rsidDel="00884813">
          <w:rPr>
            <w:rFonts w:ascii="Times New Roman" w:eastAsia="Times New Roman" w:hAnsi="Times New Roman" w:cs="Times New Roman"/>
            <w:sz w:val="24"/>
            <w:szCs w:val="24"/>
          </w:rPr>
          <w:pict w14:anchorId="701A2967">
            <v:rect id="_x0000_i1237" style="width:0;height:1.5pt" o:hralign="center" o:hrstd="t" o:hr="t" fillcolor="#a0a0a0" stroked="f"/>
          </w:pict>
        </w:r>
      </w:del>
    </w:p>
    <w:p w14:paraId="488D67B6" w14:textId="77777777" w:rsidR="002B7E3D" w:rsidRPr="002B7E3D" w:rsidRDefault="002B7E3D" w:rsidP="00884813">
      <w:pPr>
        <w:spacing w:after="0" w:line="240" w:lineRule="auto"/>
        <w:rPr>
          <w:rFonts w:ascii="Times New Roman" w:eastAsia="Times New Roman" w:hAnsi="Times New Roman" w:cs="Times New Roman"/>
          <w:b/>
          <w:bCs/>
          <w:kern w:val="36"/>
          <w:sz w:val="48"/>
          <w:szCs w:val="48"/>
        </w:rPr>
        <w:pPrChange w:id="675" w:author="Admin" w:date="2026-07-06T13:02:00Z" w16du:dateUtc="2026-07-06T06:02:00Z">
          <w:pPr>
            <w:spacing w:before="100" w:beforeAutospacing="1" w:after="100" w:afterAutospacing="1" w:line="240" w:lineRule="auto"/>
            <w:outlineLvl w:val="0"/>
          </w:pPr>
        </w:pPrChange>
      </w:pPr>
      <w:r w:rsidRPr="002B7E3D">
        <w:rPr>
          <w:rFonts w:ascii="Times New Roman" w:eastAsia="Times New Roman" w:hAnsi="Times New Roman" w:cs="Times New Roman"/>
          <w:b/>
          <w:bCs/>
          <w:kern w:val="36"/>
          <w:sz w:val="48"/>
          <w:szCs w:val="48"/>
        </w:rPr>
        <w:t xml:space="preserve">3.3. </w:t>
      </w:r>
      <w:proofErr w:type="spellStart"/>
      <w:r w:rsidRPr="002B7E3D">
        <w:rPr>
          <w:rFonts w:ascii="Times New Roman" w:eastAsia="Times New Roman" w:hAnsi="Times New Roman" w:cs="Times New Roman"/>
          <w:b/>
          <w:bCs/>
          <w:kern w:val="36"/>
          <w:sz w:val="48"/>
          <w:szCs w:val="48"/>
        </w:rPr>
        <w:t>Triết</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lý</w:t>
      </w:r>
      <w:proofErr w:type="spellEnd"/>
      <w:r w:rsidRPr="002B7E3D">
        <w:rPr>
          <w:rFonts w:ascii="Times New Roman" w:eastAsia="Times New Roman" w:hAnsi="Times New Roman" w:cs="Times New Roman"/>
          <w:b/>
          <w:bCs/>
          <w:kern w:val="36"/>
          <w:sz w:val="48"/>
          <w:szCs w:val="48"/>
        </w:rPr>
        <w:t xml:space="preserve"> Discovery </w:t>
      </w:r>
      <w:proofErr w:type="spellStart"/>
      <w:r w:rsidRPr="002B7E3D">
        <w:rPr>
          <w:rFonts w:ascii="Times New Roman" w:eastAsia="Times New Roman" w:hAnsi="Times New Roman" w:cs="Times New Roman"/>
          <w:b/>
          <w:bCs/>
          <w:kern w:val="36"/>
          <w:sz w:val="48"/>
          <w:szCs w:val="48"/>
        </w:rPr>
        <w:t>của</w:t>
      </w:r>
      <w:proofErr w:type="spellEnd"/>
      <w:r w:rsidRPr="002B7E3D">
        <w:rPr>
          <w:rFonts w:ascii="Times New Roman" w:eastAsia="Times New Roman" w:hAnsi="Times New Roman" w:cs="Times New Roman"/>
          <w:b/>
          <w:bCs/>
          <w:kern w:val="36"/>
          <w:sz w:val="48"/>
          <w:szCs w:val="48"/>
        </w:rPr>
        <w:t xml:space="preserve"> THUCHOCVN</w:t>
      </w:r>
    </w:p>
    <w:p w14:paraId="73D095AB"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Business Discovery </w:t>
      </w:r>
      <w:proofErr w:type="spellStart"/>
      <w:r w:rsidRPr="002B7E3D">
        <w:rPr>
          <w:rFonts w:ascii="Times New Roman" w:eastAsia="Times New Roman" w:hAnsi="Times New Roman" w:cs="Times New Roman"/>
          <w:sz w:val="24"/>
          <w:szCs w:val="24"/>
        </w:rPr>
        <w:t>của</w:t>
      </w:r>
      <w:proofErr w:type="spellEnd"/>
      <w:r w:rsidRPr="002B7E3D">
        <w:rPr>
          <w:rFonts w:ascii="Times New Roman" w:eastAsia="Times New Roman" w:hAnsi="Times New Roman" w:cs="Times New Roman"/>
          <w:sz w:val="24"/>
          <w:szCs w:val="24"/>
        </w:rPr>
        <w:t xml:space="preserve"> THUCHOCVN </w:t>
      </w:r>
      <w:proofErr w:type="spellStart"/>
      <w:r w:rsidRPr="002B7E3D">
        <w:rPr>
          <w:rFonts w:ascii="Times New Roman" w:eastAsia="Times New Roman" w:hAnsi="Times New Roman" w:cs="Times New Roman"/>
          <w:sz w:val="24"/>
          <w:szCs w:val="24"/>
        </w:rPr>
        <w:t>dựa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trên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nguyên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tắc</w:t>
      </w:r>
      <w:proofErr w:type="spellEnd"/>
      <w:r w:rsidRPr="002B7E3D">
        <w:rPr>
          <w:rFonts w:ascii="Times New Roman" w:eastAsia="Times New Roman" w:hAnsi="Times New Roman" w:cs="Times New Roman"/>
          <w:sz w:val="24"/>
          <w:szCs w:val="24"/>
        </w:rPr>
        <w:t>.</w:t>
      </w:r>
    </w:p>
    <w:p w14:paraId="240AB82F" w14:textId="77777777" w:rsidR="002B7E3D" w:rsidRPr="002B7E3D" w:rsidRDefault="002B7E3D" w:rsidP="002B7E3D">
      <w:pPr>
        <w:spacing w:before="100" w:beforeAutospacing="1" w:after="100" w:afterAutospacing="1" w:line="240" w:lineRule="auto"/>
        <w:outlineLvl w:val="1"/>
        <w:rPr>
          <w:rFonts w:ascii="Times New Roman" w:eastAsia="Times New Roman" w:hAnsi="Times New Roman" w:cs="Times New Roman"/>
          <w:b/>
          <w:bCs/>
          <w:sz w:val="36"/>
          <w:szCs w:val="36"/>
        </w:rPr>
      </w:pPr>
      <w:r w:rsidRPr="002B7E3D">
        <w:rPr>
          <w:rFonts w:ascii="Times New Roman" w:eastAsia="Times New Roman" w:hAnsi="Times New Roman" w:cs="Times New Roman"/>
          <w:b/>
          <w:bCs/>
          <w:sz w:val="36"/>
          <w:szCs w:val="36"/>
        </w:rPr>
        <w:t xml:space="preserve">Quan </w:t>
      </w:r>
      <w:proofErr w:type="spellStart"/>
      <w:r w:rsidRPr="002B7E3D">
        <w:rPr>
          <w:rFonts w:ascii="Times New Roman" w:eastAsia="Times New Roman" w:hAnsi="Times New Roman" w:cs="Times New Roman"/>
          <w:b/>
          <w:bCs/>
          <w:sz w:val="36"/>
          <w:szCs w:val="36"/>
        </w:rPr>
        <w:t>sát</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trước</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khi</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kết</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luận</w:t>
      </w:r>
      <w:proofErr w:type="spellEnd"/>
    </w:p>
    <w:p w14:paraId="4A48AEAD"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đưa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nhận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định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chỉ</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dựa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trên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một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cuộc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họp</w:t>
      </w:r>
      <w:proofErr w:type="spellEnd"/>
      <w:r w:rsidRPr="002B7E3D">
        <w:rPr>
          <w:rFonts w:ascii="Times New Roman" w:eastAsia="Times New Roman" w:hAnsi="Times New Roman" w:cs="Times New Roman"/>
          <w:sz w:val="24"/>
          <w:szCs w:val="24"/>
        </w:rPr>
        <w:t>.</w:t>
      </w:r>
    </w:p>
    <w:p w14:paraId="6162074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Consultant </w:t>
      </w:r>
      <w:proofErr w:type="spellStart"/>
      <w:r w:rsidRPr="002B7E3D">
        <w:rPr>
          <w:rFonts w:ascii="Times New Roman" w:eastAsia="Times New Roman" w:hAnsi="Times New Roman" w:cs="Times New Roman"/>
          <w:sz w:val="24"/>
          <w:szCs w:val="24"/>
        </w:rPr>
        <w:t>cần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quan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sát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thực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tế</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trao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đổi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với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nhiều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vai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trò</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đối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chiếu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thông</w:t>
      </w:r>
      <w:proofErr w:type="spellEnd"/>
      <w:r w:rsidRPr="002B7E3D">
        <w:rPr>
          <w:rFonts w:ascii="Times New Roman" w:eastAsia="Times New Roman" w:hAnsi="Times New Roman" w:cs="Times New Roman"/>
          <w:sz w:val="24"/>
          <w:szCs w:val="24"/>
        </w:rPr>
        <w:t xml:space="preserve"> tin.</w:t>
      </w:r>
    </w:p>
    <w:p w14:paraId="08BD0B61" w14:textId="2C37746B" w:rsidR="002B7E3D" w:rsidRPr="002B7E3D" w:rsidDel="00884813" w:rsidRDefault="00000000" w:rsidP="002B7E3D">
      <w:pPr>
        <w:spacing w:after="0" w:line="240" w:lineRule="auto"/>
        <w:rPr>
          <w:del w:id="676" w:author="Admin" w:date="2026-07-06T13:02:00Z" w16du:dateUtc="2026-07-06T06:02:00Z"/>
          <w:rFonts w:ascii="Times New Roman" w:eastAsia="Times New Roman" w:hAnsi="Times New Roman" w:cs="Times New Roman"/>
          <w:sz w:val="24"/>
          <w:szCs w:val="24"/>
        </w:rPr>
      </w:pPr>
      <w:del w:id="677" w:author="Admin" w:date="2026-07-06T13:02:00Z" w16du:dateUtc="2026-07-06T06:02:00Z">
        <w:r w:rsidDel="00884813">
          <w:rPr>
            <w:rFonts w:ascii="Times New Roman" w:eastAsia="Times New Roman" w:hAnsi="Times New Roman" w:cs="Times New Roman"/>
            <w:sz w:val="24"/>
            <w:szCs w:val="24"/>
          </w:rPr>
          <w:pict w14:anchorId="36B33946">
            <v:rect id="_x0000_i1238" style="width:0;height:1.5pt" o:hralign="center" o:hrstd="t" o:hr="t" fillcolor="#a0a0a0" stroked="f"/>
          </w:pict>
        </w:r>
      </w:del>
    </w:p>
    <w:p w14:paraId="576A35A5" w14:textId="77777777" w:rsidR="002B7E3D" w:rsidRPr="002B7E3D" w:rsidRDefault="002B7E3D" w:rsidP="00884813">
      <w:pPr>
        <w:spacing w:after="0" w:line="240" w:lineRule="auto"/>
        <w:rPr>
          <w:rFonts w:ascii="Times New Roman" w:eastAsia="Times New Roman" w:hAnsi="Times New Roman" w:cs="Times New Roman"/>
          <w:b/>
          <w:bCs/>
          <w:sz w:val="36"/>
          <w:szCs w:val="36"/>
        </w:rPr>
        <w:pPrChange w:id="678" w:author="Admin" w:date="2026-07-06T13:02:00Z" w16du:dateUtc="2026-07-06T06:02:00Z">
          <w:pPr>
            <w:spacing w:before="100" w:beforeAutospacing="1" w:after="100" w:afterAutospacing="1" w:line="240" w:lineRule="auto"/>
            <w:outlineLvl w:val="1"/>
          </w:pPr>
        </w:pPrChange>
      </w:pPr>
      <w:proofErr w:type="spellStart"/>
      <w:r w:rsidRPr="002B7E3D">
        <w:rPr>
          <w:rFonts w:ascii="Times New Roman" w:eastAsia="Times New Roman" w:hAnsi="Times New Roman" w:cs="Times New Roman"/>
          <w:b/>
          <w:bCs/>
          <w:sz w:val="36"/>
          <w:szCs w:val="36"/>
        </w:rPr>
        <w:t>Lắng</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nghe</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nhiều</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góc</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nhìn</w:t>
      </w:r>
      <w:proofErr w:type="spellEnd"/>
    </w:p>
    <w:p w14:paraId="2098D7A1"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CEO.</w:t>
      </w:r>
    </w:p>
    <w:p w14:paraId="2295096A"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Quản </w:t>
      </w:r>
      <w:proofErr w:type="spellStart"/>
      <w:r w:rsidRPr="002B7E3D">
        <w:rPr>
          <w:rFonts w:ascii="Times New Roman" w:eastAsia="Times New Roman" w:hAnsi="Times New Roman" w:cs="Times New Roman"/>
          <w:sz w:val="24"/>
          <w:szCs w:val="24"/>
        </w:rPr>
        <w:t>lý</w:t>
      </w:r>
      <w:proofErr w:type="spellEnd"/>
      <w:r w:rsidRPr="002B7E3D">
        <w:rPr>
          <w:rFonts w:ascii="Times New Roman" w:eastAsia="Times New Roman" w:hAnsi="Times New Roman" w:cs="Times New Roman"/>
          <w:sz w:val="24"/>
          <w:szCs w:val="24"/>
        </w:rPr>
        <w:t>.</w:t>
      </w:r>
    </w:p>
    <w:p w14:paraId="4A96FDC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Nhân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viên</w:t>
      </w:r>
      <w:proofErr w:type="spellEnd"/>
      <w:r w:rsidRPr="002B7E3D">
        <w:rPr>
          <w:rFonts w:ascii="Times New Roman" w:eastAsia="Times New Roman" w:hAnsi="Times New Roman" w:cs="Times New Roman"/>
          <w:sz w:val="24"/>
          <w:szCs w:val="24"/>
        </w:rPr>
        <w:t>.</w:t>
      </w:r>
    </w:p>
    <w:p w14:paraId="1D918B37"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Khách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hàng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nếu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cần</w:t>
      </w:r>
      <w:proofErr w:type="spellEnd"/>
      <w:r w:rsidRPr="002B7E3D">
        <w:rPr>
          <w:rFonts w:ascii="Times New Roman" w:eastAsia="Times New Roman" w:hAnsi="Times New Roman" w:cs="Times New Roman"/>
          <w:sz w:val="24"/>
          <w:szCs w:val="24"/>
        </w:rPr>
        <w:t>).</w:t>
      </w:r>
    </w:p>
    <w:p w14:paraId="7396760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Mỗi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người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nhìn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nghiệp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theo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một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góc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khác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nhau</w:t>
      </w:r>
      <w:proofErr w:type="spellEnd"/>
      <w:r w:rsidRPr="002B7E3D">
        <w:rPr>
          <w:rFonts w:ascii="Times New Roman" w:eastAsia="Times New Roman" w:hAnsi="Times New Roman" w:cs="Times New Roman"/>
          <w:sz w:val="24"/>
          <w:szCs w:val="24"/>
        </w:rPr>
        <w:t>.</w:t>
      </w:r>
    </w:p>
    <w:p w14:paraId="6E39C09A"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lastRenderedPageBreak/>
        <w:t xml:space="preserve">Discovery </w:t>
      </w:r>
      <w:proofErr w:type="spellStart"/>
      <w:r w:rsidRPr="002B7E3D">
        <w:rPr>
          <w:rFonts w:ascii="Times New Roman" w:eastAsia="Times New Roman" w:hAnsi="Times New Roman" w:cs="Times New Roman"/>
          <w:sz w:val="24"/>
          <w:szCs w:val="24"/>
        </w:rPr>
        <w:t>cần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tổng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hợp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tất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các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góc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nhìn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đó</w:t>
      </w:r>
      <w:proofErr w:type="spellEnd"/>
      <w:r w:rsidRPr="002B7E3D">
        <w:rPr>
          <w:rFonts w:ascii="Times New Roman" w:eastAsia="Times New Roman" w:hAnsi="Times New Roman" w:cs="Times New Roman"/>
          <w:sz w:val="24"/>
          <w:szCs w:val="24"/>
        </w:rPr>
        <w:t>.</w:t>
      </w:r>
    </w:p>
    <w:p w14:paraId="389ED5A6" w14:textId="57612476" w:rsidR="002B7E3D" w:rsidRPr="002B7E3D" w:rsidDel="00884813" w:rsidRDefault="00000000" w:rsidP="002B7E3D">
      <w:pPr>
        <w:spacing w:after="0" w:line="240" w:lineRule="auto"/>
        <w:rPr>
          <w:del w:id="679" w:author="Admin" w:date="2026-07-06T13:02:00Z" w16du:dateUtc="2026-07-06T06:02:00Z"/>
          <w:rFonts w:ascii="Times New Roman" w:eastAsia="Times New Roman" w:hAnsi="Times New Roman" w:cs="Times New Roman"/>
          <w:sz w:val="24"/>
          <w:szCs w:val="24"/>
        </w:rPr>
      </w:pPr>
      <w:del w:id="680" w:author="Admin" w:date="2026-07-06T13:02:00Z" w16du:dateUtc="2026-07-06T06:02:00Z">
        <w:r w:rsidDel="00884813">
          <w:rPr>
            <w:rFonts w:ascii="Times New Roman" w:eastAsia="Times New Roman" w:hAnsi="Times New Roman" w:cs="Times New Roman"/>
            <w:sz w:val="24"/>
            <w:szCs w:val="24"/>
          </w:rPr>
          <w:pict w14:anchorId="14A8F8CA">
            <v:rect id="_x0000_i1239" style="width:0;height:1.5pt" o:hralign="center" o:hrstd="t" o:hr="t" fillcolor="#a0a0a0" stroked="f"/>
          </w:pict>
        </w:r>
      </w:del>
    </w:p>
    <w:p w14:paraId="407704F7" w14:textId="77777777" w:rsidR="002B7E3D" w:rsidRPr="002B7E3D" w:rsidRDefault="002B7E3D" w:rsidP="00884813">
      <w:pPr>
        <w:spacing w:after="0" w:line="240" w:lineRule="auto"/>
        <w:rPr>
          <w:rFonts w:ascii="Times New Roman" w:eastAsia="Times New Roman" w:hAnsi="Times New Roman" w:cs="Times New Roman"/>
          <w:b/>
          <w:bCs/>
          <w:sz w:val="36"/>
          <w:szCs w:val="36"/>
        </w:rPr>
        <w:pPrChange w:id="681" w:author="Admin" w:date="2026-07-06T13:02:00Z" w16du:dateUtc="2026-07-06T06:02:00Z">
          <w:pPr>
            <w:spacing w:before="100" w:beforeAutospacing="1" w:after="100" w:afterAutospacing="1" w:line="240" w:lineRule="auto"/>
            <w:outlineLvl w:val="1"/>
          </w:pPr>
        </w:pPrChange>
      </w:pPr>
      <w:proofErr w:type="spellStart"/>
      <w:r w:rsidRPr="002B7E3D">
        <w:rPr>
          <w:rFonts w:ascii="Times New Roman" w:eastAsia="Times New Roman" w:hAnsi="Times New Roman" w:cs="Times New Roman"/>
          <w:b/>
          <w:bCs/>
          <w:sz w:val="36"/>
          <w:szCs w:val="36"/>
        </w:rPr>
        <w:t>Dữ</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liệu</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phải</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đi</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cùng</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thực</w:t>
      </w:r>
      <w:proofErr w:type="spellEnd"/>
      <w:r w:rsidRPr="002B7E3D">
        <w:rPr>
          <w:rFonts w:ascii="Times New Roman" w:eastAsia="Times New Roman" w:hAnsi="Times New Roman" w:cs="Times New Roman"/>
          <w:b/>
          <w:bCs/>
          <w:sz w:val="36"/>
          <w:szCs w:val="36"/>
        </w:rPr>
        <w:t xml:space="preserve"> </w:t>
      </w:r>
      <w:proofErr w:type="spellStart"/>
      <w:r w:rsidRPr="002B7E3D">
        <w:rPr>
          <w:rFonts w:ascii="Times New Roman" w:eastAsia="Times New Roman" w:hAnsi="Times New Roman" w:cs="Times New Roman"/>
          <w:b/>
          <w:bCs/>
          <w:sz w:val="36"/>
          <w:szCs w:val="36"/>
        </w:rPr>
        <w:t>tế</w:t>
      </w:r>
      <w:proofErr w:type="spellEnd"/>
    </w:p>
    <w:p w14:paraId="31065265"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chỉ</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nghe</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nghiệp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nói</w:t>
      </w:r>
      <w:proofErr w:type="spellEnd"/>
      <w:r w:rsidRPr="002B7E3D">
        <w:rPr>
          <w:rFonts w:ascii="Times New Roman" w:eastAsia="Times New Roman" w:hAnsi="Times New Roman" w:cs="Times New Roman"/>
          <w:sz w:val="24"/>
          <w:szCs w:val="24"/>
        </w:rPr>
        <w:t>.</w:t>
      </w:r>
    </w:p>
    <w:p w14:paraId="5A93BE49"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chỉ</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xem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báo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cáo</w:t>
      </w:r>
      <w:proofErr w:type="spellEnd"/>
      <w:r w:rsidRPr="002B7E3D">
        <w:rPr>
          <w:rFonts w:ascii="Times New Roman" w:eastAsia="Times New Roman" w:hAnsi="Times New Roman" w:cs="Times New Roman"/>
          <w:sz w:val="24"/>
          <w:szCs w:val="24"/>
        </w:rPr>
        <w:t>.</w:t>
      </w:r>
    </w:p>
    <w:p w14:paraId="70F7EF4D"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Consultant </w:t>
      </w:r>
      <w:proofErr w:type="spellStart"/>
      <w:r w:rsidRPr="002B7E3D">
        <w:rPr>
          <w:rFonts w:ascii="Times New Roman" w:eastAsia="Times New Roman" w:hAnsi="Times New Roman" w:cs="Times New Roman"/>
          <w:sz w:val="24"/>
          <w:szCs w:val="24"/>
        </w:rPr>
        <w:t>cần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xem</w:t>
      </w:r>
      <w:proofErr w:type="spellEnd"/>
      <w:r w:rsidRPr="002B7E3D">
        <w:rPr>
          <w:rFonts w:ascii="Times New Roman" w:eastAsia="Times New Roman" w:hAnsi="Times New Roman" w:cs="Times New Roman"/>
          <w:sz w:val="24"/>
          <w:szCs w:val="24"/>
        </w:rPr>
        <w:t>:</w:t>
      </w:r>
    </w:p>
    <w:p w14:paraId="72A455AE"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Quy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thực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tế</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có</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đúng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như</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tài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liệu</w:t>
      </w:r>
      <w:proofErr w:type="spellEnd"/>
      <w:r w:rsidRPr="002B7E3D">
        <w:rPr>
          <w:rFonts w:ascii="Times New Roman" w:eastAsia="Times New Roman" w:hAnsi="Times New Roman" w:cs="Times New Roman"/>
          <w:sz w:val="24"/>
          <w:szCs w:val="24"/>
        </w:rPr>
        <w:t xml:space="preserve"> hay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w:t>
      </w:r>
    </w:p>
    <w:p w14:paraId="2577E607" w14:textId="40107AF0" w:rsidR="002B7E3D" w:rsidRPr="002B7E3D" w:rsidDel="00884813" w:rsidRDefault="00000000" w:rsidP="002B7E3D">
      <w:pPr>
        <w:spacing w:after="0" w:line="240" w:lineRule="auto"/>
        <w:rPr>
          <w:del w:id="682" w:author="Admin" w:date="2026-07-06T13:02:00Z" w16du:dateUtc="2026-07-06T06:02:00Z"/>
          <w:rFonts w:ascii="Times New Roman" w:eastAsia="Times New Roman" w:hAnsi="Times New Roman" w:cs="Times New Roman"/>
          <w:sz w:val="24"/>
          <w:szCs w:val="24"/>
        </w:rPr>
      </w:pPr>
      <w:del w:id="683" w:author="Admin" w:date="2026-07-06T13:02:00Z" w16du:dateUtc="2026-07-06T06:02:00Z">
        <w:r w:rsidDel="00884813">
          <w:rPr>
            <w:rFonts w:ascii="Times New Roman" w:eastAsia="Times New Roman" w:hAnsi="Times New Roman" w:cs="Times New Roman"/>
            <w:sz w:val="24"/>
            <w:szCs w:val="24"/>
          </w:rPr>
          <w:pict w14:anchorId="315D265D">
            <v:rect id="_x0000_i1240" style="width:0;height:1.5pt" o:hralign="center" o:hrstd="t" o:hr="t" fillcolor="#a0a0a0" stroked="f"/>
          </w:pict>
        </w:r>
      </w:del>
    </w:p>
    <w:p w14:paraId="03C07117" w14:textId="77777777" w:rsidR="002B7E3D" w:rsidRPr="002B7E3D" w:rsidRDefault="002B7E3D" w:rsidP="00884813">
      <w:pPr>
        <w:spacing w:after="0" w:line="240" w:lineRule="auto"/>
        <w:rPr>
          <w:rFonts w:ascii="Times New Roman" w:eastAsia="Times New Roman" w:hAnsi="Times New Roman" w:cs="Times New Roman"/>
          <w:b/>
          <w:bCs/>
          <w:kern w:val="36"/>
          <w:sz w:val="48"/>
          <w:szCs w:val="48"/>
        </w:rPr>
        <w:pPrChange w:id="684" w:author="Admin" w:date="2026-07-06T13:02:00Z" w16du:dateUtc="2026-07-06T06:02:00Z">
          <w:pPr>
            <w:spacing w:before="100" w:beforeAutospacing="1" w:after="100" w:afterAutospacing="1" w:line="240" w:lineRule="auto"/>
            <w:outlineLvl w:val="0"/>
          </w:pPr>
        </w:pPrChange>
      </w:pPr>
      <w:r w:rsidRPr="002B7E3D">
        <w:rPr>
          <w:rFonts w:ascii="Times New Roman" w:eastAsia="Times New Roman" w:hAnsi="Times New Roman" w:cs="Times New Roman"/>
          <w:b/>
          <w:bCs/>
          <w:kern w:val="36"/>
          <w:sz w:val="48"/>
          <w:szCs w:val="48"/>
        </w:rPr>
        <w:t>3.4. BPPD Framework</w:t>
      </w:r>
    </w:p>
    <w:p w14:paraId="08BF2AF8"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Business Discovery </w:t>
      </w:r>
      <w:proofErr w:type="spellStart"/>
      <w:r w:rsidRPr="002B7E3D">
        <w:rPr>
          <w:rFonts w:ascii="Times New Roman" w:eastAsia="Times New Roman" w:hAnsi="Times New Roman" w:cs="Times New Roman"/>
          <w:sz w:val="24"/>
          <w:szCs w:val="24"/>
        </w:rPr>
        <w:t>được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triển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khai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theo</w:t>
      </w:r>
      <w:proofErr w:type="spellEnd"/>
      <w:r w:rsidRPr="002B7E3D">
        <w:rPr>
          <w:rFonts w:ascii="Times New Roman" w:eastAsia="Times New Roman" w:hAnsi="Times New Roman" w:cs="Times New Roman"/>
          <w:sz w:val="24"/>
          <w:szCs w:val="24"/>
        </w:rPr>
        <w:t xml:space="preserve"> BPPD Framework.</w:t>
      </w:r>
    </w:p>
    <w:p w14:paraId="28E014A2"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85"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BUSINESS</w:t>
      </w:r>
    </w:p>
    <w:p w14:paraId="37844898" w14:textId="1E3336CC"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86"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68E1BC78" w14:textId="2DCA0468"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87"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37082BD9"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88"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PEOPLE</w:t>
      </w:r>
    </w:p>
    <w:p w14:paraId="4F86FF05" w14:textId="3A17CA85"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89"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08F23ED5" w14:textId="3DC127C2"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90"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506126F4"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91"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PROCESS</w:t>
      </w:r>
    </w:p>
    <w:p w14:paraId="3A20339C" w14:textId="361F1658"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92"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0068C0C4" w14:textId="61A8F1C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93"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4DB7D18E"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94"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DATA</w:t>
      </w:r>
    </w:p>
    <w:p w14:paraId="1FEF10D4" w14:textId="295047E5"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95"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31654785" w14:textId="07E2E58D"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96"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15757D21"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697"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DIGITAL</w:t>
      </w:r>
    </w:p>
    <w:p w14:paraId="574E1D39"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Nguyên </w:t>
      </w:r>
      <w:proofErr w:type="spellStart"/>
      <w:r w:rsidRPr="002B7E3D">
        <w:rPr>
          <w:rFonts w:ascii="Times New Roman" w:eastAsia="Times New Roman" w:hAnsi="Times New Roman" w:cs="Times New Roman"/>
          <w:sz w:val="24"/>
          <w:szCs w:val="24"/>
        </w:rPr>
        <w:t>tắc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quan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trọng</w:t>
      </w:r>
      <w:proofErr w:type="spellEnd"/>
      <w:r w:rsidRPr="002B7E3D">
        <w:rPr>
          <w:rFonts w:ascii="Times New Roman" w:eastAsia="Times New Roman" w:hAnsi="Times New Roman" w:cs="Times New Roman"/>
          <w:sz w:val="24"/>
          <w:szCs w:val="24"/>
        </w:rPr>
        <w:t>:</w:t>
      </w:r>
    </w:p>
    <w:p w14:paraId="6AC4036C"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b/>
          <w:bCs/>
          <w:sz w:val="24"/>
          <w:szCs w:val="24"/>
        </w:rPr>
        <w:t>Không</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chuyển</w:t>
      </w:r>
      <w:proofErr w:type="spellEnd"/>
      <w:r w:rsidRPr="002B7E3D">
        <w:rPr>
          <w:rFonts w:ascii="Times New Roman" w:eastAsia="Times New Roman" w:hAnsi="Times New Roman" w:cs="Times New Roman"/>
          <w:b/>
          <w:bCs/>
          <w:sz w:val="24"/>
          <w:szCs w:val="24"/>
        </w:rPr>
        <w:t xml:space="preserve"> sang </w:t>
      </w:r>
      <w:proofErr w:type="spellStart"/>
      <w:r w:rsidRPr="002B7E3D">
        <w:rPr>
          <w:rFonts w:ascii="Times New Roman" w:eastAsia="Times New Roman" w:hAnsi="Times New Roman" w:cs="Times New Roman"/>
          <w:b/>
          <w:bCs/>
          <w:sz w:val="24"/>
          <w:szCs w:val="24"/>
        </w:rPr>
        <w:t>tầng</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sau</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khi</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tầng</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trước</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chưa</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được</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hiểu</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rõ</w:t>
      </w:r>
      <w:proofErr w:type="spellEnd"/>
      <w:r w:rsidRPr="002B7E3D">
        <w:rPr>
          <w:rFonts w:ascii="Times New Roman" w:eastAsia="Times New Roman" w:hAnsi="Times New Roman" w:cs="Times New Roman"/>
          <w:b/>
          <w:bCs/>
          <w:sz w:val="24"/>
          <w:szCs w:val="24"/>
        </w:rPr>
        <w:t>.</w:t>
      </w:r>
    </w:p>
    <w:p w14:paraId="7CC43FC4" w14:textId="5F195DEC" w:rsidR="002B7E3D" w:rsidRPr="002B7E3D" w:rsidDel="00884813" w:rsidRDefault="00000000" w:rsidP="002B7E3D">
      <w:pPr>
        <w:spacing w:after="0" w:line="240" w:lineRule="auto"/>
        <w:rPr>
          <w:del w:id="698" w:author="Admin" w:date="2026-07-06T13:03:00Z" w16du:dateUtc="2026-07-06T06:03:00Z"/>
          <w:rFonts w:ascii="Times New Roman" w:eastAsia="Times New Roman" w:hAnsi="Times New Roman" w:cs="Times New Roman"/>
          <w:sz w:val="24"/>
          <w:szCs w:val="24"/>
        </w:rPr>
      </w:pPr>
      <w:del w:id="699" w:author="Admin" w:date="2026-07-06T13:03:00Z" w16du:dateUtc="2026-07-06T06:03:00Z">
        <w:r w:rsidDel="00884813">
          <w:rPr>
            <w:rFonts w:ascii="Times New Roman" w:eastAsia="Times New Roman" w:hAnsi="Times New Roman" w:cs="Times New Roman"/>
            <w:sz w:val="24"/>
            <w:szCs w:val="24"/>
          </w:rPr>
          <w:pict w14:anchorId="5D95947A">
            <v:rect id="_x0000_i1241" style="width:0;height:1.5pt" o:hralign="center" o:hrstd="t" o:hr="t" fillcolor="#a0a0a0" stroked="f"/>
          </w:pict>
        </w:r>
      </w:del>
    </w:p>
    <w:p w14:paraId="0FCF33DF" w14:textId="77777777" w:rsidR="002B7E3D" w:rsidRPr="002B7E3D" w:rsidRDefault="002B7E3D" w:rsidP="00884813">
      <w:pPr>
        <w:spacing w:after="0" w:line="240" w:lineRule="auto"/>
        <w:rPr>
          <w:rFonts w:ascii="Times New Roman" w:eastAsia="Times New Roman" w:hAnsi="Times New Roman" w:cs="Times New Roman"/>
          <w:b/>
          <w:bCs/>
          <w:kern w:val="36"/>
          <w:sz w:val="48"/>
          <w:szCs w:val="48"/>
        </w:rPr>
        <w:pPrChange w:id="700" w:author="Admin" w:date="2026-07-06T13:03:00Z" w16du:dateUtc="2026-07-06T06:03:00Z">
          <w:pPr>
            <w:spacing w:before="100" w:beforeAutospacing="1" w:after="100" w:afterAutospacing="1" w:line="240" w:lineRule="auto"/>
            <w:outlineLvl w:val="0"/>
          </w:pPr>
        </w:pPrChange>
      </w:pPr>
      <w:r w:rsidRPr="002B7E3D">
        <w:rPr>
          <w:rFonts w:ascii="Times New Roman" w:eastAsia="Times New Roman" w:hAnsi="Times New Roman" w:cs="Times New Roman"/>
          <w:b/>
          <w:bCs/>
          <w:kern w:val="36"/>
          <w:sz w:val="48"/>
          <w:szCs w:val="48"/>
        </w:rPr>
        <w:t xml:space="preserve">3.5. </w:t>
      </w:r>
      <w:proofErr w:type="spellStart"/>
      <w:r w:rsidRPr="002B7E3D">
        <w:rPr>
          <w:rFonts w:ascii="Times New Roman" w:eastAsia="Times New Roman" w:hAnsi="Times New Roman" w:cs="Times New Roman"/>
          <w:b/>
          <w:bCs/>
          <w:kern w:val="36"/>
          <w:sz w:val="48"/>
          <w:szCs w:val="48"/>
        </w:rPr>
        <w:t>Khám</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phá</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theo</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từng</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chiều</w:t>
      </w:r>
      <w:proofErr w:type="spellEnd"/>
    </w:p>
    <w:p w14:paraId="1B05BA9F" w14:textId="77777777" w:rsidR="002B7E3D" w:rsidRPr="002B7E3D" w:rsidRDefault="002B7E3D" w:rsidP="002B7E3D">
      <w:pPr>
        <w:spacing w:before="100" w:beforeAutospacing="1" w:after="100" w:afterAutospacing="1" w:line="240" w:lineRule="auto"/>
        <w:outlineLvl w:val="1"/>
        <w:rPr>
          <w:rFonts w:ascii="Times New Roman" w:eastAsia="Times New Roman" w:hAnsi="Times New Roman" w:cs="Times New Roman"/>
          <w:b/>
          <w:bCs/>
          <w:sz w:val="36"/>
          <w:szCs w:val="36"/>
        </w:rPr>
      </w:pPr>
      <w:r w:rsidRPr="002B7E3D">
        <w:rPr>
          <w:rFonts w:ascii="Times New Roman" w:eastAsia="Times New Roman" w:hAnsi="Times New Roman" w:cs="Times New Roman"/>
          <w:b/>
          <w:bCs/>
          <w:sz w:val="36"/>
          <w:szCs w:val="36"/>
        </w:rPr>
        <w:t>BUSINESS</w:t>
      </w:r>
    </w:p>
    <w:p w14:paraId="45D5199D"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Mục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tiêu</w:t>
      </w:r>
      <w:proofErr w:type="spellEnd"/>
      <w:r w:rsidRPr="002B7E3D">
        <w:rPr>
          <w:rFonts w:ascii="Times New Roman" w:eastAsia="Times New Roman" w:hAnsi="Times New Roman" w:cs="Times New Roman"/>
          <w:sz w:val="24"/>
          <w:szCs w:val="24"/>
        </w:rPr>
        <w:t>:</w:t>
      </w:r>
    </w:p>
    <w:p w14:paraId="1B446A3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Hiểu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nghiệp</w:t>
      </w:r>
      <w:proofErr w:type="spellEnd"/>
      <w:r w:rsidRPr="002B7E3D">
        <w:rPr>
          <w:rFonts w:ascii="Times New Roman" w:eastAsia="Times New Roman" w:hAnsi="Times New Roman" w:cs="Times New Roman"/>
          <w:sz w:val="24"/>
          <w:szCs w:val="24"/>
        </w:rPr>
        <w:t>.</w:t>
      </w:r>
    </w:p>
    <w:p w14:paraId="2AAA7839"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Khám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phá</w:t>
      </w:r>
      <w:proofErr w:type="spellEnd"/>
      <w:r w:rsidRPr="002B7E3D">
        <w:rPr>
          <w:rFonts w:ascii="Times New Roman" w:eastAsia="Times New Roman" w:hAnsi="Times New Roman" w:cs="Times New Roman"/>
          <w:sz w:val="24"/>
          <w:szCs w:val="24"/>
        </w:rPr>
        <w:t>:</w:t>
      </w:r>
    </w:p>
    <w:p w14:paraId="68D2F2CE" w14:textId="77777777" w:rsidR="002B7E3D" w:rsidRPr="002B7E3D" w:rsidRDefault="002B7E3D">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Mô</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kinh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w:t>
      </w:r>
    </w:p>
    <w:p w14:paraId="7FB9A957" w14:textId="77777777" w:rsidR="002B7E3D" w:rsidRPr="002B7E3D" w:rsidRDefault="002B7E3D">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Khách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hàng</w:t>
      </w:r>
      <w:proofErr w:type="spellEnd"/>
      <w:r w:rsidRPr="002B7E3D">
        <w:rPr>
          <w:rFonts w:ascii="Times New Roman" w:eastAsia="Times New Roman" w:hAnsi="Times New Roman" w:cs="Times New Roman"/>
          <w:sz w:val="24"/>
          <w:szCs w:val="24"/>
        </w:rPr>
        <w:t>.</w:t>
      </w:r>
    </w:p>
    <w:p w14:paraId="10A26D03" w14:textId="77777777" w:rsidR="002B7E3D" w:rsidRPr="002B7E3D" w:rsidRDefault="002B7E3D">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lastRenderedPageBreak/>
        <w:t>Giá</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trị</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cốt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lõi</w:t>
      </w:r>
      <w:proofErr w:type="spellEnd"/>
      <w:r w:rsidRPr="002B7E3D">
        <w:rPr>
          <w:rFonts w:ascii="Times New Roman" w:eastAsia="Times New Roman" w:hAnsi="Times New Roman" w:cs="Times New Roman"/>
          <w:sz w:val="24"/>
          <w:szCs w:val="24"/>
        </w:rPr>
        <w:t>.</w:t>
      </w:r>
    </w:p>
    <w:p w14:paraId="423CD00D" w14:textId="77777777" w:rsidR="002B7E3D" w:rsidRPr="002B7E3D" w:rsidRDefault="002B7E3D">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Mục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tiêu</w:t>
      </w:r>
      <w:proofErr w:type="spellEnd"/>
      <w:r w:rsidRPr="002B7E3D">
        <w:rPr>
          <w:rFonts w:ascii="Times New Roman" w:eastAsia="Times New Roman" w:hAnsi="Times New Roman" w:cs="Times New Roman"/>
          <w:sz w:val="24"/>
          <w:szCs w:val="24"/>
        </w:rPr>
        <w:t>.</w:t>
      </w:r>
    </w:p>
    <w:p w14:paraId="320652E6" w14:textId="77777777" w:rsidR="002B7E3D" w:rsidRPr="002B7E3D" w:rsidRDefault="002B7E3D">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Chiến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lược</w:t>
      </w:r>
      <w:proofErr w:type="spellEnd"/>
      <w:r w:rsidRPr="002B7E3D">
        <w:rPr>
          <w:rFonts w:ascii="Times New Roman" w:eastAsia="Times New Roman" w:hAnsi="Times New Roman" w:cs="Times New Roman"/>
          <w:sz w:val="24"/>
          <w:szCs w:val="24"/>
        </w:rPr>
        <w:t>.</w:t>
      </w:r>
    </w:p>
    <w:p w14:paraId="37A702AB" w14:textId="77777777" w:rsidR="002B7E3D" w:rsidRPr="002B7E3D" w:rsidRDefault="002B7E3D">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Sản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phẩm</w:t>
      </w:r>
      <w:proofErr w:type="spellEnd"/>
      <w:r w:rsidRPr="002B7E3D">
        <w:rPr>
          <w:rFonts w:ascii="Times New Roman" w:eastAsia="Times New Roman" w:hAnsi="Times New Roman" w:cs="Times New Roman"/>
          <w:sz w:val="24"/>
          <w:szCs w:val="24"/>
        </w:rPr>
        <w:t>.</w:t>
      </w:r>
    </w:p>
    <w:p w14:paraId="1D1E2E0B" w14:textId="77777777" w:rsidR="002B7E3D" w:rsidRPr="002B7E3D" w:rsidRDefault="002B7E3D">
      <w:pPr>
        <w:numPr>
          <w:ilvl w:val="0"/>
          <w:numId w:val="114"/>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Dịch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vụ</w:t>
      </w:r>
      <w:proofErr w:type="spellEnd"/>
      <w:r w:rsidRPr="002B7E3D">
        <w:rPr>
          <w:rFonts w:ascii="Times New Roman" w:eastAsia="Times New Roman" w:hAnsi="Times New Roman" w:cs="Times New Roman"/>
          <w:sz w:val="24"/>
          <w:szCs w:val="24"/>
        </w:rPr>
        <w:t>.</w:t>
      </w:r>
    </w:p>
    <w:p w14:paraId="29D92042"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w:t>
      </w:r>
    </w:p>
    <w:p w14:paraId="09B749AA"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Business Overview.</w:t>
      </w:r>
    </w:p>
    <w:p w14:paraId="5791AF63" w14:textId="57868879" w:rsidR="002B7E3D" w:rsidRPr="002B7E3D" w:rsidDel="00884813" w:rsidRDefault="00000000" w:rsidP="002B7E3D">
      <w:pPr>
        <w:spacing w:after="0" w:line="240" w:lineRule="auto"/>
        <w:rPr>
          <w:del w:id="701" w:author="Admin" w:date="2026-07-06T13:03:00Z" w16du:dateUtc="2026-07-06T06:03:00Z"/>
          <w:rFonts w:ascii="Times New Roman" w:eastAsia="Times New Roman" w:hAnsi="Times New Roman" w:cs="Times New Roman"/>
          <w:sz w:val="24"/>
          <w:szCs w:val="24"/>
        </w:rPr>
      </w:pPr>
      <w:del w:id="702" w:author="Admin" w:date="2026-07-06T13:03:00Z" w16du:dateUtc="2026-07-06T06:03:00Z">
        <w:r w:rsidDel="00884813">
          <w:rPr>
            <w:rFonts w:ascii="Times New Roman" w:eastAsia="Times New Roman" w:hAnsi="Times New Roman" w:cs="Times New Roman"/>
            <w:sz w:val="24"/>
            <w:szCs w:val="24"/>
          </w:rPr>
          <w:pict w14:anchorId="4E6DEC3A">
            <v:rect id="_x0000_i1242" style="width:0;height:1.5pt" o:hralign="center" o:hrstd="t" o:hr="t" fillcolor="#a0a0a0" stroked="f"/>
          </w:pict>
        </w:r>
      </w:del>
    </w:p>
    <w:p w14:paraId="0B023E63" w14:textId="77777777" w:rsidR="002B7E3D" w:rsidRPr="002B7E3D" w:rsidRDefault="002B7E3D" w:rsidP="00884813">
      <w:pPr>
        <w:spacing w:after="0" w:line="240" w:lineRule="auto"/>
        <w:rPr>
          <w:rFonts w:ascii="Times New Roman" w:eastAsia="Times New Roman" w:hAnsi="Times New Roman" w:cs="Times New Roman"/>
          <w:b/>
          <w:bCs/>
          <w:sz w:val="36"/>
          <w:szCs w:val="36"/>
        </w:rPr>
        <w:pPrChange w:id="703" w:author="Admin" w:date="2026-07-06T13:03:00Z" w16du:dateUtc="2026-07-06T06:03:00Z">
          <w:pPr>
            <w:spacing w:before="100" w:beforeAutospacing="1" w:after="100" w:afterAutospacing="1" w:line="240" w:lineRule="auto"/>
            <w:outlineLvl w:val="1"/>
          </w:pPr>
        </w:pPrChange>
      </w:pPr>
      <w:r w:rsidRPr="002B7E3D">
        <w:rPr>
          <w:rFonts w:ascii="Times New Roman" w:eastAsia="Times New Roman" w:hAnsi="Times New Roman" w:cs="Times New Roman"/>
          <w:b/>
          <w:bCs/>
          <w:sz w:val="36"/>
          <w:szCs w:val="36"/>
        </w:rPr>
        <w:t>PEOPLE</w:t>
      </w:r>
    </w:p>
    <w:p w14:paraId="70201223"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Mục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tiêu</w:t>
      </w:r>
      <w:proofErr w:type="spellEnd"/>
      <w:r w:rsidRPr="002B7E3D">
        <w:rPr>
          <w:rFonts w:ascii="Times New Roman" w:eastAsia="Times New Roman" w:hAnsi="Times New Roman" w:cs="Times New Roman"/>
          <w:sz w:val="24"/>
          <w:szCs w:val="24"/>
        </w:rPr>
        <w:t>:</w:t>
      </w:r>
    </w:p>
    <w:p w14:paraId="1964AF12"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Hiểu</w:t>
      </w:r>
      <w:proofErr w:type="spellEnd"/>
      <w:r w:rsidRPr="002B7E3D">
        <w:rPr>
          <w:rFonts w:ascii="Times New Roman" w:eastAsia="Times New Roman" w:hAnsi="Times New Roman" w:cs="Times New Roman"/>
          <w:sz w:val="24"/>
          <w:szCs w:val="24"/>
        </w:rPr>
        <w:t xml:space="preserve"> con </w:t>
      </w:r>
      <w:proofErr w:type="spellStart"/>
      <w:r w:rsidRPr="002B7E3D">
        <w:rPr>
          <w:rFonts w:ascii="Times New Roman" w:eastAsia="Times New Roman" w:hAnsi="Times New Roman" w:cs="Times New Roman"/>
          <w:sz w:val="24"/>
          <w:szCs w:val="24"/>
        </w:rPr>
        <w:t>người</w:t>
      </w:r>
      <w:proofErr w:type="spellEnd"/>
      <w:r w:rsidRPr="002B7E3D">
        <w:rPr>
          <w:rFonts w:ascii="Times New Roman" w:eastAsia="Times New Roman" w:hAnsi="Times New Roman" w:cs="Times New Roman"/>
          <w:sz w:val="24"/>
          <w:szCs w:val="24"/>
        </w:rPr>
        <w:t>.</w:t>
      </w:r>
    </w:p>
    <w:p w14:paraId="469CFDCF"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Khám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phá</w:t>
      </w:r>
      <w:proofErr w:type="spellEnd"/>
      <w:r w:rsidRPr="002B7E3D">
        <w:rPr>
          <w:rFonts w:ascii="Times New Roman" w:eastAsia="Times New Roman" w:hAnsi="Times New Roman" w:cs="Times New Roman"/>
          <w:sz w:val="24"/>
          <w:szCs w:val="24"/>
        </w:rPr>
        <w:t>:</w:t>
      </w:r>
    </w:p>
    <w:p w14:paraId="0FC1D7DA" w14:textId="77777777" w:rsidR="002B7E3D" w:rsidRPr="002B7E3D" w:rsidRDefault="002B7E3D">
      <w:pPr>
        <w:numPr>
          <w:ilvl w:val="0"/>
          <w:numId w:val="115"/>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Cơ</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cấu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tổ</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chức</w:t>
      </w:r>
      <w:proofErr w:type="spellEnd"/>
      <w:r w:rsidRPr="002B7E3D">
        <w:rPr>
          <w:rFonts w:ascii="Times New Roman" w:eastAsia="Times New Roman" w:hAnsi="Times New Roman" w:cs="Times New Roman"/>
          <w:sz w:val="24"/>
          <w:szCs w:val="24"/>
        </w:rPr>
        <w:t>.</w:t>
      </w:r>
    </w:p>
    <w:p w14:paraId="1A827E05" w14:textId="77777777" w:rsidR="002B7E3D" w:rsidRPr="002B7E3D" w:rsidRDefault="002B7E3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Vai </w:t>
      </w:r>
      <w:proofErr w:type="spellStart"/>
      <w:r w:rsidRPr="002B7E3D">
        <w:rPr>
          <w:rFonts w:ascii="Times New Roman" w:eastAsia="Times New Roman" w:hAnsi="Times New Roman" w:cs="Times New Roman"/>
          <w:sz w:val="24"/>
          <w:szCs w:val="24"/>
        </w:rPr>
        <w:t>trò</w:t>
      </w:r>
      <w:proofErr w:type="spellEnd"/>
      <w:r w:rsidRPr="002B7E3D">
        <w:rPr>
          <w:rFonts w:ascii="Times New Roman" w:eastAsia="Times New Roman" w:hAnsi="Times New Roman" w:cs="Times New Roman"/>
          <w:sz w:val="24"/>
          <w:szCs w:val="24"/>
        </w:rPr>
        <w:t>.</w:t>
      </w:r>
    </w:p>
    <w:p w14:paraId="1B2945A8" w14:textId="77777777" w:rsidR="002B7E3D" w:rsidRPr="002B7E3D" w:rsidRDefault="002B7E3D">
      <w:pPr>
        <w:numPr>
          <w:ilvl w:val="0"/>
          <w:numId w:val="115"/>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Trách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nhiệm</w:t>
      </w:r>
      <w:proofErr w:type="spellEnd"/>
      <w:r w:rsidRPr="002B7E3D">
        <w:rPr>
          <w:rFonts w:ascii="Times New Roman" w:eastAsia="Times New Roman" w:hAnsi="Times New Roman" w:cs="Times New Roman"/>
          <w:sz w:val="24"/>
          <w:szCs w:val="24"/>
        </w:rPr>
        <w:t>.</w:t>
      </w:r>
    </w:p>
    <w:p w14:paraId="19620E95" w14:textId="77777777" w:rsidR="002B7E3D" w:rsidRPr="002B7E3D" w:rsidRDefault="002B7E3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Quyền </w:t>
      </w:r>
      <w:proofErr w:type="spellStart"/>
      <w:r w:rsidRPr="002B7E3D">
        <w:rPr>
          <w:rFonts w:ascii="Times New Roman" w:eastAsia="Times New Roman" w:hAnsi="Times New Roman" w:cs="Times New Roman"/>
          <w:sz w:val="24"/>
          <w:szCs w:val="24"/>
        </w:rPr>
        <w:t>quyết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định</w:t>
      </w:r>
      <w:proofErr w:type="spellEnd"/>
      <w:r w:rsidRPr="002B7E3D">
        <w:rPr>
          <w:rFonts w:ascii="Times New Roman" w:eastAsia="Times New Roman" w:hAnsi="Times New Roman" w:cs="Times New Roman"/>
          <w:sz w:val="24"/>
          <w:szCs w:val="24"/>
        </w:rPr>
        <w:t>.</w:t>
      </w:r>
    </w:p>
    <w:p w14:paraId="61D627B8" w14:textId="77777777" w:rsidR="002B7E3D" w:rsidRPr="002B7E3D" w:rsidRDefault="002B7E3D">
      <w:pPr>
        <w:numPr>
          <w:ilvl w:val="0"/>
          <w:numId w:val="115"/>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Năng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lực</w:t>
      </w:r>
      <w:proofErr w:type="spellEnd"/>
      <w:r w:rsidRPr="002B7E3D">
        <w:rPr>
          <w:rFonts w:ascii="Times New Roman" w:eastAsia="Times New Roman" w:hAnsi="Times New Roman" w:cs="Times New Roman"/>
          <w:sz w:val="24"/>
          <w:szCs w:val="24"/>
        </w:rPr>
        <w:t>.</w:t>
      </w:r>
    </w:p>
    <w:p w14:paraId="6FBEA385" w14:textId="77777777" w:rsidR="002B7E3D" w:rsidRPr="002B7E3D" w:rsidRDefault="002B7E3D">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Văn </w:t>
      </w:r>
      <w:proofErr w:type="spellStart"/>
      <w:r w:rsidRPr="002B7E3D">
        <w:rPr>
          <w:rFonts w:ascii="Times New Roman" w:eastAsia="Times New Roman" w:hAnsi="Times New Roman" w:cs="Times New Roman"/>
          <w:sz w:val="24"/>
          <w:szCs w:val="24"/>
        </w:rPr>
        <w:t>hóa</w:t>
      </w:r>
      <w:proofErr w:type="spellEnd"/>
      <w:r w:rsidRPr="002B7E3D">
        <w:rPr>
          <w:rFonts w:ascii="Times New Roman" w:eastAsia="Times New Roman" w:hAnsi="Times New Roman" w:cs="Times New Roman"/>
          <w:sz w:val="24"/>
          <w:szCs w:val="24"/>
        </w:rPr>
        <w:t>.</w:t>
      </w:r>
    </w:p>
    <w:p w14:paraId="7F9411CF"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w:t>
      </w:r>
    </w:p>
    <w:p w14:paraId="6E7C330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People Map.</w:t>
      </w:r>
    </w:p>
    <w:p w14:paraId="2DBD6A22" w14:textId="65B0B454" w:rsidR="002B7E3D" w:rsidRPr="002B7E3D" w:rsidDel="00884813" w:rsidRDefault="00000000" w:rsidP="002B7E3D">
      <w:pPr>
        <w:spacing w:after="0" w:line="240" w:lineRule="auto"/>
        <w:rPr>
          <w:del w:id="704" w:author="Admin" w:date="2026-07-06T13:03:00Z" w16du:dateUtc="2026-07-06T06:03:00Z"/>
          <w:rFonts w:ascii="Times New Roman" w:eastAsia="Times New Roman" w:hAnsi="Times New Roman" w:cs="Times New Roman"/>
          <w:sz w:val="24"/>
          <w:szCs w:val="24"/>
        </w:rPr>
      </w:pPr>
      <w:del w:id="705" w:author="Admin" w:date="2026-07-06T13:03:00Z" w16du:dateUtc="2026-07-06T06:03:00Z">
        <w:r w:rsidDel="00884813">
          <w:rPr>
            <w:rFonts w:ascii="Times New Roman" w:eastAsia="Times New Roman" w:hAnsi="Times New Roman" w:cs="Times New Roman"/>
            <w:sz w:val="24"/>
            <w:szCs w:val="24"/>
          </w:rPr>
          <w:pict w14:anchorId="6A0C5A17">
            <v:rect id="_x0000_i1243" style="width:0;height:1.5pt" o:hralign="center" o:hrstd="t" o:hr="t" fillcolor="#a0a0a0" stroked="f"/>
          </w:pict>
        </w:r>
      </w:del>
    </w:p>
    <w:p w14:paraId="569D59D1" w14:textId="77777777" w:rsidR="002B7E3D" w:rsidRPr="002B7E3D" w:rsidRDefault="002B7E3D" w:rsidP="00884813">
      <w:pPr>
        <w:spacing w:after="0" w:line="240" w:lineRule="auto"/>
        <w:rPr>
          <w:rFonts w:ascii="Times New Roman" w:eastAsia="Times New Roman" w:hAnsi="Times New Roman" w:cs="Times New Roman"/>
          <w:b/>
          <w:bCs/>
          <w:sz w:val="36"/>
          <w:szCs w:val="36"/>
        </w:rPr>
        <w:pPrChange w:id="706" w:author="Admin" w:date="2026-07-06T13:03:00Z" w16du:dateUtc="2026-07-06T06:03:00Z">
          <w:pPr>
            <w:spacing w:before="100" w:beforeAutospacing="1" w:after="100" w:afterAutospacing="1" w:line="240" w:lineRule="auto"/>
            <w:outlineLvl w:val="1"/>
          </w:pPr>
        </w:pPrChange>
      </w:pPr>
      <w:r w:rsidRPr="002B7E3D">
        <w:rPr>
          <w:rFonts w:ascii="Times New Roman" w:eastAsia="Times New Roman" w:hAnsi="Times New Roman" w:cs="Times New Roman"/>
          <w:b/>
          <w:bCs/>
          <w:sz w:val="36"/>
          <w:szCs w:val="36"/>
        </w:rPr>
        <w:t>PROCESS</w:t>
      </w:r>
    </w:p>
    <w:p w14:paraId="6D8B7AFE"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Mục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tiêu</w:t>
      </w:r>
      <w:proofErr w:type="spellEnd"/>
      <w:r w:rsidRPr="002B7E3D">
        <w:rPr>
          <w:rFonts w:ascii="Times New Roman" w:eastAsia="Times New Roman" w:hAnsi="Times New Roman" w:cs="Times New Roman"/>
          <w:sz w:val="24"/>
          <w:szCs w:val="24"/>
        </w:rPr>
        <w:t>:</w:t>
      </w:r>
    </w:p>
    <w:p w14:paraId="1AFA5AD6"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Hiểu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nghiệp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đang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vận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hành</w:t>
      </w:r>
      <w:proofErr w:type="spellEnd"/>
      <w:r w:rsidRPr="002B7E3D">
        <w:rPr>
          <w:rFonts w:ascii="Times New Roman" w:eastAsia="Times New Roman" w:hAnsi="Times New Roman" w:cs="Times New Roman"/>
          <w:sz w:val="24"/>
          <w:szCs w:val="24"/>
        </w:rPr>
        <w:t>.</w:t>
      </w:r>
    </w:p>
    <w:p w14:paraId="117B8143"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Khám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phá</w:t>
      </w:r>
      <w:proofErr w:type="spellEnd"/>
      <w:r w:rsidRPr="002B7E3D">
        <w:rPr>
          <w:rFonts w:ascii="Times New Roman" w:eastAsia="Times New Roman" w:hAnsi="Times New Roman" w:cs="Times New Roman"/>
          <w:sz w:val="24"/>
          <w:szCs w:val="24"/>
        </w:rPr>
        <w:t>:</w:t>
      </w:r>
    </w:p>
    <w:p w14:paraId="4A1A9FB0" w14:textId="77777777" w:rsidR="002B7E3D" w:rsidRPr="002B7E3D" w:rsidRDefault="002B7E3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Quy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chính</w:t>
      </w:r>
      <w:proofErr w:type="spellEnd"/>
      <w:r w:rsidRPr="002B7E3D">
        <w:rPr>
          <w:rFonts w:ascii="Times New Roman" w:eastAsia="Times New Roman" w:hAnsi="Times New Roman" w:cs="Times New Roman"/>
          <w:sz w:val="24"/>
          <w:szCs w:val="24"/>
        </w:rPr>
        <w:t>.</w:t>
      </w:r>
    </w:p>
    <w:p w14:paraId="7A6CED30" w14:textId="77777777" w:rsidR="002B7E3D" w:rsidRPr="002B7E3D" w:rsidRDefault="002B7E3D">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Quy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hỗ</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trợ</w:t>
      </w:r>
      <w:proofErr w:type="spellEnd"/>
      <w:r w:rsidRPr="002B7E3D">
        <w:rPr>
          <w:rFonts w:ascii="Times New Roman" w:eastAsia="Times New Roman" w:hAnsi="Times New Roman" w:cs="Times New Roman"/>
          <w:sz w:val="24"/>
          <w:szCs w:val="24"/>
        </w:rPr>
        <w:t>.</w:t>
      </w:r>
    </w:p>
    <w:p w14:paraId="3FD44ADD" w14:textId="77777777" w:rsidR="002B7E3D" w:rsidRPr="002B7E3D" w:rsidRDefault="002B7E3D">
      <w:pPr>
        <w:numPr>
          <w:ilvl w:val="0"/>
          <w:numId w:val="116"/>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Luồng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việc</w:t>
      </w:r>
      <w:proofErr w:type="spellEnd"/>
      <w:r w:rsidRPr="002B7E3D">
        <w:rPr>
          <w:rFonts w:ascii="Times New Roman" w:eastAsia="Times New Roman" w:hAnsi="Times New Roman" w:cs="Times New Roman"/>
          <w:sz w:val="24"/>
          <w:szCs w:val="24"/>
        </w:rPr>
        <w:t>.</w:t>
      </w:r>
    </w:p>
    <w:p w14:paraId="4E48E703" w14:textId="77777777" w:rsidR="002B7E3D" w:rsidRPr="002B7E3D" w:rsidRDefault="002B7E3D">
      <w:pPr>
        <w:numPr>
          <w:ilvl w:val="0"/>
          <w:numId w:val="116"/>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bàn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giao</w:t>
      </w:r>
      <w:proofErr w:type="spellEnd"/>
      <w:r w:rsidRPr="002B7E3D">
        <w:rPr>
          <w:rFonts w:ascii="Times New Roman" w:eastAsia="Times New Roman" w:hAnsi="Times New Roman" w:cs="Times New Roman"/>
          <w:sz w:val="24"/>
          <w:szCs w:val="24"/>
        </w:rPr>
        <w:t>.</w:t>
      </w:r>
    </w:p>
    <w:p w14:paraId="5DD3390D" w14:textId="77777777" w:rsidR="002B7E3D" w:rsidRPr="002B7E3D" w:rsidRDefault="002B7E3D">
      <w:pPr>
        <w:numPr>
          <w:ilvl w:val="0"/>
          <w:numId w:val="116"/>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chờ</w:t>
      </w:r>
      <w:proofErr w:type="spellEnd"/>
      <w:r w:rsidRPr="002B7E3D">
        <w:rPr>
          <w:rFonts w:ascii="Times New Roman" w:eastAsia="Times New Roman" w:hAnsi="Times New Roman" w:cs="Times New Roman"/>
          <w:sz w:val="24"/>
          <w:szCs w:val="24"/>
        </w:rPr>
        <w:t>.</w:t>
      </w:r>
    </w:p>
    <w:p w14:paraId="0B409532" w14:textId="77777777" w:rsidR="002B7E3D" w:rsidRPr="002B7E3D" w:rsidRDefault="002B7E3D">
      <w:pPr>
        <w:numPr>
          <w:ilvl w:val="0"/>
          <w:numId w:val="116"/>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lặp</w:t>
      </w:r>
      <w:proofErr w:type="spellEnd"/>
      <w:r w:rsidRPr="002B7E3D">
        <w:rPr>
          <w:rFonts w:ascii="Times New Roman" w:eastAsia="Times New Roman" w:hAnsi="Times New Roman" w:cs="Times New Roman"/>
          <w:sz w:val="24"/>
          <w:szCs w:val="24"/>
        </w:rPr>
        <w:t>.</w:t>
      </w:r>
    </w:p>
    <w:p w14:paraId="47A8611A"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w:t>
      </w:r>
    </w:p>
    <w:p w14:paraId="21A1F64B"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lastRenderedPageBreak/>
        <w:t>Process Map.</w:t>
      </w:r>
    </w:p>
    <w:p w14:paraId="5D725889" w14:textId="1E91BE08" w:rsidR="002B7E3D" w:rsidRPr="002B7E3D" w:rsidDel="00884813" w:rsidRDefault="00000000" w:rsidP="002B7E3D">
      <w:pPr>
        <w:spacing w:after="0" w:line="240" w:lineRule="auto"/>
        <w:rPr>
          <w:del w:id="707" w:author="Admin" w:date="2026-07-06T13:03:00Z" w16du:dateUtc="2026-07-06T06:03:00Z"/>
          <w:rFonts w:ascii="Times New Roman" w:eastAsia="Times New Roman" w:hAnsi="Times New Roman" w:cs="Times New Roman"/>
          <w:sz w:val="24"/>
          <w:szCs w:val="24"/>
        </w:rPr>
      </w:pPr>
      <w:del w:id="708" w:author="Admin" w:date="2026-07-06T13:03:00Z" w16du:dateUtc="2026-07-06T06:03:00Z">
        <w:r w:rsidDel="00884813">
          <w:rPr>
            <w:rFonts w:ascii="Times New Roman" w:eastAsia="Times New Roman" w:hAnsi="Times New Roman" w:cs="Times New Roman"/>
            <w:sz w:val="24"/>
            <w:szCs w:val="24"/>
          </w:rPr>
          <w:pict w14:anchorId="76E90935">
            <v:rect id="_x0000_i1244" style="width:0;height:1.5pt" o:hralign="center" o:hrstd="t" o:hr="t" fillcolor="#a0a0a0" stroked="f"/>
          </w:pict>
        </w:r>
      </w:del>
    </w:p>
    <w:p w14:paraId="06BB6FF1" w14:textId="77777777" w:rsidR="002B7E3D" w:rsidRPr="002B7E3D" w:rsidRDefault="002B7E3D" w:rsidP="00884813">
      <w:pPr>
        <w:spacing w:after="0" w:line="240" w:lineRule="auto"/>
        <w:rPr>
          <w:rFonts w:ascii="Times New Roman" w:eastAsia="Times New Roman" w:hAnsi="Times New Roman" w:cs="Times New Roman"/>
          <w:b/>
          <w:bCs/>
          <w:sz w:val="36"/>
          <w:szCs w:val="36"/>
        </w:rPr>
        <w:pPrChange w:id="709" w:author="Admin" w:date="2026-07-06T13:03:00Z" w16du:dateUtc="2026-07-06T06:03:00Z">
          <w:pPr>
            <w:spacing w:before="100" w:beforeAutospacing="1" w:after="100" w:afterAutospacing="1" w:line="240" w:lineRule="auto"/>
            <w:outlineLvl w:val="1"/>
          </w:pPr>
        </w:pPrChange>
      </w:pPr>
      <w:r w:rsidRPr="002B7E3D">
        <w:rPr>
          <w:rFonts w:ascii="Times New Roman" w:eastAsia="Times New Roman" w:hAnsi="Times New Roman" w:cs="Times New Roman"/>
          <w:b/>
          <w:bCs/>
          <w:sz w:val="36"/>
          <w:szCs w:val="36"/>
        </w:rPr>
        <w:t>DATA</w:t>
      </w:r>
    </w:p>
    <w:p w14:paraId="5FC220CE"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Mục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tiêu</w:t>
      </w:r>
      <w:proofErr w:type="spellEnd"/>
      <w:r w:rsidRPr="002B7E3D">
        <w:rPr>
          <w:rFonts w:ascii="Times New Roman" w:eastAsia="Times New Roman" w:hAnsi="Times New Roman" w:cs="Times New Roman"/>
          <w:sz w:val="24"/>
          <w:szCs w:val="24"/>
        </w:rPr>
        <w:t>:</w:t>
      </w:r>
    </w:p>
    <w:p w14:paraId="357157C7"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Hiểu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dữ</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liệu</w:t>
      </w:r>
      <w:proofErr w:type="spellEnd"/>
      <w:r w:rsidRPr="002B7E3D">
        <w:rPr>
          <w:rFonts w:ascii="Times New Roman" w:eastAsia="Times New Roman" w:hAnsi="Times New Roman" w:cs="Times New Roman"/>
          <w:sz w:val="24"/>
          <w:szCs w:val="24"/>
        </w:rPr>
        <w:t>.</w:t>
      </w:r>
    </w:p>
    <w:p w14:paraId="58413812"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Khám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phá</w:t>
      </w:r>
      <w:proofErr w:type="spellEnd"/>
      <w:r w:rsidRPr="002B7E3D">
        <w:rPr>
          <w:rFonts w:ascii="Times New Roman" w:eastAsia="Times New Roman" w:hAnsi="Times New Roman" w:cs="Times New Roman"/>
          <w:sz w:val="24"/>
          <w:szCs w:val="24"/>
        </w:rPr>
        <w:t>:</w:t>
      </w:r>
    </w:p>
    <w:p w14:paraId="5910EF04" w14:textId="77777777" w:rsidR="002B7E3D" w:rsidRPr="002B7E3D" w:rsidRDefault="002B7E3D">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Dữ</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liệu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phát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sinh</w:t>
      </w:r>
      <w:proofErr w:type="spellEnd"/>
      <w:r w:rsidRPr="002B7E3D">
        <w:rPr>
          <w:rFonts w:ascii="Times New Roman" w:eastAsia="Times New Roman" w:hAnsi="Times New Roman" w:cs="Times New Roman"/>
          <w:sz w:val="24"/>
          <w:szCs w:val="24"/>
        </w:rPr>
        <w:t xml:space="preserve"> ở </w:t>
      </w:r>
      <w:proofErr w:type="spellStart"/>
      <w:r w:rsidRPr="002B7E3D">
        <w:rPr>
          <w:rFonts w:ascii="Times New Roman" w:eastAsia="Times New Roman" w:hAnsi="Times New Roman" w:cs="Times New Roman"/>
          <w:sz w:val="24"/>
          <w:szCs w:val="24"/>
        </w:rPr>
        <w:t>đâu</w:t>
      </w:r>
      <w:proofErr w:type="spellEnd"/>
      <w:r w:rsidRPr="002B7E3D">
        <w:rPr>
          <w:rFonts w:ascii="Times New Roman" w:eastAsia="Times New Roman" w:hAnsi="Times New Roman" w:cs="Times New Roman"/>
          <w:sz w:val="24"/>
          <w:szCs w:val="24"/>
        </w:rPr>
        <w:t>?</w:t>
      </w:r>
    </w:p>
    <w:p w14:paraId="79AE5C8B" w14:textId="77777777" w:rsidR="002B7E3D" w:rsidRPr="002B7E3D" w:rsidRDefault="002B7E3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Ai </w:t>
      </w:r>
      <w:proofErr w:type="spellStart"/>
      <w:r w:rsidRPr="002B7E3D">
        <w:rPr>
          <w:rFonts w:ascii="Times New Roman" w:eastAsia="Times New Roman" w:hAnsi="Times New Roman" w:cs="Times New Roman"/>
          <w:sz w:val="24"/>
          <w:szCs w:val="24"/>
        </w:rPr>
        <w:t>nhập</w:t>
      </w:r>
      <w:proofErr w:type="spellEnd"/>
      <w:r w:rsidRPr="002B7E3D">
        <w:rPr>
          <w:rFonts w:ascii="Times New Roman" w:eastAsia="Times New Roman" w:hAnsi="Times New Roman" w:cs="Times New Roman"/>
          <w:sz w:val="24"/>
          <w:szCs w:val="24"/>
        </w:rPr>
        <w:t>?</w:t>
      </w:r>
    </w:p>
    <w:p w14:paraId="31213682" w14:textId="77777777" w:rsidR="002B7E3D" w:rsidRPr="002B7E3D" w:rsidRDefault="002B7E3D">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Ai </w:t>
      </w:r>
      <w:proofErr w:type="spellStart"/>
      <w:r w:rsidRPr="002B7E3D">
        <w:rPr>
          <w:rFonts w:ascii="Times New Roman" w:eastAsia="Times New Roman" w:hAnsi="Times New Roman" w:cs="Times New Roman"/>
          <w:sz w:val="24"/>
          <w:szCs w:val="24"/>
        </w:rPr>
        <w:t>sử</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dụng</w:t>
      </w:r>
      <w:proofErr w:type="spellEnd"/>
      <w:r w:rsidRPr="002B7E3D">
        <w:rPr>
          <w:rFonts w:ascii="Times New Roman" w:eastAsia="Times New Roman" w:hAnsi="Times New Roman" w:cs="Times New Roman"/>
          <w:sz w:val="24"/>
          <w:szCs w:val="24"/>
        </w:rPr>
        <w:t>?</w:t>
      </w:r>
    </w:p>
    <w:p w14:paraId="6234F65C" w14:textId="77777777" w:rsidR="002B7E3D" w:rsidRPr="002B7E3D" w:rsidRDefault="002B7E3D">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Có</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trùng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lặp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w:t>
      </w:r>
    </w:p>
    <w:p w14:paraId="24DC1F29" w14:textId="77777777" w:rsidR="002B7E3D" w:rsidRPr="002B7E3D" w:rsidRDefault="002B7E3D">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Có</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đáng</w:t>
      </w:r>
      <w:proofErr w:type="spellEnd"/>
      <w:r w:rsidRPr="002B7E3D">
        <w:rPr>
          <w:rFonts w:ascii="Times New Roman" w:eastAsia="Times New Roman" w:hAnsi="Times New Roman" w:cs="Times New Roman"/>
          <w:sz w:val="24"/>
          <w:szCs w:val="24"/>
        </w:rPr>
        <w:t xml:space="preserve"> tin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w:t>
      </w:r>
    </w:p>
    <w:p w14:paraId="2BA4256A" w14:textId="77777777" w:rsidR="002B7E3D" w:rsidRPr="002B7E3D" w:rsidRDefault="002B7E3D">
      <w:pPr>
        <w:numPr>
          <w:ilvl w:val="0"/>
          <w:numId w:val="117"/>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Có</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dùng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để</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quyết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định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w:t>
      </w:r>
    </w:p>
    <w:p w14:paraId="533C0BDA"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w:t>
      </w:r>
    </w:p>
    <w:p w14:paraId="419F9AD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Data Inventory.</w:t>
      </w:r>
    </w:p>
    <w:p w14:paraId="2302F7A1" w14:textId="287B16C7" w:rsidR="002B7E3D" w:rsidRPr="002B7E3D" w:rsidDel="00884813" w:rsidRDefault="00000000" w:rsidP="002B7E3D">
      <w:pPr>
        <w:spacing w:after="0" w:line="240" w:lineRule="auto"/>
        <w:rPr>
          <w:del w:id="710" w:author="Admin" w:date="2026-07-06T13:03:00Z" w16du:dateUtc="2026-07-06T06:03:00Z"/>
          <w:rFonts w:ascii="Times New Roman" w:eastAsia="Times New Roman" w:hAnsi="Times New Roman" w:cs="Times New Roman"/>
          <w:sz w:val="24"/>
          <w:szCs w:val="24"/>
        </w:rPr>
      </w:pPr>
      <w:del w:id="711" w:author="Admin" w:date="2026-07-06T13:03:00Z" w16du:dateUtc="2026-07-06T06:03:00Z">
        <w:r w:rsidDel="00884813">
          <w:rPr>
            <w:rFonts w:ascii="Times New Roman" w:eastAsia="Times New Roman" w:hAnsi="Times New Roman" w:cs="Times New Roman"/>
            <w:sz w:val="24"/>
            <w:szCs w:val="24"/>
          </w:rPr>
          <w:pict w14:anchorId="651322D3">
            <v:rect id="_x0000_i1245" style="width:0;height:1.5pt" o:hralign="center" o:hrstd="t" o:hr="t" fillcolor="#a0a0a0" stroked="f"/>
          </w:pict>
        </w:r>
      </w:del>
    </w:p>
    <w:p w14:paraId="43E29BB4" w14:textId="77777777" w:rsidR="002B7E3D" w:rsidRPr="002B7E3D" w:rsidRDefault="002B7E3D" w:rsidP="00884813">
      <w:pPr>
        <w:spacing w:after="0" w:line="240" w:lineRule="auto"/>
        <w:rPr>
          <w:rFonts w:ascii="Times New Roman" w:eastAsia="Times New Roman" w:hAnsi="Times New Roman" w:cs="Times New Roman"/>
          <w:b/>
          <w:bCs/>
          <w:sz w:val="36"/>
          <w:szCs w:val="36"/>
        </w:rPr>
        <w:pPrChange w:id="712" w:author="Admin" w:date="2026-07-06T13:03:00Z" w16du:dateUtc="2026-07-06T06:03:00Z">
          <w:pPr>
            <w:spacing w:before="100" w:beforeAutospacing="1" w:after="100" w:afterAutospacing="1" w:line="240" w:lineRule="auto"/>
            <w:outlineLvl w:val="1"/>
          </w:pPr>
        </w:pPrChange>
      </w:pPr>
      <w:r w:rsidRPr="002B7E3D">
        <w:rPr>
          <w:rFonts w:ascii="Times New Roman" w:eastAsia="Times New Roman" w:hAnsi="Times New Roman" w:cs="Times New Roman"/>
          <w:b/>
          <w:bCs/>
          <w:sz w:val="36"/>
          <w:szCs w:val="36"/>
        </w:rPr>
        <w:t>DIGITAL</w:t>
      </w:r>
    </w:p>
    <w:p w14:paraId="677C156A"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Mục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tiêu</w:t>
      </w:r>
      <w:proofErr w:type="spellEnd"/>
      <w:r w:rsidRPr="002B7E3D">
        <w:rPr>
          <w:rFonts w:ascii="Times New Roman" w:eastAsia="Times New Roman" w:hAnsi="Times New Roman" w:cs="Times New Roman"/>
          <w:sz w:val="24"/>
          <w:szCs w:val="24"/>
        </w:rPr>
        <w:t>:</w:t>
      </w:r>
    </w:p>
    <w:p w14:paraId="1E4E7939"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Hiểu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hiện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trạng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chuyển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đổi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số</w:t>
      </w:r>
      <w:proofErr w:type="spellEnd"/>
      <w:r w:rsidRPr="002B7E3D">
        <w:rPr>
          <w:rFonts w:ascii="Times New Roman" w:eastAsia="Times New Roman" w:hAnsi="Times New Roman" w:cs="Times New Roman"/>
          <w:sz w:val="24"/>
          <w:szCs w:val="24"/>
        </w:rPr>
        <w:t>.</w:t>
      </w:r>
    </w:p>
    <w:p w14:paraId="438D40E5"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Khám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phá</w:t>
      </w:r>
      <w:proofErr w:type="spellEnd"/>
      <w:r w:rsidRPr="002B7E3D">
        <w:rPr>
          <w:rFonts w:ascii="Times New Roman" w:eastAsia="Times New Roman" w:hAnsi="Times New Roman" w:cs="Times New Roman"/>
          <w:sz w:val="24"/>
          <w:szCs w:val="24"/>
        </w:rPr>
        <w:t>:</w:t>
      </w:r>
    </w:p>
    <w:p w14:paraId="1CFF6C15" w14:textId="77777777" w:rsidR="002B7E3D" w:rsidRPr="002B7E3D" w:rsidRDefault="002B7E3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Excel.</w:t>
      </w:r>
    </w:p>
    <w:p w14:paraId="0DE221C5" w14:textId="77777777" w:rsidR="002B7E3D" w:rsidRPr="002B7E3D" w:rsidRDefault="002B7E3D">
      <w:pPr>
        <w:numPr>
          <w:ilvl w:val="0"/>
          <w:numId w:val="118"/>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Zalo</w:t>
      </w:r>
      <w:proofErr w:type="spellEnd"/>
      <w:r w:rsidRPr="002B7E3D">
        <w:rPr>
          <w:rFonts w:ascii="Times New Roman" w:eastAsia="Times New Roman" w:hAnsi="Times New Roman" w:cs="Times New Roman"/>
          <w:sz w:val="24"/>
          <w:szCs w:val="24"/>
        </w:rPr>
        <w:t>.</w:t>
      </w:r>
    </w:p>
    <w:p w14:paraId="373648A0" w14:textId="77777777" w:rsidR="002B7E3D" w:rsidRPr="002B7E3D" w:rsidRDefault="002B7E3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ERP.</w:t>
      </w:r>
    </w:p>
    <w:p w14:paraId="388CF599" w14:textId="77777777" w:rsidR="002B7E3D" w:rsidRPr="002B7E3D" w:rsidRDefault="002B7E3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CRM.</w:t>
      </w:r>
    </w:p>
    <w:p w14:paraId="12B6AF66" w14:textId="77777777" w:rsidR="002B7E3D" w:rsidRPr="002B7E3D" w:rsidRDefault="002B7E3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HRM.</w:t>
      </w:r>
    </w:p>
    <w:p w14:paraId="0573941B" w14:textId="77777777" w:rsidR="002B7E3D" w:rsidRPr="002B7E3D" w:rsidRDefault="002B7E3D">
      <w:pPr>
        <w:numPr>
          <w:ilvl w:val="0"/>
          <w:numId w:val="118"/>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Phần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mềm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kế</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toán</w:t>
      </w:r>
      <w:proofErr w:type="spellEnd"/>
      <w:r w:rsidRPr="002B7E3D">
        <w:rPr>
          <w:rFonts w:ascii="Times New Roman" w:eastAsia="Times New Roman" w:hAnsi="Times New Roman" w:cs="Times New Roman"/>
          <w:sz w:val="24"/>
          <w:szCs w:val="24"/>
        </w:rPr>
        <w:t>.</w:t>
      </w:r>
    </w:p>
    <w:p w14:paraId="3E057E31" w14:textId="77777777" w:rsidR="002B7E3D" w:rsidRPr="002B7E3D" w:rsidRDefault="002B7E3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AI.</w:t>
      </w:r>
    </w:p>
    <w:p w14:paraId="73C6E1FC" w14:textId="77777777" w:rsidR="002B7E3D" w:rsidRPr="002B7E3D" w:rsidRDefault="002B7E3D">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Automation.</w:t>
      </w:r>
    </w:p>
    <w:p w14:paraId="2FD865A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Quan </w:t>
      </w:r>
      <w:proofErr w:type="spellStart"/>
      <w:r w:rsidRPr="002B7E3D">
        <w:rPr>
          <w:rFonts w:ascii="Times New Roman" w:eastAsia="Times New Roman" w:hAnsi="Times New Roman" w:cs="Times New Roman"/>
          <w:sz w:val="24"/>
          <w:szCs w:val="24"/>
        </w:rPr>
        <w:t>trọng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nhất</w:t>
      </w:r>
      <w:proofErr w:type="spellEnd"/>
      <w:r w:rsidRPr="002B7E3D">
        <w:rPr>
          <w:rFonts w:ascii="Times New Roman" w:eastAsia="Times New Roman" w:hAnsi="Times New Roman" w:cs="Times New Roman"/>
          <w:sz w:val="24"/>
          <w:szCs w:val="24"/>
        </w:rPr>
        <w:t>:</w:t>
      </w:r>
    </w:p>
    <w:p w14:paraId="1BBF8651"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b/>
          <w:bCs/>
          <w:sz w:val="24"/>
          <w:szCs w:val="24"/>
        </w:rPr>
        <w:t xml:space="preserve">Công </w:t>
      </w:r>
      <w:proofErr w:type="spellStart"/>
      <w:r w:rsidRPr="002B7E3D">
        <w:rPr>
          <w:rFonts w:ascii="Times New Roman" w:eastAsia="Times New Roman" w:hAnsi="Times New Roman" w:cs="Times New Roman"/>
          <w:b/>
          <w:bCs/>
          <w:sz w:val="24"/>
          <w:szCs w:val="24"/>
        </w:rPr>
        <w:t>nghệ</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đang</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giải</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quyết</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vấn</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đề</w:t>
      </w:r>
      <w:proofErr w:type="spellEnd"/>
      <w:r w:rsidRPr="002B7E3D">
        <w:rPr>
          <w:rFonts w:ascii="Times New Roman" w:eastAsia="Times New Roman" w:hAnsi="Times New Roman" w:cs="Times New Roman"/>
          <w:b/>
          <w:bCs/>
          <w:sz w:val="24"/>
          <w:szCs w:val="24"/>
        </w:rPr>
        <w:t xml:space="preserve"> hay </w:t>
      </w:r>
      <w:proofErr w:type="spellStart"/>
      <w:r w:rsidRPr="002B7E3D">
        <w:rPr>
          <w:rFonts w:ascii="Times New Roman" w:eastAsia="Times New Roman" w:hAnsi="Times New Roman" w:cs="Times New Roman"/>
          <w:b/>
          <w:bCs/>
          <w:sz w:val="24"/>
          <w:szCs w:val="24"/>
        </w:rPr>
        <w:t>tạo</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thêm</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vấn</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đề</w:t>
      </w:r>
      <w:proofErr w:type="spellEnd"/>
      <w:r w:rsidRPr="002B7E3D">
        <w:rPr>
          <w:rFonts w:ascii="Times New Roman" w:eastAsia="Times New Roman" w:hAnsi="Times New Roman" w:cs="Times New Roman"/>
          <w:b/>
          <w:bCs/>
          <w:sz w:val="24"/>
          <w:szCs w:val="24"/>
        </w:rPr>
        <w:t>?</w:t>
      </w:r>
    </w:p>
    <w:p w14:paraId="1D908714"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w:t>
      </w:r>
    </w:p>
    <w:p w14:paraId="4C9ABFD7"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Digital Landscape.</w:t>
      </w:r>
    </w:p>
    <w:p w14:paraId="67BE7012" w14:textId="0DDCD0E8" w:rsidR="002B7E3D" w:rsidRPr="002B7E3D" w:rsidDel="00884813" w:rsidRDefault="00000000" w:rsidP="002B7E3D">
      <w:pPr>
        <w:spacing w:after="0" w:line="240" w:lineRule="auto"/>
        <w:rPr>
          <w:del w:id="713" w:author="Admin" w:date="2026-07-06T13:03:00Z" w16du:dateUtc="2026-07-06T06:03:00Z"/>
          <w:rFonts w:ascii="Times New Roman" w:eastAsia="Times New Roman" w:hAnsi="Times New Roman" w:cs="Times New Roman"/>
          <w:sz w:val="24"/>
          <w:szCs w:val="24"/>
        </w:rPr>
      </w:pPr>
      <w:del w:id="714" w:author="Admin" w:date="2026-07-06T13:03:00Z" w16du:dateUtc="2026-07-06T06:03:00Z">
        <w:r w:rsidDel="00884813">
          <w:rPr>
            <w:rFonts w:ascii="Times New Roman" w:eastAsia="Times New Roman" w:hAnsi="Times New Roman" w:cs="Times New Roman"/>
            <w:sz w:val="24"/>
            <w:szCs w:val="24"/>
          </w:rPr>
          <w:lastRenderedPageBreak/>
          <w:pict w14:anchorId="2A2BDA23">
            <v:rect id="_x0000_i1246" style="width:0;height:1.5pt" o:hralign="center" o:hrstd="t" o:hr="t" fillcolor="#a0a0a0" stroked="f"/>
          </w:pict>
        </w:r>
      </w:del>
    </w:p>
    <w:p w14:paraId="0FDE61FF" w14:textId="77777777" w:rsidR="002B7E3D" w:rsidRPr="002B7E3D" w:rsidRDefault="002B7E3D" w:rsidP="00884813">
      <w:pPr>
        <w:spacing w:after="0" w:line="240" w:lineRule="auto"/>
        <w:rPr>
          <w:rFonts w:ascii="Times New Roman" w:eastAsia="Times New Roman" w:hAnsi="Times New Roman" w:cs="Times New Roman"/>
          <w:b/>
          <w:bCs/>
          <w:kern w:val="36"/>
          <w:sz w:val="48"/>
          <w:szCs w:val="48"/>
        </w:rPr>
        <w:pPrChange w:id="715" w:author="Admin" w:date="2026-07-06T13:03:00Z" w16du:dateUtc="2026-07-06T06:03:00Z">
          <w:pPr>
            <w:spacing w:before="100" w:beforeAutospacing="1" w:after="100" w:afterAutospacing="1" w:line="240" w:lineRule="auto"/>
            <w:outlineLvl w:val="0"/>
          </w:pPr>
        </w:pPrChange>
      </w:pPr>
      <w:r w:rsidRPr="002B7E3D">
        <w:rPr>
          <w:rFonts w:ascii="Times New Roman" w:eastAsia="Times New Roman" w:hAnsi="Times New Roman" w:cs="Times New Roman"/>
          <w:b/>
          <w:bCs/>
          <w:kern w:val="36"/>
          <w:sz w:val="48"/>
          <w:szCs w:val="48"/>
        </w:rPr>
        <w:t>3.6. Discovery Workflow</w:t>
      </w:r>
    </w:p>
    <w:p w14:paraId="616225FD"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Business Discovery </w:t>
      </w:r>
      <w:proofErr w:type="spellStart"/>
      <w:r w:rsidRPr="002B7E3D">
        <w:rPr>
          <w:rFonts w:ascii="Times New Roman" w:eastAsia="Times New Roman" w:hAnsi="Times New Roman" w:cs="Times New Roman"/>
          <w:sz w:val="24"/>
          <w:szCs w:val="24"/>
        </w:rPr>
        <w:t>được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thực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hiện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theo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tự</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sau</w:t>
      </w:r>
      <w:proofErr w:type="spellEnd"/>
      <w:r w:rsidRPr="002B7E3D">
        <w:rPr>
          <w:rFonts w:ascii="Times New Roman" w:eastAsia="Times New Roman" w:hAnsi="Times New Roman" w:cs="Times New Roman"/>
          <w:sz w:val="24"/>
          <w:szCs w:val="24"/>
        </w:rPr>
        <w:t>.</w:t>
      </w:r>
    </w:p>
    <w:p w14:paraId="0D583726"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16"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2B7E3D">
        <w:rPr>
          <w:rFonts w:ascii="Courier New" w:eastAsia="Times New Roman" w:hAnsi="Courier New" w:cs="Courier New"/>
          <w:sz w:val="20"/>
          <w:szCs w:val="20"/>
        </w:rPr>
        <w:t>Chuẩn</w:t>
      </w:r>
      <w:proofErr w:type="spellEnd"/>
      <w:r w:rsidRPr="002B7E3D">
        <w:rPr>
          <w:rFonts w:ascii="Courier New" w:eastAsia="Times New Roman" w:hAnsi="Courier New" w:cs="Courier New"/>
          <w:sz w:val="20"/>
          <w:szCs w:val="20"/>
        </w:rPr>
        <w:t xml:space="preserve"> </w:t>
      </w:r>
      <w:proofErr w:type="spellStart"/>
      <w:r w:rsidRPr="002B7E3D">
        <w:rPr>
          <w:rFonts w:ascii="Courier New" w:eastAsia="Times New Roman" w:hAnsi="Courier New" w:cs="Courier New"/>
          <w:sz w:val="20"/>
          <w:szCs w:val="20"/>
        </w:rPr>
        <w:t>bị</w:t>
      </w:r>
      <w:proofErr w:type="spellEnd"/>
    </w:p>
    <w:p w14:paraId="0C487749"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17"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314F420"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18"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65E649D6"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19"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EAB8B41"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0"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Kickoff</w:t>
      </w:r>
    </w:p>
    <w:p w14:paraId="260A27C3"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1"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EA433F0"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2"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2C695EB2"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3"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162AAB4"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4"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Interview</w:t>
      </w:r>
    </w:p>
    <w:p w14:paraId="213BA5A4"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5"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84E4DC9"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6"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3F0ADD41"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7"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ED6DA29"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8"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Observation</w:t>
      </w:r>
    </w:p>
    <w:p w14:paraId="337C1EAD"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29"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BB1AD23"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0"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2A4BECD6"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1"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DC98E68"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2"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Document Review</w:t>
      </w:r>
    </w:p>
    <w:p w14:paraId="7868FC40"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3"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EA22699"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4"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5DAFA574"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5"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66B464E"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6"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Process Walkthrough</w:t>
      </w:r>
    </w:p>
    <w:p w14:paraId="4C74FF25"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7"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F6CFBFE"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8"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530C1909"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39"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2295F57"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0"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Data Review</w:t>
      </w:r>
    </w:p>
    <w:p w14:paraId="583B43C0"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1"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4A310F6"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2"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2ECEA302"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3"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8503E18"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4"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TPS Canvas Workshop</w:t>
      </w:r>
    </w:p>
    <w:p w14:paraId="496B0BAA"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5"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AAB56A5"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6"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0A27C246"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7"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254B21A"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8"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Discovery Analysis</w:t>
      </w:r>
    </w:p>
    <w:p w14:paraId="76414B89"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49"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1FBBA89"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50"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712FE5AB"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51"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58AD166" w14:textId="77777777" w:rsidR="002B7E3D" w:rsidRPr="002B7E3D" w:rsidRDefault="002B7E3D" w:rsidP="008848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52" w:author="Admin" w:date="2026-07-06T13:03:00Z" w16du:dateUtc="2026-07-06T06:0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Business Discovery Report</w:t>
      </w:r>
    </w:p>
    <w:p w14:paraId="49900EB2"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Lưu ý:</w:t>
      </w:r>
    </w:p>
    <w:p w14:paraId="369097EF"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TPS Canvas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phải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bước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tiên</w:t>
      </w:r>
      <w:proofErr w:type="spellEnd"/>
      <w:r w:rsidRPr="002B7E3D">
        <w:rPr>
          <w:rFonts w:ascii="Times New Roman" w:eastAsia="Times New Roman" w:hAnsi="Times New Roman" w:cs="Times New Roman"/>
          <w:sz w:val="24"/>
          <w:szCs w:val="24"/>
        </w:rPr>
        <w:t>.</w:t>
      </w:r>
    </w:p>
    <w:p w14:paraId="64217A6C"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TPS Canvas </w:t>
      </w:r>
      <w:proofErr w:type="spellStart"/>
      <w:r w:rsidRPr="002B7E3D">
        <w:rPr>
          <w:rFonts w:ascii="Times New Roman" w:eastAsia="Times New Roman" w:hAnsi="Times New Roman" w:cs="Times New Roman"/>
          <w:sz w:val="24"/>
          <w:szCs w:val="24"/>
        </w:rPr>
        <w:t>được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sử</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dụng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sau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khi</w:t>
      </w:r>
      <w:proofErr w:type="spellEnd"/>
      <w:r w:rsidRPr="002B7E3D">
        <w:rPr>
          <w:rFonts w:ascii="Times New Roman" w:eastAsia="Times New Roman" w:hAnsi="Times New Roman" w:cs="Times New Roman"/>
          <w:sz w:val="24"/>
          <w:szCs w:val="24"/>
        </w:rPr>
        <w:t xml:space="preserve"> Consultant </w:t>
      </w:r>
      <w:proofErr w:type="spellStart"/>
      <w:r w:rsidRPr="002B7E3D">
        <w:rPr>
          <w:rFonts w:ascii="Times New Roman" w:eastAsia="Times New Roman" w:hAnsi="Times New Roman" w:cs="Times New Roman"/>
          <w:sz w:val="24"/>
          <w:szCs w:val="24"/>
        </w:rPr>
        <w:t>đã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có</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đủ</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bối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cảnh</w:t>
      </w:r>
      <w:proofErr w:type="spellEnd"/>
      <w:r w:rsidRPr="002B7E3D">
        <w:rPr>
          <w:rFonts w:ascii="Times New Roman" w:eastAsia="Times New Roman" w:hAnsi="Times New Roman" w:cs="Times New Roman"/>
          <w:sz w:val="24"/>
          <w:szCs w:val="24"/>
        </w:rPr>
        <w:t>.</w:t>
      </w:r>
    </w:p>
    <w:p w14:paraId="73626FD3" w14:textId="7033325C" w:rsidR="002B7E3D" w:rsidRPr="00884813" w:rsidDel="00884813" w:rsidRDefault="00000000" w:rsidP="00884813">
      <w:pPr>
        <w:spacing w:before="100" w:beforeAutospacing="1" w:after="100" w:afterAutospacing="1" w:line="240" w:lineRule="auto"/>
        <w:outlineLvl w:val="0"/>
        <w:rPr>
          <w:del w:id="753" w:author="Admin" w:date="2026-07-06T13:03:00Z" w16du:dateUtc="2026-07-06T06:03:00Z"/>
          <w:rFonts w:ascii="Times New Roman" w:eastAsia="Times New Roman" w:hAnsi="Times New Roman" w:cs="Times New Roman"/>
          <w:b/>
          <w:bCs/>
          <w:kern w:val="36"/>
          <w:sz w:val="48"/>
          <w:szCs w:val="48"/>
          <w:rPrChange w:id="754" w:author="Admin" w:date="2026-07-06T13:04:00Z" w16du:dateUtc="2026-07-06T06:04:00Z">
            <w:rPr>
              <w:del w:id="755" w:author="Admin" w:date="2026-07-06T13:03:00Z" w16du:dateUtc="2026-07-06T06:03:00Z"/>
              <w:rFonts w:ascii="Times New Roman" w:eastAsia="Times New Roman" w:hAnsi="Times New Roman" w:cs="Times New Roman"/>
              <w:sz w:val="24"/>
              <w:szCs w:val="24"/>
            </w:rPr>
          </w:rPrChange>
        </w:rPr>
        <w:pPrChange w:id="756" w:author="Admin" w:date="2026-07-06T13:04:00Z" w16du:dateUtc="2026-07-06T06:04:00Z">
          <w:pPr>
            <w:spacing w:after="0" w:line="240" w:lineRule="auto"/>
          </w:pPr>
        </w:pPrChange>
      </w:pPr>
      <w:del w:id="757" w:author="Admin" w:date="2026-07-06T13:03:00Z" w16du:dateUtc="2026-07-06T06:03:00Z">
        <w:r w:rsidRPr="00884813" w:rsidDel="00884813">
          <w:rPr>
            <w:rFonts w:ascii="Times New Roman" w:eastAsia="Times New Roman" w:hAnsi="Times New Roman" w:cs="Times New Roman"/>
            <w:b/>
            <w:bCs/>
            <w:kern w:val="36"/>
            <w:sz w:val="48"/>
            <w:szCs w:val="48"/>
            <w:rPrChange w:id="758" w:author="Admin" w:date="2026-07-06T13:04:00Z" w16du:dateUtc="2026-07-06T06:04:00Z">
              <w:rPr>
                <w:rFonts w:ascii="Times New Roman" w:eastAsia="Times New Roman" w:hAnsi="Times New Roman" w:cs="Times New Roman"/>
                <w:sz w:val="24"/>
                <w:szCs w:val="24"/>
              </w:rPr>
            </w:rPrChange>
          </w:rPr>
          <w:pict w14:anchorId="6F5C3040">
            <v:rect id="_x0000_i1247" style="width:0;height:1.5pt" o:hralign="center" o:hrstd="t" o:hr="t" fillcolor="#a0a0a0" stroked="f"/>
          </w:pict>
        </w:r>
      </w:del>
    </w:p>
    <w:p w14:paraId="2268F5C1" w14:textId="77777777" w:rsidR="002B7E3D" w:rsidRPr="002B7E3D" w:rsidRDefault="002B7E3D" w:rsidP="008848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E3D">
        <w:rPr>
          <w:rFonts w:ascii="Times New Roman" w:eastAsia="Times New Roman" w:hAnsi="Times New Roman" w:cs="Times New Roman"/>
          <w:b/>
          <w:bCs/>
          <w:kern w:val="36"/>
          <w:sz w:val="48"/>
          <w:szCs w:val="48"/>
        </w:rPr>
        <w:t xml:space="preserve">3.7. Công </w:t>
      </w:r>
      <w:proofErr w:type="spellStart"/>
      <w:r w:rsidRPr="002B7E3D">
        <w:rPr>
          <w:rFonts w:ascii="Times New Roman" w:eastAsia="Times New Roman" w:hAnsi="Times New Roman" w:cs="Times New Roman"/>
          <w:b/>
          <w:bCs/>
          <w:kern w:val="36"/>
          <w:sz w:val="48"/>
          <w:szCs w:val="48"/>
        </w:rPr>
        <w:t>cụ</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của</w:t>
      </w:r>
      <w:proofErr w:type="spellEnd"/>
      <w:r w:rsidRPr="002B7E3D">
        <w:rPr>
          <w:rFonts w:ascii="Times New Roman" w:eastAsia="Times New Roman" w:hAnsi="Times New Roman" w:cs="Times New Roman"/>
          <w:b/>
          <w:bCs/>
          <w:kern w:val="36"/>
          <w:sz w:val="48"/>
          <w:szCs w:val="48"/>
        </w:rPr>
        <w:t xml:space="preserve"> Business Discovery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3261"/>
      </w:tblGrid>
      <w:tr w:rsidR="002B7E3D" w:rsidRPr="002B7E3D" w14:paraId="3474C150" w14:textId="77777777">
        <w:trPr>
          <w:tblHeader/>
          <w:tblCellSpacing w:w="15" w:type="dxa"/>
        </w:trPr>
        <w:tc>
          <w:tcPr>
            <w:tcW w:w="0" w:type="auto"/>
            <w:vAlign w:val="center"/>
            <w:hideMark/>
          </w:tcPr>
          <w:p w14:paraId="2FA8A995" w14:textId="77777777" w:rsidR="002B7E3D" w:rsidRPr="002B7E3D" w:rsidRDefault="002B7E3D" w:rsidP="002B7E3D">
            <w:pPr>
              <w:spacing w:after="0" w:line="240" w:lineRule="auto"/>
              <w:jc w:val="center"/>
              <w:rPr>
                <w:rFonts w:ascii="Times New Roman" w:eastAsia="Times New Roman" w:hAnsi="Times New Roman" w:cs="Times New Roman"/>
                <w:b/>
                <w:bCs/>
                <w:sz w:val="24"/>
                <w:szCs w:val="24"/>
              </w:rPr>
            </w:pPr>
            <w:r w:rsidRPr="002B7E3D">
              <w:rPr>
                <w:rFonts w:ascii="Times New Roman" w:eastAsia="Times New Roman" w:hAnsi="Times New Roman" w:cs="Times New Roman"/>
                <w:b/>
                <w:bCs/>
                <w:sz w:val="24"/>
                <w:szCs w:val="24"/>
              </w:rPr>
              <w:lastRenderedPageBreak/>
              <w:t xml:space="preserve">Công </w:t>
            </w:r>
            <w:proofErr w:type="spellStart"/>
            <w:r w:rsidRPr="002B7E3D">
              <w:rPr>
                <w:rFonts w:ascii="Times New Roman" w:eastAsia="Times New Roman" w:hAnsi="Times New Roman" w:cs="Times New Roman"/>
                <w:b/>
                <w:bCs/>
                <w:sz w:val="24"/>
                <w:szCs w:val="24"/>
              </w:rPr>
              <w:t>cụ</w:t>
            </w:r>
            <w:proofErr w:type="spellEnd"/>
          </w:p>
        </w:tc>
        <w:tc>
          <w:tcPr>
            <w:tcW w:w="0" w:type="auto"/>
            <w:vAlign w:val="center"/>
            <w:hideMark/>
          </w:tcPr>
          <w:p w14:paraId="747E8301" w14:textId="77777777" w:rsidR="002B7E3D" w:rsidRPr="002B7E3D" w:rsidRDefault="002B7E3D" w:rsidP="002B7E3D">
            <w:pPr>
              <w:spacing w:after="0" w:line="240" w:lineRule="auto"/>
              <w:jc w:val="center"/>
              <w:rPr>
                <w:rFonts w:ascii="Times New Roman" w:eastAsia="Times New Roman" w:hAnsi="Times New Roman" w:cs="Times New Roman"/>
                <w:b/>
                <w:bCs/>
                <w:sz w:val="24"/>
                <w:szCs w:val="24"/>
              </w:rPr>
            </w:pPr>
            <w:proofErr w:type="spellStart"/>
            <w:r w:rsidRPr="002B7E3D">
              <w:rPr>
                <w:rFonts w:ascii="Times New Roman" w:eastAsia="Times New Roman" w:hAnsi="Times New Roman" w:cs="Times New Roman"/>
                <w:b/>
                <w:bCs/>
                <w:sz w:val="24"/>
                <w:szCs w:val="24"/>
              </w:rPr>
              <w:t>Mục</w:t>
            </w:r>
            <w:proofErr w:type="spellEnd"/>
            <w:r w:rsidRPr="002B7E3D">
              <w:rPr>
                <w:rFonts w:ascii="Times New Roman" w:eastAsia="Times New Roman" w:hAnsi="Times New Roman" w:cs="Times New Roman"/>
                <w:b/>
                <w:bCs/>
                <w:sz w:val="24"/>
                <w:szCs w:val="24"/>
              </w:rPr>
              <w:t xml:space="preserve"> </w:t>
            </w:r>
            <w:proofErr w:type="spellStart"/>
            <w:r w:rsidRPr="002B7E3D">
              <w:rPr>
                <w:rFonts w:ascii="Times New Roman" w:eastAsia="Times New Roman" w:hAnsi="Times New Roman" w:cs="Times New Roman"/>
                <w:b/>
                <w:bCs/>
                <w:sz w:val="24"/>
                <w:szCs w:val="24"/>
              </w:rPr>
              <w:t>đích</w:t>
            </w:r>
            <w:proofErr w:type="spellEnd"/>
          </w:p>
        </w:tc>
      </w:tr>
      <w:tr w:rsidR="002B7E3D" w:rsidRPr="002B7E3D" w14:paraId="2E3F4B76" w14:textId="77777777">
        <w:trPr>
          <w:tblCellSpacing w:w="15" w:type="dxa"/>
        </w:trPr>
        <w:tc>
          <w:tcPr>
            <w:tcW w:w="0" w:type="auto"/>
            <w:vAlign w:val="center"/>
            <w:hideMark/>
          </w:tcPr>
          <w:p w14:paraId="7E28EEF4"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Business Context Report</w:t>
            </w:r>
          </w:p>
        </w:tc>
        <w:tc>
          <w:tcPr>
            <w:tcW w:w="0" w:type="auto"/>
            <w:vAlign w:val="center"/>
            <w:hideMark/>
          </w:tcPr>
          <w:p w14:paraId="0363FF21" w14:textId="77777777" w:rsidR="002B7E3D" w:rsidRPr="002B7E3D" w:rsidRDefault="002B7E3D" w:rsidP="002B7E3D">
            <w:pPr>
              <w:spacing w:after="0"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Hiểu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bối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cảnh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doanh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nghiệp</w:t>
            </w:r>
            <w:proofErr w:type="spellEnd"/>
          </w:p>
        </w:tc>
      </w:tr>
      <w:tr w:rsidR="002B7E3D" w:rsidRPr="002B7E3D" w14:paraId="0008260A" w14:textId="77777777">
        <w:trPr>
          <w:tblCellSpacing w:w="15" w:type="dxa"/>
        </w:trPr>
        <w:tc>
          <w:tcPr>
            <w:tcW w:w="0" w:type="auto"/>
            <w:vAlign w:val="center"/>
            <w:hideMark/>
          </w:tcPr>
          <w:p w14:paraId="4D3EC9BB"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Interview Guide</w:t>
            </w:r>
          </w:p>
        </w:tc>
        <w:tc>
          <w:tcPr>
            <w:tcW w:w="0" w:type="auto"/>
            <w:vAlign w:val="center"/>
            <w:hideMark/>
          </w:tcPr>
          <w:p w14:paraId="7CCDD8EE" w14:textId="77777777" w:rsidR="002B7E3D" w:rsidRPr="002B7E3D" w:rsidRDefault="002B7E3D" w:rsidP="002B7E3D">
            <w:pPr>
              <w:spacing w:after="0"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Phỏng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vấn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lãnh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đạo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nhân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viên</w:t>
            </w:r>
            <w:proofErr w:type="spellEnd"/>
          </w:p>
        </w:tc>
      </w:tr>
      <w:tr w:rsidR="002B7E3D" w:rsidRPr="002B7E3D" w14:paraId="4FF2DFAE" w14:textId="77777777">
        <w:trPr>
          <w:tblCellSpacing w:w="15" w:type="dxa"/>
        </w:trPr>
        <w:tc>
          <w:tcPr>
            <w:tcW w:w="0" w:type="auto"/>
            <w:vAlign w:val="center"/>
            <w:hideMark/>
          </w:tcPr>
          <w:p w14:paraId="53A7FF9C"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Observation Checklist</w:t>
            </w:r>
          </w:p>
        </w:tc>
        <w:tc>
          <w:tcPr>
            <w:tcW w:w="0" w:type="auto"/>
            <w:vAlign w:val="center"/>
            <w:hideMark/>
          </w:tcPr>
          <w:p w14:paraId="6F05E36E"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Quan </w:t>
            </w:r>
            <w:proofErr w:type="spellStart"/>
            <w:r w:rsidRPr="002B7E3D">
              <w:rPr>
                <w:rFonts w:ascii="Times New Roman" w:eastAsia="Times New Roman" w:hAnsi="Times New Roman" w:cs="Times New Roman"/>
                <w:sz w:val="24"/>
                <w:szCs w:val="24"/>
              </w:rPr>
              <w:t>sát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hiện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trường</w:t>
            </w:r>
            <w:proofErr w:type="spellEnd"/>
          </w:p>
        </w:tc>
      </w:tr>
      <w:tr w:rsidR="002B7E3D" w:rsidRPr="002B7E3D" w14:paraId="2C47C098" w14:textId="77777777">
        <w:trPr>
          <w:tblCellSpacing w:w="15" w:type="dxa"/>
        </w:trPr>
        <w:tc>
          <w:tcPr>
            <w:tcW w:w="0" w:type="auto"/>
            <w:vAlign w:val="center"/>
            <w:hideMark/>
          </w:tcPr>
          <w:p w14:paraId="337C05A1"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Document Checklist</w:t>
            </w:r>
          </w:p>
        </w:tc>
        <w:tc>
          <w:tcPr>
            <w:tcW w:w="0" w:type="auto"/>
            <w:vAlign w:val="center"/>
            <w:hideMark/>
          </w:tcPr>
          <w:p w14:paraId="37F0CF26" w14:textId="77777777" w:rsidR="002B7E3D" w:rsidRPr="002B7E3D" w:rsidRDefault="002B7E3D" w:rsidP="002B7E3D">
            <w:pPr>
              <w:spacing w:after="0"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tài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liệu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hiện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có</w:t>
            </w:r>
            <w:proofErr w:type="spellEnd"/>
          </w:p>
        </w:tc>
      </w:tr>
      <w:tr w:rsidR="002B7E3D" w:rsidRPr="002B7E3D" w14:paraId="74440218" w14:textId="77777777">
        <w:trPr>
          <w:tblCellSpacing w:w="15" w:type="dxa"/>
        </w:trPr>
        <w:tc>
          <w:tcPr>
            <w:tcW w:w="0" w:type="auto"/>
            <w:vAlign w:val="center"/>
            <w:hideMark/>
          </w:tcPr>
          <w:p w14:paraId="57B44E40"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Process Mapping Sheet</w:t>
            </w:r>
          </w:p>
        </w:tc>
        <w:tc>
          <w:tcPr>
            <w:tcW w:w="0" w:type="auto"/>
            <w:vAlign w:val="center"/>
            <w:hideMark/>
          </w:tcPr>
          <w:p w14:paraId="3B2ACE95" w14:textId="77777777" w:rsidR="002B7E3D" w:rsidRPr="002B7E3D" w:rsidRDefault="002B7E3D" w:rsidP="002B7E3D">
            <w:pPr>
              <w:spacing w:after="0"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Vẽ</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quy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thực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tế</w:t>
            </w:r>
            <w:proofErr w:type="spellEnd"/>
          </w:p>
        </w:tc>
      </w:tr>
      <w:tr w:rsidR="002B7E3D" w:rsidRPr="002B7E3D" w14:paraId="51921A52" w14:textId="77777777">
        <w:trPr>
          <w:tblCellSpacing w:w="15" w:type="dxa"/>
        </w:trPr>
        <w:tc>
          <w:tcPr>
            <w:tcW w:w="0" w:type="auto"/>
            <w:vAlign w:val="center"/>
            <w:hideMark/>
          </w:tcPr>
          <w:p w14:paraId="701135FF"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Data Inventory Template</w:t>
            </w:r>
          </w:p>
        </w:tc>
        <w:tc>
          <w:tcPr>
            <w:tcW w:w="0" w:type="auto"/>
            <w:vAlign w:val="center"/>
            <w:hideMark/>
          </w:tcPr>
          <w:p w14:paraId="5F516B66" w14:textId="77777777" w:rsidR="002B7E3D" w:rsidRPr="002B7E3D" w:rsidRDefault="002B7E3D" w:rsidP="002B7E3D">
            <w:pPr>
              <w:spacing w:after="0"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Kiểm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kê</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dữ</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liệu</w:t>
            </w:r>
            <w:proofErr w:type="spellEnd"/>
          </w:p>
        </w:tc>
      </w:tr>
      <w:tr w:rsidR="002B7E3D" w:rsidRPr="002B7E3D" w14:paraId="7E6F4F3F" w14:textId="77777777">
        <w:trPr>
          <w:tblCellSpacing w:w="15" w:type="dxa"/>
        </w:trPr>
        <w:tc>
          <w:tcPr>
            <w:tcW w:w="0" w:type="auto"/>
            <w:vAlign w:val="center"/>
            <w:hideMark/>
          </w:tcPr>
          <w:p w14:paraId="6D0895B3"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TPS Canvas</w:t>
            </w:r>
          </w:p>
        </w:tc>
        <w:tc>
          <w:tcPr>
            <w:tcW w:w="0" w:type="auto"/>
            <w:vAlign w:val="center"/>
            <w:hideMark/>
          </w:tcPr>
          <w:p w14:paraId="7D63F307" w14:textId="77777777" w:rsidR="002B7E3D" w:rsidRPr="002B7E3D" w:rsidRDefault="002B7E3D" w:rsidP="002B7E3D">
            <w:pPr>
              <w:spacing w:after="0"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Tổng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hợp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xác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thực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thông</w:t>
            </w:r>
            <w:proofErr w:type="spellEnd"/>
            <w:r w:rsidRPr="002B7E3D">
              <w:rPr>
                <w:rFonts w:ascii="Times New Roman" w:eastAsia="Times New Roman" w:hAnsi="Times New Roman" w:cs="Times New Roman"/>
                <w:sz w:val="24"/>
                <w:szCs w:val="24"/>
              </w:rPr>
              <w:t xml:space="preserve"> tin</w:t>
            </w:r>
          </w:p>
        </w:tc>
      </w:tr>
      <w:tr w:rsidR="002B7E3D" w:rsidRPr="002B7E3D" w14:paraId="6A9A93EC" w14:textId="77777777">
        <w:trPr>
          <w:tblCellSpacing w:w="15" w:type="dxa"/>
        </w:trPr>
        <w:tc>
          <w:tcPr>
            <w:tcW w:w="0" w:type="auto"/>
            <w:vAlign w:val="center"/>
            <w:hideMark/>
          </w:tcPr>
          <w:p w14:paraId="0F401FE5"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Discovery Report</w:t>
            </w:r>
          </w:p>
        </w:tc>
        <w:tc>
          <w:tcPr>
            <w:tcW w:w="0" w:type="auto"/>
            <w:vAlign w:val="center"/>
            <w:hideMark/>
          </w:tcPr>
          <w:p w14:paraId="2A145F59" w14:textId="77777777" w:rsidR="002B7E3D" w:rsidRPr="002B7E3D" w:rsidRDefault="002B7E3D" w:rsidP="002B7E3D">
            <w:pPr>
              <w:spacing w:after="0"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Báo </w:t>
            </w:r>
            <w:proofErr w:type="spellStart"/>
            <w:r w:rsidRPr="002B7E3D">
              <w:rPr>
                <w:rFonts w:ascii="Times New Roman" w:eastAsia="Times New Roman" w:hAnsi="Times New Roman" w:cs="Times New Roman"/>
                <w:sz w:val="24"/>
                <w:szCs w:val="24"/>
              </w:rPr>
              <w:t>cáo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p>
        </w:tc>
      </w:tr>
    </w:tbl>
    <w:p w14:paraId="4729C696" w14:textId="02605A6B" w:rsidR="002B7E3D" w:rsidRPr="00884813" w:rsidDel="00884813" w:rsidRDefault="00000000" w:rsidP="00884813">
      <w:pPr>
        <w:spacing w:before="100" w:beforeAutospacing="1" w:after="100" w:afterAutospacing="1" w:line="240" w:lineRule="auto"/>
        <w:outlineLvl w:val="0"/>
        <w:rPr>
          <w:del w:id="759" w:author="Admin" w:date="2026-07-06T13:04:00Z" w16du:dateUtc="2026-07-06T06:04:00Z"/>
          <w:rFonts w:ascii="Times New Roman" w:eastAsia="Times New Roman" w:hAnsi="Times New Roman" w:cs="Times New Roman"/>
          <w:b/>
          <w:bCs/>
          <w:kern w:val="36"/>
          <w:sz w:val="48"/>
          <w:szCs w:val="48"/>
          <w:rPrChange w:id="760" w:author="Admin" w:date="2026-07-06T13:04:00Z" w16du:dateUtc="2026-07-06T06:04:00Z">
            <w:rPr>
              <w:del w:id="761" w:author="Admin" w:date="2026-07-06T13:04:00Z" w16du:dateUtc="2026-07-06T06:04:00Z"/>
              <w:rFonts w:ascii="Times New Roman" w:eastAsia="Times New Roman" w:hAnsi="Times New Roman" w:cs="Times New Roman"/>
              <w:sz w:val="24"/>
              <w:szCs w:val="24"/>
            </w:rPr>
          </w:rPrChange>
        </w:rPr>
        <w:pPrChange w:id="762" w:author="Admin" w:date="2026-07-06T13:04:00Z" w16du:dateUtc="2026-07-06T06:04:00Z">
          <w:pPr>
            <w:spacing w:after="0" w:line="240" w:lineRule="auto"/>
          </w:pPr>
        </w:pPrChange>
      </w:pPr>
      <w:del w:id="763" w:author="Admin" w:date="2026-07-06T13:04:00Z" w16du:dateUtc="2026-07-06T06:04:00Z">
        <w:r w:rsidRPr="00884813" w:rsidDel="00884813">
          <w:rPr>
            <w:rFonts w:ascii="Times New Roman" w:eastAsia="Times New Roman" w:hAnsi="Times New Roman" w:cs="Times New Roman"/>
            <w:b/>
            <w:bCs/>
            <w:kern w:val="36"/>
            <w:sz w:val="48"/>
            <w:szCs w:val="48"/>
            <w:rPrChange w:id="764" w:author="Admin" w:date="2026-07-06T13:04:00Z" w16du:dateUtc="2026-07-06T06:04:00Z">
              <w:rPr>
                <w:rFonts w:ascii="Times New Roman" w:eastAsia="Times New Roman" w:hAnsi="Times New Roman" w:cs="Times New Roman"/>
                <w:sz w:val="24"/>
                <w:szCs w:val="24"/>
              </w:rPr>
            </w:rPrChange>
          </w:rPr>
          <w:pict w14:anchorId="3EB408A7">
            <v:rect id="_x0000_i1248" style="width:0;height:1.5pt" o:hralign="center" o:hrstd="t" o:hr="t" fillcolor="#a0a0a0" stroked="f"/>
          </w:pict>
        </w:r>
      </w:del>
    </w:p>
    <w:p w14:paraId="28B43A04" w14:textId="77777777" w:rsidR="002B7E3D" w:rsidRPr="002B7E3D" w:rsidRDefault="002B7E3D" w:rsidP="0088481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B7E3D">
        <w:rPr>
          <w:rFonts w:ascii="Times New Roman" w:eastAsia="Times New Roman" w:hAnsi="Times New Roman" w:cs="Times New Roman"/>
          <w:b/>
          <w:bCs/>
          <w:kern w:val="36"/>
          <w:sz w:val="48"/>
          <w:szCs w:val="48"/>
        </w:rPr>
        <w:t xml:space="preserve">3.8. Vai </w:t>
      </w:r>
      <w:proofErr w:type="spellStart"/>
      <w:r w:rsidRPr="002B7E3D">
        <w:rPr>
          <w:rFonts w:ascii="Times New Roman" w:eastAsia="Times New Roman" w:hAnsi="Times New Roman" w:cs="Times New Roman"/>
          <w:b/>
          <w:bCs/>
          <w:kern w:val="36"/>
          <w:sz w:val="48"/>
          <w:szCs w:val="48"/>
        </w:rPr>
        <w:t>trò</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của</w:t>
      </w:r>
      <w:proofErr w:type="spellEnd"/>
      <w:r w:rsidRPr="002B7E3D">
        <w:rPr>
          <w:rFonts w:ascii="Times New Roman" w:eastAsia="Times New Roman" w:hAnsi="Times New Roman" w:cs="Times New Roman"/>
          <w:b/>
          <w:bCs/>
          <w:kern w:val="36"/>
          <w:sz w:val="48"/>
          <w:szCs w:val="48"/>
        </w:rPr>
        <w:t xml:space="preserve"> TPS Canvas</w:t>
      </w:r>
    </w:p>
    <w:p w14:paraId="252276E8"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TPS Canvas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thay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thế</w:t>
      </w:r>
      <w:proofErr w:type="spellEnd"/>
      <w:r w:rsidRPr="002B7E3D">
        <w:rPr>
          <w:rFonts w:ascii="Times New Roman" w:eastAsia="Times New Roman" w:hAnsi="Times New Roman" w:cs="Times New Roman"/>
          <w:sz w:val="24"/>
          <w:szCs w:val="24"/>
        </w:rPr>
        <w:t xml:space="preserve"> Business Discovery.</w:t>
      </w:r>
    </w:p>
    <w:p w14:paraId="363878C0"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lang w:val="fr-FR"/>
        </w:rPr>
      </w:pPr>
      <w:r w:rsidRPr="002B7E3D">
        <w:rPr>
          <w:rFonts w:ascii="Times New Roman" w:eastAsia="Times New Roman" w:hAnsi="Times New Roman" w:cs="Times New Roman"/>
          <w:sz w:val="24"/>
          <w:szCs w:val="24"/>
          <w:lang w:val="fr-FR"/>
        </w:rPr>
        <w:t xml:space="preserve">TPS Canvas là </w:t>
      </w:r>
      <w:proofErr w:type="spellStart"/>
      <w:r w:rsidRPr="002B7E3D">
        <w:rPr>
          <w:rFonts w:ascii="Times New Roman" w:eastAsia="Times New Roman" w:hAnsi="Times New Roman" w:cs="Times New Roman"/>
          <w:sz w:val="24"/>
          <w:szCs w:val="24"/>
          <w:lang w:val="fr-FR"/>
        </w:rPr>
        <w:t>công</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cụ</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giúp</w:t>
      </w:r>
      <w:proofErr w:type="spellEnd"/>
      <w:r w:rsidRPr="002B7E3D">
        <w:rPr>
          <w:rFonts w:ascii="Times New Roman" w:eastAsia="Times New Roman" w:hAnsi="Times New Roman" w:cs="Times New Roman"/>
          <w:sz w:val="24"/>
          <w:szCs w:val="24"/>
          <w:lang w:val="fr-FR"/>
        </w:rPr>
        <w:t xml:space="preserve"> </w:t>
      </w:r>
      <w:proofErr w:type="gramStart"/>
      <w:r w:rsidRPr="002B7E3D">
        <w:rPr>
          <w:rFonts w:ascii="Times New Roman" w:eastAsia="Times New Roman" w:hAnsi="Times New Roman" w:cs="Times New Roman"/>
          <w:sz w:val="24"/>
          <w:szCs w:val="24"/>
          <w:lang w:val="fr-FR"/>
        </w:rPr>
        <w:t>Consultant:</w:t>
      </w:r>
      <w:proofErr w:type="gramEnd"/>
    </w:p>
    <w:p w14:paraId="2F7D28C1" w14:textId="77777777" w:rsidR="002B7E3D" w:rsidRPr="002B7E3D" w:rsidRDefault="002B7E3D">
      <w:pPr>
        <w:numPr>
          <w:ilvl w:val="0"/>
          <w:numId w:val="119"/>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2B7E3D">
        <w:rPr>
          <w:rFonts w:ascii="Times New Roman" w:eastAsia="Times New Roman" w:hAnsi="Times New Roman" w:cs="Times New Roman"/>
          <w:sz w:val="24"/>
          <w:szCs w:val="24"/>
          <w:lang w:val="fr-FR"/>
        </w:rPr>
        <w:t>Hệ</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thống</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hóa</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thông</w:t>
      </w:r>
      <w:proofErr w:type="spellEnd"/>
      <w:r w:rsidRPr="002B7E3D">
        <w:rPr>
          <w:rFonts w:ascii="Times New Roman" w:eastAsia="Times New Roman" w:hAnsi="Times New Roman" w:cs="Times New Roman"/>
          <w:sz w:val="24"/>
          <w:szCs w:val="24"/>
          <w:lang w:val="fr-FR"/>
        </w:rPr>
        <w:t xml:space="preserve"> tin </w:t>
      </w:r>
      <w:proofErr w:type="spellStart"/>
      <w:r w:rsidRPr="002B7E3D">
        <w:rPr>
          <w:rFonts w:ascii="Times New Roman" w:eastAsia="Times New Roman" w:hAnsi="Times New Roman" w:cs="Times New Roman"/>
          <w:sz w:val="24"/>
          <w:szCs w:val="24"/>
          <w:lang w:val="fr-FR"/>
        </w:rPr>
        <w:t>đã</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thu</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thập</w:t>
      </w:r>
      <w:proofErr w:type="spellEnd"/>
      <w:r w:rsidRPr="002B7E3D">
        <w:rPr>
          <w:rFonts w:ascii="Times New Roman" w:eastAsia="Times New Roman" w:hAnsi="Times New Roman" w:cs="Times New Roman"/>
          <w:sz w:val="24"/>
          <w:szCs w:val="24"/>
          <w:lang w:val="fr-FR"/>
        </w:rPr>
        <w:t>.</w:t>
      </w:r>
    </w:p>
    <w:p w14:paraId="6F914722" w14:textId="77777777" w:rsidR="002B7E3D" w:rsidRPr="002B7E3D" w:rsidRDefault="002B7E3D">
      <w:pPr>
        <w:numPr>
          <w:ilvl w:val="0"/>
          <w:numId w:val="119"/>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2B7E3D">
        <w:rPr>
          <w:rFonts w:ascii="Times New Roman" w:eastAsia="Times New Roman" w:hAnsi="Times New Roman" w:cs="Times New Roman"/>
          <w:sz w:val="24"/>
          <w:szCs w:val="24"/>
          <w:lang w:val="fr-FR"/>
        </w:rPr>
        <w:t>Kiểm</w:t>
      </w:r>
      <w:proofErr w:type="spellEnd"/>
      <w:r w:rsidRPr="002B7E3D">
        <w:rPr>
          <w:rFonts w:ascii="Times New Roman" w:eastAsia="Times New Roman" w:hAnsi="Times New Roman" w:cs="Times New Roman"/>
          <w:sz w:val="24"/>
          <w:szCs w:val="24"/>
          <w:lang w:val="fr-FR"/>
        </w:rPr>
        <w:t xml:space="preserve"> tra </w:t>
      </w:r>
      <w:proofErr w:type="spellStart"/>
      <w:r w:rsidRPr="002B7E3D">
        <w:rPr>
          <w:rFonts w:ascii="Times New Roman" w:eastAsia="Times New Roman" w:hAnsi="Times New Roman" w:cs="Times New Roman"/>
          <w:sz w:val="24"/>
          <w:szCs w:val="24"/>
          <w:lang w:val="fr-FR"/>
        </w:rPr>
        <w:t>tính</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nhất</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quán</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giữa</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các</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nguồn</w:t>
      </w:r>
      <w:proofErr w:type="spellEnd"/>
      <w:r w:rsidRPr="002B7E3D">
        <w:rPr>
          <w:rFonts w:ascii="Times New Roman" w:eastAsia="Times New Roman" w:hAnsi="Times New Roman" w:cs="Times New Roman"/>
          <w:sz w:val="24"/>
          <w:szCs w:val="24"/>
          <w:lang w:val="fr-FR"/>
        </w:rPr>
        <w:t>.</w:t>
      </w:r>
    </w:p>
    <w:p w14:paraId="3362C715" w14:textId="77777777" w:rsidR="002B7E3D" w:rsidRPr="002B7E3D" w:rsidRDefault="002B7E3D">
      <w:pPr>
        <w:numPr>
          <w:ilvl w:val="0"/>
          <w:numId w:val="119"/>
        </w:numPr>
        <w:spacing w:before="100" w:beforeAutospacing="1" w:after="100" w:afterAutospacing="1" w:line="240" w:lineRule="auto"/>
        <w:rPr>
          <w:rFonts w:ascii="Times New Roman" w:eastAsia="Times New Roman" w:hAnsi="Times New Roman" w:cs="Times New Roman"/>
          <w:sz w:val="24"/>
          <w:szCs w:val="24"/>
          <w:lang w:val="fr-FR"/>
        </w:rPr>
      </w:pPr>
      <w:r w:rsidRPr="002B7E3D">
        <w:rPr>
          <w:rFonts w:ascii="Times New Roman" w:eastAsia="Times New Roman" w:hAnsi="Times New Roman" w:cs="Times New Roman"/>
          <w:sz w:val="24"/>
          <w:szCs w:val="24"/>
          <w:lang w:val="fr-FR"/>
        </w:rPr>
        <w:t xml:space="preserve">Thảo </w:t>
      </w:r>
      <w:proofErr w:type="spellStart"/>
      <w:r w:rsidRPr="002B7E3D">
        <w:rPr>
          <w:rFonts w:ascii="Times New Roman" w:eastAsia="Times New Roman" w:hAnsi="Times New Roman" w:cs="Times New Roman"/>
          <w:sz w:val="24"/>
          <w:szCs w:val="24"/>
          <w:lang w:val="fr-FR"/>
        </w:rPr>
        <w:t>luận</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cùng</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doanh</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nghiệp</w:t>
      </w:r>
      <w:proofErr w:type="spellEnd"/>
      <w:r w:rsidRPr="002B7E3D">
        <w:rPr>
          <w:rFonts w:ascii="Times New Roman" w:eastAsia="Times New Roman" w:hAnsi="Times New Roman" w:cs="Times New Roman"/>
          <w:sz w:val="24"/>
          <w:szCs w:val="24"/>
          <w:lang w:val="fr-FR"/>
        </w:rPr>
        <w:t>.</w:t>
      </w:r>
    </w:p>
    <w:p w14:paraId="6F7C4179" w14:textId="77777777" w:rsidR="002B7E3D" w:rsidRPr="002B7E3D" w:rsidRDefault="002B7E3D">
      <w:pPr>
        <w:numPr>
          <w:ilvl w:val="0"/>
          <w:numId w:val="119"/>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2B7E3D">
        <w:rPr>
          <w:rFonts w:ascii="Times New Roman" w:eastAsia="Times New Roman" w:hAnsi="Times New Roman" w:cs="Times New Roman"/>
          <w:sz w:val="24"/>
          <w:szCs w:val="24"/>
          <w:lang w:val="fr-FR"/>
        </w:rPr>
        <w:t>Xác</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nhận</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phạm</w:t>
      </w:r>
      <w:proofErr w:type="spellEnd"/>
      <w:r w:rsidRPr="002B7E3D">
        <w:rPr>
          <w:rFonts w:ascii="Times New Roman" w:eastAsia="Times New Roman" w:hAnsi="Times New Roman" w:cs="Times New Roman"/>
          <w:sz w:val="24"/>
          <w:szCs w:val="24"/>
          <w:lang w:val="fr-FR"/>
        </w:rPr>
        <w:t xml:space="preserve"> vi </w:t>
      </w:r>
      <w:proofErr w:type="spellStart"/>
      <w:r w:rsidRPr="002B7E3D">
        <w:rPr>
          <w:rFonts w:ascii="Times New Roman" w:eastAsia="Times New Roman" w:hAnsi="Times New Roman" w:cs="Times New Roman"/>
          <w:sz w:val="24"/>
          <w:szCs w:val="24"/>
          <w:lang w:val="fr-FR"/>
        </w:rPr>
        <w:t>và</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các</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vấn</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đề</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ưu</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tiên</w:t>
      </w:r>
      <w:proofErr w:type="spellEnd"/>
      <w:r w:rsidRPr="002B7E3D">
        <w:rPr>
          <w:rFonts w:ascii="Times New Roman" w:eastAsia="Times New Roman" w:hAnsi="Times New Roman" w:cs="Times New Roman"/>
          <w:sz w:val="24"/>
          <w:szCs w:val="24"/>
          <w:lang w:val="fr-FR"/>
        </w:rPr>
        <w:t>.</w:t>
      </w:r>
    </w:p>
    <w:p w14:paraId="0CE8BECA"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2B7E3D">
        <w:rPr>
          <w:rFonts w:ascii="Times New Roman" w:eastAsia="Times New Roman" w:hAnsi="Times New Roman" w:cs="Times New Roman"/>
          <w:sz w:val="24"/>
          <w:szCs w:val="24"/>
          <w:lang w:val="fr-FR"/>
        </w:rPr>
        <w:t>Điều</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này</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giúp</w:t>
      </w:r>
      <w:proofErr w:type="spellEnd"/>
      <w:r w:rsidRPr="002B7E3D">
        <w:rPr>
          <w:rFonts w:ascii="Times New Roman" w:eastAsia="Times New Roman" w:hAnsi="Times New Roman" w:cs="Times New Roman"/>
          <w:sz w:val="24"/>
          <w:szCs w:val="24"/>
          <w:lang w:val="fr-FR"/>
        </w:rPr>
        <w:t xml:space="preserve"> TPS Canvas </w:t>
      </w:r>
      <w:proofErr w:type="spellStart"/>
      <w:r w:rsidRPr="002B7E3D">
        <w:rPr>
          <w:rFonts w:ascii="Times New Roman" w:eastAsia="Times New Roman" w:hAnsi="Times New Roman" w:cs="Times New Roman"/>
          <w:sz w:val="24"/>
          <w:szCs w:val="24"/>
          <w:lang w:val="fr-FR"/>
        </w:rPr>
        <w:t>trở</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thành</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công</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cụ</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tổng</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hợp</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và</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đồng</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thuận</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thay</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vì</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chỉ</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là</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biểu</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mẫu</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khảo</w:t>
      </w:r>
      <w:proofErr w:type="spellEnd"/>
      <w:r w:rsidRPr="002B7E3D">
        <w:rPr>
          <w:rFonts w:ascii="Times New Roman" w:eastAsia="Times New Roman" w:hAnsi="Times New Roman" w:cs="Times New Roman"/>
          <w:sz w:val="24"/>
          <w:szCs w:val="24"/>
          <w:lang w:val="fr-FR"/>
        </w:rPr>
        <w:t xml:space="preserve"> </w:t>
      </w:r>
      <w:proofErr w:type="spellStart"/>
      <w:r w:rsidRPr="002B7E3D">
        <w:rPr>
          <w:rFonts w:ascii="Times New Roman" w:eastAsia="Times New Roman" w:hAnsi="Times New Roman" w:cs="Times New Roman"/>
          <w:sz w:val="24"/>
          <w:szCs w:val="24"/>
          <w:lang w:val="fr-FR"/>
        </w:rPr>
        <w:t>sát</w:t>
      </w:r>
      <w:proofErr w:type="spellEnd"/>
      <w:r w:rsidRPr="002B7E3D">
        <w:rPr>
          <w:rFonts w:ascii="Times New Roman" w:eastAsia="Times New Roman" w:hAnsi="Times New Roman" w:cs="Times New Roman"/>
          <w:sz w:val="24"/>
          <w:szCs w:val="24"/>
          <w:lang w:val="fr-FR"/>
        </w:rPr>
        <w:t>.</w:t>
      </w:r>
    </w:p>
    <w:p w14:paraId="57EBFA5D" w14:textId="60DB374D" w:rsidR="002B7E3D" w:rsidRPr="002B7E3D" w:rsidDel="00884813" w:rsidRDefault="00000000" w:rsidP="002B7E3D">
      <w:pPr>
        <w:spacing w:after="0" w:line="240" w:lineRule="auto"/>
        <w:rPr>
          <w:del w:id="765" w:author="Admin" w:date="2026-07-06T13:04:00Z" w16du:dateUtc="2026-07-06T06:04:00Z"/>
          <w:rFonts w:ascii="Times New Roman" w:eastAsia="Times New Roman" w:hAnsi="Times New Roman" w:cs="Times New Roman"/>
          <w:sz w:val="24"/>
          <w:szCs w:val="24"/>
        </w:rPr>
      </w:pPr>
      <w:del w:id="766" w:author="Admin" w:date="2026-07-06T13:04:00Z" w16du:dateUtc="2026-07-06T06:04:00Z">
        <w:r w:rsidDel="00884813">
          <w:rPr>
            <w:rFonts w:ascii="Times New Roman" w:eastAsia="Times New Roman" w:hAnsi="Times New Roman" w:cs="Times New Roman"/>
            <w:sz w:val="24"/>
            <w:szCs w:val="24"/>
          </w:rPr>
          <w:pict w14:anchorId="1BBCBCD2">
            <v:rect id="_x0000_i1249" style="width:0;height:1.5pt" o:hralign="center" o:hrstd="t" o:hr="t" fillcolor="#a0a0a0" stroked="f"/>
          </w:pict>
        </w:r>
      </w:del>
    </w:p>
    <w:p w14:paraId="12F0975B" w14:textId="77777777" w:rsidR="002B7E3D" w:rsidRPr="002B7E3D" w:rsidRDefault="002B7E3D" w:rsidP="00884813">
      <w:pPr>
        <w:spacing w:after="0" w:line="240" w:lineRule="auto"/>
        <w:rPr>
          <w:rFonts w:ascii="Times New Roman" w:eastAsia="Times New Roman" w:hAnsi="Times New Roman" w:cs="Times New Roman"/>
          <w:b/>
          <w:bCs/>
          <w:kern w:val="36"/>
          <w:sz w:val="48"/>
          <w:szCs w:val="48"/>
        </w:rPr>
        <w:pPrChange w:id="767" w:author="Admin" w:date="2026-07-06T13:04:00Z" w16du:dateUtc="2026-07-06T06:04:00Z">
          <w:pPr>
            <w:spacing w:before="100" w:beforeAutospacing="1" w:after="100" w:afterAutospacing="1" w:line="240" w:lineRule="auto"/>
            <w:outlineLvl w:val="0"/>
          </w:pPr>
        </w:pPrChange>
      </w:pPr>
      <w:r w:rsidRPr="002B7E3D">
        <w:rPr>
          <w:rFonts w:ascii="Times New Roman" w:eastAsia="Times New Roman" w:hAnsi="Times New Roman" w:cs="Times New Roman"/>
          <w:b/>
          <w:bCs/>
          <w:kern w:val="36"/>
          <w:sz w:val="48"/>
          <w:szCs w:val="48"/>
        </w:rPr>
        <w:t xml:space="preserve">3.9. </w:t>
      </w:r>
      <w:proofErr w:type="spellStart"/>
      <w:r w:rsidRPr="002B7E3D">
        <w:rPr>
          <w:rFonts w:ascii="Times New Roman" w:eastAsia="Times New Roman" w:hAnsi="Times New Roman" w:cs="Times New Roman"/>
          <w:b/>
          <w:bCs/>
          <w:kern w:val="36"/>
          <w:sz w:val="48"/>
          <w:szCs w:val="48"/>
        </w:rPr>
        <w:t>Tiêu</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chí</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hoàn</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thành</w:t>
      </w:r>
      <w:proofErr w:type="spellEnd"/>
      <w:r w:rsidRPr="002B7E3D">
        <w:rPr>
          <w:rFonts w:ascii="Times New Roman" w:eastAsia="Times New Roman" w:hAnsi="Times New Roman" w:cs="Times New Roman"/>
          <w:b/>
          <w:bCs/>
          <w:kern w:val="36"/>
          <w:sz w:val="48"/>
          <w:szCs w:val="48"/>
        </w:rPr>
        <w:t xml:space="preserve"> Discovery</w:t>
      </w:r>
    </w:p>
    <w:p w14:paraId="32EB422B"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Business Discovery </w:t>
      </w:r>
      <w:proofErr w:type="spellStart"/>
      <w:r w:rsidRPr="002B7E3D">
        <w:rPr>
          <w:rFonts w:ascii="Times New Roman" w:eastAsia="Times New Roman" w:hAnsi="Times New Roman" w:cs="Times New Roman"/>
          <w:sz w:val="24"/>
          <w:szCs w:val="24"/>
        </w:rPr>
        <w:t>chỉ</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được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xem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hoàn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thành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khi</w:t>
      </w:r>
      <w:proofErr w:type="spellEnd"/>
      <w:r w:rsidRPr="002B7E3D">
        <w:rPr>
          <w:rFonts w:ascii="Times New Roman" w:eastAsia="Times New Roman" w:hAnsi="Times New Roman" w:cs="Times New Roman"/>
          <w:sz w:val="24"/>
          <w:szCs w:val="24"/>
        </w:rPr>
        <w:t xml:space="preserve"> Consultant </w:t>
      </w:r>
      <w:proofErr w:type="spellStart"/>
      <w:r w:rsidRPr="002B7E3D">
        <w:rPr>
          <w:rFonts w:ascii="Times New Roman" w:eastAsia="Times New Roman" w:hAnsi="Times New Roman" w:cs="Times New Roman"/>
          <w:sz w:val="24"/>
          <w:szCs w:val="24"/>
        </w:rPr>
        <w:t>có</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thể</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lời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rõ</w:t>
      </w:r>
      <w:proofErr w:type="spellEnd"/>
      <w:r w:rsidRPr="002B7E3D">
        <w:rPr>
          <w:rFonts w:ascii="Times New Roman" w:eastAsia="Times New Roman" w:hAnsi="Times New Roman" w:cs="Times New Roman"/>
          <w:sz w:val="24"/>
          <w:szCs w:val="24"/>
        </w:rPr>
        <w:t>:</w:t>
      </w:r>
    </w:p>
    <w:p w14:paraId="065649BC" w14:textId="77777777" w:rsidR="002B7E3D" w:rsidRPr="002B7E3D" w:rsidRDefault="002B7E3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Doanh </w:t>
      </w:r>
      <w:proofErr w:type="spellStart"/>
      <w:r w:rsidRPr="002B7E3D">
        <w:rPr>
          <w:rFonts w:ascii="Times New Roman" w:eastAsia="Times New Roman" w:hAnsi="Times New Roman" w:cs="Times New Roman"/>
          <w:sz w:val="24"/>
          <w:szCs w:val="24"/>
        </w:rPr>
        <w:t>nghiệp</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đang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tạo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giá</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trị</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như</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thế</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nào</w:t>
      </w:r>
      <w:proofErr w:type="spellEnd"/>
      <w:r w:rsidRPr="002B7E3D">
        <w:rPr>
          <w:rFonts w:ascii="Times New Roman" w:eastAsia="Times New Roman" w:hAnsi="Times New Roman" w:cs="Times New Roman"/>
          <w:sz w:val="24"/>
          <w:szCs w:val="24"/>
        </w:rPr>
        <w:t>?</w:t>
      </w:r>
    </w:p>
    <w:p w14:paraId="37576A2B" w14:textId="77777777" w:rsidR="002B7E3D" w:rsidRPr="002B7E3D" w:rsidRDefault="002B7E3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Quy </w:t>
      </w:r>
      <w:proofErr w:type="spellStart"/>
      <w:r w:rsidRPr="002B7E3D">
        <w:rPr>
          <w:rFonts w:ascii="Times New Roman" w:eastAsia="Times New Roman" w:hAnsi="Times New Roman" w:cs="Times New Roman"/>
          <w:sz w:val="24"/>
          <w:szCs w:val="24"/>
        </w:rPr>
        <w:t>trình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chính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đang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vận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hành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sao</w:t>
      </w:r>
      <w:proofErr w:type="spellEnd"/>
      <w:r w:rsidRPr="002B7E3D">
        <w:rPr>
          <w:rFonts w:ascii="Times New Roman" w:eastAsia="Times New Roman" w:hAnsi="Times New Roman" w:cs="Times New Roman"/>
          <w:sz w:val="24"/>
          <w:szCs w:val="24"/>
        </w:rPr>
        <w:t>?</w:t>
      </w:r>
    </w:p>
    <w:p w14:paraId="2F90C84B" w14:textId="77777777" w:rsidR="002B7E3D" w:rsidRPr="002B7E3D" w:rsidRDefault="002B7E3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Ai </w:t>
      </w:r>
      <w:proofErr w:type="spellStart"/>
      <w:r w:rsidRPr="002B7E3D">
        <w:rPr>
          <w:rFonts w:ascii="Times New Roman" w:eastAsia="Times New Roman" w:hAnsi="Times New Roman" w:cs="Times New Roman"/>
          <w:sz w:val="24"/>
          <w:szCs w:val="24"/>
        </w:rPr>
        <w:t>chịu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trách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nhiệm</w:t>
      </w:r>
      <w:proofErr w:type="spellEnd"/>
      <w:r w:rsidRPr="002B7E3D">
        <w:rPr>
          <w:rFonts w:ascii="Times New Roman" w:eastAsia="Times New Roman" w:hAnsi="Times New Roman" w:cs="Times New Roman"/>
          <w:sz w:val="24"/>
          <w:szCs w:val="24"/>
        </w:rPr>
        <w:t xml:space="preserve"> ở </w:t>
      </w:r>
      <w:proofErr w:type="spellStart"/>
      <w:r w:rsidRPr="002B7E3D">
        <w:rPr>
          <w:rFonts w:ascii="Times New Roman" w:eastAsia="Times New Roman" w:hAnsi="Times New Roman" w:cs="Times New Roman"/>
          <w:sz w:val="24"/>
          <w:szCs w:val="24"/>
        </w:rPr>
        <w:t>từng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bước</w:t>
      </w:r>
      <w:proofErr w:type="spellEnd"/>
      <w:r w:rsidRPr="002B7E3D">
        <w:rPr>
          <w:rFonts w:ascii="Times New Roman" w:eastAsia="Times New Roman" w:hAnsi="Times New Roman" w:cs="Times New Roman"/>
          <w:sz w:val="24"/>
          <w:szCs w:val="24"/>
        </w:rPr>
        <w:t>?</w:t>
      </w:r>
    </w:p>
    <w:p w14:paraId="6060A276" w14:textId="77777777" w:rsidR="002B7E3D" w:rsidRPr="002B7E3D" w:rsidRDefault="002B7E3D">
      <w:pPr>
        <w:numPr>
          <w:ilvl w:val="0"/>
          <w:numId w:val="120"/>
        </w:num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Dữ</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liệu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đang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được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tạo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lưu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trữ</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sử</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dụng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như</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thế</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nào</w:t>
      </w:r>
      <w:proofErr w:type="spellEnd"/>
      <w:r w:rsidRPr="002B7E3D">
        <w:rPr>
          <w:rFonts w:ascii="Times New Roman" w:eastAsia="Times New Roman" w:hAnsi="Times New Roman" w:cs="Times New Roman"/>
          <w:sz w:val="24"/>
          <w:szCs w:val="24"/>
        </w:rPr>
        <w:t>?</w:t>
      </w:r>
    </w:p>
    <w:p w14:paraId="76457210" w14:textId="77777777" w:rsidR="002B7E3D" w:rsidRPr="002B7E3D" w:rsidRDefault="002B7E3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Công </w:t>
      </w:r>
      <w:proofErr w:type="spellStart"/>
      <w:r w:rsidRPr="002B7E3D">
        <w:rPr>
          <w:rFonts w:ascii="Times New Roman" w:eastAsia="Times New Roman" w:hAnsi="Times New Roman" w:cs="Times New Roman"/>
          <w:sz w:val="24"/>
          <w:szCs w:val="24"/>
        </w:rPr>
        <w:t>nghệ</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hiện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tại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đang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hỗ</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trợ</w:t>
      </w:r>
      <w:proofErr w:type="spellEnd"/>
      <w:r w:rsidRPr="002B7E3D">
        <w:rPr>
          <w:rFonts w:ascii="Times New Roman" w:eastAsia="Times New Roman" w:hAnsi="Times New Roman" w:cs="Times New Roman"/>
          <w:sz w:val="24"/>
          <w:szCs w:val="24"/>
        </w:rPr>
        <w:t xml:space="preserve"> hay </w:t>
      </w:r>
      <w:proofErr w:type="spellStart"/>
      <w:r w:rsidRPr="002B7E3D">
        <w:rPr>
          <w:rFonts w:ascii="Times New Roman" w:eastAsia="Times New Roman" w:hAnsi="Times New Roman" w:cs="Times New Roman"/>
          <w:sz w:val="24"/>
          <w:szCs w:val="24"/>
        </w:rPr>
        <w:t>cản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trở</w:t>
      </w:r>
      <w:proofErr w:type="spellEnd"/>
      <w:r w:rsidRPr="002B7E3D">
        <w:rPr>
          <w:rFonts w:ascii="Times New Roman" w:eastAsia="Times New Roman" w:hAnsi="Times New Roman" w:cs="Times New Roman"/>
          <w:sz w:val="24"/>
          <w:szCs w:val="24"/>
        </w:rPr>
        <w:t>?</w:t>
      </w:r>
    </w:p>
    <w:p w14:paraId="6135D0EA" w14:textId="77777777" w:rsidR="002B7E3D" w:rsidRPr="002B7E3D" w:rsidRDefault="002B7E3D">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Những </w:t>
      </w:r>
      <w:proofErr w:type="spellStart"/>
      <w:r w:rsidRPr="002B7E3D">
        <w:rPr>
          <w:rFonts w:ascii="Times New Roman" w:eastAsia="Times New Roman" w:hAnsi="Times New Roman" w:cs="Times New Roman"/>
          <w:sz w:val="24"/>
          <w:szCs w:val="24"/>
        </w:rPr>
        <w:t>giả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thuyết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nào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cần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chứng</w:t>
      </w:r>
      <w:proofErr w:type="spellEnd"/>
      <w:r w:rsidRPr="002B7E3D">
        <w:rPr>
          <w:rFonts w:ascii="Times New Roman" w:eastAsia="Times New Roman" w:hAnsi="Times New Roman" w:cs="Times New Roman"/>
          <w:sz w:val="24"/>
          <w:szCs w:val="24"/>
        </w:rPr>
        <w:t xml:space="preserve"> ở </w:t>
      </w:r>
      <w:proofErr w:type="spellStart"/>
      <w:r w:rsidRPr="002B7E3D">
        <w:rPr>
          <w:rFonts w:ascii="Times New Roman" w:eastAsia="Times New Roman" w:hAnsi="Times New Roman" w:cs="Times New Roman"/>
          <w:sz w:val="24"/>
          <w:szCs w:val="24"/>
        </w:rPr>
        <w:t>bước</w:t>
      </w:r>
      <w:proofErr w:type="spellEnd"/>
      <w:r w:rsidRPr="002B7E3D">
        <w:rPr>
          <w:rFonts w:ascii="Times New Roman" w:eastAsia="Times New Roman" w:hAnsi="Times New Roman" w:cs="Times New Roman"/>
          <w:sz w:val="24"/>
          <w:szCs w:val="24"/>
        </w:rPr>
        <w:t xml:space="preserve"> Diagnosis?</w:t>
      </w:r>
    </w:p>
    <w:p w14:paraId="689C79A5"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Nếu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chưa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trả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lời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được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các</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câu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hỏi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này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không</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nên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chuyển</w:t>
      </w:r>
      <w:proofErr w:type="spellEnd"/>
      <w:r w:rsidRPr="002B7E3D">
        <w:rPr>
          <w:rFonts w:ascii="Times New Roman" w:eastAsia="Times New Roman" w:hAnsi="Times New Roman" w:cs="Times New Roman"/>
          <w:sz w:val="24"/>
          <w:szCs w:val="24"/>
        </w:rPr>
        <w:t xml:space="preserve"> sang Business Diagnosis.</w:t>
      </w:r>
    </w:p>
    <w:p w14:paraId="55F3AA92" w14:textId="5E5C5FB6" w:rsidR="002B7E3D" w:rsidRPr="002B7E3D" w:rsidDel="00884813" w:rsidRDefault="00000000" w:rsidP="002B7E3D">
      <w:pPr>
        <w:spacing w:after="0" w:line="240" w:lineRule="auto"/>
        <w:rPr>
          <w:del w:id="768" w:author="Admin" w:date="2026-07-06T13:04:00Z" w16du:dateUtc="2026-07-06T06:04:00Z"/>
          <w:rFonts w:ascii="Times New Roman" w:eastAsia="Times New Roman" w:hAnsi="Times New Roman" w:cs="Times New Roman"/>
          <w:sz w:val="24"/>
          <w:szCs w:val="24"/>
        </w:rPr>
      </w:pPr>
      <w:del w:id="769" w:author="Admin" w:date="2026-07-06T13:04:00Z" w16du:dateUtc="2026-07-06T06:04:00Z">
        <w:r w:rsidDel="00884813">
          <w:rPr>
            <w:rFonts w:ascii="Times New Roman" w:eastAsia="Times New Roman" w:hAnsi="Times New Roman" w:cs="Times New Roman"/>
            <w:sz w:val="24"/>
            <w:szCs w:val="24"/>
          </w:rPr>
          <w:pict w14:anchorId="32A48913">
            <v:rect id="_x0000_i1250" style="width:0;height:1.5pt" o:hralign="center" o:hrstd="t" o:hr="t" fillcolor="#a0a0a0" stroked="f"/>
          </w:pict>
        </w:r>
      </w:del>
    </w:p>
    <w:p w14:paraId="7FE39800" w14:textId="77777777" w:rsidR="002B7E3D" w:rsidRPr="002B7E3D" w:rsidRDefault="002B7E3D" w:rsidP="00884813">
      <w:pPr>
        <w:spacing w:after="0" w:line="240" w:lineRule="auto"/>
        <w:rPr>
          <w:rFonts w:ascii="Times New Roman" w:eastAsia="Times New Roman" w:hAnsi="Times New Roman" w:cs="Times New Roman"/>
          <w:b/>
          <w:bCs/>
          <w:kern w:val="36"/>
          <w:sz w:val="48"/>
          <w:szCs w:val="48"/>
        </w:rPr>
        <w:pPrChange w:id="770" w:author="Admin" w:date="2026-07-06T13:04:00Z" w16du:dateUtc="2026-07-06T06:04:00Z">
          <w:pPr>
            <w:spacing w:before="100" w:beforeAutospacing="1" w:after="100" w:afterAutospacing="1" w:line="240" w:lineRule="auto"/>
            <w:outlineLvl w:val="0"/>
          </w:pPr>
        </w:pPrChange>
      </w:pPr>
      <w:r w:rsidRPr="002B7E3D">
        <w:rPr>
          <w:rFonts w:ascii="Times New Roman" w:eastAsia="Times New Roman" w:hAnsi="Times New Roman" w:cs="Times New Roman"/>
          <w:b/>
          <w:bCs/>
          <w:kern w:val="36"/>
          <w:sz w:val="48"/>
          <w:szCs w:val="48"/>
        </w:rPr>
        <w:t xml:space="preserve">3.10. </w:t>
      </w:r>
      <w:proofErr w:type="spellStart"/>
      <w:r w:rsidRPr="002B7E3D">
        <w:rPr>
          <w:rFonts w:ascii="Times New Roman" w:eastAsia="Times New Roman" w:hAnsi="Times New Roman" w:cs="Times New Roman"/>
          <w:b/>
          <w:bCs/>
          <w:kern w:val="36"/>
          <w:sz w:val="48"/>
          <w:szCs w:val="48"/>
        </w:rPr>
        <w:t>Đầu</w:t>
      </w:r>
      <w:proofErr w:type="spellEnd"/>
      <w:r w:rsidRPr="002B7E3D">
        <w:rPr>
          <w:rFonts w:ascii="Times New Roman" w:eastAsia="Times New Roman" w:hAnsi="Times New Roman" w:cs="Times New Roman"/>
          <w:b/>
          <w:bCs/>
          <w:kern w:val="36"/>
          <w:sz w:val="48"/>
          <w:szCs w:val="48"/>
        </w:rPr>
        <w:t xml:space="preserve"> ra </w:t>
      </w:r>
      <w:proofErr w:type="spellStart"/>
      <w:r w:rsidRPr="002B7E3D">
        <w:rPr>
          <w:rFonts w:ascii="Times New Roman" w:eastAsia="Times New Roman" w:hAnsi="Times New Roman" w:cs="Times New Roman"/>
          <w:b/>
          <w:bCs/>
          <w:kern w:val="36"/>
          <w:sz w:val="48"/>
          <w:szCs w:val="48"/>
        </w:rPr>
        <w:t>của</w:t>
      </w:r>
      <w:proofErr w:type="spellEnd"/>
      <w:r w:rsidRPr="002B7E3D">
        <w:rPr>
          <w:rFonts w:ascii="Times New Roman" w:eastAsia="Times New Roman" w:hAnsi="Times New Roman" w:cs="Times New Roman"/>
          <w:b/>
          <w:bCs/>
          <w:kern w:val="36"/>
          <w:sz w:val="48"/>
          <w:szCs w:val="48"/>
        </w:rPr>
        <w:t xml:space="preserve"> Business Discovery</w:t>
      </w:r>
    </w:p>
    <w:p w14:paraId="594B2698"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ra</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chính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gồm</w:t>
      </w:r>
      <w:proofErr w:type="spellEnd"/>
      <w:r w:rsidRPr="002B7E3D">
        <w:rPr>
          <w:rFonts w:ascii="Times New Roman" w:eastAsia="Times New Roman" w:hAnsi="Times New Roman" w:cs="Times New Roman"/>
          <w:sz w:val="24"/>
          <w:szCs w:val="24"/>
        </w:rPr>
        <w:t>:</w:t>
      </w:r>
    </w:p>
    <w:p w14:paraId="331472F5" w14:textId="77777777" w:rsidR="002B7E3D" w:rsidRPr="002B7E3D" w:rsidRDefault="002B7E3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lastRenderedPageBreak/>
        <w:t>Business Discovery Report.</w:t>
      </w:r>
    </w:p>
    <w:p w14:paraId="328ADD66" w14:textId="77777777" w:rsidR="002B7E3D" w:rsidRPr="002B7E3D" w:rsidRDefault="002B7E3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Process Map.</w:t>
      </w:r>
    </w:p>
    <w:p w14:paraId="145C54F8" w14:textId="77777777" w:rsidR="002B7E3D" w:rsidRPr="002B7E3D" w:rsidRDefault="002B7E3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People Map.</w:t>
      </w:r>
    </w:p>
    <w:p w14:paraId="35346970" w14:textId="77777777" w:rsidR="002B7E3D" w:rsidRPr="002B7E3D" w:rsidRDefault="002B7E3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Data Inventory.</w:t>
      </w:r>
    </w:p>
    <w:p w14:paraId="36BDC222" w14:textId="77777777" w:rsidR="002B7E3D" w:rsidRPr="002B7E3D" w:rsidRDefault="002B7E3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Digital Landscape.</w:t>
      </w:r>
    </w:p>
    <w:p w14:paraId="28CD6107" w14:textId="77777777" w:rsidR="002B7E3D" w:rsidRPr="002B7E3D" w:rsidRDefault="002B7E3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TPS Canvas </w:t>
      </w:r>
      <w:proofErr w:type="spellStart"/>
      <w:r w:rsidRPr="002B7E3D">
        <w:rPr>
          <w:rFonts w:ascii="Times New Roman" w:eastAsia="Times New Roman" w:hAnsi="Times New Roman" w:cs="Times New Roman"/>
          <w:sz w:val="24"/>
          <w:szCs w:val="24"/>
        </w:rPr>
        <w:t>đã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hoàn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thiện</w:t>
      </w:r>
      <w:proofErr w:type="spellEnd"/>
      <w:r w:rsidRPr="002B7E3D">
        <w:rPr>
          <w:rFonts w:ascii="Times New Roman" w:eastAsia="Times New Roman" w:hAnsi="Times New Roman" w:cs="Times New Roman"/>
          <w:sz w:val="24"/>
          <w:szCs w:val="24"/>
        </w:rPr>
        <w:t>.</w:t>
      </w:r>
    </w:p>
    <w:p w14:paraId="6A1018BD" w14:textId="77777777" w:rsidR="002B7E3D" w:rsidRPr="002B7E3D" w:rsidRDefault="002B7E3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Danh </w:t>
      </w:r>
      <w:proofErr w:type="spellStart"/>
      <w:r w:rsidRPr="002B7E3D">
        <w:rPr>
          <w:rFonts w:ascii="Times New Roman" w:eastAsia="Times New Roman" w:hAnsi="Times New Roman" w:cs="Times New Roman"/>
          <w:sz w:val="24"/>
          <w:szCs w:val="24"/>
        </w:rPr>
        <w:t>sách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giả</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thuyết</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cần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kiểm</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chứng</w:t>
      </w:r>
      <w:proofErr w:type="spellEnd"/>
      <w:r w:rsidRPr="002B7E3D">
        <w:rPr>
          <w:rFonts w:ascii="Times New Roman" w:eastAsia="Times New Roman" w:hAnsi="Times New Roman" w:cs="Times New Roman"/>
          <w:sz w:val="24"/>
          <w:szCs w:val="24"/>
        </w:rPr>
        <w:t>.</w:t>
      </w:r>
    </w:p>
    <w:p w14:paraId="06920AA4" w14:textId="77777777" w:rsidR="002B7E3D" w:rsidRPr="002B7E3D" w:rsidRDefault="002B7E3D">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2B7E3D">
        <w:rPr>
          <w:rFonts w:ascii="Times New Roman" w:eastAsia="Times New Roman" w:hAnsi="Times New Roman" w:cs="Times New Roman"/>
          <w:sz w:val="24"/>
          <w:szCs w:val="24"/>
        </w:rPr>
        <w:t xml:space="preserve">Danh </w:t>
      </w:r>
      <w:proofErr w:type="spellStart"/>
      <w:r w:rsidRPr="002B7E3D">
        <w:rPr>
          <w:rFonts w:ascii="Times New Roman" w:eastAsia="Times New Roman" w:hAnsi="Times New Roman" w:cs="Times New Roman"/>
          <w:sz w:val="24"/>
          <w:szCs w:val="24"/>
        </w:rPr>
        <w:t>sách</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vấn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đề</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ưu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tiên</w:t>
      </w:r>
      <w:proofErr w:type="spellEnd"/>
      <w:r w:rsidRPr="002B7E3D">
        <w:rPr>
          <w:rFonts w:ascii="Times New Roman" w:eastAsia="Times New Roman" w:hAnsi="Times New Roman" w:cs="Times New Roman"/>
          <w:sz w:val="24"/>
          <w:szCs w:val="24"/>
        </w:rPr>
        <w:t xml:space="preserve"> ban </w:t>
      </w: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w:t>
      </w:r>
    </w:p>
    <w:p w14:paraId="2BAEF259" w14:textId="77777777" w:rsidR="002B7E3D" w:rsidRPr="002B7E3D" w:rsidRDefault="002B7E3D" w:rsidP="002B7E3D">
      <w:pPr>
        <w:spacing w:before="100" w:beforeAutospacing="1" w:after="100" w:afterAutospacing="1" w:line="240" w:lineRule="auto"/>
        <w:rPr>
          <w:rFonts w:ascii="Times New Roman" w:eastAsia="Times New Roman" w:hAnsi="Times New Roman" w:cs="Times New Roman"/>
          <w:sz w:val="24"/>
          <w:szCs w:val="24"/>
        </w:rPr>
      </w:pPr>
      <w:proofErr w:type="spellStart"/>
      <w:r w:rsidRPr="002B7E3D">
        <w:rPr>
          <w:rFonts w:ascii="Times New Roman" w:eastAsia="Times New Roman" w:hAnsi="Times New Roman" w:cs="Times New Roman"/>
          <w:sz w:val="24"/>
          <w:szCs w:val="24"/>
        </w:rPr>
        <w:t>Đây</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là</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toàn</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bộ</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đầu</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vào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cho</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giai</w:t>
      </w:r>
      <w:proofErr w:type="spellEnd"/>
      <w:r w:rsidRPr="002B7E3D">
        <w:rPr>
          <w:rFonts w:ascii="Times New Roman" w:eastAsia="Times New Roman" w:hAnsi="Times New Roman" w:cs="Times New Roman"/>
          <w:sz w:val="24"/>
          <w:szCs w:val="24"/>
        </w:rPr>
        <w:t xml:space="preserve"> </w:t>
      </w:r>
      <w:proofErr w:type="spellStart"/>
      <w:r w:rsidRPr="002B7E3D">
        <w:rPr>
          <w:rFonts w:ascii="Times New Roman" w:eastAsia="Times New Roman" w:hAnsi="Times New Roman" w:cs="Times New Roman"/>
          <w:sz w:val="24"/>
          <w:szCs w:val="24"/>
        </w:rPr>
        <w:t>đoạn</w:t>
      </w:r>
      <w:proofErr w:type="spellEnd"/>
      <w:r w:rsidRPr="002B7E3D">
        <w:rPr>
          <w:rFonts w:ascii="Times New Roman" w:eastAsia="Times New Roman" w:hAnsi="Times New Roman" w:cs="Times New Roman"/>
          <w:sz w:val="24"/>
          <w:szCs w:val="24"/>
        </w:rPr>
        <w:t xml:space="preserve"> Diagnosis.</w:t>
      </w:r>
    </w:p>
    <w:p w14:paraId="7193FFB8" w14:textId="5B40ECE5" w:rsidR="002B7E3D" w:rsidRPr="00884813" w:rsidDel="00884813" w:rsidRDefault="00000000" w:rsidP="00884813">
      <w:pPr>
        <w:spacing w:before="100" w:beforeAutospacing="1" w:after="100" w:afterAutospacing="1" w:line="240" w:lineRule="auto"/>
        <w:outlineLvl w:val="0"/>
        <w:rPr>
          <w:del w:id="771" w:author="Admin" w:date="2026-07-06T13:04:00Z" w16du:dateUtc="2026-07-06T06:04:00Z"/>
          <w:rFonts w:ascii="Times New Roman" w:eastAsia="Times New Roman" w:hAnsi="Times New Roman" w:cs="Times New Roman"/>
          <w:b/>
          <w:bCs/>
          <w:kern w:val="36"/>
          <w:sz w:val="48"/>
          <w:szCs w:val="48"/>
          <w:rPrChange w:id="772" w:author="Admin" w:date="2026-07-06T13:04:00Z" w16du:dateUtc="2026-07-06T06:04:00Z">
            <w:rPr>
              <w:del w:id="773" w:author="Admin" w:date="2026-07-06T13:04:00Z" w16du:dateUtc="2026-07-06T06:04:00Z"/>
              <w:rFonts w:ascii="Times New Roman" w:eastAsia="Times New Roman" w:hAnsi="Times New Roman" w:cs="Times New Roman"/>
              <w:sz w:val="24"/>
              <w:szCs w:val="24"/>
            </w:rPr>
          </w:rPrChange>
        </w:rPr>
        <w:pPrChange w:id="774" w:author="Admin" w:date="2026-07-06T13:04:00Z" w16du:dateUtc="2026-07-06T06:04:00Z">
          <w:pPr>
            <w:spacing w:after="0" w:line="240" w:lineRule="auto"/>
          </w:pPr>
        </w:pPrChange>
      </w:pPr>
      <w:del w:id="775" w:author="Admin" w:date="2026-07-06T13:04:00Z" w16du:dateUtc="2026-07-06T06:04:00Z">
        <w:r w:rsidRPr="00884813" w:rsidDel="00884813">
          <w:rPr>
            <w:rFonts w:ascii="Times New Roman" w:eastAsia="Times New Roman" w:hAnsi="Times New Roman" w:cs="Times New Roman"/>
            <w:b/>
            <w:bCs/>
            <w:kern w:val="36"/>
            <w:sz w:val="48"/>
            <w:szCs w:val="48"/>
            <w:rPrChange w:id="776" w:author="Admin" w:date="2026-07-06T13:04:00Z" w16du:dateUtc="2026-07-06T06:04:00Z">
              <w:rPr>
                <w:rFonts w:ascii="Times New Roman" w:eastAsia="Times New Roman" w:hAnsi="Times New Roman" w:cs="Times New Roman"/>
                <w:sz w:val="24"/>
                <w:szCs w:val="24"/>
              </w:rPr>
            </w:rPrChange>
          </w:rPr>
          <w:pict w14:anchorId="6D2B6E00">
            <v:rect id="_x0000_i1251" style="width:0;height:1.5pt" o:hralign="center" o:hrstd="t" o:hr="t" fillcolor="#a0a0a0" stroked="f"/>
          </w:pict>
        </w:r>
      </w:del>
    </w:p>
    <w:p w14:paraId="55C6294F" w14:textId="77777777" w:rsidR="002B7E3D" w:rsidRPr="002B7E3D" w:rsidRDefault="002B7E3D" w:rsidP="00884813">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2B7E3D">
        <w:rPr>
          <w:rFonts w:ascii="Times New Roman" w:eastAsia="Times New Roman" w:hAnsi="Times New Roman" w:cs="Times New Roman"/>
          <w:b/>
          <w:bCs/>
          <w:kern w:val="36"/>
          <w:sz w:val="48"/>
          <w:szCs w:val="48"/>
        </w:rPr>
        <w:t>Mô</w:t>
      </w:r>
      <w:proofErr w:type="spellEnd"/>
      <w:r w:rsidRPr="002B7E3D">
        <w:rPr>
          <w:rFonts w:ascii="Times New Roman" w:eastAsia="Times New Roman" w:hAnsi="Times New Roman" w:cs="Times New Roman"/>
          <w:b/>
          <w:bCs/>
          <w:kern w:val="36"/>
          <w:sz w:val="48"/>
          <w:szCs w:val="48"/>
        </w:rPr>
        <w:t xml:space="preserve"> </w:t>
      </w:r>
      <w:proofErr w:type="spellStart"/>
      <w:r w:rsidRPr="002B7E3D">
        <w:rPr>
          <w:rFonts w:ascii="Times New Roman" w:eastAsia="Times New Roman" w:hAnsi="Times New Roman" w:cs="Times New Roman"/>
          <w:b/>
          <w:bCs/>
          <w:kern w:val="36"/>
          <w:sz w:val="48"/>
          <w:szCs w:val="48"/>
        </w:rPr>
        <w:t>hình</w:t>
      </w:r>
      <w:proofErr w:type="spellEnd"/>
      <w:r w:rsidRPr="002B7E3D">
        <w:rPr>
          <w:rFonts w:ascii="Times New Roman" w:eastAsia="Times New Roman" w:hAnsi="Times New Roman" w:cs="Times New Roman"/>
          <w:b/>
          <w:bCs/>
          <w:kern w:val="36"/>
          <w:sz w:val="48"/>
          <w:szCs w:val="48"/>
        </w:rPr>
        <w:t xml:space="preserve"> Discovery </w:t>
      </w:r>
      <w:proofErr w:type="spellStart"/>
      <w:r w:rsidRPr="002B7E3D">
        <w:rPr>
          <w:rFonts w:ascii="Times New Roman" w:eastAsia="Times New Roman" w:hAnsi="Times New Roman" w:cs="Times New Roman"/>
          <w:b/>
          <w:bCs/>
          <w:kern w:val="36"/>
          <w:sz w:val="48"/>
          <w:szCs w:val="48"/>
        </w:rPr>
        <w:t>trong</w:t>
      </w:r>
      <w:proofErr w:type="spellEnd"/>
      <w:r w:rsidRPr="002B7E3D">
        <w:rPr>
          <w:rFonts w:ascii="Times New Roman" w:eastAsia="Times New Roman" w:hAnsi="Times New Roman" w:cs="Times New Roman"/>
          <w:b/>
          <w:bCs/>
          <w:kern w:val="36"/>
          <w:sz w:val="48"/>
          <w:szCs w:val="48"/>
        </w:rPr>
        <w:t xml:space="preserve"> TCF</w:t>
      </w:r>
    </w:p>
    <w:p w14:paraId="2E2B9218" w14:textId="77777777" w:rsidR="002B7E3D" w:rsidRPr="002B7E3D" w:rsidRDefault="002B7E3D"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77"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Business Context</w:t>
      </w:r>
    </w:p>
    <w:p w14:paraId="589066C1" w14:textId="325278D2" w:rsidR="002B7E3D" w:rsidRPr="002B7E3D" w:rsidRDefault="002B7E3D"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78"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36C2D141" w14:textId="20F1DA18" w:rsidR="002B7E3D" w:rsidRPr="002B7E3D" w:rsidRDefault="002B7E3D"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79"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6AE28DF7" w14:textId="77777777" w:rsidR="002B7E3D" w:rsidRPr="002B7E3D" w:rsidRDefault="002B7E3D"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80"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Business Discovery</w:t>
      </w:r>
    </w:p>
    <w:p w14:paraId="106D3764" w14:textId="7948A155" w:rsidR="002B7E3D" w:rsidRPr="002B7E3D" w:rsidRDefault="002B7E3D"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81"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48F2B824" w14:textId="30D4AFE6" w:rsidR="002B7E3D" w:rsidRPr="002B7E3D" w:rsidRDefault="00B722C5"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82"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783" w:author="Admin" w:date="2026-07-06T13:36:00Z" w16du:dateUtc="2026-07-06T06:36:00Z">
        <w:r>
          <w:rPr>
            <w:rFonts w:ascii="Courier New" w:eastAsia="Times New Roman" w:hAnsi="Courier New" w:cs="Courier New"/>
            <w:sz w:val="20"/>
            <w:szCs w:val="20"/>
          </w:rPr>
          <w:t xml:space="preserve">           </w:t>
        </w:r>
      </w:ins>
      <w:r w:rsidR="002B7E3D" w:rsidRPr="002B7E3D">
        <w:rPr>
          <w:rFonts w:ascii="Courier New" w:eastAsia="Times New Roman" w:hAnsi="Courier New" w:cs="Courier New"/>
          <w:sz w:val="20"/>
          <w:szCs w:val="20"/>
        </w:rPr>
        <w:t>├── Business</w:t>
      </w:r>
    </w:p>
    <w:p w14:paraId="228F1B7D" w14:textId="73C71141" w:rsidR="002B7E3D" w:rsidRPr="002B7E3D" w:rsidRDefault="00B722C5"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84"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785" w:author="Admin" w:date="2026-07-06T13:36:00Z" w16du:dateUtc="2026-07-06T06:36:00Z">
        <w:r>
          <w:rPr>
            <w:rFonts w:ascii="Courier New" w:eastAsia="Times New Roman" w:hAnsi="Courier New" w:cs="Courier New"/>
            <w:sz w:val="20"/>
            <w:szCs w:val="20"/>
          </w:rPr>
          <w:t xml:space="preserve">         </w:t>
        </w:r>
      </w:ins>
      <w:r w:rsidR="002B7E3D" w:rsidRPr="002B7E3D">
        <w:rPr>
          <w:rFonts w:ascii="Courier New" w:eastAsia="Times New Roman" w:hAnsi="Courier New" w:cs="Courier New"/>
          <w:sz w:val="20"/>
          <w:szCs w:val="20"/>
        </w:rPr>
        <w:t>├── People</w:t>
      </w:r>
    </w:p>
    <w:p w14:paraId="671E5F27" w14:textId="2B3EEBD8" w:rsidR="002B7E3D" w:rsidRPr="002B7E3D" w:rsidRDefault="00B722C5"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86"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787" w:author="Admin" w:date="2026-07-06T13:36:00Z" w16du:dateUtc="2026-07-06T06:36:00Z">
        <w:r>
          <w:rPr>
            <w:rFonts w:ascii="Courier New" w:eastAsia="Times New Roman" w:hAnsi="Courier New" w:cs="Courier New"/>
            <w:sz w:val="20"/>
            <w:szCs w:val="20"/>
          </w:rPr>
          <w:t xml:space="preserve">       </w:t>
        </w:r>
      </w:ins>
      <w:ins w:id="788" w:author="Admin" w:date="2026-07-06T13:37:00Z" w16du:dateUtc="2026-07-06T06:37:00Z">
        <w:r>
          <w:rPr>
            <w:rFonts w:ascii="Courier New" w:eastAsia="Times New Roman" w:hAnsi="Courier New" w:cs="Courier New"/>
            <w:sz w:val="20"/>
            <w:szCs w:val="20"/>
          </w:rPr>
          <w:t xml:space="preserve">   </w:t>
        </w:r>
      </w:ins>
      <w:r w:rsidR="002B7E3D" w:rsidRPr="002B7E3D">
        <w:rPr>
          <w:rFonts w:ascii="Courier New" w:eastAsia="Times New Roman" w:hAnsi="Courier New" w:cs="Courier New"/>
          <w:sz w:val="20"/>
          <w:szCs w:val="20"/>
        </w:rPr>
        <w:t>├── Process</w:t>
      </w:r>
    </w:p>
    <w:p w14:paraId="133545B8" w14:textId="0C74E5FF" w:rsidR="002B7E3D" w:rsidRPr="002B7E3D" w:rsidRDefault="00B722C5"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89"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790" w:author="Admin" w:date="2026-07-06T13:37:00Z" w16du:dateUtc="2026-07-06T06:37:00Z">
        <w:r>
          <w:rPr>
            <w:rFonts w:ascii="Courier New" w:eastAsia="Times New Roman" w:hAnsi="Courier New" w:cs="Courier New"/>
            <w:sz w:val="20"/>
            <w:szCs w:val="20"/>
          </w:rPr>
          <w:t xml:space="preserve">       </w:t>
        </w:r>
      </w:ins>
      <w:r w:rsidR="002B7E3D" w:rsidRPr="002B7E3D">
        <w:rPr>
          <w:rFonts w:ascii="Courier New" w:eastAsia="Times New Roman" w:hAnsi="Courier New" w:cs="Courier New"/>
          <w:sz w:val="20"/>
          <w:szCs w:val="20"/>
        </w:rPr>
        <w:t>├── Data</w:t>
      </w:r>
    </w:p>
    <w:p w14:paraId="7DC0628E" w14:textId="61242C00" w:rsidR="002B7E3D" w:rsidRPr="002B7E3D" w:rsidRDefault="00B722C5"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91"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792" w:author="Admin" w:date="2026-07-06T13:37:00Z" w16du:dateUtc="2026-07-06T06:37:00Z">
        <w:r>
          <w:rPr>
            <w:rFonts w:ascii="Courier New" w:eastAsia="Times New Roman" w:hAnsi="Courier New" w:cs="Courier New"/>
            <w:sz w:val="20"/>
            <w:szCs w:val="20"/>
          </w:rPr>
          <w:t xml:space="preserve">          </w:t>
        </w:r>
      </w:ins>
      <w:r w:rsidR="002B7E3D" w:rsidRPr="002B7E3D">
        <w:rPr>
          <w:rFonts w:ascii="Courier New" w:eastAsia="Times New Roman" w:hAnsi="Courier New" w:cs="Courier New"/>
          <w:sz w:val="20"/>
          <w:szCs w:val="20"/>
        </w:rPr>
        <w:t>└── Digital</w:t>
      </w:r>
    </w:p>
    <w:p w14:paraId="5891E310" w14:textId="595B2B37" w:rsidR="002B7E3D" w:rsidRPr="002B7E3D" w:rsidRDefault="002B7E3D"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93"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6FC0B1DB" w14:textId="1995BCAB" w:rsidR="002B7E3D" w:rsidRPr="002B7E3D" w:rsidRDefault="002B7E3D"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94"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w:t>
      </w:r>
    </w:p>
    <w:p w14:paraId="4E73FE9E" w14:textId="77777777" w:rsidR="002B7E3D" w:rsidRPr="002B7E3D" w:rsidRDefault="002B7E3D"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795" w:author="Admin" w:date="2026-07-06T13:36:00Z" w16du:dateUtc="2026-07-06T06:3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B7E3D">
        <w:rPr>
          <w:rFonts w:ascii="Courier New" w:eastAsia="Times New Roman" w:hAnsi="Courier New" w:cs="Courier New"/>
          <w:sz w:val="20"/>
          <w:szCs w:val="20"/>
        </w:rPr>
        <w:t>Business Diagnosis</w:t>
      </w:r>
    </w:p>
    <w:p w14:paraId="52FBC824" w14:textId="4375B5B2" w:rsidR="002B7E3D" w:rsidDel="00884813" w:rsidRDefault="00000000" w:rsidP="00B722C5">
      <w:pPr>
        <w:spacing w:after="0" w:line="240" w:lineRule="auto"/>
        <w:jc w:val="center"/>
        <w:rPr>
          <w:del w:id="796" w:author="Admin" w:date="2026-07-06T13:04:00Z" w16du:dateUtc="2026-07-06T06:04:00Z"/>
          <w:rFonts w:ascii="Times New Roman" w:eastAsia="Times New Roman" w:hAnsi="Times New Roman" w:cs="Times New Roman"/>
          <w:sz w:val="24"/>
          <w:szCs w:val="24"/>
        </w:rPr>
        <w:pPrChange w:id="797" w:author="Admin" w:date="2026-07-06T13:36:00Z" w16du:dateUtc="2026-07-06T06:36:00Z">
          <w:pPr>
            <w:spacing w:after="0" w:line="240" w:lineRule="auto"/>
          </w:pPr>
        </w:pPrChange>
      </w:pPr>
      <w:del w:id="798" w:author="Admin" w:date="2026-07-06T13:04:00Z" w16du:dateUtc="2026-07-06T06:04:00Z">
        <w:r w:rsidDel="00884813">
          <w:rPr>
            <w:rFonts w:ascii="Times New Roman" w:eastAsia="Times New Roman" w:hAnsi="Times New Roman" w:cs="Times New Roman"/>
            <w:sz w:val="24"/>
            <w:szCs w:val="24"/>
          </w:rPr>
          <w:pict w14:anchorId="3627D682">
            <v:rect id="_x0000_i1252" style="width:0;height:1.5pt" o:hralign="center" o:hrstd="t" o:hr="t" fillcolor="#a0a0a0" stroked="f"/>
          </w:pict>
        </w:r>
      </w:del>
    </w:p>
    <w:p w14:paraId="0FAD5BF4" w14:textId="7C394870" w:rsidR="002205A1" w:rsidDel="00884813" w:rsidRDefault="002205A1" w:rsidP="00B722C5">
      <w:pPr>
        <w:spacing w:after="0" w:line="240" w:lineRule="auto"/>
        <w:jc w:val="center"/>
        <w:rPr>
          <w:del w:id="799" w:author="Admin" w:date="2026-07-06T13:04:00Z" w16du:dateUtc="2026-07-06T06:04:00Z"/>
          <w:rFonts w:ascii="Times New Roman" w:eastAsia="Times New Roman" w:hAnsi="Times New Roman" w:cs="Times New Roman"/>
          <w:sz w:val="24"/>
          <w:szCs w:val="24"/>
        </w:rPr>
        <w:pPrChange w:id="800" w:author="Admin" w:date="2026-07-06T13:36:00Z" w16du:dateUtc="2026-07-06T06:36:00Z">
          <w:pPr>
            <w:spacing w:after="0" w:line="240" w:lineRule="auto"/>
          </w:pPr>
        </w:pPrChange>
      </w:pPr>
    </w:p>
    <w:p w14:paraId="7DEA0597" w14:textId="77777777" w:rsidR="002205A1" w:rsidRDefault="002205A1" w:rsidP="00B722C5">
      <w:pPr>
        <w:spacing w:after="0" w:line="240" w:lineRule="auto"/>
        <w:jc w:val="center"/>
        <w:rPr>
          <w:rFonts w:ascii="Times New Roman" w:eastAsia="Times New Roman" w:hAnsi="Times New Roman" w:cs="Times New Roman"/>
          <w:sz w:val="24"/>
          <w:szCs w:val="24"/>
        </w:rPr>
        <w:pPrChange w:id="801" w:author="Admin" w:date="2026-07-06T13:36:00Z" w16du:dateUtc="2026-07-06T06:36:00Z">
          <w:pPr>
            <w:spacing w:after="0" w:line="240" w:lineRule="auto"/>
          </w:pPr>
        </w:pPrChange>
      </w:pPr>
    </w:p>
    <w:p w14:paraId="7158664C" w14:textId="77777777" w:rsidR="00B722C5" w:rsidRDefault="00B722C5" w:rsidP="002205A1">
      <w:pPr>
        <w:spacing w:before="100" w:beforeAutospacing="1" w:after="100" w:afterAutospacing="1" w:line="240" w:lineRule="auto"/>
        <w:outlineLvl w:val="0"/>
        <w:rPr>
          <w:ins w:id="802" w:author="Admin" w:date="2026-07-06T13:34:00Z" w16du:dateUtc="2026-07-06T06:34:00Z"/>
          <w:rFonts w:ascii="Times New Roman" w:eastAsia="Times New Roman" w:hAnsi="Times New Roman" w:cs="Times New Roman"/>
          <w:b/>
          <w:bCs/>
          <w:kern w:val="36"/>
          <w:sz w:val="48"/>
          <w:szCs w:val="48"/>
        </w:rPr>
      </w:pPr>
    </w:p>
    <w:p w14:paraId="6E617F72" w14:textId="77777777" w:rsidR="00B722C5" w:rsidRDefault="00B722C5">
      <w:pPr>
        <w:rPr>
          <w:ins w:id="803" w:author="Admin" w:date="2026-07-06T13:34:00Z" w16du:dateUtc="2026-07-06T06:34:00Z"/>
          <w:rFonts w:ascii="Times New Roman" w:eastAsia="Times New Roman" w:hAnsi="Times New Roman" w:cs="Times New Roman"/>
          <w:b/>
          <w:bCs/>
          <w:kern w:val="36"/>
          <w:sz w:val="48"/>
          <w:szCs w:val="48"/>
        </w:rPr>
      </w:pPr>
      <w:ins w:id="804" w:author="Admin" w:date="2026-07-06T13:34:00Z" w16du:dateUtc="2026-07-06T06:34:00Z">
        <w:r>
          <w:rPr>
            <w:rFonts w:ascii="Times New Roman" w:eastAsia="Times New Roman" w:hAnsi="Times New Roman" w:cs="Times New Roman"/>
            <w:b/>
            <w:bCs/>
            <w:kern w:val="36"/>
            <w:sz w:val="48"/>
            <w:szCs w:val="48"/>
          </w:rPr>
          <w:br w:type="page"/>
        </w:r>
      </w:ins>
    </w:p>
    <w:p w14:paraId="5C041F0A" w14:textId="4F3DA473"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5A1">
        <w:rPr>
          <w:rFonts w:ascii="Times New Roman" w:eastAsia="Times New Roman" w:hAnsi="Times New Roman" w:cs="Times New Roman"/>
          <w:b/>
          <w:bCs/>
          <w:kern w:val="36"/>
          <w:sz w:val="48"/>
          <w:szCs w:val="48"/>
        </w:rPr>
        <w:lastRenderedPageBreak/>
        <w:t>CHƯƠNG 4</w:t>
      </w:r>
    </w:p>
    <w:p w14:paraId="25279DAC" w14:textId="77777777"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5A1">
        <w:rPr>
          <w:rFonts w:ascii="Times New Roman" w:eastAsia="Times New Roman" w:hAnsi="Times New Roman" w:cs="Times New Roman"/>
          <w:b/>
          <w:bCs/>
          <w:kern w:val="36"/>
          <w:sz w:val="48"/>
          <w:szCs w:val="48"/>
        </w:rPr>
        <w:t>BUSINESS DIAGNOSIS METHOD (BDM)</w:t>
      </w:r>
    </w:p>
    <w:p w14:paraId="7BD89D8E" w14:textId="77777777" w:rsidR="002205A1" w:rsidRPr="002205A1" w:rsidRDefault="002205A1" w:rsidP="002205A1">
      <w:pPr>
        <w:spacing w:before="100" w:beforeAutospacing="1" w:after="100" w:afterAutospacing="1" w:line="240" w:lineRule="auto"/>
        <w:outlineLvl w:val="1"/>
        <w:rPr>
          <w:rFonts w:ascii="Times New Roman" w:eastAsia="Times New Roman" w:hAnsi="Times New Roman" w:cs="Times New Roman"/>
          <w:b/>
          <w:bCs/>
          <w:sz w:val="36"/>
          <w:szCs w:val="36"/>
        </w:rPr>
      </w:pPr>
      <w:r w:rsidRPr="002205A1">
        <w:rPr>
          <w:rFonts w:ascii="Times New Roman" w:eastAsia="Times New Roman" w:hAnsi="Times New Roman" w:cs="Times New Roman"/>
          <w:b/>
          <w:bCs/>
          <w:sz w:val="36"/>
          <w:szCs w:val="36"/>
        </w:rPr>
        <w:t xml:space="preserve">Phương </w:t>
      </w:r>
      <w:proofErr w:type="spellStart"/>
      <w:r w:rsidRPr="002205A1">
        <w:rPr>
          <w:rFonts w:ascii="Times New Roman" w:eastAsia="Times New Roman" w:hAnsi="Times New Roman" w:cs="Times New Roman"/>
          <w:b/>
          <w:bCs/>
          <w:sz w:val="36"/>
          <w:szCs w:val="36"/>
        </w:rPr>
        <w:t>pháp</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chẩn</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đoán</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doanh</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nghiệp</w:t>
      </w:r>
      <w:proofErr w:type="spellEnd"/>
    </w:p>
    <w:p w14:paraId="40215B21"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b/>
          <w:bCs/>
          <w:sz w:val="24"/>
          <w:szCs w:val="24"/>
        </w:rPr>
        <w:t>"</w:t>
      </w:r>
      <w:proofErr w:type="spellStart"/>
      <w:r w:rsidRPr="002205A1">
        <w:rPr>
          <w:rFonts w:ascii="Times New Roman" w:eastAsia="Times New Roman" w:hAnsi="Times New Roman" w:cs="Times New Roman"/>
          <w:b/>
          <w:bCs/>
          <w:sz w:val="24"/>
          <w:szCs w:val="24"/>
        </w:rPr>
        <w:t>Đừng</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sửa</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triệu</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chứng</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Hãy</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xử</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lý</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nguyên</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nhân</w:t>
      </w:r>
      <w:proofErr w:type="spellEnd"/>
      <w:r w:rsidRPr="002205A1">
        <w:rPr>
          <w:rFonts w:ascii="Times New Roman" w:eastAsia="Times New Roman" w:hAnsi="Times New Roman" w:cs="Times New Roman"/>
          <w:b/>
          <w:bCs/>
          <w:sz w:val="24"/>
          <w:szCs w:val="24"/>
        </w:rPr>
        <w:t>."</w:t>
      </w:r>
    </w:p>
    <w:p w14:paraId="5AB1D548" w14:textId="67A12395" w:rsidR="002205A1" w:rsidRPr="002205A1" w:rsidDel="00B722C5" w:rsidRDefault="00000000" w:rsidP="002205A1">
      <w:pPr>
        <w:spacing w:after="0" w:line="240" w:lineRule="auto"/>
        <w:rPr>
          <w:del w:id="805" w:author="Admin" w:date="2026-07-06T13:37:00Z" w16du:dateUtc="2026-07-06T06:37:00Z"/>
          <w:rFonts w:ascii="Times New Roman" w:eastAsia="Times New Roman" w:hAnsi="Times New Roman" w:cs="Times New Roman"/>
          <w:sz w:val="24"/>
          <w:szCs w:val="24"/>
        </w:rPr>
      </w:pPr>
      <w:del w:id="806" w:author="Admin" w:date="2026-07-06T13:37:00Z" w16du:dateUtc="2026-07-06T06:37:00Z">
        <w:r w:rsidDel="00B722C5">
          <w:rPr>
            <w:rFonts w:ascii="Times New Roman" w:eastAsia="Times New Roman" w:hAnsi="Times New Roman" w:cs="Times New Roman"/>
            <w:sz w:val="24"/>
            <w:szCs w:val="24"/>
          </w:rPr>
          <w:pict w14:anchorId="0527C13B">
            <v:rect id="_x0000_i1253" style="width:0;height:1.5pt" o:hralign="center" o:hrstd="t" o:hr="t" fillcolor="#a0a0a0" stroked="f"/>
          </w:pict>
        </w:r>
      </w:del>
    </w:p>
    <w:p w14:paraId="73501241"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807" w:author="Admin" w:date="2026-07-06T13:37:00Z" w16du:dateUtc="2026-07-06T06:37: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4.1. Business Diagnosis </w:t>
      </w:r>
      <w:proofErr w:type="spellStart"/>
      <w:r w:rsidRPr="002205A1">
        <w:rPr>
          <w:rFonts w:ascii="Times New Roman" w:eastAsia="Times New Roman" w:hAnsi="Times New Roman" w:cs="Times New Roman"/>
          <w:b/>
          <w:bCs/>
          <w:kern w:val="36"/>
          <w:sz w:val="48"/>
          <w:szCs w:val="48"/>
        </w:rPr>
        <w:t>là</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gì</w:t>
      </w:r>
      <w:proofErr w:type="spellEnd"/>
      <w:r w:rsidRPr="002205A1">
        <w:rPr>
          <w:rFonts w:ascii="Times New Roman" w:eastAsia="Times New Roman" w:hAnsi="Times New Roman" w:cs="Times New Roman"/>
          <w:b/>
          <w:bCs/>
          <w:kern w:val="36"/>
          <w:sz w:val="48"/>
          <w:szCs w:val="48"/>
        </w:rPr>
        <w:t>?</w:t>
      </w:r>
    </w:p>
    <w:p w14:paraId="61D9456B"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Business Diagnosis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quá</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trình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tích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toàn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bộ</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thông</w:t>
      </w:r>
      <w:proofErr w:type="spellEnd"/>
      <w:r w:rsidRPr="002205A1">
        <w:rPr>
          <w:rFonts w:ascii="Times New Roman" w:eastAsia="Times New Roman" w:hAnsi="Times New Roman" w:cs="Times New Roman"/>
          <w:sz w:val="24"/>
          <w:szCs w:val="24"/>
        </w:rPr>
        <w:t xml:space="preserve"> tin </w:t>
      </w:r>
      <w:proofErr w:type="spellStart"/>
      <w:r w:rsidRPr="002205A1">
        <w:rPr>
          <w:rFonts w:ascii="Times New Roman" w:eastAsia="Times New Roman" w:hAnsi="Times New Roman" w:cs="Times New Roman"/>
          <w:sz w:val="24"/>
          <w:szCs w:val="24"/>
        </w:rPr>
        <w:t>thu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từ</w:t>
      </w:r>
      <w:proofErr w:type="spellEnd"/>
      <w:r w:rsidRPr="002205A1">
        <w:rPr>
          <w:rFonts w:ascii="Times New Roman" w:eastAsia="Times New Roman" w:hAnsi="Times New Roman" w:cs="Times New Roman"/>
          <w:sz w:val="24"/>
          <w:szCs w:val="24"/>
        </w:rPr>
        <w:t xml:space="preserve"> Business Context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Business Discovery </w:t>
      </w:r>
      <w:proofErr w:type="spellStart"/>
      <w:r w:rsidRPr="002205A1">
        <w:rPr>
          <w:rFonts w:ascii="Times New Roman" w:eastAsia="Times New Roman" w:hAnsi="Times New Roman" w:cs="Times New Roman"/>
          <w:sz w:val="24"/>
          <w:szCs w:val="24"/>
        </w:rPr>
        <w:t>để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định</w:t>
      </w:r>
      <w:proofErr w:type="spellEnd"/>
      <w:r w:rsidRPr="002205A1">
        <w:rPr>
          <w:rFonts w:ascii="Times New Roman" w:eastAsia="Times New Roman" w:hAnsi="Times New Roman" w:cs="Times New Roman"/>
          <w:sz w:val="24"/>
          <w:szCs w:val="24"/>
        </w:rPr>
        <w:t>:</w:t>
      </w:r>
    </w:p>
    <w:p w14:paraId="6748F2CF" w14:textId="77777777" w:rsidR="002205A1" w:rsidRPr="002205A1" w:rsidRDefault="002205A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Nguyên </w:t>
      </w:r>
      <w:proofErr w:type="spellStart"/>
      <w:r w:rsidRPr="002205A1">
        <w:rPr>
          <w:rFonts w:ascii="Times New Roman" w:eastAsia="Times New Roman" w:hAnsi="Times New Roman" w:cs="Times New Roman"/>
          <w:sz w:val="24"/>
          <w:szCs w:val="24"/>
        </w:rPr>
        <w:t>nhân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gốc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rễ</w:t>
      </w:r>
      <w:proofErr w:type="spellEnd"/>
      <w:r w:rsidRPr="002205A1">
        <w:rPr>
          <w:rFonts w:ascii="Times New Roman" w:eastAsia="Times New Roman" w:hAnsi="Times New Roman" w:cs="Times New Roman"/>
          <w:sz w:val="24"/>
          <w:szCs w:val="24"/>
        </w:rPr>
        <w:t>.</w:t>
      </w:r>
    </w:p>
    <w:p w14:paraId="7497E057" w14:textId="77777777" w:rsidR="002205A1" w:rsidRPr="002205A1" w:rsidRDefault="002205A1">
      <w:pPr>
        <w:numPr>
          <w:ilvl w:val="0"/>
          <w:numId w:val="122"/>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Mức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ảnh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hưởng</w:t>
      </w:r>
      <w:proofErr w:type="spellEnd"/>
      <w:r w:rsidRPr="002205A1">
        <w:rPr>
          <w:rFonts w:ascii="Times New Roman" w:eastAsia="Times New Roman" w:hAnsi="Times New Roman" w:cs="Times New Roman"/>
          <w:sz w:val="24"/>
          <w:szCs w:val="24"/>
        </w:rPr>
        <w:t>.</w:t>
      </w:r>
    </w:p>
    <w:p w14:paraId="01864E17" w14:textId="77777777" w:rsidR="002205A1" w:rsidRPr="002205A1" w:rsidRDefault="002205A1">
      <w:pPr>
        <w:numPr>
          <w:ilvl w:val="0"/>
          <w:numId w:val="122"/>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Mối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quan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hệ</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giữa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w:t>
      </w:r>
    </w:p>
    <w:p w14:paraId="186E6BCD" w14:textId="77777777" w:rsidR="002205A1" w:rsidRPr="002205A1" w:rsidRDefault="002205A1">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Những </w:t>
      </w: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cần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quyết</w:t>
      </w:r>
      <w:proofErr w:type="spellEnd"/>
      <w:r w:rsidRPr="002205A1">
        <w:rPr>
          <w:rFonts w:ascii="Times New Roman" w:eastAsia="Times New Roman" w:hAnsi="Times New Roman" w:cs="Times New Roman"/>
          <w:sz w:val="24"/>
          <w:szCs w:val="24"/>
        </w:rPr>
        <w:t>.</w:t>
      </w:r>
    </w:p>
    <w:p w14:paraId="5F2A47B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Business Diagnosis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nhằm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tìm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lỗi</w:t>
      </w:r>
      <w:proofErr w:type="spellEnd"/>
      <w:r w:rsidRPr="002205A1">
        <w:rPr>
          <w:rFonts w:ascii="Times New Roman" w:eastAsia="Times New Roman" w:hAnsi="Times New Roman" w:cs="Times New Roman"/>
          <w:sz w:val="24"/>
          <w:szCs w:val="24"/>
        </w:rPr>
        <w:t>.</w:t>
      </w:r>
    </w:p>
    <w:p w14:paraId="740E8F02"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Mục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giúp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hiểu</w:t>
      </w:r>
      <w:proofErr w:type="spellEnd"/>
      <w:r w:rsidRPr="002205A1">
        <w:rPr>
          <w:rFonts w:ascii="Times New Roman" w:eastAsia="Times New Roman" w:hAnsi="Times New Roman" w:cs="Times New Roman"/>
          <w:sz w:val="24"/>
          <w:szCs w:val="24"/>
        </w:rPr>
        <w:t>:</w:t>
      </w:r>
    </w:p>
    <w:p w14:paraId="6D913F8D"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b/>
          <w:bCs/>
          <w:sz w:val="24"/>
          <w:szCs w:val="24"/>
        </w:rPr>
        <w:t>Điều</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gì</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đang</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thực</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sự</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cản</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trở</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doanh</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nghiệp</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đạt</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mục</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tiêu</w:t>
      </w:r>
      <w:proofErr w:type="spellEnd"/>
      <w:r w:rsidRPr="002205A1">
        <w:rPr>
          <w:rFonts w:ascii="Times New Roman" w:eastAsia="Times New Roman" w:hAnsi="Times New Roman" w:cs="Times New Roman"/>
          <w:b/>
          <w:bCs/>
          <w:sz w:val="24"/>
          <w:szCs w:val="24"/>
        </w:rPr>
        <w:t>.</w:t>
      </w:r>
    </w:p>
    <w:p w14:paraId="783FFFED" w14:textId="4F986EC4" w:rsidR="002205A1" w:rsidRPr="002205A1" w:rsidDel="00B722C5" w:rsidRDefault="00000000" w:rsidP="002205A1">
      <w:pPr>
        <w:spacing w:after="0" w:line="240" w:lineRule="auto"/>
        <w:rPr>
          <w:del w:id="808" w:author="Admin" w:date="2026-07-06T13:38:00Z" w16du:dateUtc="2026-07-06T06:38:00Z"/>
          <w:rFonts w:ascii="Times New Roman" w:eastAsia="Times New Roman" w:hAnsi="Times New Roman" w:cs="Times New Roman"/>
          <w:sz w:val="24"/>
          <w:szCs w:val="24"/>
        </w:rPr>
      </w:pPr>
      <w:del w:id="809" w:author="Admin" w:date="2026-07-06T13:38:00Z" w16du:dateUtc="2026-07-06T06:38:00Z">
        <w:r w:rsidDel="00B722C5">
          <w:rPr>
            <w:rFonts w:ascii="Times New Roman" w:eastAsia="Times New Roman" w:hAnsi="Times New Roman" w:cs="Times New Roman"/>
            <w:sz w:val="24"/>
            <w:szCs w:val="24"/>
          </w:rPr>
          <w:pict w14:anchorId="612CBA7D">
            <v:rect id="_x0000_i1254" style="width:0;height:1.5pt" o:hralign="center" o:hrstd="t" o:hr="t" fillcolor="#a0a0a0" stroked="f"/>
          </w:pict>
        </w:r>
      </w:del>
    </w:p>
    <w:p w14:paraId="4A4A231B"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810" w:author="Admin" w:date="2026-07-06T13:38:00Z" w16du:dateUtc="2026-07-06T06:38: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4.2. Discovery </w:t>
      </w:r>
      <w:proofErr w:type="spellStart"/>
      <w:r w:rsidRPr="002205A1">
        <w:rPr>
          <w:rFonts w:ascii="Times New Roman" w:eastAsia="Times New Roman" w:hAnsi="Times New Roman" w:cs="Times New Roman"/>
          <w:b/>
          <w:bCs/>
          <w:kern w:val="36"/>
          <w:sz w:val="48"/>
          <w:szCs w:val="48"/>
        </w:rPr>
        <w:t>khác</w:t>
      </w:r>
      <w:proofErr w:type="spellEnd"/>
      <w:r w:rsidRPr="002205A1">
        <w:rPr>
          <w:rFonts w:ascii="Times New Roman" w:eastAsia="Times New Roman" w:hAnsi="Times New Roman" w:cs="Times New Roman"/>
          <w:b/>
          <w:bCs/>
          <w:kern w:val="36"/>
          <w:sz w:val="48"/>
          <w:szCs w:val="48"/>
        </w:rPr>
        <w:t xml:space="preserve"> Diagnosis </w:t>
      </w:r>
      <w:proofErr w:type="spellStart"/>
      <w:r w:rsidRPr="002205A1">
        <w:rPr>
          <w:rFonts w:ascii="Times New Roman" w:eastAsia="Times New Roman" w:hAnsi="Times New Roman" w:cs="Times New Roman"/>
          <w:b/>
          <w:bCs/>
          <w:kern w:val="36"/>
          <w:sz w:val="48"/>
          <w:szCs w:val="48"/>
        </w:rPr>
        <w:t>như</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thế</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nào</w:t>
      </w:r>
      <w:proofErr w:type="spellEnd"/>
      <w:r w:rsidRPr="002205A1">
        <w:rPr>
          <w:rFonts w:ascii="Times New Roman" w:eastAsia="Times New Roman" w:hAnsi="Times New Roman" w:cs="Times New Roman"/>
          <w:b/>
          <w:bCs/>
          <w:kern w:val="36"/>
          <w:sz w:val="48"/>
          <w:szCs w:val="48"/>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4298"/>
      </w:tblGrid>
      <w:tr w:rsidR="002205A1" w:rsidRPr="002205A1" w14:paraId="6E6006A3" w14:textId="77777777">
        <w:trPr>
          <w:tblHeader/>
          <w:tblCellSpacing w:w="15" w:type="dxa"/>
        </w:trPr>
        <w:tc>
          <w:tcPr>
            <w:tcW w:w="0" w:type="auto"/>
            <w:vAlign w:val="center"/>
            <w:hideMark/>
          </w:tcPr>
          <w:p w14:paraId="19318DF7"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r w:rsidRPr="002205A1">
              <w:rPr>
                <w:rFonts w:ascii="Times New Roman" w:eastAsia="Times New Roman" w:hAnsi="Times New Roman" w:cs="Times New Roman"/>
                <w:b/>
                <w:bCs/>
                <w:sz w:val="24"/>
                <w:szCs w:val="24"/>
              </w:rPr>
              <w:t>Business Discovery</w:t>
            </w:r>
          </w:p>
        </w:tc>
        <w:tc>
          <w:tcPr>
            <w:tcW w:w="0" w:type="auto"/>
            <w:vAlign w:val="center"/>
            <w:hideMark/>
          </w:tcPr>
          <w:p w14:paraId="1D1FF754"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r w:rsidRPr="002205A1">
              <w:rPr>
                <w:rFonts w:ascii="Times New Roman" w:eastAsia="Times New Roman" w:hAnsi="Times New Roman" w:cs="Times New Roman"/>
                <w:b/>
                <w:bCs/>
                <w:sz w:val="24"/>
                <w:szCs w:val="24"/>
              </w:rPr>
              <w:t>Business Diagnosis</w:t>
            </w:r>
          </w:p>
        </w:tc>
      </w:tr>
      <w:tr w:rsidR="002205A1" w:rsidRPr="002205A1" w14:paraId="4FDCA919" w14:textId="77777777">
        <w:trPr>
          <w:tblCellSpacing w:w="15" w:type="dxa"/>
        </w:trPr>
        <w:tc>
          <w:tcPr>
            <w:tcW w:w="0" w:type="auto"/>
            <w:vAlign w:val="center"/>
            <w:hideMark/>
          </w:tcPr>
          <w:p w14:paraId="74EB9319"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Thu </w:t>
            </w:r>
            <w:proofErr w:type="spellStart"/>
            <w:r w:rsidRPr="002205A1">
              <w:rPr>
                <w:rFonts w:ascii="Times New Roman" w:eastAsia="Times New Roman" w:hAnsi="Times New Roman" w:cs="Times New Roman"/>
                <w:sz w:val="24"/>
                <w:szCs w:val="24"/>
              </w:rPr>
              <w:t>thập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thông</w:t>
            </w:r>
            <w:proofErr w:type="spellEnd"/>
            <w:r w:rsidRPr="002205A1">
              <w:rPr>
                <w:rFonts w:ascii="Times New Roman" w:eastAsia="Times New Roman" w:hAnsi="Times New Roman" w:cs="Times New Roman"/>
                <w:sz w:val="24"/>
                <w:szCs w:val="24"/>
              </w:rPr>
              <w:t xml:space="preserve"> tin</w:t>
            </w:r>
          </w:p>
        </w:tc>
        <w:tc>
          <w:tcPr>
            <w:tcW w:w="0" w:type="auto"/>
            <w:vAlign w:val="center"/>
            <w:hideMark/>
          </w:tcPr>
          <w:p w14:paraId="0C7717E7"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Phân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tích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thông</w:t>
            </w:r>
            <w:proofErr w:type="spellEnd"/>
            <w:r w:rsidRPr="002205A1">
              <w:rPr>
                <w:rFonts w:ascii="Times New Roman" w:eastAsia="Times New Roman" w:hAnsi="Times New Roman" w:cs="Times New Roman"/>
                <w:sz w:val="24"/>
                <w:szCs w:val="24"/>
              </w:rPr>
              <w:t xml:space="preserve"> tin</w:t>
            </w:r>
          </w:p>
        </w:tc>
      </w:tr>
      <w:tr w:rsidR="002205A1" w:rsidRPr="002205A1" w14:paraId="0E4CB8A8" w14:textId="77777777">
        <w:trPr>
          <w:tblCellSpacing w:w="15" w:type="dxa"/>
        </w:trPr>
        <w:tc>
          <w:tcPr>
            <w:tcW w:w="0" w:type="auto"/>
            <w:vAlign w:val="center"/>
            <w:hideMark/>
          </w:tcPr>
          <w:p w14:paraId="5F4FF60D"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Quan </w:t>
            </w:r>
            <w:proofErr w:type="spellStart"/>
            <w:r w:rsidRPr="002205A1">
              <w:rPr>
                <w:rFonts w:ascii="Times New Roman" w:eastAsia="Times New Roman" w:hAnsi="Times New Roman" w:cs="Times New Roman"/>
                <w:sz w:val="24"/>
                <w:szCs w:val="24"/>
              </w:rPr>
              <w:t>sát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trạng</w:t>
            </w:r>
            <w:proofErr w:type="spellEnd"/>
          </w:p>
        </w:tc>
        <w:tc>
          <w:tcPr>
            <w:tcW w:w="0" w:type="auto"/>
            <w:vAlign w:val="center"/>
            <w:hideMark/>
          </w:tcPr>
          <w:p w14:paraId="199F45FD"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Xác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định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nguyên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nhân</w:t>
            </w:r>
            <w:proofErr w:type="spellEnd"/>
          </w:p>
        </w:tc>
      </w:tr>
      <w:tr w:rsidR="002205A1" w:rsidRPr="002205A1" w14:paraId="2959E750" w14:textId="77777777">
        <w:trPr>
          <w:tblCellSpacing w:w="15" w:type="dxa"/>
        </w:trPr>
        <w:tc>
          <w:tcPr>
            <w:tcW w:w="0" w:type="auto"/>
            <w:vAlign w:val="center"/>
            <w:hideMark/>
          </w:tcPr>
          <w:p w14:paraId="3054ABEC"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Ghi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nhận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p>
        </w:tc>
        <w:tc>
          <w:tcPr>
            <w:tcW w:w="0" w:type="auto"/>
            <w:vAlign w:val="center"/>
            <w:hideMark/>
          </w:tcPr>
          <w:p w14:paraId="3B543AA0"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Xếp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hạng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mức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tiên</w:t>
            </w:r>
            <w:proofErr w:type="spellEnd"/>
          </w:p>
        </w:tc>
      </w:tr>
      <w:tr w:rsidR="002205A1" w:rsidRPr="002205A1" w14:paraId="3A8A5526" w14:textId="77777777">
        <w:trPr>
          <w:tblCellSpacing w:w="15" w:type="dxa"/>
        </w:trPr>
        <w:tc>
          <w:tcPr>
            <w:tcW w:w="0" w:type="auto"/>
            <w:vAlign w:val="center"/>
            <w:hideMark/>
          </w:tcPr>
          <w:p w14:paraId="790BC412"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Đặt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thuyết</w:t>
            </w:r>
            <w:proofErr w:type="spellEnd"/>
          </w:p>
        </w:tc>
        <w:tc>
          <w:tcPr>
            <w:tcW w:w="0" w:type="auto"/>
            <w:vAlign w:val="center"/>
            <w:hideMark/>
          </w:tcPr>
          <w:p w14:paraId="536DE8D7"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Kiểm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chứng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thuyết</w:t>
            </w:r>
            <w:proofErr w:type="spellEnd"/>
          </w:p>
        </w:tc>
      </w:tr>
      <w:tr w:rsidR="002205A1" w:rsidRPr="002205A1" w14:paraId="3888005A" w14:textId="77777777">
        <w:trPr>
          <w:tblCellSpacing w:w="15" w:type="dxa"/>
        </w:trPr>
        <w:tc>
          <w:tcPr>
            <w:tcW w:w="0" w:type="auto"/>
            <w:vAlign w:val="center"/>
            <w:hideMark/>
          </w:tcPr>
          <w:p w14:paraId="67F172DC"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Hiểu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p>
        </w:tc>
        <w:tc>
          <w:tcPr>
            <w:tcW w:w="0" w:type="auto"/>
            <w:vAlign w:val="center"/>
            <w:hideMark/>
          </w:tcPr>
          <w:p w14:paraId="34D05CE1"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Hiểu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vì</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sao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chưa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đạt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mục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tiêu</w:t>
            </w:r>
            <w:proofErr w:type="spellEnd"/>
          </w:p>
        </w:tc>
      </w:tr>
    </w:tbl>
    <w:p w14:paraId="548243A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Đây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hai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giai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đoạn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nhau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đồng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thời</w:t>
      </w:r>
      <w:proofErr w:type="spellEnd"/>
      <w:r w:rsidRPr="002205A1">
        <w:rPr>
          <w:rFonts w:ascii="Times New Roman" w:eastAsia="Times New Roman" w:hAnsi="Times New Roman" w:cs="Times New Roman"/>
          <w:sz w:val="24"/>
          <w:szCs w:val="24"/>
        </w:rPr>
        <w:t>.</w:t>
      </w:r>
    </w:p>
    <w:p w14:paraId="246A3809" w14:textId="04D544ED" w:rsidR="002205A1" w:rsidRPr="002205A1" w:rsidDel="00B722C5" w:rsidRDefault="00000000" w:rsidP="002205A1">
      <w:pPr>
        <w:spacing w:after="0" w:line="240" w:lineRule="auto"/>
        <w:rPr>
          <w:del w:id="811" w:author="Admin" w:date="2026-07-06T13:38:00Z" w16du:dateUtc="2026-07-06T06:38:00Z"/>
          <w:rFonts w:ascii="Times New Roman" w:eastAsia="Times New Roman" w:hAnsi="Times New Roman" w:cs="Times New Roman"/>
          <w:sz w:val="24"/>
          <w:szCs w:val="24"/>
        </w:rPr>
      </w:pPr>
      <w:del w:id="812" w:author="Admin" w:date="2026-07-06T13:38:00Z" w16du:dateUtc="2026-07-06T06:38:00Z">
        <w:r w:rsidDel="00B722C5">
          <w:rPr>
            <w:rFonts w:ascii="Times New Roman" w:eastAsia="Times New Roman" w:hAnsi="Times New Roman" w:cs="Times New Roman"/>
            <w:sz w:val="24"/>
            <w:szCs w:val="24"/>
          </w:rPr>
          <w:pict w14:anchorId="0BFB473F">
            <v:rect id="_x0000_i1255" style="width:0;height:1.5pt" o:hralign="center" o:hrstd="t" o:hr="t" fillcolor="#a0a0a0" stroked="f"/>
          </w:pict>
        </w:r>
      </w:del>
    </w:p>
    <w:p w14:paraId="19F466FF"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813" w:author="Admin" w:date="2026-07-06T13:38:00Z" w16du:dateUtc="2026-07-06T06:38: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4.3. </w:t>
      </w:r>
      <w:proofErr w:type="spellStart"/>
      <w:r w:rsidRPr="002205A1">
        <w:rPr>
          <w:rFonts w:ascii="Times New Roman" w:eastAsia="Times New Roman" w:hAnsi="Times New Roman" w:cs="Times New Roman"/>
          <w:b/>
          <w:bCs/>
          <w:kern w:val="36"/>
          <w:sz w:val="48"/>
          <w:szCs w:val="48"/>
        </w:rPr>
        <w:t>Triết</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lý</w:t>
      </w:r>
      <w:proofErr w:type="spellEnd"/>
      <w:r w:rsidRPr="002205A1">
        <w:rPr>
          <w:rFonts w:ascii="Times New Roman" w:eastAsia="Times New Roman" w:hAnsi="Times New Roman" w:cs="Times New Roman"/>
          <w:b/>
          <w:bCs/>
          <w:kern w:val="36"/>
          <w:sz w:val="48"/>
          <w:szCs w:val="48"/>
        </w:rPr>
        <w:t xml:space="preserve"> Diagnosis </w:t>
      </w:r>
      <w:proofErr w:type="spellStart"/>
      <w:r w:rsidRPr="002205A1">
        <w:rPr>
          <w:rFonts w:ascii="Times New Roman" w:eastAsia="Times New Roman" w:hAnsi="Times New Roman" w:cs="Times New Roman"/>
          <w:b/>
          <w:bCs/>
          <w:kern w:val="36"/>
          <w:sz w:val="48"/>
          <w:szCs w:val="48"/>
        </w:rPr>
        <w:t>của</w:t>
      </w:r>
      <w:proofErr w:type="spellEnd"/>
      <w:r w:rsidRPr="002205A1">
        <w:rPr>
          <w:rFonts w:ascii="Times New Roman" w:eastAsia="Times New Roman" w:hAnsi="Times New Roman" w:cs="Times New Roman"/>
          <w:b/>
          <w:bCs/>
          <w:kern w:val="36"/>
          <w:sz w:val="48"/>
          <w:szCs w:val="48"/>
        </w:rPr>
        <w:t xml:space="preserve"> THUCHOCVN</w:t>
      </w:r>
    </w:p>
    <w:p w14:paraId="5020012E"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THUCHOCVN </w:t>
      </w:r>
      <w:proofErr w:type="spellStart"/>
      <w:r w:rsidRPr="002205A1">
        <w:rPr>
          <w:rFonts w:ascii="Times New Roman" w:eastAsia="Times New Roman" w:hAnsi="Times New Roman" w:cs="Times New Roman"/>
          <w:sz w:val="24"/>
          <w:szCs w:val="24"/>
        </w:rPr>
        <w:t>xây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dựng</w:t>
      </w:r>
      <w:proofErr w:type="spellEnd"/>
      <w:r w:rsidRPr="002205A1">
        <w:rPr>
          <w:rFonts w:ascii="Times New Roman" w:eastAsia="Times New Roman" w:hAnsi="Times New Roman" w:cs="Times New Roman"/>
          <w:sz w:val="24"/>
          <w:szCs w:val="24"/>
        </w:rPr>
        <w:t xml:space="preserve"> Diagnosis </w:t>
      </w:r>
      <w:proofErr w:type="spellStart"/>
      <w:r w:rsidRPr="002205A1">
        <w:rPr>
          <w:rFonts w:ascii="Times New Roman" w:eastAsia="Times New Roman" w:hAnsi="Times New Roman" w:cs="Times New Roman"/>
          <w:sz w:val="24"/>
          <w:szCs w:val="24"/>
        </w:rPr>
        <w:t>dựa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nguyên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tắc</w:t>
      </w:r>
      <w:proofErr w:type="spellEnd"/>
      <w:r w:rsidRPr="002205A1">
        <w:rPr>
          <w:rFonts w:ascii="Times New Roman" w:eastAsia="Times New Roman" w:hAnsi="Times New Roman" w:cs="Times New Roman"/>
          <w:sz w:val="24"/>
          <w:szCs w:val="24"/>
        </w:rPr>
        <w:t>.</w:t>
      </w:r>
    </w:p>
    <w:p w14:paraId="76DA128E" w14:textId="77777777" w:rsidR="002205A1" w:rsidRPr="002205A1" w:rsidRDefault="002205A1" w:rsidP="002205A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205A1">
        <w:rPr>
          <w:rFonts w:ascii="Times New Roman" w:eastAsia="Times New Roman" w:hAnsi="Times New Roman" w:cs="Times New Roman"/>
          <w:b/>
          <w:bCs/>
          <w:sz w:val="27"/>
          <w:szCs w:val="27"/>
        </w:rPr>
        <w:t>Không</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kết</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luận</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khi</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chưa</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có</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bằng</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chứng</w:t>
      </w:r>
      <w:proofErr w:type="spellEnd"/>
    </w:p>
    <w:p w14:paraId="2706D16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lastRenderedPageBreak/>
        <w:t>Mọi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luận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dựa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trên</w:t>
      </w:r>
      <w:proofErr w:type="spellEnd"/>
      <w:r w:rsidRPr="002205A1">
        <w:rPr>
          <w:rFonts w:ascii="Times New Roman" w:eastAsia="Times New Roman" w:hAnsi="Times New Roman" w:cs="Times New Roman"/>
          <w:sz w:val="24"/>
          <w:szCs w:val="24"/>
        </w:rPr>
        <w:t>:</w:t>
      </w:r>
    </w:p>
    <w:p w14:paraId="4B9CA4DA" w14:textId="77777777" w:rsidR="002205A1" w:rsidRPr="002205A1" w:rsidRDefault="002205A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Quan </w:t>
      </w:r>
      <w:proofErr w:type="spellStart"/>
      <w:r w:rsidRPr="002205A1">
        <w:rPr>
          <w:rFonts w:ascii="Times New Roman" w:eastAsia="Times New Roman" w:hAnsi="Times New Roman" w:cs="Times New Roman"/>
          <w:sz w:val="24"/>
          <w:szCs w:val="24"/>
        </w:rPr>
        <w:t>sát</w:t>
      </w:r>
      <w:proofErr w:type="spellEnd"/>
      <w:r w:rsidRPr="002205A1">
        <w:rPr>
          <w:rFonts w:ascii="Times New Roman" w:eastAsia="Times New Roman" w:hAnsi="Times New Roman" w:cs="Times New Roman"/>
          <w:sz w:val="24"/>
          <w:szCs w:val="24"/>
        </w:rPr>
        <w:t>.</w:t>
      </w:r>
    </w:p>
    <w:p w14:paraId="536D14C3" w14:textId="77777777" w:rsidR="002205A1" w:rsidRPr="002205A1" w:rsidRDefault="002205A1">
      <w:pPr>
        <w:numPr>
          <w:ilvl w:val="0"/>
          <w:numId w:val="123"/>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Phỏng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w:t>
      </w:r>
    </w:p>
    <w:p w14:paraId="1AC26751" w14:textId="77777777" w:rsidR="002205A1" w:rsidRPr="002205A1" w:rsidRDefault="002205A1">
      <w:pPr>
        <w:numPr>
          <w:ilvl w:val="0"/>
          <w:numId w:val="123"/>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Dữ</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r w:rsidRPr="002205A1">
        <w:rPr>
          <w:rFonts w:ascii="Times New Roman" w:eastAsia="Times New Roman" w:hAnsi="Times New Roman" w:cs="Times New Roman"/>
          <w:sz w:val="24"/>
          <w:szCs w:val="24"/>
        </w:rPr>
        <w:t>.</w:t>
      </w:r>
    </w:p>
    <w:p w14:paraId="2F02462C" w14:textId="77777777" w:rsidR="002205A1" w:rsidRPr="002205A1" w:rsidRDefault="002205A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Tài </w:t>
      </w:r>
      <w:proofErr w:type="spellStart"/>
      <w:r w:rsidRPr="002205A1">
        <w:rPr>
          <w:rFonts w:ascii="Times New Roman" w:eastAsia="Times New Roman" w:hAnsi="Times New Roman" w:cs="Times New Roman"/>
          <w:sz w:val="24"/>
          <w:szCs w:val="24"/>
        </w:rPr>
        <w:t>liệu</w:t>
      </w:r>
      <w:proofErr w:type="spellEnd"/>
      <w:r w:rsidRPr="002205A1">
        <w:rPr>
          <w:rFonts w:ascii="Times New Roman" w:eastAsia="Times New Roman" w:hAnsi="Times New Roman" w:cs="Times New Roman"/>
          <w:sz w:val="24"/>
          <w:szCs w:val="24"/>
        </w:rPr>
        <w:t>.</w:t>
      </w:r>
    </w:p>
    <w:p w14:paraId="054AE539" w14:textId="77777777" w:rsidR="002205A1" w:rsidRPr="002205A1" w:rsidRDefault="002205A1">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TPS Canvas.</w:t>
      </w:r>
    </w:p>
    <w:p w14:paraId="25486A04"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dựa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cảm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tính</w:t>
      </w:r>
      <w:proofErr w:type="spellEnd"/>
      <w:r w:rsidRPr="002205A1">
        <w:rPr>
          <w:rFonts w:ascii="Times New Roman" w:eastAsia="Times New Roman" w:hAnsi="Times New Roman" w:cs="Times New Roman"/>
          <w:sz w:val="24"/>
          <w:szCs w:val="24"/>
        </w:rPr>
        <w:t>.</w:t>
      </w:r>
    </w:p>
    <w:p w14:paraId="6617D8AB" w14:textId="57268949" w:rsidR="002205A1" w:rsidRPr="002205A1" w:rsidDel="00B722C5" w:rsidRDefault="00000000" w:rsidP="002205A1">
      <w:pPr>
        <w:spacing w:after="0" w:line="240" w:lineRule="auto"/>
        <w:rPr>
          <w:del w:id="814" w:author="Admin" w:date="2026-07-06T13:39:00Z" w16du:dateUtc="2026-07-06T06:39:00Z"/>
          <w:rFonts w:ascii="Times New Roman" w:eastAsia="Times New Roman" w:hAnsi="Times New Roman" w:cs="Times New Roman"/>
          <w:sz w:val="24"/>
          <w:szCs w:val="24"/>
        </w:rPr>
      </w:pPr>
      <w:del w:id="815" w:author="Admin" w:date="2026-07-06T13:39:00Z" w16du:dateUtc="2026-07-06T06:39:00Z">
        <w:r w:rsidDel="00B722C5">
          <w:rPr>
            <w:rFonts w:ascii="Times New Roman" w:eastAsia="Times New Roman" w:hAnsi="Times New Roman" w:cs="Times New Roman"/>
            <w:sz w:val="24"/>
            <w:szCs w:val="24"/>
          </w:rPr>
          <w:pict w14:anchorId="41E8FCB3">
            <v:rect id="_x0000_i1256" style="width:0;height:1.5pt" o:hralign="center" o:hrstd="t" o:hr="t" fillcolor="#a0a0a0" stroked="f"/>
          </w:pict>
        </w:r>
      </w:del>
    </w:p>
    <w:p w14:paraId="3BE00152" w14:textId="77777777" w:rsidR="002205A1" w:rsidRPr="002205A1" w:rsidRDefault="002205A1" w:rsidP="00B722C5">
      <w:pPr>
        <w:spacing w:after="0" w:line="240" w:lineRule="auto"/>
        <w:rPr>
          <w:rFonts w:ascii="Times New Roman" w:eastAsia="Times New Roman" w:hAnsi="Times New Roman" w:cs="Times New Roman"/>
          <w:b/>
          <w:bCs/>
          <w:sz w:val="27"/>
          <w:szCs w:val="27"/>
        </w:rPr>
        <w:pPrChange w:id="816" w:author="Admin" w:date="2026-07-06T13:39:00Z" w16du:dateUtc="2026-07-06T06:39:00Z">
          <w:pPr>
            <w:spacing w:before="100" w:beforeAutospacing="1" w:after="100" w:afterAutospacing="1" w:line="240" w:lineRule="auto"/>
            <w:outlineLvl w:val="2"/>
          </w:pPr>
        </w:pPrChange>
      </w:pPr>
      <w:proofErr w:type="spellStart"/>
      <w:r w:rsidRPr="002205A1">
        <w:rPr>
          <w:rFonts w:ascii="Times New Roman" w:eastAsia="Times New Roman" w:hAnsi="Times New Roman" w:cs="Times New Roman"/>
          <w:b/>
          <w:bCs/>
          <w:sz w:val="27"/>
          <w:szCs w:val="27"/>
        </w:rPr>
        <w:t>Một</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vấn</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đề</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thường</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có</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nhiều</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nguyên</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nhân</w:t>
      </w:r>
      <w:proofErr w:type="spellEnd"/>
    </w:p>
    <w:p w14:paraId="1B9F8188"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Ví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dụ</w:t>
      </w:r>
      <w:proofErr w:type="spellEnd"/>
      <w:r w:rsidRPr="002205A1">
        <w:rPr>
          <w:rFonts w:ascii="Times New Roman" w:eastAsia="Times New Roman" w:hAnsi="Times New Roman" w:cs="Times New Roman"/>
          <w:sz w:val="24"/>
          <w:szCs w:val="24"/>
        </w:rPr>
        <w:t>:</w:t>
      </w:r>
    </w:p>
    <w:p w14:paraId="5138F09C"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Doanh </w:t>
      </w:r>
      <w:proofErr w:type="spellStart"/>
      <w:r w:rsidRPr="002205A1">
        <w:rPr>
          <w:rFonts w:ascii="Times New Roman" w:eastAsia="Times New Roman" w:hAnsi="Times New Roman" w:cs="Times New Roman"/>
          <w:sz w:val="24"/>
          <w:szCs w:val="24"/>
        </w:rPr>
        <w:t>số</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giảm</w:t>
      </w:r>
      <w:proofErr w:type="spellEnd"/>
      <w:r w:rsidRPr="002205A1">
        <w:rPr>
          <w:rFonts w:ascii="Times New Roman" w:eastAsia="Times New Roman" w:hAnsi="Times New Roman" w:cs="Times New Roman"/>
          <w:sz w:val="24"/>
          <w:szCs w:val="24"/>
        </w:rPr>
        <w:t>.</w:t>
      </w:r>
    </w:p>
    <w:p w14:paraId="10735EF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nghĩa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Sales </w:t>
      </w:r>
      <w:proofErr w:type="spellStart"/>
      <w:r w:rsidRPr="002205A1">
        <w:rPr>
          <w:rFonts w:ascii="Times New Roman" w:eastAsia="Times New Roman" w:hAnsi="Times New Roman" w:cs="Times New Roman"/>
          <w:sz w:val="24"/>
          <w:szCs w:val="24"/>
        </w:rPr>
        <w:t>yếu</w:t>
      </w:r>
      <w:proofErr w:type="spellEnd"/>
      <w:r w:rsidRPr="002205A1">
        <w:rPr>
          <w:rFonts w:ascii="Times New Roman" w:eastAsia="Times New Roman" w:hAnsi="Times New Roman" w:cs="Times New Roman"/>
          <w:sz w:val="24"/>
          <w:szCs w:val="24"/>
        </w:rPr>
        <w:t>.</w:t>
      </w:r>
    </w:p>
    <w:p w14:paraId="350F492E"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thể</w:t>
      </w:r>
      <w:proofErr w:type="spellEnd"/>
      <w:r w:rsidRPr="002205A1">
        <w:rPr>
          <w:rFonts w:ascii="Times New Roman" w:eastAsia="Times New Roman" w:hAnsi="Times New Roman" w:cs="Times New Roman"/>
          <w:sz w:val="24"/>
          <w:szCs w:val="24"/>
        </w:rPr>
        <w:t xml:space="preserve"> do:</w:t>
      </w:r>
    </w:p>
    <w:p w14:paraId="26773192" w14:textId="77777777" w:rsidR="002205A1" w:rsidRPr="002205A1" w:rsidRDefault="002205A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Quy </w:t>
      </w:r>
      <w:proofErr w:type="spellStart"/>
      <w:r w:rsidRPr="002205A1">
        <w:rPr>
          <w:rFonts w:ascii="Times New Roman" w:eastAsia="Times New Roman" w:hAnsi="Times New Roman" w:cs="Times New Roman"/>
          <w:sz w:val="24"/>
          <w:szCs w:val="24"/>
        </w:rPr>
        <w:t>trình</w:t>
      </w:r>
      <w:proofErr w:type="spellEnd"/>
      <w:r w:rsidRPr="002205A1">
        <w:rPr>
          <w:rFonts w:ascii="Times New Roman" w:eastAsia="Times New Roman" w:hAnsi="Times New Roman" w:cs="Times New Roman"/>
          <w:sz w:val="24"/>
          <w:szCs w:val="24"/>
        </w:rPr>
        <w:t>.</w:t>
      </w:r>
    </w:p>
    <w:p w14:paraId="45B568EF" w14:textId="77777777" w:rsidR="002205A1" w:rsidRPr="002205A1" w:rsidRDefault="002205A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Marketing.</w:t>
      </w:r>
    </w:p>
    <w:p w14:paraId="5B8769D2" w14:textId="77777777" w:rsidR="002205A1" w:rsidRPr="002205A1" w:rsidRDefault="002205A1">
      <w:pPr>
        <w:numPr>
          <w:ilvl w:val="0"/>
          <w:numId w:val="124"/>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Giá</w:t>
      </w:r>
      <w:proofErr w:type="spellEnd"/>
      <w:r w:rsidRPr="002205A1">
        <w:rPr>
          <w:rFonts w:ascii="Times New Roman" w:eastAsia="Times New Roman" w:hAnsi="Times New Roman" w:cs="Times New Roman"/>
          <w:sz w:val="24"/>
          <w:szCs w:val="24"/>
        </w:rPr>
        <w:t>.</w:t>
      </w:r>
    </w:p>
    <w:p w14:paraId="74F384B0" w14:textId="77777777" w:rsidR="002205A1" w:rsidRPr="002205A1" w:rsidRDefault="002205A1">
      <w:pPr>
        <w:numPr>
          <w:ilvl w:val="0"/>
          <w:numId w:val="124"/>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Sản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phẩm</w:t>
      </w:r>
      <w:proofErr w:type="spellEnd"/>
      <w:r w:rsidRPr="002205A1">
        <w:rPr>
          <w:rFonts w:ascii="Times New Roman" w:eastAsia="Times New Roman" w:hAnsi="Times New Roman" w:cs="Times New Roman"/>
          <w:sz w:val="24"/>
          <w:szCs w:val="24"/>
        </w:rPr>
        <w:t>.</w:t>
      </w:r>
    </w:p>
    <w:p w14:paraId="3D364741" w14:textId="77777777" w:rsidR="002205A1" w:rsidRPr="002205A1" w:rsidRDefault="002205A1">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Quản </w:t>
      </w:r>
      <w:proofErr w:type="spellStart"/>
      <w:r w:rsidRPr="002205A1">
        <w:rPr>
          <w:rFonts w:ascii="Times New Roman" w:eastAsia="Times New Roman" w:hAnsi="Times New Roman" w:cs="Times New Roman"/>
          <w:sz w:val="24"/>
          <w:szCs w:val="24"/>
        </w:rPr>
        <w:t>lý</w:t>
      </w:r>
      <w:proofErr w:type="spellEnd"/>
      <w:r w:rsidRPr="002205A1">
        <w:rPr>
          <w:rFonts w:ascii="Times New Roman" w:eastAsia="Times New Roman" w:hAnsi="Times New Roman" w:cs="Times New Roman"/>
          <w:sz w:val="24"/>
          <w:szCs w:val="24"/>
        </w:rPr>
        <w:t>.</w:t>
      </w:r>
    </w:p>
    <w:p w14:paraId="66585111" w14:textId="77777777" w:rsidR="002205A1" w:rsidRPr="002205A1" w:rsidRDefault="002205A1">
      <w:pPr>
        <w:numPr>
          <w:ilvl w:val="0"/>
          <w:numId w:val="124"/>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Chính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sách</w:t>
      </w:r>
      <w:proofErr w:type="spellEnd"/>
      <w:r w:rsidRPr="002205A1">
        <w:rPr>
          <w:rFonts w:ascii="Times New Roman" w:eastAsia="Times New Roman" w:hAnsi="Times New Roman" w:cs="Times New Roman"/>
          <w:sz w:val="24"/>
          <w:szCs w:val="24"/>
        </w:rPr>
        <w:t>.</w:t>
      </w:r>
    </w:p>
    <w:p w14:paraId="652AEBD0"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Diagnosis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tìm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nguyên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sự</w:t>
      </w:r>
      <w:proofErr w:type="spellEnd"/>
      <w:r w:rsidRPr="002205A1">
        <w:rPr>
          <w:rFonts w:ascii="Times New Roman" w:eastAsia="Times New Roman" w:hAnsi="Times New Roman" w:cs="Times New Roman"/>
          <w:sz w:val="24"/>
          <w:szCs w:val="24"/>
        </w:rPr>
        <w:t>.</w:t>
      </w:r>
    </w:p>
    <w:p w14:paraId="3AA58752" w14:textId="62E9BB51" w:rsidR="002205A1" w:rsidRPr="002205A1" w:rsidDel="00B722C5" w:rsidRDefault="00000000" w:rsidP="002205A1">
      <w:pPr>
        <w:spacing w:after="0" w:line="240" w:lineRule="auto"/>
        <w:rPr>
          <w:del w:id="817" w:author="Admin" w:date="2026-07-06T13:39:00Z" w16du:dateUtc="2026-07-06T06:39:00Z"/>
          <w:rFonts w:ascii="Times New Roman" w:eastAsia="Times New Roman" w:hAnsi="Times New Roman" w:cs="Times New Roman"/>
          <w:sz w:val="24"/>
          <w:szCs w:val="24"/>
        </w:rPr>
      </w:pPr>
      <w:del w:id="818" w:author="Admin" w:date="2026-07-06T13:39:00Z" w16du:dateUtc="2026-07-06T06:39:00Z">
        <w:r w:rsidDel="00B722C5">
          <w:rPr>
            <w:rFonts w:ascii="Times New Roman" w:eastAsia="Times New Roman" w:hAnsi="Times New Roman" w:cs="Times New Roman"/>
            <w:sz w:val="24"/>
            <w:szCs w:val="24"/>
          </w:rPr>
          <w:pict w14:anchorId="22333D70">
            <v:rect id="_x0000_i1257" style="width:0;height:1.5pt" o:hralign="center" o:hrstd="t" o:hr="t" fillcolor="#a0a0a0" stroked="f"/>
          </w:pict>
        </w:r>
      </w:del>
    </w:p>
    <w:p w14:paraId="7B4518D2" w14:textId="77777777" w:rsidR="002205A1" w:rsidRPr="002205A1" w:rsidRDefault="002205A1" w:rsidP="00B722C5">
      <w:pPr>
        <w:spacing w:after="0" w:line="240" w:lineRule="auto"/>
        <w:rPr>
          <w:rFonts w:ascii="Times New Roman" w:eastAsia="Times New Roman" w:hAnsi="Times New Roman" w:cs="Times New Roman"/>
          <w:b/>
          <w:bCs/>
          <w:sz w:val="27"/>
          <w:szCs w:val="27"/>
        </w:rPr>
        <w:pPrChange w:id="819" w:author="Admin" w:date="2026-07-06T13:39:00Z" w16du:dateUtc="2026-07-06T06:39:00Z">
          <w:pPr>
            <w:spacing w:before="100" w:beforeAutospacing="1" w:after="100" w:afterAutospacing="1" w:line="240" w:lineRule="auto"/>
            <w:outlineLvl w:val="2"/>
          </w:pPr>
        </w:pPrChange>
      </w:pPr>
      <w:proofErr w:type="spellStart"/>
      <w:r w:rsidRPr="002205A1">
        <w:rPr>
          <w:rFonts w:ascii="Times New Roman" w:eastAsia="Times New Roman" w:hAnsi="Times New Roman" w:cs="Times New Roman"/>
          <w:b/>
          <w:bCs/>
          <w:sz w:val="27"/>
          <w:szCs w:val="27"/>
        </w:rPr>
        <w:t>Không</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phải</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mọi</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nguyên</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nhân</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đều</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cần</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giải</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quyết</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trước</w:t>
      </w:r>
      <w:proofErr w:type="spellEnd"/>
    </w:p>
    <w:p w14:paraId="24D62DCC"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Consultant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biết</w:t>
      </w:r>
      <w:proofErr w:type="spellEnd"/>
      <w:r w:rsidRPr="002205A1">
        <w:rPr>
          <w:rFonts w:ascii="Times New Roman" w:eastAsia="Times New Roman" w:hAnsi="Times New Roman" w:cs="Times New Roman"/>
          <w:sz w:val="24"/>
          <w:szCs w:val="24"/>
        </w:rPr>
        <w:t>:</w:t>
      </w:r>
    </w:p>
    <w:p w14:paraId="47A7A82D"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Nguyên </w:t>
      </w:r>
      <w:proofErr w:type="spellStart"/>
      <w:r w:rsidRPr="002205A1">
        <w:rPr>
          <w:rFonts w:ascii="Times New Roman" w:eastAsia="Times New Roman" w:hAnsi="Times New Roman" w:cs="Times New Roman"/>
          <w:sz w:val="24"/>
          <w:szCs w:val="24"/>
        </w:rPr>
        <w:t>nhân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nào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tạo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lớn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nhất</w:t>
      </w:r>
      <w:proofErr w:type="spellEnd"/>
      <w:r w:rsidRPr="002205A1">
        <w:rPr>
          <w:rFonts w:ascii="Times New Roman" w:eastAsia="Times New Roman" w:hAnsi="Times New Roman" w:cs="Times New Roman"/>
          <w:sz w:val="24"/>
          <w:szCs w:val="24"/>
        </w:rPr>
        <w:t>.</w:t>
      </w:r>
    </w:p>
    <w:p w14:paraId="05EBA19D" w14:textId="6F024A2E" w:rsidR="002205A1" w:rsidRPr="002205A1" w:rsidDel="00B722C5" w:rsidRDefault="00000000" w:rsidP="002205A1">
      <w:pPr>
        <w:spacing w:after="0" w:line="240" w:lineRule="auto"/>
        <w:rPr>
          <w:del w:id="820" w:author="Admin" w:date="2026-07-06T13:39:00Z" w16du:dateUtc="2026-07-06T06:39:00Z"/>
          <w:rFonts w:ascii="Times New Roman" w:eastAsia="Times New Roman" w:hAnsi="Times New Roman" w:cs="Times New Roman"/>
          <w:sz w:val="24"/>
          <w:szCs w:val="24"/>
        </w:rPr>
      </w:pPr>
      <w:del w:id="821" w:author="Admin" w:date="2026-07-06T13:39:00Z" w16du:dateUtc="2026-07-06T06:39:00Z">
        <w:r w:rsidDel="00B722C5">
          <w:rPr>
            <w:rFonts w:ascii="Times New Roman" w:eastAsia="Times New Roman" w:hAnsi="Times New Roman" w:cs="Times New Roman"/>
            <w:sz w:val="24"/>
            <w:szCs w:val="24"/>
          </w:rPr>
          <w:pict w14:anchorId="22C8C66F">
            <v:rect id="_x0000_i1258" style="width:0;height:1.5pt" o:hralign="center" o:hrstd="t" o:hr="t" fillcolor="#a0a0a0" stroked="f"/>
          </w:pict>
        </w:r>
      </w:del>
    </w:p>
    <w:p w14:paraId="3BA3C0A7"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822" w:author="Admin" w:date="2026-07-06T13:39:00Z" w16du:dateUtc="2026-07-06T06:39: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4.4. THUCHOCVN Root Cause Framework (RCF)</w:t>
      </w:r>
    </w:p>
    <w:p w14:paraId="14229E7D"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Đây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Framework </w:t>
      </w:r>
      <w:proofErr w:type="spellStart"/>
      <w:r w:rsidRPr="002205A1">
        <w:rPr>
          <w:rFonts w:ascii="Times New Roman" w:eastAsia="Times New Roman" w:hAnsi="Times New Roman" w:cs="Times New Roman"/>
          <w:sz w:val="24"/>
          <w:szCs w:val="24"/>
        </w:rPr>
        <w:t>mới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của</w:t>
      </w:r>
      <w:proofErr w:type="spellEnd"/>
      <w:r w:rsidRPr="002205A1">
        <w:rPr>
          <w:rFonts w:ascii="Times New Roman" w:eastAsia="Times New Roman" w:hAnsi="Times New Roman" w:cs="Times New Roman"/>
          <w:sz w:val="24"/>
          <w:szCs w:val="24"/>
        </w:rPr>
        <w:t xml:space="preserve"> THUCHOCVN.</w:t>
      </w:r>
    </w:p>
    <w:p w14:paraId="0F26D065"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Mỗi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tích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theo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năm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lớp</w:t>
      </w:r>
      <w:proofErr w:type="spellEnd"/>
      <w:r w:rsidRPr="002205A1">
        <w:rPr>
          <w:rFonts w:ascii="Times New Roman" w:eastAsia="Times New Roman" w:hAnsi="Times New Roman" w:cs="Times New Roman"/>
          <w:sz w:val="24"/>
          <w:szCs w:val="24"/>
        </w:rPr>
        <w:t>.</w:t>
      </w:r>
    </w:p>
    <w:p w14:paraId="5F1561E5"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23"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SYMPTOM</w:t>
      </w:r>
    </w:p>
    <w:p w14:paraId="525978AA"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24"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 xml:space="preserve">(Triệu </w:t>
      </w:r>
      <w:proofErr w:type="spellStart"/>
      <w:r w:rsidRPr="002205A1">
        <w:rPr>
          <w:rFonts w:ascii="Courier New" w:eastAsia="Times New Roman" w:hAnsi="Courier New" w:cs="Courier New"/>
          <w:sz w:val="20"/>
          <w:szCs w:val="20"/>
        </w:rPr>
        <w:t>chứng</w:t>
      </w:r>
      <w:proofErr w:type="spellEnd"/>
      <w:r w:rsidRPr="002205A1">
        <w:rPr>
          <w:rFonts w:ascii="Courier New" w:eastAsia="Times New Roman" w:hAnsi="Courier New" w:cs="Courier New"/>
          <w:sz w:val="20"/>
          <w:szCs w:val="20"/>
        </w:rPr>
        <w:t>)</w:t>
      </w:r>
    </w:p>
    <w:p w14:paraId="4D76EFDE"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25"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6DCF6E1"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26"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lastRenderedPageBreak/>
        <w:t>↓</w:t>
      </w:r>
    </w:p>
    <w:p w14:paraId="45F810C5"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27"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8A83925"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28"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PROBLEM</w:t>
      </w:r>
    </w:p>
    <w:p w14:paraId="48A529A4"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29"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roofErr w:type="spellStart"/>
      <w:r w:rsidRPr="002205A1">
        <w:rPr>
          <w:rFonts w:ascii="Courier New" w:eastAsia="Times New Roman" w:hAnsi="Courier New" w:cs="Courier New"/>
          <w:sz w:val="20"/>
          <w:szCs w:val="20"/>
        </w:rPr>
        <w:t>Vấn</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đề</w:t>
      </w:r>
      <w:proofErr w:type="spellEnd"/>
      <w:r w:rsidRPr="002205A1">
        <w:rPr>
          <w:rFonts w:ascii="Courier New" w:eastAsia="Times New Roman" w:hAnsi="Courier New" w:cs="Courier New"/>
          <w:sz w:val="20"/>
          <w:szCs w:val="20"/>
        </w:rPr>
        <w:t>)</w:t>
      </w:r>
    </w:p>
    <w:p w14:paraId="033B5352"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0"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5F822FE"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1"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6B633893"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2"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87E4920"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3"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ROOT CAUSE</w:t>
      </w:r>
    </w:p>
    <w:p w14:paraId="7FC835D9"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4"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 xml:space="preserve">(Nguyên </w:t>
      </w:r>
      <w:proofErr w:type="spellStart"/>
      <w:r w:rsidRPr="002205A1">
        <w:rPr>
          <w:rFonts w:ascii="Courier New" w:eastAsia="Times New Roman" w:hAnsi="Courier New" w:cs="Courier New"/>
          <w:sz w:val="20"/>
          <w:szCs w:val="20"/>
        </w:rPr>
        <w:t>nhân</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gốc</w:t>
      </w:r>
      <w:proofErr w:type="spellEnd"/>
      <w:r w:rsidRPr="002205A1">
        <w:rPr>
          <w:rFonts w:ascii="Courier New" w:eastAsia="Times New Roman" w:hAnsi="Courier New" w:cs="Courier New"/>
          <w:sz w:val="20"/>
          <w:szCs w:val="20"/>
        </w:rPr>
        <w:t>)</w:t>
      </w:r>
    </w:p>
    <w:p w14:paraId="3EC6D53F"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5"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CEF9ED6"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6"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3FAD667D"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7"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A418EDE"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8"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BUSINESS IMPACT</w:t>
      </w:r>
    </w:p>
    <w:p w14:paraId="4012C319"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39"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roofErr w:type="spellStart"/>
      <w:r w:rsidRPr="002205A1">
        <w:rPr>
          <w:rFonts w:ascii="Courier New" w:eastAsia="Times New Roman" w:hAnsi="Courier New" w:cs="Courier New"/>
          <w:sz w:val="20"/>
          <w:szCs w:val="20"/>
        </w:rPr>
        <w:t>Tác</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động</w:t>
      </w:r>
      <w:proofErr w:type="spellEnd"/>
      <w:r w:rsidRPr="002205A1">
        <w:rPr>
          <w:rFonts w:ascii="Courier New" w:eastAsia="Times New Roman" w:hAnsi="Courier New" w:cs="Courier New"/>
          <w:sz w:val="20"/>
          <w:szCs w:val="20"/>
        </w:rPr>
        <w:t>)</w:t>
      </w:r>
    </w:p>
    <w:p w14:paraId="2AD37804"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0"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DAFF471"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1"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3241555D"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2"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F74A11D"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3"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PRIORITY</w:t>
      </w:r>
    </w:p>
    <w:p w14:paraId="08557E3A"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4"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roofErr w:type="spellStart"/>
      <w:r w:rsidRPr="002205A1">
        <w:rPr>
          <w:rFonts w:ascii="Courier New" w:eastAsia="Times New Roman" w:hAnsi="Courier New" w:cs="Courier New"/>
          <w:sz w:val="20"/>
          <w:szCs w:val="20"/>
        </w:rPr>
        <w:t>Mức</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ưu</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tiên</w:t>
      </w:r>
      <w:proofErr w:type="spellEnd"/>
      <w:r w:rsidRPr="002205A1">
        <w:rPr>
          <w:rFonts w:ascii="Courier New" w:eastAsia="Times New Roman" w:hAnsi="Courier New" w:cs="Courier New"/>
          <w:sz w:val="20"/>
          <w:szCs w:val="20"/>
        </w:rPr>
        <w:t>)</w:t>
      </w:r>
    </w:p>
    <w:p w14:paraId="52D81C62" w14:textId="77777777" w:rsidR="002205A1" w:rsidRPr="002205A1" w:rsidRDefault="002205A1" w:rsidP="00B722C5">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Ví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dụ</w:t>
      </w:r>
      <w:proofErr w:type="spellEnd"/>
      <w:r w:rsidRPr="002205A1">
        <w:rPr>
          <w:rFonts w:ascii="Times New Roman" w:eastAsia="Times New Roman" w:hAnsi="Times New Roman" w:cs="Times New Roman"/>
          <w:sz w:val="24"/>
          <w:szCs w:val="24"/>
        </w:rPr>
        <w:t>.</w:t>
      </w:r>
    </w:p>
    <w:p w14:paraId="47C5C6F9"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5"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 xml:space="preserve">Doanh </w:t>
      </w:r>
      <w:proofErr w:type="spellStart"/>
      <w:r w:rsidRPr="002205A1">
        <w:rPr>
          <w:rFonts w:ascii="Courier New" w:eastAsia="Times New Roman" w:hAnsi="Courier New" w:cs="Courier New"/>
          <w:sz w:val="20"/>
          <w:szCs w:val="20"/>
        </w:rPr>
        <w:t>số</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giảm</w:t>
      </w:r>
      <w:proofErr w:type="spellEnd"/>
    </w:p>
    <w:p w14:paraId="096F2377"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6"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7B03A04"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7"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0EAE5E42"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8"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262C34C"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49"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 xml:space="preserve">Sales </w:t>
      </w:r>
      <w:proofErr w:type="spellStart"/>
      <w:r w:rsidRPr="002205A1">
        <w:rPr>
          <w:rFonts w:ascii="Courier New" w:eastAsia="Times New Roman" w:hAnsi="Courier New" w:cs="Courier New"/>
          <w:sz w:val="20"/>
          <w:szCs w:val="20"/>
        </w:rPr>
        <w:t>chốt</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thấp</w:t>
      </w:r>
      <w:proofErr w:type="spellEnd"/>
    </w:p>
    <w:p w14:paraId="31EB12BA"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0"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23A346D"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1"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2DF9FEAF"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2"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AAC452E"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3"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 xml:space="preserve">Quy </w:t>
      </w:r>
      <w:proofErr w:type="spellStart"/>
      <w:r w:rsidRPr="002205A1">
        <w:rPr>
          <w:rFonts w:ascii="Courier New" w:eastAsia="Times New Roman" w:hAnsi="Courier New" w:cs="Courier New"/>
          <w:sz w:val="20"/>
          <w:szCs w:val="20"/>
        </w:rPr>
        <w:t>trình</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tư</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vấn</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không</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thống</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nhất</w:t>
      </w:r>
      <w:proofErr w:type="spellEnd"/>
    </w:p>
    <w:p w14:paraId="6DE6EC18"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4"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EFC549F"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5"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41473400"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6"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3A2AE7A"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7"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2205A1">
        <w:rPr>
          <w:rFonts w:ascii="Courier New" w:eastAsia="Times New Roman" w:hAnsi="Courier New" w:cs="Courier New"/>
          <w:sz w:val="20"/>
          <w:szCs w:val="20"/>
        </w:rPr>
        <w:t>Tỷ</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lệ</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chuyển</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đổi</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thấp</w:t>
      </w:r>
      <w:proofErr w:type="spellEnd"/>
    </w:p>
    <w:p w14:paraId="730C6D49"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8"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EC98A19"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59"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54C3AF3B"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60"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2265594"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861" w:author="Admin" w:date="2026-07-06T13:39:00Z" w16du:dateUtc="2026-07-06T06:3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2205A1">
        <w:rPr>
          <w:rFonts w:ascii="Courier New" w:eastAsia="Times New Roman" w:hAnsi="Courier New" w:cs="Courier New"/>
          <w:sz w:val="20"/>
          <w:szCs w:val="20"/>
        </w:rPr>
        <w:t>Ưu</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tiên</w:t>
      </w:r>
      <w:proofErr w:type="spellEnd"/>
      <w:r w:rsidRPr="002205A1">
        <w:rPr>
          <w:rFonts w:ascii="Courier New" w:eastAsia="Times New Roman" w:hAnsi="Courier New" w:cs="Courier New"/>
          <w:sz w:val="20"/>
          <w:szCs w:val="20"/>
        </w:rPr>
        <w:t xml:space="preserve"> </w:t>
      </w:r>
      <w:proofErr w:type="spellStart"/>
      <w:r w:rsidRPr="002205A1">
        <w:rPr>
          <w:rFonts w:ascii="Courier New" w:eastAsia="Times New Roman" w:hAnsi="Courier New" w:cs="Courier New"/>
          <w:sz w:val="20"/>
          <w:szCs w:val="20"/>
        </w:rPr>
        <w:t>cao</w:t>
      </w:r>
      <w:proofErr w:type="spellEnd"/>
    </w:p>
    <w:p w14:paraId="43AE053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Đây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giúp</w:t>
      </w:r>
      <w:proofErr w:type="spellEnd"/>
      <w:r w:rsidRPr="002205A1">
        <w:rPr>
          <w:rFonts w:ascii="Times New Roman" w:eastAsia="Times New Roman" w:hAnsi="Times New Roman" w:cs="Times New Roman"/>
          <w:sz w:val="24"/>
          <w:szCs w:val="24"/>
        </w:rPr>
        <w:t xml:space="preserve"> Consultant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dừng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lại</w:t>
      </w:r>
      <w:proofErr w:type="spellEnd"/>
      <w:r w:rsidRPr="002205A1">
        <w:rPr>
          <w:rFonts w:ascii="Times New Roman" w:eastAsia="Times New Roman" w:hAnsi="Times New Roman" w:cs="Times New Roman"/>
          <w:sz w:val="24"/>
          <w:szCs w:val="24"/>
        </w:rPr>
        <w:t xml:space="preserve"> ở </w:t>
      </w:r>
      <w:proofErr w:type="spellStart"/>
      <w:r w:rsidRPr="002205A1">
        <w:rPr>
          <w:rFonts w:ascii="Times New Roman" w:eastAsia="Times New Roman" w:hAnsi="Times New Roman" w:cs="Times New Roman"/>
          <w:sz w:val="24"/>
          <w:szCs w:val="24"/>
        </w:rPr>
        <w:t>biểu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mặt</w:t>
      </w:r>
      <w:proofErr w:type="spellEnd"/>
      <w:r w:rsidRPr="002205A1">
        <w:rPr>
          <w:rFonts w:ascii="Times New Roman" w:eastAsia="Times New Roman" w:hAnsi="Times New Roman" w:cs="Times New Roman"/>
          <w:sz w:val="24"/>
          <w:szCs w:val="24"/>
        </w:rPr>
        <w:t>.</w:t>
      </w:r>
    </w:p>
    <w:p w14:paraId="060B62A8" w14:textId="40894BC8" w:rsidR="002205A1" w:rsidRPr="002205A1" w:rsidDel="00B722C5" w:rsidRDefault="00000000" w:rsidP="002205A1">
      <w:pPr>
        <w:spacing w:after="0" w:line="240" w:lineRule="auto"/>
        <w:rPr>
          <w:del w:id="862" w:author="Admin" w:date="2026-07-06T13:40:00Z" w16du:dateUtc="2026-07-06T06:40:00Z"/>
          <w:rFonts w:ascii="Times New Roman" w:eastAsia="Times New Roman" w:hAnsi="Times New Roman" w:cs="Times New Roman"/>
          <w:sz w:val="24"/>
          <w:szCs w:val="24"/>
        </w:rPr>
      </w:pPr>
      <w:del w:id="863" w:author="Admin" w:date="2026-07-06T13:40:00Z" w16du:dateUtc="2026-07-06T06:40:00Z">
        <w:r w:rsidDel="00B722C5">
          <w:rPr>
            <w:rFonts w:ascii="Times New Roman" w:eastAsia="Times New Roman" w:hAnsi="Times New Roman" w:cs="Times New Roman"/>
            <w:sz w:val="24"/>
            <w:szCs w:val="24"/>
          </w:rPr>
          <w:pict w14:anchorId="0B715483">
            <v:rect id="_x0000_i1259" style="width:0;height:1.5pt" o:hralign="center" o:hrstd="t" o:hr="t" fillcolor="#a0a0a0" stroked="f"/>
          </w:pict>
        </w:r>
      </w:del>
    </w:p>
    <w:p w14:paraId="7DD47FAC"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864" w:author="Admin" w:date="2026-07-06T13:40:00Z" w16du:dateUtc="2026-07-06T06:40: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4.5. Quy </w:t>
      </w:r>
      <w:proofErr w:type="spellStart"/>
      <w:r w:rsidRPr="002205A1">
        <w:rPr>
          <w:rFonts w:ascii="Times New Roman" w:eastAsia="Times New Roman" w:hAnsi="Times New Roman" w:cs="Times New Roman"/>
          <w:b/>
          <w:bCs/>
          <w:kern w:val="36"/>
          <w:sz w:val="48"/>
          <w:szCs w:val="48"/>
        </w:rPr>
        <w:t>trình</w:t>
      </w:r>
      <w:proofErr w:type="spellEnd"/>
      <w:r w:rsidRPr="002205A1">
        <w:rPr>
          <w:rFonts w:ascii="Times New Roman" w:eastAsia="Times New Roman" w:hAnsi="Times New Roman" w:cs="Times New Roman"/>
          <w:b/>
          <w:bCs/>
          <w:kern w:val="36"/>
          <w:sz w:val="48"/>
          <w:szCs w:val="48"/>
        </w:rPr>
        <w:t xml:space="preserve"> Diagnosis</w:t>
      </w:r>
    </w:p>
    <w:p w14:paraId="5C32F5F9"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Business Diagnosis </w:t>
      </w:r>
      <w:proofErr w:type="spellStart"/>
      <w:r w:rsidRPr="002205A1">
        <w:rPr>
          <w:rFonts w:ascii="Times New Roman" w:eastAsia="Times New Roman" w:hAnsi="Times New Roman" w:cs="Times New Roman"/>
          <w:sz w:val="24"/>
          <w:szCs w:val="24"/>
        </w:rPr>
        <w:t>gồm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sáu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bước</w:t>
      </w:r>
      <w:proofErr w:type="spellEnd"/>
      <w:r w:rsidRPr="002205A1">
        <w:rPr>
          <w:rFonts w:ascii="Times New Roman" w:eastAsia="Times New Roman" w:hAnsi="Times New Roman" w:cs="Times New Roman"/>
          <w:sz w:val="24"/>
          <w:szCs w:val="24"/>
        </w:rPr>
        <w:t>.</w:t>
      </w:r>
    </w:p>
    <w:p w14:paraId="2A13417A" w14:textId="6174C682" w:rsidR="002205A1" w:rsidRPr="002205A1" w:rsidDel="00B722C5" w:rsidRDefault="002205A1" w:rsidP="002205A1">
      <w:pPr>
        <w:spacing w:before="100" w:beforeAutospacing="1" w:after="100" w:afterAutospacing="1" w:line="240" w:lineRule="auto"/>
        <w:outlineLvl w:val="2"/>
        <w:rPr>
          <w:del w:id="865" w:author="Admin" w:date="2026-07-06T13:40:00Z" w16du:dateUtc="2026-07-06T06:40:00Z"/>
          <w:rFonts w:ascii="Times New Roman" w:eastAsia="Times New Roman" w:hAnsi="Times New Roman" w:cs="Times New Roman"/>
          <w:b/>
          <w:bCs/>
          <w:sz w:val="27"/>
          <w:szCs w:val="27"/>
        </w:rPr>
      </w:pPr>
      <w:proofErr w:type="spellStart"/>
      <w:r w:rsidRPr="002205A1">
        <w:rPr>
          <w:rFonts w:ascii="Times New Roman" w:eastAsia="Times New Roman" w:hAnsi="Times New Roman" w:cs="Times New Roman"/>
          <w:b/>
          <w:bCs/>
          <w:sz w:val="27"/>
          <w:szCs w:val="27"/>
        </w:rPr>
        <w:t>Bước</w:t>
      </w:r>
      <w:proofErr w:type="spellEnd"/>
      <w:r w:rsidRPr="002205A1">
        <w:rPr>
          <w:rFonts w:ascii="Times New Roman" w:eastAsia="Times New Roman" w:hAnsi="Times New Roman" w:cs="Times New Roman"/>
          <w:b/>
          <w:bCs/>
          <w:sz w:val="27"/>
          <w:szCs w:val="27"/>
        </w:rPr>
        <w:t xml:space="preserve"> 1</w:t>
      </w:r>
      <w:ins w:id="866" w:author="Admin" w:date="2026-07-06T13:40:00Z" w16du:dateUtc="2026-07-06T06:40:00Z">
        <w:r w:rsidR="00B722C5">
          <w:rPr>
            <w:rFonts w:ascii="Times New Roman" w:eastAsia="Times New Roman" w:hAnsi="Times New Roman" w:cs="Times New Roman"/>
            <w:sz w:val="24"/>
            <w:szCs w:val="24"/>
          </w:rPr>
          <w:t xml:space="preserve">: </w:t>
        </w:r>
      </w:ins>
    </w:p>
    <w:p w14:paraId="3FC3AE00" w14:textId="77777777" w:rsidR="002205A1" w:rsidRPr="002205A1" w:rsidRDefault="002205A1" w:rsidP="00B722C5">
      <w:pPr>
        <w:spacing w:before="100" w:beforeAutospacing="1" w:after="100" w:afterAutospacing="1" w:line="240" w:lineRule="auto"/>
        <w:outlineLvl w:val="2"/>
        <w:rPr>
          <w:rFonts w:ascii="Times New Roman" w:eastAsia="Times New Roman" w:hAnsi="Times New Roman" w:cs="Times New Roman"/>
          <w:sz w:val="24"/>
          <w:szCs w:val="24"/>
        </w:rPr>
        <w:pPrChange w:id="867" w:author="Admin" w:date="2026-07-06T13:40:00Z" w16du:dateUtc="2026-07-06T06:40:00Z">
          <w:pPr>
            <w:spacing w:before="100" w:beforeAutospacing="1" w:after="100" w:afterAutospacing="1" w:line="240" w:lineRule="auto"/>
          </w:pPr>
        </w:pPrChange>
      </w:pPr>
      <w:proofErr w:type="spellStart"/>
      <w:r w:rsidRPr="002205A1">
        <w:rPr>
          <w:rFonts w:ascii="Times New Roman" w:eastAsia="Times New Roman" w:hAnsi="Times New Roman" w:cs="Times New Roman"/>
          <w:sz w:val="24"/>
          <w:szCs w:val="24"/>
        </w:rPr>
        <w:t>Tổng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hợp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toàn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bộ</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quả</w:t>
      </w:r>
      <w:proofErr w:type="spellEnd"/>
      <w:r w:rsidRPr="002205A1">
        <w:rPr>
          <w:rFonts w:ascii="Times New Roman" w:eastAsia="Times New Roman" w:hAnsi="Times New Roman" w:cs="Times New Roman"/>
          <w:sz w:val="24"/>
          <w:szCs w:val="24"/>
        </w:rPr>
        <w:t xml:space="preserve"> Discovery.</w:t>
      </w:r>
    </w:p>
    <w:p w14:paraId="50F7172E" w14:textId="5E6E89B8" w:rsidR="002205A1" w:rsidRPr="002205A1" w:rsidDel="00B722C5" w:rsidRDefault="00000000" w:rsidP="002205A1">
      <w:pPr>
        <w:spacing w:after="0" w:line="240" w:lineRule="auto"/>
        <w:rPr>
          <w:del w:id="868" w:author="Admin" w:date="2026-07-06T13:40:00Z" w16du:dateUtc="2026-07-06T06:40:00Z"/>
          <w:rFonts w:ascii="Times New Roman" w:eastAsia="Times New Roman" w:hAnsi="Times New Roman" w:cs="Times New Roman"/>
          <w:sz w:val="24"/>
          <w:szCs w:val="24"/>
        </w:rPr>
      </w:pPr>
      <w:del w:id="869" w:author="Admin" w:date="2026-07-06T13:40:00Z" w16du:dateUtc="2026-07-06T06:40:00Z">
        <w:r w:rsidDel="00B722C5">
          <w:rPr>
            <w:rFonts w:ascii="Times New Roman" w:eastAsia="Times New Roman" w:hAnsi="Times New Roman" w:cs="Times New Roman"/>
            <w:sz w:val="24"/>
            <w:szCs w:val="24"/>
          </w:rPr>
          <w:pict w14:anchorId="15C3E44F">
            <v:rect id="_x0000_i1260" style="width:0;height:1.5pt" o:hralign="center" o:hrstd="t" o:hr="t" fillcolor="#a0a0a0" stroked="f"/>
          </w:pict>
        </w:r>
      </w:del>
    </w:p>
    <w:p w14:paraId="1560C136" w14:textId="4CD41F4A" w:rsidR="00B722C5" w:rsidRPr="002205A1" w:rsidDel="00B722C5" w:rsidRDefault="002205A1" w:rsidP="00B722C5">
      <w:pPr>
        <w:spacing w:after="0" w:line="240" w:lineRule="auto"/>
        <w:rPr>
          <w:del w:id="870" w:author="Admin" w:date="2026-07-06T13:40:00Z" w16du:dateUtc="2026-07-06T06:40:00Z"/>
          <w:rFonts w:ascii="Times New Roman" w:eastAsia="Times New Roman" w:hAnsi="Times New Roman" w:cs="Times New Roman"/>
          <w:b/>
          <w:bCs/>
          <w:sz w:val="27"/>
          <w:szCs w:val="27"/>
        </w:rPr>
        <w:pPrChange w:id="871" w:author="Admin" w:date="2026-07-06T13:40:00Z" w16du:dateUtc="2026-07-06T06:40:00Z">
          <w:pPr>
            <w:spacing w:before="100" w:beforeAutospacing="1" w:after="100" w:afterAutospacing="1" w:line="240" w:lineRule="auto"/>
            <w:outlineLvl w:val="2"/>
          </w:pPr>
        </w:pPrChange>
      </w:pPr>
      <w:proofErr w:type="spellStart"/>
      <w:r w:rsidRPr="002205A1">
        <w:rPr>
          <w:rFonts w:ascii="Times New Roman" w:eastAsia="Times New Roman" w:hAnsi="Times New Roman" w:cs="Times New Roman"/>
          <w:b/>
          <w:bCs/>
          <w:sz w:val="27"/>
          <w:szCs w:val="27"/>
        </w:rPr>
        <w:t>Bước</w:t>
      </w:r>
      <w:proofErr w:type="spellEnd"/>
      <w:r w:rsidRPr="002205A1">
        <w:rPr>
          <w:rFonts w:ascii="Times New Roman" w:eastAsia="Times New Roman" w:hAnsi="Times New Roman" w:cs="Times New Roman"/>
          <w:b/>
          <w:bCs/>
          <w:sz w:val="27"/>
          <w:szCs w:val="27"/>
        </w:rPr>
        <w:t xml:space="preserve"> 2</w:t>
      </w:r>
      <w:ins w:id="872" w:author="Admin" w:date="2026-07-06T13:40:00Z" w16du:dateUtc="2026-07-06T06:40:00Z">
        <w:r w:rsidR="00B722C5">
          <w:rPr>
            <w:rFonts w:ascii="Times New Roman" w:eastAsia="Times New Roman" w:hAnsi="Times New Roman" w:cs="Times New Roman"/>
            <w:b/>
            <w:bCs/>
            <w:sz w:val="27"/>
            <w:szCs w:val="27"/>
          </w:rPr>
          <w:t>:</w:t>
        </w:r>
      </w:ins>
    </w:p>
    <w:p w14:paraId="09DF40F9" w14:textId="24A3E322" w:rsidR="002205A1" w:rsidRPr="002205A1" w:rsidRDefault="00B722C5" w:rsidP="00B722C5">
      <w:pPr>
        <w:spacing w:after="0" w:line="240" w:lineRule="auto"/>
        <w:rPr>
          <w:rFonts w:ascii="Times New Roman" w:eastAsia="Times New Roman" w:hAnsi="Times New Roman" w:cs="Times New Roman"/>
          <w:sz w:val="24"/>
          <w:szCs w:val="24"/>
        </w:rPr>
        <w:pPrChange w:id="873" w:author="Admin" w:date="2026-07-06T13:40:00Z" w16du:dateUtc="2026-07-06T06:40:00Z">
          <w:pPr>
            <w:spacing w:before="100" w:beforeAutospacing="1" w:after="100" w:afterAutospacing="1" w:line="240" w:lineRule="auto"/>
          </w:pPr>
        </w:pPrChange>
      </w:pPr>
      <w:ins w:id="874" w:author="Admin" w:date="2026-07-06T13:40:00Z" w16du:dateUtc="2026-07-06T06:40:00Z">
        <w:r>
          <w:rPr>
            <w:rFonts w:ascii="Times New Roman" w:eastAsia="Times New Roman" w:hAnsi="Times New Roman" w:cs="Times New Roman"/>
            <w:sz w:val="24"/>
            <w:szCs w:val="24"/>
          </w:rPr>
          <w:t xml:space="preserve"> </w:t>
        </w:r>
      </w:ins>
      <w:proofErr w:type="spellStart"/>
      <w:r w:rsidR="002205A1" w:rsidRPr="002205A1">
        <w:rPr>
          <w:rFonts w:ascii="Times New Roman" w:eastAsia="Times New Roman" w:hAnsi="Times New Roman" w:cs="Times New Roman"/>
          <w:sz w:val="24"/>
          <w:szCs w:val="24"/>
        </w:rPr>
        <w:t>Liệt</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kê</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toàn</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bộ</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vấn</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đề</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phát</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hiện</w:t>
      </w:r>
      <w:proofErr w:type="spellEnd"/>
      <w:r w:rsidR="002205A1" w:rsidRPr="002205A1">
        <w:rPr>
          <w:rFonts w:ascii="Times New Roman" w:eastAsia="Times New Roman" w:hAnsi="Times New Roman" w:cs="Times New Roman"/>
          <w:sz w:val="24"/>
          <w:szCs w:val="24"/>
        </w:rPr>
        <w:t>.</w:t>
      </w:r>
    </w:p>
    <w:p w14:paraId="54CC36AB"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Ví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dụ</w:t>
      </w:r>
      <w:proofErr w:type="spellEnd"/>
      <w:r w:rsidRPr="002205A1">
        <w:rPr>
          <w:rFonts w:ascii="Times New Roman" w:eastAsia="Times New Roman" w:hAnsi="Times New Roman" w:cs="Times New Roman"/>
          <w:sz w:val="24"/>
          <w:szCs w:val="24"/>
        </w:rPr>
        <w:t>.</w:t>
      </w:r>
    </w:p>
    <w:p w14:paraId="395A3063" w14:textId="77777777" w:rsidR="002205A1" w:rsidRPr="002205A1" w:rsidRDefault="002205A1">
      <w:pPr>
        <w:numPr>
          <w:ilvl w:val="0"/>
          <w:numId w:val="125"/>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lastRenderedPageBreak/>
        <w:t>Chậm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lý</w:t>
      </w:r>
      <w:proofErr w:type="spellEnd"/>
      <w:r w:rsidRPr="002205A1">
        <w:rPr>
          <w:rFonts w:ascii="Times New Roman" w:eastAsia="Times New Roman" w:hAnsi="Times New Roman" w:cs="Times New Roman"/>
          <w:sz w:val="24"/>
          <w:szCs w:val="24"/>
        </w:rPr>
        <w:t>.</w:t>
      </w:r>
    </w:p>
    <w:p w14:paraId="53FF1FE1" w14:textId="77777777" w:rsidR="002205A1" w:rsidRPr="002205A1" w:rsidRDefault="002205A1">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Sai </w:t>
      </w:r>
      <w:proofErr w:type="spellStart"/>
      <w:r w:rsidRPr="002205A1">
        <w:rPr>
          <w:rFonts w:ascii="Times New Roman" w:eastAsia="Times New Roman" w:hAnsi="Times New Roman" w:cs="Times New Roman"/>
          <w:sz w:val="24"/>
          <w:szCs w:val="24"/>
        </w:rPr>
        <w:t>dữ</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r w:rsidRPr="002205A1">
        <w:rPr>
          <w:rFonts w:ascii="Times New Roman" w:eastAsia="Times New Roman" w:hAnsi="Times New Roman" w:cs="Times New Roman"/>
          <w:sz w:val="24"/>
          <w:szCs w:val="24"/>
        </w:rPr>
        <w:t>.</w:t>
      </w:r>
    </w:p>
    <w:p w14:paraId="7D76D360" w14:textId="77777777" w:rsidR="002205A1" w:rsidRPr="002205A1" w:rsidRDefault="002205A1">
      <w:pPr>
        <w:numPr>
          <w:ilvl w:val="0"/>
          <w:numId w:val="125"/>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Thiếu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sự</w:t>
      </w:r>
      <w:proofErr w:type="spellEnd"/>
      <w:r w:rsidRPr="002205A1">
        <w:rPr>
          <w:rFonts w:ascii="Times New Roman" w:eastAsia="Times New Roman" w:hAnsi="Times New Roman" w:cs="Times New Roman"/>
          <w:sz w:val="24"/>
          <w:szCs w:val="24"/>
        </w:rPr>
        <w:t>.</w:t>
      </w:r>
    </w:p>
    <w:p w14:paraId="52980582" w14:textId="77777777" w:rsidR="002205A1" w:rsidRPr="002205A1" w:rsidRDefault="002205A1">
      <w:pPr>
        <w:numPr>
          <w:ilvl w:val="0"/>
          <w:numId w:val="125"/>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Thiếu</w:t>
      </w:r>
      <w:proofErr w:type="spellEnd"/>
      <w:r w:rsidRPr="002205A1">
        <w:rPr>
          <w:rFonts w:ascii="Times New Roman" w:eastAsia="Times New Roman" w:hAnsi="Times New Roman" w:cs="Times New Roman"/>
          <w:sz w:val="24"/>
          <w:szCs w:val="24"/>
        </w:rPr>
        <w:t xml:space="preserve"> SOP.</w:t>
      </w:r>
    </w:p>
    <w:p w14:paraId="2D181AFA" w14:textId="77777777" w:rsidR="002205A1" w:rsidRPr="002205A1" w:rsidRDefault="002205A1">
      <w:pPr>
        <w:numPr>
          <w:ilvl w:val="0"/>
          <w:numId w:val="125"/>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Thiếu</w:t>
      </w:r>
      <w:proofErr w:type="spellEnd"/>
      <w:r w:rsidRPr="002205A1">
        <w:rPr>
          <w:rFonts w:ascii="Times New Roman" w:eastAsia="Times New Roman" w:hAnsi="Times New Roman" w:cs="Times New Roman"/>
          <w:sz w:val="24"/>
          <w:szCs w:val="24"/>
        </w:rPr>
        <w:t xml:space="preserve"> KPI.</w:t>
      </w:r>
    </w:p>
    <w:p w14:paraId="10CFBEFE" w14:textId="5371BCC3" w:rsidR="002205A1" w:rsidRPr="002205A1" w:rsidDel="00B722C5" w:rsidRDefault="00000000" w:rsidP="002205A1">
      <w:pPr>
        <w:spacing w:after="0" w:line="240" w:lineRule="auto"/>
        <w:rPr>
          <w:del w:id="875" w:author="Admin" w:date="2026-07-06T13:40:00Z" w16du:dateUtc="2026-07-06T06:40:00Z"/>
          <w:rFonts w:ascii="Times New Roman" w:eastAsia="Times New Roman" w:hAnsi="Times New Roman" w:cs="Times New Roman"/>
          <w:sz w:val="24"/>
          <w:szCs w:val="24"/>
        </w:rPr>
      </w:pPr>
      <w:del w:id="876" w:author="Admin" w:date="2026-07-06T13:40:00Z" w16du:dateUtc="2026-07-06T06:40:00Z">
        <w:r w:rsidDel="00B722C5">
          <w:rPr>
            <w:rFonts w:ascii="Times New Roman" w:eastAsia="Times New Roman" w:hAnsi="Times New Roman" w:cs="Times New Roman"/>
            <w:sz w:val="24"/>
            <w:szCs w:val="24"/>
          </w:rPr>
          <w:pict w14:anchorId="171A5F74">
            <v:rect id="_x0000_i1261" style="width:0;height:1.5pt" o:hralign="center" o:hrstd="t" o:hr="t" fillcolor="#a0a0a0" stroked="f"/>
          </w:pict>
        </w:r>
      </w:del>
    </w:p>
    <w:p w14:paraId="0CDEC568" w14:textId="2DC5DE28" w:rsidR="002205A1" w:rsidRPr="002205A1" w:rsidDel="00B722C5" w:rsidRDefault="002205A1" w:rsidP="00B722C5">
      <w:pPr>
        <w:spacing w:after="0" w:line="240" w:lineRule="auto"/>
        <w:rPr>
          <w:del w:id="877" w:author="Admin" w:date="2026-07-06T13:40:00Z" w16du:dateUtc="2026-07-06T06:40:00Z"/>
          <w:rFonts w:ascii="Times New Roman" w:eastAsia="Times New Roman" w:hAnsi="Times New Roman" w:cs="Times New Roman"/>
          <w:b/>
          <w:bCs/>
          <w:sz w:val="27"/>
          <w:szCs w:val="27"/>
        </w:rPr>
        <w:pPrChange w:id="878" w:author="Admin" w:date="2026-07-06T13:40:00Z" w16du:dateUtc="2026-07-06T06:40:00Z">
          <w:pPr>
            <w:spacing w:before="100" w:beforeAutospacing="1" w:after="100" w:afterAutospacing="1" w:line="240" w:lineRule="auto"/>
            <w:outlineLvl w:val="2"/>
          </w:pPr>
        </w:pPrChange>
      </w:pPr>
      <w:proofErr w:type="spellStart"/>
      <w:r w:rsidRPr="002205A1">
        <w:rPr>
          <w:rFonts w:ascii="Times New Roman" w:eastAsia="Times New Roman" w:hAnsi="Times New Roman" w:cs="Times New Roman"/>
          <w:b/>
          <w:bCs/>
          <w:sz w:val="27"/>
          <w:szCs w:val="27"/>
        </w:rPr>
        <w:t>Bước</w:t>
      </w:r>
      <w:proofErr w:type="spellEnd"/>
      <w:r w:rsidRPr="002205A1">
        <w:rPr>
          <w:rFonts w:ascii="Times New Roman" w:eastAsia="Times New Roman" w:hAnsi="Times New Roman" w:cs="Times New Roman"/>
          <w:b/>
          <w:bCs/>
          <w:sz w:val="27"/>
          <w:szCs w:val="27"/>
        </w:rPr>
        <w:t xml:space="preserve"> 3</w:t>
      </w:r>
      <w:ins w:id="879" w:author="Admin" w:date="2026-07-06T13:40:00Z" w16du:dateUtc="2026-07-06T06:40:00Z">
        <w:r w:rsidR="00B722C5">
          <w:rPr>
            <w:rFonts w:ascii="Times New Roman" w:eastAsia="Times New Roman" w:hAnsi="Times New Roman" w:cs="Times New Roman"/>
            <w:b/>
            <w:bCs/>
            <w:sz w:val="27"/>
            <w:szCs w:val="27"/>
          </w:rPr>
          <w:t>:</w:t>
        </w:r>
      </w:ins>
    </w:p>
    <w:p w14:paraId="5947E3EC" w14:textId="7A490D64" w:rsidR="002205A1" w:rsidRPr="002205A1" w:rsidRDefault="00B722C5" w:rsidP="00B722C5">
      <w:pPr>
        <w:spacing w:after="0" w:line="240" w:lineRule="auto"/>
        <w:rPr>
          <w:rFonts w:ascii="Times New Roman" w:eastAsia="Times New Roman" w:hAnsi="Times New Roman" w:cs="Times New Roman"/>
          <w:sz w:val="24"/>
          <w:szCs w:val="24"/>
        </w:rPr>
        <w:pPrChange w:id="880" w:author="Admin" w:date="2026-07-06T13:40:00Z" w16du:dateUtc="2026-07-06T06:40:00Z">
          <w:pPr>
            <w:spacing w:before="100" w:beforeAutospacing="1" w:after="100" w:afterAutospacing="1" w:line="240" w:lineRule="auto"/>
          </w:pPr>
        </w:pPrChange>
      </w:pPr>
      <w:ins w:id="881" w:author="Admin" w:date="2026-07-06T13:40:00Z" w16du:dateUtc="2026-07-06T06:40:00Z">
        <w:r>
          <w:rPr>
            <w:rFonts w:ascii="Times New Roman" w:eastAsia="Times New Roman" w:hAnsi="Times New Roman" w:cs="Times New Roman"/>
            <w:sz w:val="24"/>
            <w:szCs w:val="24"/>
          </w:rPr>
          <w:t xml:space="preserve"> </w:t>
        </w:r>
      </w:ins>
      <w:proofErr w:type="spellStart"/>
      <w:r w:rsidR="002205A1" w:rsidRPr="002205A1">
        <w:rPr>
          <w:rFonts w:ascii="Times New Roman" w:eastAsia="Times New Roman" w:hAnsi="Times New Roman" w:cs="Times New Roman"/>
          <w:sz w:val="24"/>
          <w:szCs w:val="24"/>
        </w:rPr>
        <w:t>Nhóm</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các</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vấn</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đề</w:t>
      </w:r>
      <w:proofErr w:type="spellEnd"/>
      <w:r w:rsidR="002205A1" w:rsidRPr="002205A1">
        <w:rPr>
          <w:rFonts w:ascii="Times New Roman" w:eastAsia="Times New Roman" w:hAnsi="Times New Roman" w:cs="Times New Roman"/>
          <w:sz w:val="24"/>
          <w:szCs w:val="24"/>
        </w:rPr>
        <w:t>.</w:t>
      </w:r>
    </w:p>
    <w:p w14:paraId="35FFB6F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Ví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dụ</w:t>
      </w:r>
      <w:proofErr w:type="spellEnd"/>
      <w:r w:rsidRPr="002205A1">
        <w:rPr>
          <w:rFonts w:ascii="Times New Roman" w:eastAsia="Times New Roman" w:hAnsi="Times New Roman" w:cs="Times New Roman"/>
          <w:sz w:val="24"/>
          <w:szCs w:val="24"/>
        </w:rPr>
        <w:t>.</w:t>
      </w:r>
    </w:p>
    <w:p w14:paraId="2E1B009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People.</w:t>
      </w:r>
    </w:p>
    <w:p w14:paraId="5CF2790B"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w:t>
      </w:r>
    </w:p>
    <w:p w14:paraId="5D1A932E"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Process.</w:t>
      </w:r>
    </w:p>
    <w:p w14:paraId="5F8D3309"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w:t>
      </w:r>
    </w:p>
    <w:p w14:paraId="46EBCC9E"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Data.</w:t>
      </w:r>
    </w:p>
    <w:p w14:paraId="5F1595E6"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w:t>
      </w:r>
    </w:p>
    <w:p w14:paraId="5A2483D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Digital.</w:t>
      </w:r>
    </w:p>
    <w:p w14:paraId="45E3203B"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w:t>
      </w:r>
    </w:p>
    <w:p w14:paraId="35584FB3"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Management.</w:t>
      </w:r>
    </w:p>
    <w:p w14:paraId="17F65ED2" w14:textId="07FBB237" w:rsidR="002205A1" w:rsidRPr="002205A1" w:rsidDel="00B722C5" w:rsidRDefault="00000000" w:rsidP="002205A1">
      <w:pPr>
        <w:spacing w:after="0" w:line="240" w:lineRule="auto"/>
        <w:rPr>
          <w:del w:id="882" w:author="Admin" w:date="2026-07-06T13:40:00Z" w16du:dateUtc="2026-07-06T06:40:00Z"/>
          <w:rFonts w:ascii="Times New Roman" w:eastAsia="Times New Roman" w:hAnsi="Times New Roman" w:cs="Times New Roman"/>
          <w:sz w:val="24"/>
          <w:szCs w:val="24"/>
        </w:rPr>
      </w:pPr>
      <w:del w:id="883" w:author="Admin" w:date="2026-07-06T13:40:00Z" w16du:dateUtc="2026-07-06T06:40:00Z">
        <w:r w:rsidDel="00B722C5">
          <w:rPr>
            <w:rFonts w:ascii="Times New Roman" w:eastAsia="Times New Roman" w:hAnsi="Times New Roman" w:cs="Times New Roman"/>
            <w:sz w:val="24"/>
            <w:szCs w:val="24"/>
          </w:rPr>
          <w:pict w14:anchorId="69CC93D2">
            <v:rect id="_x0000_i1262" style="width:0;height:1.5pt" o:hralign="center" o:hrstd="t" o:hr="t" fillcolor="#a0a0a0" stroked="f"/>
          </w:pict>
        </w:r>
      </w:del>
    </w:p>
    <w:p w14:paraId="61A05B21" w14:textId="6E57A407" w:rsidR="002205A1" w:rsidRPr="002205A1" w:rsidDel="00B722C5" w:rsidRDefault="002205A1" w:rsidP="00B722C5">
      <w:pPr>
        <w:spacing w:after="0" w:line="240" w:lineRule="auto"/>
        <w:rPr>
          <w:del w:id="884" w:author="Admin" w:date="2026-07-06T13:41:00Z" w16du:dateUtc="2026-07-06T06:41:00Z"/>
          <w:rFonts w:ascii="Times New Roman" w:eastAsia="Times New Roman" w:hAnsi="Times New Roman" w:cs="Times New Roman"/>
          <w:b/>
          <w:bCs/>
          <w:sz w:val="27"/>
          <w:szCs w:val="27"/>
        </w:rPr>
        <w:pPrChange w:id="885" w:author="Admin" w:date="2026-07-06T13:40:00Z" w16du:dateUtc="2026-07-06T06:40:00Z">
          <w:pPr>
            <w:spacing w:before="100" w:beforeAutospacing="1" w:after="100" w:afterAutospacing="1" w:line="240" w:lineRule="auto"/>
            <w:outlineLvl w:val="2"/>
          </w:pPr>
        </w:pPrChange>
      </w:pPr>
      <w:proofErr w:type="spellStart"/>
      <w:r w:rsidRPr="002205A1">
        <w:rPr>
          <w:rFonts w:ascii="Times New Roman" w:eastAsia="Times New Roman" w:hAnsi="Times New Roman" w:cs="Times New Roman"/>
          <w:b/>
          <w:bCs/>
          <w:sz w:val="27"/>
          <w:szCs w:val="27"/>
        </w:rPr>
        <w:t>Bước</w:t>
      </w:r>
      <w:proofErr w:type="spellEnd"/>
      <w:r w:rsidRPr="002205A1">
        <w:rPr>
          <w:rFonts w:ascii="Times New Roman" w:eastAsia="Times New Roman" w:hAnsi="Times New Roman" w:cs="Times New Roman"/>
          <w:b/>
          <w:bCs/>
          <w:sz w:val="27"/>
          <w:szCs w:val="27"/>
        </w:rPr>
        <w:t xml:space="preserve"> 4</w:t>
      </w:r>
      <w:ins w:id="886" w:author="Admin" w:date="2026-07-06T13:41:00Z" w16du:dateUtc="2026-07-06T06:41:00Z">
        <w:r w:rsidR="00B722C5">
          <w:rPr>
            <w:rFonts w:ascii="Times New Roman" w:eastAsia="Times New Roman" w:hAnsi="Times New Roman" w:cs="Times New Roman"/>
            <w:b/>
            <w:bCs/>
            <w:sz w:val="27"/>
            <w:szCs w:val="27"/>
          </w:rPr>
          <w:t>:</w:t>
        </w:r>
      </w:ins>
    </w:p>
    <w:p w14:paraId="5FD4EDB5" w14:textId="74FAE69C" w:rsidR="002205A1" w:rsidRPr="002205A1" w:rsidRDefault="00B722C5" w:rsidP="00B722C5">
      <w:pPr>
        <w:spacing w:after="0" w:line="240" w:lineRule="auto"/>
        <w:rPr>
          <w:rFonts w:ascii="Times New Roman" w:eastAsia="Times New Roman" w:hAnsi="Times New Roman" w:cs="Times New Roman"/>
          <w:sz w:val="24"/>
          <w:szCs w:val="24"/>
        </w:rPr>
        <w:pPrChange w:id="887" w:author="Admin" w:date="2026-07-06T13:41:00Z" w16du:dateUtc="2026-07-06T06:41:00Z">
          <w:pPr>
            <w:spacing w:before="100" w:beforeAutospacing="1" w:after="100" w:afterAutospacing="1" w:line="240" w:lineRule="auto"/>
          </w:pPr>
        </w:pPrChange>
      </w:pPr>
      <w:ins w:id="888" w:author="Admin" w:date="2026-07-06T13:41:00Z" w16du:dateUtc="2026-07-06T06:41:00Z">
        <w:r>
          <w:rPr>
            <w:rFonts w:ascii="Times New Roman" w:eastAsia="Times New Roman" w:hAnsi="Times New Roman" w:cs="Times New Roman"/>
            <w:sz w:val="24"/>
            <w:szCs w:val="24"/>
          </w:rPr>
          <w:t xml:space="preserve"> </w:t>
        </w:r>
      </w:ins>
      <w:proofErr w:type="spellStart"/>
      <w:r w:rsidR="002205A1" w:rsidRPr="002205A1">
        <w:rPr>
          <w:rFonts w:ascii="Times New Roman" w:eastAsia="Times New Roman" w:hAnsi="Times New Roman" w:cs="Times New Roman"/>
          <w:sz w:val="24"/>
          <w:szCs w:val="24"/>
        </w:rPr>
        <w:t>Tìm</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nguyên</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nhân</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gốc</w:t>
      </w:r>
      <w:proofErr w:type="spellEnd"/>
      <w:r w:rsidR="002205A1" w:rsidRPr="002205A1">
        <w:rPr>
          <w:rFonts w:ascii="Times New Roman" w:eastAsia="Times New Roman" w:hAnsi="Times New Roman" w:cs="Times New Roman"/>
          <w:sz w:val="24"/>
          <w:szCs w:val="24"/>
        </w:rPr>
        <w:t>.</w:t>
      </w:r>
    </w:p>
    <w:p w14:paraId="06B0281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Sử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dụng</w:t>
      </w:r>
      <w:proofErr w:type="spellEnd"/>
      <w:r w:rsidRPr="002205A1">
        <w:rPr>
          <w:rFonts w:ascii="Times New Roman" w:eastAsia="Times New Roman" w:hAnsi="Times New Roman" w:cs="Times New Roman"/>
          <w:sz w:val="24"/>
          <w:szCs w:val="24"/>
        </w:rPr>
        <w:t>:</w:t>
      </w:r>
    </w:p>
    <w:p w14:paraId="2EFF1DC7" w14:textId="77777777" w:rsidR="002205A1" w:rsidRPr="002205A1" w:rsidRDefault="002205A1">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5 Why.</w:t>
      </w:r>
    </w:p>
    <w:p w14:paraId="0C2614D7" w14:textId="77777777" w:rsidR="002205A1" w:rsidRPr="002205A1" w:rsidRDefault="002205A1">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Fishbone.</w:t>
      </w:r>
    </w:p>
    <w:p w14:paraId="2BFA42C4" w14:textId="77777777" w:rsidR="002205A1" w:rsidRPr="002205A1" w:rsidRDefault="002205A1">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Logic Tree.</w:t>
      </w:r>
    </w:p>
    <w:p w14:paraId="3AE017B2" w14:textId="77777777" w:rsidR="002205A1" w:rsidRPr="002205A1" w:rsidRDefault="002205A1">
      <w:pPr>
        <w:numPr>
          <w:ilvl w:val="0"/>
          <w:numId w:val="126"/>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Đối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chiếu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dữ</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r w:rsidRPr="002205A1">
        <w:rPr>
          <w:rFonts w:ascii="Times New Roman" w:eastAsia="Times New Roman" w:hAnsi="Times New Roman" w:cs="Times New Roman"/>
          <w:sz w:val="24"/>
          <w:szCs w:val="24"/>
        </w:rPr>
        <w:t>.</w:t>
      </w:r>
    </w:p>
    <w:p w14:paraId="41F9CDDF" w14:textId="246E4DC2" w:rsidR="002205A1" w:rsidRPr="002205A1" w:rsidDel="00B722C5" w:rsidRDefault="00000000" w:rsidP="002205A1">
      <w:pPr>
        <w:spacing w:after="0" w:line="240" w:lineRule="auto"/>
        <w:rPr>
          <w:del w:id="889" w:author="Admin" w:date="2026-07-06T13:41:00Z" w16du:dateUtc="2026-07-06T06:41:00Z"/>
          <w:rFonts w:ascii="Times New Roman" w:eastAsia="Times New Roman" w:hAnsi="Times New Roman" w:cs="Times New Roman"/>
          <w:sz w:val="24"/>
          <w:szCs w:val="24"/>
        </w:rPr>
      </w:pPr>
      <w:del w:id="890" w:author="Admin" w:date="2026-07-06T13:41:00Z" w16du:dateUtc="2026-07-06T06:41:00Z">
        <w:r w:rsidDel="00B722C5">
          <w:rPr>
            <w:rFonts w:ascii="Times New Roman" w:eastAsia="Times New Roman" w:hAnsi="Times New Roman" w:cs="Times New Roman"/>
            <w:sz w:val="24"/>
            <w:szCs w:val="24"/>
          </w:rPr>
          <w:pict w14:anchorId="684FBF58">
            <v:rect id="_x0000_i1263" style="width:0;height:1.5pt" o:hralign="center" o:hrstd="t" o:hr="t" fillcolor="#a0a0a0" stroked="f"/>
          </w:pict>
        </w:r>
      </w:del>
    </w:p>
    <w:p w14:paraId="275BC56C" w14:textId="6ECC1F81" w:rsidR="002205A1" w:rsidRPr="002205A1" w:rsidDel="00B722C5" w:rsidRDefault="002205A1" w:rsidP="00B722C5">
      <w:pPr>
        <w:spacing w:after="0" w:line="240" w:lineRule="auto"/>
        <w:rPr>
          <w:del w:id="891" w:author="Admin" w:date="2026-07-06T13:41:00Z" w16du:dateUtc="2026-07-06T06:41:00Z"/>
          <w:rFonts w:ascii="Times New Roman" w:eastAsia="Times New Roman" w:hAnsi="Times New Roman" w:cs="Times New Roman"/>
          <w:b/>
          <w:bCs/>
          <w:sz w:val="27"/>
          <w:szCs w:val="27"/>
        </w:rPr>
        <w:pPrChange w:id="892" w:author="Admin" w:date="2026-07-06T13:41:00Z" w16du:dateUtc="2026-07-06T06:41:00Z">
          <w:pPr>
            <w:spacing w:before="100" w:beforeAutospacing="1" w:after="100" w:afterAutospacing="1" w:line="240" w:lineRule="auto"/>
            <w:outlineLvl w:val="2"/>
          </w:pPr>
        </w:pPrChange>
      </w:pPr>
      <w:proofErr w:type="spellStart"/>
      <w:r w:rsidRPr="002205A1">
        <w:rPr>
          <w:rFonts w:ascii="Times New Roman" w:eastAsia="Times New Roman" w:hAnsi="Times New Roman" w:cs="Times New Roman"/>
          <w:b/>
          <w:bCs/>
          <w:sz w:val="27"/>
          <w:szCs w:val="27"/>
        </w:rPr>
        <w:t>Bước</w:t>
      </w:r>
      <w:proofErr w:type="spellEnd"/>
      <w:r w:rsidRPr="002205A1">
        <w:rPr>
          <w:rFonts w:ascii="Times New Roman" w:eastAsia="Times New Roman" w:hAnsi="Times New Roman" w:cs="Times New Roman"/>
          <w:b/>
          <w:bCs/>
          <w:sz w:val="27"/>
          <w:szCs w:val="27"/>
        </w:rPr>
        <w:t xml:space="preserve"> 5</w:t>
      </w:r>
      <w:ins w:id="893" w:author="Admin" w:date="2026-07-06T13:41:00Z" w16du:dateUtc="2026-07-06T06:41:00Z">
        <w:r w:rsidR="00B722C5">
          <w:rPr>
            <w:rFonts w:ascii="Times New Roman" w:eastAsia="Times New Roman" w:hAnsi="Times New Roman" w:cs="Times New Roman"/>
            <w:b/>
            <w:bCs/>
            <w:sz w:val="27"/>
            <w:szCs w:val="27"/>
          </w:rPr>
          <w:t>:</w:t>
        </w:r>
      </w:ins>
    </w:p>
    <w:p w14:paraId="06B178CF" w14:textId="11245107" w:rsidR="002205A1" w:rsidRPr="002205A1" w:rsidRDefault="00B722C5" w:rsidP="00B722C5">
      <w:pPr>
        <w:spacing w:after="0" w:line="240" w:lineRule="auto"/>
        <w:rPr>
          <w:rFonts w:ascii="Times New Roman" w:eastAsia="Times New Roman" w:hAnsi="Times New Roman" w:cs="Times New Roman"/>
          <w:sz w:val="24"/>
          <w:szCs w:val="24"/>
        </w:rPr>
        <w:pPrChange w:id="894" w:author="Admin" w:date="2026-07-06T13:41:00Z" w16du:dateUtc="2026-07-06T06:41:00Z">
          <w:pPr>
            <w:spacing w:before="100" w:beforeAutospacing="1" w:after="100" w:afterAutospacing="1" w:line="240" w:lineRule="auto"/>
          </w:pPr>
        </w:pPrChange>
      </w:pPr>
      <w:ins w:id="895" w:author="Admin" w:date="2026-07-06T13:41:00Z" w16du:dateUtc="2026-07-06T06:41:00Z">
        <w:r>
          <w:rPr>
            <w:rFonts w:ascii="Times New Roman" w:eastAsia="Times New Roman" w:hAnsi="Times New Roman" w:cs="Times New Roman"/>
            <w:sz w:val="24"/>
            <w:szCs w:val="24"/>
          </w:rPr>
          <w:t xml:space="preserve"> </w:t>
        </w:r>
      </w:ins>
      <w:proofErr w:type="spellStart"/>
      <w:r w:rsidR="002205A1" w:rsidRPr="002205A1">
        <w:rPr>
          <w:rFonts w:ascii="Times New Roman" w:eastAsia="Times New Roman" w:hAnsi="Times New Roman" w:cs="Times New Roman"/>
          <w:sz w:val="24"/>
          <w:szCs w:val="24"/>
        </w:rPr>
        <w:t>Đánh</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giá</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mức</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độ</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ảnh</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hưởng</w:t>
      </w:r>
      <w:proofErr w:type="spellEnd"/>
      <w:r w:rsidR="002205A1" w:rsidRPr="002205A1">
        <w:rPr>
          <w:rFonts w:ascii="Times New Roman" w:eastAsia="Times New Roman" w:hAnsi="Times New Roman" w:cs="Times New Roman"/>
          <w:sz w:val="24"/>
          <w:szCs w:val="24"/>
        </w:rPr>
        <w:t>.</w:t>
      </w:r>
    </w:p>
    <w:p w14:paraId="617455FE"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Theo:</w:t>
      </w:r>
    </w:p>
    <w:p w14:paraId="4713E556" w14:textId="77777777" w:rsidR="002205A1" w:rsidRPr="002205A1" w:rsidRDefault="002205A1">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Tài </w:t>
      </w:r>
      <w:proofErr w:type="spellStart"/>
      <w:r w:rsidRPr="002205A1">
        <w:rPr>
          <w:rFonts w:ascii="Times New Roman" w:eastAsia="Times New Roman" w:hAnsi="Times New Roman" w:cs="Times New Roman"/>
          <w:sz w:val="24"/>
          <w:szCs w:val="24"/>
        </w:rPr>
        <w:t>chính</w:t>
      </w:r>
      <w:proofErr w:type="spellEnd"/>
      <w:r w:rsidRPr="002205A1">
        <w:rPr>
          <w:rFonts w:ascii="Times New Roman" w:eastAsia="Times New Roman" w:hAnsi="Times New Roman" w:cs="Times New Roman"/>
          <w:sz w:val="24"/>
          <w:szCs w:val="24"/>
        </w:rPr>
        <w:t>.</w:t>
      </w:r>
    </w:p>
    <w:p w14:paraId="6151FBF1" w14:textId="77777777" w:rsidR="002205A1" w:rsidRPr="002205A1" w:rsidRDefault="002205A1">
      <w:pPr>
        <w:numPr>
          <w:ilvl w:val="0"/>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hàng</w:t>
      </w:r>
      <w:proofErr w:type="spellEnd"/>
      <w:r w:rsidRPr="002205A1">
        <w:rPr>
          <w:rFonts w:ascii="Times New Roman" w:eastAsia="Times New Roman" w:hAnsi="Times New Roman" w:cs="Times New Roman"/>
          <w:sz w:val="24"/>
          <w:szCs w:val="24"/>
        </w:rPr>
        <w:t>.</w:t>
      </w:r>
    </w:p>
    <w:p w14:paraId="213B3561" w14:textId="77777777" w:rsidR="002205A1" w:rsidRPr="002205A1" w:rsidRDefault="002205A1">
      <w:pPr>
        <w:numPr>
          <w:ilvl w:val="0"/>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Nhân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sự</w:t>
      </w:r>
      <w:proofErr w:type="spellEnd"/>
      <w:r w:rsidRPr="002205A1">
        <w:rPr>
          <w:rFonts w:ascii="Times New Roman" w:eastAsia="Times New Roman" w:hAnsi="Times New Roman" w:cs="Times New Roman"/>
          <w:sz w:val="24"/>
          <w:szCs w:val="24"/>
        </w:rPr>
        <w:t>.</w:t>
      </w:r>
    </w:p>
    <w:p w14:paraId="777B8222" w14:textId="77777777" w:rsidR="002205A1" w:rsidRPr="002205A1" w:rsidRDefault="002205A1">
      <w:pPr>
        <w:numPr>
          <w:ilvl w:val="0"/>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Vận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hành</w:t>
      </w:r>
      <w:proofErr w:type="spellEnd"/>
      <w:r w:rsidRPr="002205A1">
        <w:rPr>
          <w:rFonts w:ascii="Times New Roman" w:eastAsia="Times New Roman" w:hAnsi="Times New Roman" w:cs="Times New Roman"/>
          <w:sz w:val="24"/>
          <w:szCs w:val="24"/>
        </w:rPr>
        <w:t>.</w:t>
      </w:r>
    </w:p>
    <w:p w14:paraId="583C3F85" w14:textId="77777777" w:rsidR="002205A1" w:rsidRPr="002205A1" w:rsidRDefault="002205A1">
      <w:pPr>
        <w:numPr>
          <w:ilvl w:val="0"/>
          <w:numId w:val="12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Chiến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lược</w:t>
      </w:r>
      <w:proofErr w:type="spellEnd"/>
      <w:r w:rsidRPr="002205A1">
        <w:rPr>
          <w:rFonts w:ascii="Times New Roman" w:eastAsia="Times New Roman" w:hAnsi="Times New Roman" w:cs="Times New Roman"/>
          <w:sz w:val="24"/>
          <w:szCs w:val="24"/>
        </w:rPr>
        <w:t>.</w:t>
      </w:r>
    </w:p>
    <w:p w14:paraId="1A5DC42F" w14:textId="10EB1809" w:rsidR="002205A1" w:rsidRPr="002205A1" w:rsidDel="00B722C5" w:rsidRDefault="00000000" w:rsidP="002205A1">
      <w:pPr>
        <w:spacing w:after="0" w:line="240" w:lineRule="auto"/>
        <w:rPr>
          <w:del w:id="896" w:author="Admin" w:date="2026-07-06T13:41:00Z" w16du:dateUtc="2026-07-06T06:41:00Z"/>
          <w:rFonts w:ascii="Times New Roman" w:eastAsia="Times New Roman" w:hAnsi="Times New Roman" w:cs="Times New Roman"/>
          <w:sz w:val="24"/>
          <w:szCs w:val="24"/>
        </w:rPr>
      </w:pPr>
      <w:del w:id="897" w:author="Admin" w:date="2026-07-06T13:41:00Z" w16du:dateUtc="2026-07-06T06:41:00Z">
        <w:r w:rsidDel="00B722C5">
          <w:rPr>
            <w:rFonts w:ascii="Times New Roman" w:eastAsia="Times New Roman" w:hAnsi="Times New Roman" w:cs="Times New Roman"/>
            <w:sz w:val="24"/>
            <w:szCs w:val="24"/>
          </w:rPr>
          <w:lastRenderedPageBreak/>
          <w:pict w14:anchorId="566C8DED">
            <v:rect id="_x0000_i1264" style="width:0;height:1.5pt" o:hralign="center" o:hrstd="t" o:hr="t" fillcolor="#a0a0a0" stroked="f"/>
          </w:pict>
        </w:r>
      </w:del>
    </w:p>
    <w:p w14:paraId="1A3C0403" w14:textId="4E8D19A9" w:rsidR="002205A1" w:rsidRPr="002205A1" w:rsidDel="00B722C5" w:rsidRDefault="002205A1" w:rsidP="00B722C5">
      <w:pPr>
        <w:spacing w:after="0" w:line="240" w:lineRule="auto"/>
        <w:rPr>
          <w:del w:id="898" w:author="Admin" w:date="2026-07-06T13:41:00Z" w16du:dateUtc="2026-07-06T06:41:00Z"/>
          <w:rFonts w:ascii="Times New Roman" w:eastAsia="Times New Roman" w:hAnsi="Times New Roman" w:cs="Times New Roman"/>
          <w:b/>
          <w:bCs/>
          <w:sz w:val="27"/>
          <w:szCs w:val="27"/>
        </w:rPr>
        <w:pPrChange w:id="899" w:author="Admin" w:date="2026-07-06T13:41:00Z" w16du:dateUtc="2026-07-06T06:41:00Z">
          <w:pPr>
            <w:spacing w:before="100" w:beforeAutospacing="1" w:after="100" w:afterAutospacing="1" w:line="240" w:lineRule="auto"/>
            <w:outlineLvl w:val="2"/>
          </w:pPr>
        </w:pPrChange>
      </w:pPr>
      <w:proofErr w:type="spellStart"/>
      <w:r w:rsidRPr="002205A1">
        <w:rPr>
          <w:rFonts w:ascii="Times New Roman" w:eastAsia="Times New Roman" w:hAnsi="Times New Roman" w:cs="Times New Roman"/>
          <w:b/>
          <w:bCs/>
          <w:sz w:val="27"/>
          <w:szCs w:val="27"/>
        </w:rPr>
        <w:t>Bước</w:t>
      </w:r>
      <w:proofErr w:type="spellEnd"/>
      <w:r w:rsidRPr="002205A1">
        <w:rPr>
          <w:rFonts w:ascii="Times New Roman" w:eastAsia="Times New Roman" w:hAnsi="Times New Roman" w:cs="Times New Roman"/>
          <w:b/>
          <w:bCs/>
          <w:sz w:val="27"/>
          <w:szCs w:val="27"/>
        </w:rPr>
        <w:t xml:space="preserve"> 6</w:t>
      </w:r>
      <w:ins w:id="900" w:author="Admin" w:date="2026-07-06T13:41:00Z" w16du:dateUtc="2026-07-06T06:41:00Z">
        <w:r w:rsidR="00B722C5">
          <w:rPr>
            <w:rFonts w:ascii="Times New Roman" w:eastAsia="Times New Roman" w:hAnsi="Times New Roman" w:cs="Times New Roman"/>
            <w:b/>
            <w:bCs/>
            <w:sz w:val="27"/>
            <w:szCs w:val="27"/>
          </w:rPr>
          <w:t>:</w:t>
        </w:r>
      </w:ins>
    </w:p>
    <w:p w14:paraId="0B729EC4" w14:textId="7A432CF5" w:rsidR="002205A1" w:rsidRPr="002205A1" w:rsidRDefault="00B722C5" w:rsidP="00B722C5">
      <w:pPr>
        <w:spacing w:after="0" w:line="240" w:lineRule="auto"/>
        <w:rPr>
          <w:rFonts w:ascii="Times New Roman" w:eastAsia="Times New Roman" w:hAnsi="Times New Roman" w:cs="Times New Roman"/>
          <w:sz w:val="24"/>
          <w:szCs w:val="24"/>
        </w:rPr>
        <w:pPrChange w:id="901" w:author="Admin" w:date="2026-07-06T13:41:00Z" w16du:dateUtc="2026-07-06T06:41:00Z">
          <w:pPr>
            <w:spacing w:before="100" w:beforeAutospacing="1" w:after="100" w:afterAutospacing="1" w:line="240" w:lineRule="auto"/>
          </w:pPr>
        </w:pPrChange>
      </w:pPr>
      <w:ins w:id="902" w:author="Admin" w:date="2026-07-06T13:41:00Z" w16du:dateUtc="2026-07-06T06:41:00Z">
        <w:r>
          <w:rPr>
            <w:rFonts w:ascii="Times New Roman" w:eastAsia="Times New Roman" w:hAnsi="Times New Roman" w:cs="Times New Roman"/>
            <w:sz w:val="24"/>
            <w:szCs w:val="24"/>
          </w:rPr>
          <w:t xml:space="preserve"> </w:t>
        </w:r>
      </w:ins>
      <w:proofErr w:type="spellStart"/>
      <w:r w:rsidR="002205A1" w:rsidRPr="002205A1">
        <w:rPr>
          <w:rFonts w:ascii="Times New Roman" w:eastAsia="Times New Roman" w:hAnsi="Times New Roman" w:cs="Times New Roman"/>
          <w:sz w:val="24"/>
          <w:szCs w:val="24"/>
        </w:rPr>
        <w:t>Ưu</w:t>
      </w:r>
      <w:proofErr w:type="spellEnd"/>
      <w:r w:rsidR="002205A1" w:rsidRPr="002205A1">
        <w:rPr>
          <w:rFonts w:ascii="Times New Roman" w:eastAsia="Times New Roman" w:hAnsi="Times New Roman" w:cs="Times New Roman"/>
          <w:sz w:val="24"/>
          <w:szCs w:val="24"/>
        </w:rPr>
        <w:t xml:space="preserve"> </w:t>
      </w:r>
      <w:proofErr w:type="spellStart"/>
      <w:r w:rsidR="002205A1" w:rsidRPr="002205A1">
        <w:rPr>
          <w:rFonts w:ascii="Times New Roman" w:eastAsia="Times New Roman" w:hAnsi="Times New Roman" w:cs="Times New Roman"/>
          <w:sz w:val="24"/>
          <w:szCs w:val="24"/>
        </w:rPr>
        <w:t>tiên</w:t>
      </w:r>
      <w:proofErr w:type="spellEnd"/>
      <w:r w:rsidR="002205A1" w:rsidRPr="002205A1">
        <w:rPr>
          <w:rFonts w:ascii="Times New Roman" w:eastAsia="Times New Roman" w:hAnsi="Times New Roman" w:cs="Times New Roman"/>
          <w:sz w:val="24"/>
          <w:szCs w:val="24"/>
        </w:rPr>
        <w:t>.</w:t>
      </w:r>
    </w:p>
    <w:p w14:paraId="4741771B"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quá</w:t>
      </w:r>
      <w:proofErr w:type="spellEnd"/>
      <w:r w:rsidRPr="002205A1">
        <w:rPr>
          <w:rFonts w:ascii="Times New Roman" w:eastAsia="Times New Roman" w:hAnsi="Times New Roman" w:cs="Times New Roman"/>
          <w:sz w:val="24"/>
          <w:szCs w:val="24"/>
        </w:rPr>
        <w:t>:</w:t>
      </w:r>
    </w:p>
    <w:p w14:paraId="35831F99"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3–5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w:t>
      </w:r>
    </w:p>
    <w:p w14:paraId="026013CB" w14:textId="4E098FBB" w:rsidR="002205A1" w:rsidRPr="002205A1" w:rsidDel="00B722C5" w:rsidRDefault="00000000" w:rsidP="002205A1">
      <w:pPr>
        <w:spacing w:after="0" w:line="240" w:lineRule="auto"/>
        <w:rPr>
          <w:del w:id="903" w:author="Admin" w:date="2026-07-06T13:41:00Z" w16du:dateUtc="2026-07-06T06:41:00Z"/>
          <w:rFonts w:ascii="Times New Roman" w:eastAsia="Times New Roman" w:hAnsi="Times New Roman" w:cs="Times New Roman"/>
          <w:sz w:val="24"/>
          <w:szCs w:val="24"/>
        </w:rPr>
      </w:pPr>
      <w:del w:id="904" w:author="Admin" w:date="2026-07-06T13:41:00Z" w16du:dateUtc="2026-07-06T06:41:00Z">
        <w:r w:rsidDel="00B722C5">
          <w:rPr>
            <w:rFonts w:ascii="Times New Roman" w:eastAsia="Times New Roman" w:hAnsi="Times New Roman" w:cs="Times New Roman"/>
            <w:sz w:val="24"/>
            <w:szCs w:val="24"/>
          </w:rPr>
          <w:pict w14:anchorId="1D8D99B6">
            <v:rect id="_x0000_i1265" style="width:0;height:1.5pt" o:hralign="center" o:hrstd="t" o:hr="t" fillcolor="#a0a0a0" stroked="f"/>
          </w:pict>
        </w:r>
      </w:del>
    </w:p>
    <w:p w14:paraId="3AE3F2BE"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lang w:val="fr-FR"/>
        </w:rPr>
        <w:pPrChange w:id="905" w:author="Admin" w:date="2026-07-06T13:41:00Z" w16du:dateUtc="2026-07-06T06:41: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lang w:val="fr-FR"/>
        </w:rPr>
        <w:t xml:space="preserve">4.6. </w:t>
      </w:r>
      <w:proofErr w:type="spellStart"/>
      <w:r w:rsidRPr="002205A1">
        <w:rPr>
          <w:rFonts w:ascii="Times New Roman" w:eastAsia="Times New Roman" w:hAnsi="Times New Roman" w:cs="Times New Roman"/>
          <w:b/>
          <w:bCs/>
          <w:kern w:val="36"/>
          <w:sz w:val="48"/>
          <w:szCs w:val="48"/>
          <w:lang w:val="fr-FR"/>
        </w:rPr>
        <w:t>Diagnosis</w:t>
      </w:r>
      <w:proofErr w:type="spellEnd"/>
      <w:r w:rsidRPr="002205A1">
        <w:rPr>
          <w:rFonts w:ascii="Times New Roman" w:eastAsia="Times New Roman" w:hAnsi="Times New Roman" w:cs="Times New Roman"/>
          <w:b/>
          <w:bCs/>
          <w:kern w:val="36"/>
          <w:sz w:val="48"/>
          <w:szCs w:val="48"/>
          <w:lang w:val="fr-FR"/>
        </w:rPr>
        <w:t xml:space="preserve"> Matrix</w:t>
      </w:r>
    </w:p>
    <w:p w14:paraId="55E42C01"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lang w:val="fr-FR"/>
        </w:rPr>
      </w:pPr>
      <w:r w:rsidRPr="002205A1">
        <w:rPr>
          <w:rFonts w:ascii="Times New Roman" w:eastAsia="Times New Roman" w:hAnsi="Times New Roman" w:cs="Times New Roman"/>
          <w:sz w:val="24"/>
          <w:szCs w:val="24"/>
          <w:lang w:val="fr-FR"/>
        </w:rPr>
        <w:t xml:space="preserve">THUCHOCVN </w:t>
      </w:r>
      <w:proofErr w:type="spellStart"/>
      <w:r w:rsidRPr="002205A1">
        <w:rPr>
          <w:rFonts w:ascii="Times New Roman" w:eastAsia="Times New Roman" w:hAnsi="Times New Roman" w:cs="Times New Roman"/>
          <w:sz w:val="24"/>
          <w:szCs w:val="24"/>
          <w:lang w:val="fr-FR"/>
        </w:rPr>
        <w:t>sử</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dụng</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Diagnosis</w:t>
      </w:r>
      <w:proofErr w:type="spellEnd"/>
      <w:r w:rsidRPr="002205A1">
        <w:rPr>
          <w:rFonts w:ascii="Times New Roman" w:eastAsia="Times New Roman" w:hAnsi="Times New Roman" w:cs="Times New Roman"/>
          <w:sz w:val="24"/>
          <w:szCs w:val="24"/>
          <w:lang w:val="fr-FR"/>
        </w:rPr>
        <w:t xml:space="preserve">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5"/>
        <w:gridCol w:w="2273"/>
        <w:gridCol w:w="1095"/>
        <w:gridCol w:w="1547"/>
        <w:gridCol w:w="2920"/>
      </w:tblGrid>
      <w:tr w:rsidR="002205A1" w:rsidRPr="002205A1" w14:paraId="60C6E35A" w14:textId="77777777">
        <w:trPr>
          <w:tblHeader/>
          <w:tblCellSpacing w:w="15" w:type="dxa"/>
        </w:trPr>
        <w:tc>
          <w:tcPr>
            <w:tcW w:w="0" w:type="auto"/>
            <w:vAlign w:val="center"/>
            <w:hideMark/>
          </w:tcPr>
          <w:p w14:paraId="2D79100F"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proofErr w:type="spellStart"/>
            <w:r w:rsidRPr="002205A1">
              <w:rPr>
                <w:rFonts w:ascii="Times New Roman" w:eastAsia="Times New Roman" w:hAnsi="Times New Roman" w:cs="Times New Roman"/>
                <w:b/>
                <w:bCs/>
                <w:sz w:val="24"/>
                <w:szCs w:val="24"/>
              </w:rPr>
              <w:t>Vấn</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đề</w:t>
            </w:r>
            <w:proofErr w:type="spellEnd"/>
          </w:p>
        </w:tc>
        <w:tc>
          <w:tcPr>
            <w:tcW w:w="0" w:type="auto"/>
            <w:vAlign w:val="center"/>
            <w:hideMark/>
          </w:tcPr>
          <w:p w14:paraId="1869E64B"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r w:rsidRPr="002205A1">
              <w:rPr>
                <w:rFonts w:ascii="Times New Roman" w:eastAsia="Times New Roman" w:hAnsi="Times New Roman" w:cs="Times New Roman"/>
                <w:b/>
                <w:bCs/>
                <w:sz w:val="24"/>
                <w:szCs w:val="24"/>
              </w:rPr>
              <w:t xml:space="preserve">Nguyên </w:t>
            </w:r>
            <w:proofErr w:type="spellStart"/>
            <w:r w:rsidRPr="002205A1">
              <w:rPr>
                <w:rFonts w:ascii="Times New Roman" w:eastAsia="Times New Roman" w:hAnsi="Times New Roman" w:cs="Times New Roman"/>
                <w:b/>
                <w:bCs/>
                <w:sz w:val="24"/>
                <w:szCs w:val="24"/>
              </w:rPr>
              <w:t>nhân</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gốc</w:t>
            </w:r>
            <w:proofErr w:type="spellEnd"/>
          </w:p>
        </w:tc>
        <w:tc>
          <w:tcPr>
            <w:tcW w:w="0" w:type="auto"/>
            <w:vAlign w:val="center"/>
            <w:hideMark/>
          </w:tcPr>
          <w:p w14:paraId="31B492BB"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proofErr w:type="spellStart"/>
            <w:r w:rsidRPr="002205A1">
              <w:rPr>
                <w:rFonts w:ascii="Times New Roman" w:eastAsia="Times New Roman" w:hAnsi="Times New Roman" w:cs="Times New Roman"/>
                <w:b/>
                <w:bCs/>
                <w:sz w:val="24"/>
                <w:szCs w:val="24"/>
              </w:rPr>
              <w:t>Tác</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động</w:t>
            </w:r>
            <w:proofErr w:type="spellEnd"/>
          </w:p>
        </w:tc>
        <w:tc>
          <w:tcPr>
            <w:tcW w:w="0" w:type="auto"/>
            <w:vAlign w:val="center"/>
            <w:hideMark/>
          </w:tcPr>
          <w:p w14:paraId="776DCE59"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proofErr w:type="spellStart"/>
            <w:r w:rsidRPr="002205A1">
              <w:rPr>
                <w:rFonts w:ascii="Times New Roman" w:eastAsia="Times New Roman" w:hAnsi="Times New Roman" w:cs="Times New Roman"/>
                <w:b/>
                <w:bCs/>
                <w:sz w:val="24"/>
                <w:szCs w:val="24"/>
              </w:rPr>
              <w:t>Mức</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độ</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ưu</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tiên</w:t>
            </w:r>
            <w:proofErr w:type="spellEnd"/>
          </w:p>
        </w:tc>
        <w:tc>
          <w:tcPr>
            <w:tcW w:w="0" w:type="auto"/>
            <w:vAlign w:val="center"/>
            <w:hideMark/>
          </w:tcPr>
          <w:p w14:paraId="4A9211EF"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proofErr w:type="spellStart"/>
            <w:r w:rsidRPr="002205A1">
              <w:rPr>
                <w:rFonts w:ascii="Times New Roman" w:eastAsia="Times New Roman" w:hAnsi="Times New Roman" w:cs="Times New Roman"/>
                <w:b/>
                <w:bCs/>
                <w:sz w:val="24"/>
                <w:szCs w:val="24"/>
              </w:rPr>
              <w:t>Bằng</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chứng</w:t>
            </w:r>
            <w:proofErr w:type="spellEnd"/>
          </w:p>
        </w:tc>
      </w:tr>
      <w:tr w:rsidR="002205A1" w:rsidRPr="002205A1" w14:paraId="326F4FF2" w14:textId="77777777">
        <w:trPr>
          <w:tblCellSpacing w:w="15" w:type="dxa"/>
        </w:trPr>
        <w:tc>
          <w:tcPr>
            <w:tcW w:w="0" w:type="auto"/>
            <w:vAlign w:val="center"/>
            <w:hideMark/>
          </w:tcPr>
          <w:p w14:paraId="490CD241"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Doanh </w:t>
            </w:r>
            <w:proofErr w:type="spellStart"/>
            <w:r w:rsidRPr="002205A1">
              <w:rPr>
                <w:rFonts w:ascii="Times New Roman" w:eastAsia="Times New Roman" w:hAnsi="Times New Roman" w:cs="Times New Roman"/>
                <w:sz w:val="24"/>
                <w:szCs w:val="24"/>
              </w:rPr>
              <w:t>số</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giảm</w:t>
            </w:r>
            <w:proofErr w:type="spellEnd"/>
          </w:p>
        </w:tc>
        <w:tc>
          <w:tcPr>
            <w:tcW w:w="0" w:type="auto"/>
            <w:vAlign w:val="center"/>
            <w:hideMark/>
          </w:tcPr>
          <w:p w14:paraId="0BEAEA4C"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Thiếu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trình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tư</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p>
        </w:tc>
        <w:tc>
          <w:tcPr>
            <w:tcW w:w="0" w:type="auto"/>
            <w:vAlign w:val="center"/>
            <w:hideMark/>
          </w:tcPr>
          <w:p w14:paraId="4E2B218D"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Cao</w:t>
            </w:r>
          </w:p>
        </w:tc>
        <w:tc>
          <w:tcPr>
            <w:tcW w:w="0" w:type="auto"/>
            <w:vAlign w:val="center"/>
            <w:hideMark/>
          </w:tcPr>
          <w:p w14:paraId="67B3040C"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Rất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cao</w:t>
            </w:r>
            <w:proofErr w:type="spellEnd"/>
          </w:p>
        </w:tc>
        <w:tc>
          <w:tcPr>
            <w:tcW w:w="0" w:type="auto"/>
            <w:vAlign w:val="center"/>
            <w:hideMark/>
          </w:tcPr>
          <w:p w14:paraId="59AF3ACA"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Interview + KPI + Observation</w:t>
            </w:r>
          </w:p>
        </w:tc>
      </w:tr>
      <w:tr w:rsidR="002205A1" w:rsidRPr="002205A1" w14:paraId="0018A03D" w14:textId="77777777">
        <w:trPr>
          <w:tblCellSpacing w:w="15" w:type="dxa"/>
        </w:trPr>
        <w:tc>
          <w:tcPr>
            <w:tcW w:w="0" w:type="auto"/>
            <w:vAlign w:val="center"/>
            <w:hideMark/>
          </w:tcPr>
          <w:p w14:paraId="735AB45A"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Nhập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chậm</w:t>
            </w:r>
            <w:proofErr w:type="spellEnd"/>
          </w:p>
        </w:tc>
        <w:tc>
          <w:tcPr>
            <w:tcW w:w="0" w:type="auto"/>
            <w:vAlign w:val="center"/>
            <w:hideMark/>
          </w:tcPr>
          <w:p w14:paraId="79C5DECC"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Quy </w:t>
            </w:r>
            <w:proofErr w:type="spellStart"/>
            <w:r w:rsidRPr="002205A1">
              <w:rPr>
                <w:rFonts w:ascii="Times New Roman" w:eastAsia="Times New Roman" w:hAnsi="Times New Roman" w:cs="Times New Roman"/>
                <w:sz w:val="24"/>
                <w:szCs w:val="24"/>
              </w:rPr>
              <w:t>trình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thủ</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công</w:t>
            </w:r>
            <w:proofErr w:type="spellEnd"/>
          </w:p>
        </w:tc>
        <w:tc>
          <w:tcPr>
            <w:tcW w:w="0" w:type="auto"/>
            <w:vAlign w:val="center"/>
            <w:hideMark/>
          </w:tcPr>
          <w:p w14:paraId="37012CEC"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Trung </w:t>
            </w:r>
            <w:proofErr w:type="spellStart"/>
            <w:r w:rsidRPr="002205A1">
              <w:rPr>
                <w:rFonts w:ascii="Times New Roman" w:eastAsia="Times New Roman" w:hAnsi="Times New Roman" w:cs="Times New Roman"/>
                <w:sz w:val="24"/>
                <w:szCs w:val="24"/>
              </w:rPr>
              <w:t>bình</w:t>
            </w:r>
            <w:proofErr w:type="spellEnd"/>
          </w:p>
        </w:tc>
        <w:tc>
          <w:tcPr>
            <w:tcW w:w="0" w:type="auto"/>
            <w:vAlign w:val="center"/>
            <w:hideMark/>
          </w:tcPr>
          <w:p w14:paraId="43253A78"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Cao</w:t>
            </w:r>
          </w:p>
        </w:tc>
        <w:tc>
          <w:tcPr>
            <w:tcW w:w="0" w:type="auto"/>
            <w:vAlign w:val="center"/>
            <w:hideMark/>
          </w:tcPr>
          <w:p w14:paraId="0640D42E"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Process Map</w:t>
            </w:r>
          </w:p>
        </w:tc>
      </w:tr>
      <w:tr w:rsidR="002205A1" w:rsidRPr="002205A1" w14:paraId="60B2D62D" w14:textId="77777777">
        <w:trPr>
          <w:tblCellSpacing w:w="15" w:type="dxa"/>
        </w:trPr>
        <w:tc>
          <w:tcPr>
            <w:tcW w:w="0" w:type="auto"/>
            <w:vAlign w:val="center"/>
            <w:hideMark/>
          </w:tcPr>
          <w:p w14:paraId="4BC7E820"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Sai </w:t>
            </w:r>
            <w:proofErr w:type="spellStart"/>
            <w:r w:rsidRPr="002205A1">
              <w:rPr>
                <w:rFonts w:ascii="Times New Roman" w:eastAsia="Times New Roman" w:hAnsi="Times New Roman" w:cs="Times New Roman"/>
                <w:sz w:val="24"/>
                <w:szCs w:val="24"/>
              </w:rPr>
              <w:t>dữ</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p>
        </w:tc>
        <w:tc>
          <w:tcPr>
            <w:tcW w:w="0" w:type="auto"/>
            <w:vAlign w:val="center"/>
            <w:hideMark/>
          </w:tcPr>
          <w:p w14:paraId="4F20F4A8"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bước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kiểm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tra</w:t>
            </w:r>
            <w:proofErr w:type="spellEnd"/>
          </w:p>
        </w:tc>
        <w:tc>
          <w:tcPr>
            <w:tcW w:w="0" w:type="auto"/>
            <w:vAlign w:val="center"/>
            <w:hideMark/>
          </w:tcPr>
          <w:p w14:paraId="3E56C120"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Cao</w:t>
            </w:r>
          </w:p>
        </w:tc>
        <w:tc>
          <w:tcPr>
            <w:tcW w:w="0" w:type="auto"/>
            <w:vAlign w:val="center"/>
            <w:hideMark/>
          </w:tcPr>
          <w:p w14:paraId="213BB847"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Cao</w:t>
            </w:r>
          </w:p>
        </w:tc>
        <w:tc>
          <w:tcPr>
            <w:tcW w:w="0" w:type="auto"/>
            <w:vAlign w:val="center"/>
            <w:hideMark/>
          </w:tcPr>
          <w:p w14:paraId="0B19327F"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Data Review</w:t>
            </w:r>
          </w:p>
        </w:tc>
      </w:tr>
    </w:tbl>
    <w:p w14:paraId="47CF6459"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Diagnosis Matrix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tài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trung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tâm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của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giai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đoạn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này</w:t>
      </w:r>
      <w:proofErr w:type="spellEnd"/>
      <w:r w:rsidRPr="002205A1">
        <w:rPr>
          <w:rFonts w:ascii="Times New Roman" w:eastAsia="Times New Roman" w:hAnsi="Times New Roman" w:cs="Times New Roman"/>
          <w:sz w:val="24"/>
          <w:szCs w:val="24"/>
        </w:rPr>
        <w:t>.</w:t>
      </w:r>
    </w:p>
    <w:p w14:paraId="7A4988AA" w14:textId="26C08389" w:rsidR="002205A1" w:rsidRPr="002205A1" w:rsidDel="00B722C5" w:rsidRDefault="00000000" w:rsidP="002205A1">
      <w:pPr>
        <w:spacing w:after="0" w:line="240" w:lineRule="auto"/>
        <w:rPr>
          <w:del w:id="906" w:author="Admin" w:date="2026-07-06T13:41:00Z" w16du:dateUtc="2026-07-06T06:41:00Z"/>
          <w:rFonts w:ascii="Times New Roman" w:eastAsia="Times New Roman" w:hAnsi="Times New Roman" w:cs="Times New Roman"/>
          <w:sz w:val="24"/>
          <w:szCs w:val="24"/>
        </w:rPr>
      </w:pPr>
      <w:del w:id="907" w:author="Admin" w:date="2026-07-06T13:41:00Z" w16du:dateUtc="2026-07-06T06:41:00Z">
        <w:r w:rsidDel="00B722C5">
          <w:rPr>
            <w:rFonts w:ascii="Times New Roman" w:eastAsia="Times New Roman" w:hAnsi="Times New Roman" w:cs="Times New Roman"/>
            <w:sz w:val="24"/>
            <w:szCs w:val="24"/>
          </w:rPr>
          <w:pict w14:anchorId="5C4EA213">
            <v:rect id="_x0000_i1266" style="width:0;height:1.5pt" o:hralign="center" o:hrstd="t" o:hr="t" fillcolor="#a0a0a0" stroked="f"/>
          </w:pict>
        </w:r>
      </w:del>
    </w:p>
    <w:p w14:paraId="720CD5E5"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908" w:author="Admin" w:date="2026-07-06T13:41:00Z" w16du:dateUtc="2026-07-06T06:41: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4.7. </w:t>
      </w:r>
      <w:proofErr w:type="spellStart"/>
      <w:r w:rsidRPr="002205A1">
        <w:rPr>
          <w:rFonts w:ascii="Times New Roman" w:eastAsia="Times New Roman" w:hAnsi="Times New Roman" w:cs="Times New Roman"/>
          <w:b/>
          <w:bCs/>
          <w:kern w:val="36"/>
          <w:sz w:val="48"/>
          <w:szCs w:val="48"/>
        </w:rPr>
        <w:t>Ưu</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tiên</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theo</w:t>
      </w:r>
      <w:proofErr w:type="spellEnd"/>
      <w:r w:rsidRPr="002205A1">
        <w:rPr>
          <w:rFonts w:ascii="Times New Roman" w:eastAsia="Times New Roman" w:hAnsi="Times New Roman" w:cs="Times New Roman"/>
          <w:b/>
          <w:bCs/>
          <w:kern w:val="36"/>
          <w:sz w:val="48"/>
          <w:szCs w:val="48"/>
        </w:rPr>
        <w:t xml:space="preserve"> Impact – Effort Matrix</w:t>
      </w:r>
    </w:p>
    <w:p w14:paraId="7176A102"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nào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cũng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lý</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trước</w:t>
      </w:r>
      <w:proofErr w:type="spellEnd"/>
      <w:r w:rsidRPr="002205A1">
        <w:rPr>
          <w:rFonts w:ascii="Times New Roman" w:eastAsia="Times New Roman" w:hAnsi="Times New Roman" w:cs="Times New Roman"/>
          <w:sz w:val="24"/>
          <w:szCs w:val="24"/>
        </w:rPr>
        <w:t>.</w:t>
      </w:r>
    </w:p>
    <w:p w14:paraId="6F0BBC70"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THUCHOCVN </w:t>
      </w:r>
      <w:proofErr w:type="spellStart"/>
      <w:r w:rsidRPr="002205A1">
        <w:rPr>
          <w:rFonts w:ascii="Times New Roman" w:eastAsia="Times New Roman" w:hAnsi="Times New Roman" w:cs="Times New Roman"/>
          <w:sz w:val="24"/>
          <w:szCs w:val="24"/>
        </w:rPr>
        <w:t>sử</w:t>
      </w:r>
      <w:proofErr w:type="spellEnd"/>
      <w:r w:rsidRPr="002205A1">
        <w:rPr>
          <w:rFonts w:ascii="Times New Roman" w:eastAsia="Times New Roman" w:hAnsi="Times New Roman" w:cs="Times New Roman"/>
          <w:sz w:val="24"/>
          <w:szCs w:val="24"/>
        </w:rPr>
        <w:t xml:space="preserve"> dụng ma trận:</w:t>
      </w:r>
    </w:p>
    <w:p w14:paraId="3049187D" w14:textId="7CB6BC60"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09"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IMPACT</w:t>
      </w:r>
    </w:p>
    <w:p w14:paraId="7F3D3A5D"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0"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AF50282" w14:textId="09659F6C"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1"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Cao</w:t>
      </w:r>
    </w:p>
    <w:p w14:paraId="546E37D3"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2"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3608A92"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3"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Quick Win      Strategic</w:t>
      </w:r>
    </w:p>
    <w:p w14:paraId="49B0D29D"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4"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F8CA721"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5"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71F46B83"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6"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8CD6837"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7"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Fill-in        Low Priority</w:t>
      </w:r>
    </w:p>
    <w:p w14:paraId="0B23E7EA"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8"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B84BEFE" w14:textId="1AA19F1E"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19"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2205A1">
        <w:rPr>
          <w:rFonts w:ascii="Courier New" w:eastAsia="Times New Roman" w:hAnsi="Courier New" w:cs="Courier New"/>
          <w:sz w:val="20"/>
          <w:szCs w:val="20"/>
        </w:rPr>
        <w:t>Thấp</w:t>
      </w:r>
      <w:proofErr w:type="spellEnd"/>
    </w:p>
    <w:p w14:paraId="2E9FFEF3" w14:textId="77777777"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20"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B0480AD" w14:textId="4562142B" w:rsidR="002205A1" w:rsidRPr="002205A1" w:rsidRDefault="002205A1" w:rsidP="00B722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21" w:author="Admin" w:date="2026-07-06T13:41:00Z" w16du:dateUtc="2026-07-06T06:4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 xml:space="preserve">Effort </w:t>
      </w:r>
      <w:proofErr w:type="spellStart"/>
      <w:r w:rsidRPr="002205A1">
        <w:rPr>
          <w:rFonts w:ascii="Courier New" w:eastAsia="Times New Roman" w:hAnsi="Courier New" w:cs="Courier New"/>
          <w:sz w:val="20"/>
          <w:szCs w:val="20"/>
        </w:rPr>
        <w:t>thấp</w:t>
      </w:r>
      <w:proofErr w:type="spellEnd"/>
      <w:r w:rsidRPr="002205A1">
        <w:rPr>
          <w:rFonts w:ascii="Courier New" w:eastAsia="Times New Roman" w:hAnsi="Courier New" w:cs="Courier New"/>
          <w:sz w:val="20"/>
          <w:szCs w:val="20"/>
        </w:rPr>
        <w:t xml:space="preserve"> → </w:t>
      </w:r>
      <w:proofErr w:type="spellStart"/>
      <w:r w:rsidRPr="002205A1">
        <w:rPr>
          <w:rFonts w:ascii="Courier New" w:eastAsia="Times New Roman" w:hAnsi="Courier New" w:cs="Courier New"/>
          <w:sz w:val="20"/>
          <w:szCs w:val="20"/>
        </w:rPr>
        <w:t>cao</w:t>
      </w:r>
      <w:proofErr w:type="spellEnd"/>
    </w:p>
    <w:p w14:paraId="06C942DF"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Nguyên </w:t>
      </w:r>
      <w:proofErr w:type="spellStart"/>
      <w:r w:rsidRPr="002205A1">
        <w:rPr>
          <w:rFonts w:ascii="Times New Roman" w:eastAsia="Times New Roman" w:hAnsi="Times New Roman" w:cs="Times New Roman"/>
          <w:sz w:val="24"/>
          <w:szCs w:val="24"/>
        </w:rPr>
        <w:t>tắc</w:t>
      </w:r>
      <w:proofErr w:type="spellEnd"/>
      <w:r w:rsidRPr="002205A1">
        <w:rPr>
          <w:rFonts w:ascii="Times New Roman" w:eastAsia="Times New Roman" w:hAnsi="Times New Roman" w:cs="Times New Roman"/>
          <w:sz w:val="24"/>
          <w:szCs w:val="24"/>
        </w:rPr>
        <w:t>:</w:t>
      </w:r>
    </w:p>
    <w:p w14:paraId="72170634" w14:textId="77777777" w:rsidR="002205A1" w:rsidRPr="002205A1" w:rsidRDefault="002205A1">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Quick Win: </w:t>
      </w:r>
      <w:proofErr w:type="spellStart"/>
      <w:r w:rsidRPr="002205A1">
        <w:rPr>
          <w:rFonts w:ascii="Times New Roman" w:eastAsia="Times New Roman" w:hAnsi="Times New Roman" w:cs="Times New Roman"/>
          <w:sz w:val="24"/>
          <w:szCs w:val="24"/>
        </w:rPr>
        <w:t>làm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ngay</w:t>
      </w:r>
      <w:proofErr w:type="spellEnd"/>
      <w:r w:rsidRPr="002205A1">
        <w:rPr>
          <w:rFonts w:ascii="Times New Roman" w:eastAsia="Times New Roman" w:hAnsi="Times New Roman" w:cs="Times New Roman"/>
          <w:sz w:val="24"/>
          <w:szCs w:val="24"/>
        </w:rPr>
        <w:t>.</w:t>
      </w:r>
    </w:p>
    <w:p w14:paraId="7855E4A2" w14:textId="77777777" w:rsidR="002205A1" w:rsidRPr="002205A1" w:rsidRDefault="002205A1">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Strategic: </w:t>
      </w:r>
      <w:proofErr w:type="spellStart"/>
      <w:r w:rsidRPr="002205A1">
        <w:rPr>
          <w:rFonts w:ascii="Times New Roman" w:eastAsia="Times New Roman" w:hAnsi="Times New Roman" w:cs="Times New Roman"/>
          <w:sz w:val="24"/>
          <w:szCs w:val="24"/>
        </w:rPr>
        <w:t>lập</w:t>
      </w:r>
      <w:proofErr w:type="spellEnd"/>
      <w:r w:rsidRPr="002205A1">
        <w:rPr>
          <w:rFonts w:ascii="Times New Roman" w:eastAsia="Times New Roman" w:hAnsi="Times New Roman" w:cs="Times New Roman"/>
          <w:sz w:val="24"/>
          <w:szCs w:val="24"/>
        </w:rPr>
        <w:t xml:space="preserve"> Roadmap.</w:t>
      </w:r>
    </w:p>
    <w:p w14:paraId="123122D9" w14:textId="77777777" w:rsidR="002205A1" w:rsidRPr="002205A1" w:rsidRDefault="002205A1">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Fill-in: </w:t>
      </w:r>
      <w:proofErr w:type="spellStart"/>
      <w:r w:rsidRPr="002205A1">
        <w:rPr>
          <w:rFonts w:ascii="Times New Roman" w:eastAsia="Times New Roman" w:hAnsi="Times New Roman" w:cs="Times New Roman"/>
          <w:sz w:val="24"/>
          <w:szCs w:val="24"/>
        </w:rPr>
        <w:t>thực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điều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kiện</w:t>
      </w:r>
      <w:proofErr w:type="spellEnd"/>
      <w:r w:rsidRPr="002205A1">
        <w:rPr>
          <w:rFonts w:ascii="Times New Roman" w:eastAsia="Times New Roman" w:hAnsi="Times New Roman" w:cs="Times New Roman"/>
          <w:sz w:val="24"/>
          <w:szCs w:val="24"/>
        </w:rPr>
        <w:t>.</w:t>
      </w:r>
    </w:p>
    <w:p w14:paraId="0212AC63" w14:textId="77777777" w:rsidR="002205A1" w:rsidRPr="002205A1" w:rsidRDefault="002205A1">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lastRenderedPageBreak/>
        <w:t xml:space="preserve">Low Priority: </w:t>
      </w:r>
      <w:proofErr w:type="spellStart"/>
      <w:r w:rsidRPr="002205A1">
        <w:rPr>
          <w:rFonts w:ascii="Times New Roman" w:eastAsia="Times New Roman" w:hAnsi="Times New Roman" w:cs="Times New Roman"/>
          <w:sz w:val="24"/>
          <w:szCs w:val="24"/>
        </w:rPr>
        <w:t>theo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dõi</w:t>
      </w:r>
      <w:proofErr w:type="spellEnd"/>
      <w:r w:rsidRPr="002205A1">
        <w:rPr>
          <w:rFonts w:ascii="Times New Roman" w:eastAsia="Times New Roman" w:hAnsi="Times New Roman" w:cs="Times New Roman"/>
          <w:sz w:val="24"/>
          <w:szCs w:val="24"/>
        </w:rPr>
        <w:t>.</w:t>
      </w:r>
    </w:p>
    <w:p w14:paraId="216C055E" w14:textId="6978DAE7" w:rsidR="002205A1" w:rsidRPr="002205A1" w:rsidDel="00B722C5" w:rsidRDefault="00000000" w:rsidP="002205A1">
      <w:pPr>
        <w:spacing w:after="0" w:line="240" w:lineRule="auto"/>
        <w:rPr>
          <w:del w:id="922" w:author="Admin" w:date="2026-07-06T13:42:00Z" w16du:dateUtc="2026-07-06T06:42:00Z"/>
          <w:rFonts w:ascii="Times New Roman" w:eastAsia="Times New Roman" w:hAnsi="Times New Roman" w:cs="Times New Roman"/>
          <w:sz w:val="24"/>
          <w:szCs w:val="24"/>
        </w:rPr>
      </w:pPr>
      <w:del w:id="923" w:author="Admin" w:date="2026-07-06T13:42:00Z" w16du:dateUtc="2026-07-06T06:42:00Z">
        <w:r w:rsidDel="00B722C5">
          <w:rPr>
            <w:rFonts w:ascii="Times New Roman" w:eastAsia="Times New Roman" w:hAnsi="Times New Roman" w:cs="Times New Roman"/>
            <w:sz w:val="24"/>
            <w:szCs w:val="24"/>
          </w:rPr>
          <w:pict w14:anchorId="4FAC8D44">
            <v:rect id="_x0000_i1267" style="width:0;height:1.5pt" o:hralign="center" o:hrstd="t" o:hr="t" fillcolor="#a0a0a0" stroked="f"/>
          </w:pict>
        </w:r>
      </w:del>
    </w:p>
    <w:p w14:paraId="4816B1DB"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924" w:author="Admin" w:date="2026-07-06T13:42:00Z" w16du:dateUtc="2026-07-06T06:42: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4.8. Công </w:t>
      </w:r>
      <w:proofErr w:type="spellStart"/>
      <w:r w:rsidRPr="002205A1">
        <w:rPr>
          <w:rFonts w:ascii="Times New Roman" w:eastAsia="Times New Roman" w:hAnsi="Times New Roman" w:cs="Times New Roman"/>
          <w:b/>
          <w:bCs/>
          <w:kern w:val="36"/>
          <w:sz w:val="48"/>
          <w:szCs w:val="48"/>
        </w:rPr>
        <w:t>cụ</w:t>
      </w:r>
      <w:proofErr w:type="spellEnd"/>
      <w:r w:rsidRPr="002205A1">
        <w:rPr>
          <w:rFonts w:ascii="Times New Roman" w:eastAsia="Times New Roman" w:hAnsi="Times New Roman" w:cs="Times New Roman"/>
          <w:b/>
          <w:bCs/>
          <w:kern w:val="36"/>
          <w:sz w:val="48"/>
          <w:szCs w:val="48"/>
        </w:rPr>
        <w:t xml:space="preserve"> Diagnosis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8"/>
        <w:gridCol w:w="3434"/>
      </w:tblGrid>
      <w:tr w:rsidR="002205A1" w:rsidRPr="002205A1" w14:paraId="16255C05" w14:textId="77777777">
        <w:trPr>
          <w:tblHeader/>
          <w:tblCellSpacing w:w="15" w:type="dxa"/>
        </w:trPr>
        <w:tc>
          <w:tcPr>
            <w:tcW w:w="0" w:type="auto"/>
            <w:vAlign w:val="center"/>
            <w:hideMark/>
          </w:tcPr>
          <w:p w14:paraId="29B1ECB6"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r w:rsidRPr="002205A1">
              <w:rPr>
                <w:rFonts w:ascii="Times New Roman" w:eastAsia="Times New Roman" w:hAnsi="Times New Roman" w:cs="Times New Roman"/>
                <w:b/>
                <w:bCs/>
                <w:sz w:val="24"/>
                <w:szCs w:val="24"/>
              </w:rPr>
              <w:t xml:space="preserve">Công </w:t>
            </w:r>
            <w:proofErr w:type="spellStart"/>
            <w:r w:rsidRPr="002205A1">
              <w:rPr>
                <w:rFonts w:ascii="Times New Roman" w:eastAsia="Times New Roman" w:hAnsi="Times New Roman" w:cs="Times New Roman"/>
                <w:b/>
                <w:bCs/>
                <w:sz w:val="24"/>
                <w:szCs w:val="24"/>
              </w:rPr>
              <w:t>cụ</w:t>
            </w:r>
            <w:proofErr w:type="spellEnd"/>
          </w:p>
        </w:tc>
        <w:tc>
          <w:tcPr>
            <w:tcW w:w="0" w:type="auto"/>
            <w:vAlign w:val="center"/>
            <w:hideMark/>
          </w:tcPr>
          <w:p w14:paraId="29D2C6E7"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proofErr w:type="spellStart"/>
            <w:r w:rsidRPr="002205A1">
              <w:rPr>
                <w:rFonts w:ascii="Times New Roman" w:eastAsia="Times New Roman" w:hAnsi="Times New Roman" w:cs="Times New Roman"/>
                <w:b/>
                <w:bCs/>
                <w:sz w:val="24"/>
                <w:szCs w:val="24"/>
              </w:rPr>
              <w:t>Mục</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đích</w:t>
            </w:r>
            <w:proofErr w:type="spellEnd"/>
          </w:p>
        </w:tc>
      </w:tr>
      <w:tr w:rsidR="002205A1" w:rsidRPr="002205A1" w14:paraId="468D0E08" w14:textId="77777777">
        <w:trPr>
          <w:tblCellSpacing w:w="15" w:type="dxa"/>
        </w:trPr>
        <w:tc>
          <w:tcPr>
            <w:tcW w:w="0" w:type="auto"/>
            <w:vAlign w:val="center"/>
            <w:hideMark/>
          </w:tcPr>
          <w:p w14:paraId="3247E5F6"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Diagnosis Matrix</w:t>
            </w:r>
          </w:p>
        </w:tc>
        <w:tc>
          <w:tcPr>
            <w:tcW w:w="0" w:type="auto"/>
            <w:vAlign w:val="center"/>
            <w:hideMark/>
          </w:tcPr>
          <w:p w14:paraId="0B4DE669"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Tổng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hợp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p>
        </w:tc>
      </w:tr>
      <w:tr w:rsidR="002205A1" w:rsidRPr="002205A1" w14:paraId="2D68041D" w14:textId="77777777">
        <w:trPr>
          <w:tblCellSpacing w:w="15" w:type="dxa"/>
        </w:trPr>
        <w:tc>
          <w:tcPr>
            <w:tcW w:w="0" w:type="auto"/>
            <w:vAlign w:val="center"/>
            <w:hideMark/>
          </w:tcPr>
          <w:p w14:paraId="2C60121D"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5 Why Analysis</w:t>
            </w:r>
          </w:p>
        </w:tc>
        <w:tc>
          <w:tcPr>
            <w:tcW w:w="0" w:type="auto"/>
            <w:vAlign w:val="center"/>
            <w:hideMark/>
          </w:tcPr>
          <w:p w14:paraId="7CA3A7C4"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Đào </w:t>
            </w:r>
            <w:proofErr w:type="spellStart"/>
            <w:r w:rsidRPr="002205A1">
              <w:rPr>
                <w:rFonts w:ascii="Times New Roman" w:eastAsia="Times New Roman" w:hAnsi="Times New Roman" w:cs="Times New Roman"/>
                <w:sz w:val="24"/>
                <w:szCs w:val="24"/>
              </w:rPr>
              <w:t>nguyên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gốc</w:t>
            </w:r>
            <w:proofErr w:type="spellEnd"/>
          </w:p>
        </w:tc>
      </w:tr>
      <w:tr w:rsidR="002205A1" w:rsidRPr="002205A1" w14:paraId="4E4AC87D" w14:textId="77777777">
        <w:trPr>
          <w:tblCellSpacing w:w="15" w:type="dxa"/>
        </w:trPr>
        <w:tc>
          <w:tcPr>
            <w:tcW w:w="0" w:type="auto"/>
            <w:vAlign w:val="center"/>
            <w:hideMark/>
          </w:tcPr>
          <w:p w14:paraId="0A729465"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Fishbone Diagram</w:t>
            </w:r>
          </w:p>
        </w:tc>
        <w:tc>
          <w:tcPr>
            <w:tcW w:w="0" w:type="auto"/>
            <w:vAlign w:val="center"/>
            <w:hideMark/>
          </w:tcPr>
          <w:p w14:paraId="68B3A195"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Phân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tích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nguyên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nhân</w:t>
            </w:r>
            <w:proofErr w:type="spellEnd"/>
          </w:p>
        </w:tc>
      </w:tr>
      <w:tr w:rsidR="002205A1" w:rsidRPr="002205A1" w14:paraId="510FC255" w14:textId="77777777">
        <w:trPr>
          <w:tblCellSpacing w:w="15" w:type="dxa"/>
        </w:trPr>
        <w:tc>
          <w:tcPr>
            <w:tcW w:w="0" w:type="auto"/>
            <w:vAlign w:val="center"/>
            <w:hideMark/>
          </w:tcPr>
          <w:p w14:paraId="25FA4AD0"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Logic Tree</w:t>
            </w:r>
          </w:p>
        </w:tc>
        <w:tc>
          <w:tcPr>
            <w:tcW w:w="0" w:type="auto"/>
            <w:vAlign w:val="center"/>
            <w:hideMark/>
          </w:tcPr>
          <w:p w14:paraId="0E14DA84"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Cấu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trúc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hóa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p>
        </w:tc>
      </w:tr>
      <w:tr w:rsidR="002205A1" w:rsidRPr="002205A1" w14:paraId="5CCEF752" w14:textId="77777777">
        <w:trPr>
          <w:tblCellSpacing w:w="15" w:type="dxa"/>
        </w:trPr>
        <w:tc>
          <w:tcPr>
            <w:tcW w:w="0" w:type="auto"/>
            <w:vAlign w:val="center"/>
            <w:hideMark/>
          </w:tcPr>
          <w:p w14:paraId="649F228D"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Impact–Effort Matrix</w:t>
            </w:r>
          </w:p>
        </w:tc>
        <w:tc>
          <w:tcPr>
            <w:tcW w:w="0" w:type="auto"/>
            <w:vAlign w:val="center"/>
            <w:hideMark/>
          </w:tcPr>
          <w:p w14:paraId="47FD55BC"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tiên</w:t>
            </w:r>
            <w:proofErr w:type="spellEnd"/>
          </w:p>
        </w:tc>
      </w:tr>
      <w:tr w:rsidR="002205A1" w:rsidRPr="002205A1" w14:paraId="3907C315" w14:textId="77777777">
        <w:trPr>
          <w:tblCellSpacing w:w="15" w:type="dxa"/>
        </w:trPr>
        <w:tc>
          <w:tcPr>
            <w:tcW w:w="0" w:type="auto"/>
            <w:vAlign w:val="center"/>
            <w:hideMark/>
          </w:tcPr>
          <w:p w14:paraId="0AF2DF75"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Risk Assessment</w:t>
            </w:r>
          </w:p>
        </w:tc>
        <w:tc>
          <w:tcPr>
            <w:tcW w:w="0" w:type="auto"/>
            <w:vAlign w:val="center"/>
            <w:hideMark/>
          </w:tcPr>
          <w:p w14:paraId="227336BD"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Đánh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giá</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rủi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ro</w:t>
            </w:r>
            <w:proofErr w:type="spellEnd"/>
          </w:p>
        </w:tc>
      </w:tr>
      <w:tr w:rsidR="002205A1" w:rsidRPr="002205A1" w14:paraId="2A852C2E" w14:textId="77777777">
        <w:trPr>
          <w:tblCellSpacing w:w="15" w:type="dxa"/>
        </w:trPr>
        <w:tc>
          <w:tcPr>
            <w:tcW w:w="0" w:type="auto"/>
            <w:vAlign w:val="center"/>
            <w:hideMark/>
          </w:tcPr>
          <w:p w14:paraId="79D3CEF9"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Gap Analysis</w:t>
            </w:r>
          </w:p>
        </w:tc>
        <w:tc>
          <w:tcPr>
            <w:tcW w:w="0" w:type="auto"/>
            <w:vAlign w:val="center"/>
            <w:hideMark/>
          </w:tcPr>
          <w:p w14:paraId="4DB81833"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Khoảng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trạng</w:t>
            </w:r>
            <w:proofErr w:type="spellEnd"/>
            <w:r w:rsidRPr="002205A1">
              <w:rPr>
                <w:rFonts w:ascii="Times New Roman" w:eastAsia="Times New Roman" w:hAnsi="Times New Roman" w:cs="Times New Roman"/>
                <w:sz w:val="24"/>
                <w:szCs w:val="24"/>
              </w:rPr>
              <w:t xml:space="preserve"> – </w:t>
            </w:r>
            <w:proofErr w:type="spellStart"/>
            <w:r w:rsidRPr="002205A1">
              <w:rPr>
                <w:rFonts w:ascii="Times New Roman" w:eastAsia="Times New Roman" w:hAnsi="Times New Roman" w:cs="Times New Roman"/>
                <w:sz w:val="24"/>
                <w:szCs w:val="24"/>
              </w:rPr>
              <w:t>mục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tiêu</w:t>
            </w:r>
            <w:proofErr w:type="spellEnd"/>
          </w:p>
        </w:tc>
      </w:tr>
    </w:tbl>
    <w:p w14:paraId="51FC9768" w14:textId="6B7AB70B" w:rsidR="002205A1" w:rsidRPr="002205A1" w:rsidDel="00B722C5" w:rsidRDefault="00000000" w:rsidP="002205A1">
      <w:pPr>
        <w:spacing w:after="0" w:line="240" w:lineRule="auto"/>
        <w:rPr>
          <w:del w:id="925" w:author="Admin" w:date="2026-07-06T13:42:00Z" w16du:dateUtc="2026-07-06T06:42:00Z"/>
          <w:rFonts w:ascii="Times New Roman" w:eastAsia="Times New Roman" w:hAnsi="Times New Roman" w:cs="Times New Roman"/>
          <w:sz w:val="24"/>
          <w:szCs w:val="24"/>
        </w:rPr>
      </w:pPr>
      <w:del w:id="926" w:author="Admin" w:date="2026-07-06T13:42:00Z" w16du:dateUtc="2026-07-06T06:42:00Z">
        <w:r w:rsidDel="00B722C5">
          <w:rPr>
            <w:rFonts w:ascii="Times New Roman" w:eastAsia="Times New Roman" w:hAnsi="Times New Roman" w:cs="Times New Roman"/>
            <w:sz w:val="24"/>
            <w:szCs w:val="24"/>
          </w:rPr>
          <w:pict w14:anchorId="29B445CB">
            <v:rect id="_x0000_i1268" style="width:0;height:1.5pt" o:hralign="center" o:hrstd="t" o:hr="t" fillcolor="#a0a0a0" stroked="f"/>
          </w:pict>
        </w:r>
      </w:del>
    </w:p>
    <w:p w14:paraId="6249618C"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927" w:author="Admin" w:date="2026-07-06T13:42:00Z" w16du:dateUtc="2026-07-06T06:42: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4.9. Đ</w:t>
      </w:r>
      <w:proofErr w:type="spellStart"/>
      <w:r w:rsidRPr="002205A1">
        <w:rPr>
          <w:rFonts w:ascii="Times New Roman" w:eastAsia="Times New Roman" w:hAnsi="Times New Roman" w:cs="Times New Roman"/>
          <w:b/>
          <w:bCs/>
          <w:kern w:val="36"/>
          <w:sz w:val="48"/>
          <w:szCs w:val="48"/>
        </w:rPr>
        <w:t>ầu</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ra</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của</w:t>
      </w:r>
      <w:proofErr w:type="spellEnd"/>
      <w:r w:rsidRPr="002205A1">
        <w:rPr>
          <w:rFonts w:ascii="Times New Roman" w:eastAsia="Times New Roman" w:hAnsi="Times New Roman" w:cs="Times New Roman"/>
          <w:b/>
          <w:bCs/>
          <w:kern w:val="36"/>
          <w:sz w:val="48"/>
          <w:szCs w:val="48"/>
        </w:rPr>
        <w:t xml:space="preserve"> Diagnosis</w:t>
      </w:r>
    </w:p>
    <w:p w14:paraId="34301FDC"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Sau </w:t>
      </w:r>
      <w:proofErr w:type="spellStart"/>
      <w:r w:rsidRPr="002205A1">
        <w:rPr>
          <w:rFonts w:ascii="Times New Roman" w:eastAsia="Times New Roman" w:hAnsi="Times New Roman" w:cs="Times New Roman"/>
          <w:sz w:val="24"/>
          <w:szCs w:val="24"/>
        </w:rPr>
        <w:t>giai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đoạn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này</w:t>
      </w:r>
      <w:proofErr w:type="spellEnd"/>
      <w:r w:rsidRPr="002205A1">
        <w:rPr>
          <w:rFonts w:ascii="Times New Roman" w:eastAsia="Times New Roman" w:hAnsi="Times New Roman" w:cs="Times New Roman"/>
          <w:sz w:val="24"/>
          <w:szCs w:val="24"/>
        </w:rPr>
        <w:t xml:space="preserve">, Consultant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hoàn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thành</w:t>
      </w:r>
      <w:proofErr w:type="spellEnd"/>
      <w:r w:rsidRPr="002205A1">
        <w:rPr>
          <w:rFonts w:ascii="Times New Roman" w:eastAsia="Times New Roman" w:hAnsi="Times New Roman" w:cs="Times New Roman"/>
          <w:sz w:val="24"/>
          <w:szCs w:val="24"/>
        </w:rPr>
        <w:t>:</w:t>
      </w:r>
    </w:p>
    <w:p w14:paraId="35431942" w14:textId="77777777" w:rsidR="002205A1" w:rsidRPr="002205A1" w:rsidRDefault="002205A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Diagnosis Report.</w:t>
      </w:r>
    </w:p>
    <w:p w14:paraId="6A2CC6C0" w14:textId="77777777" w:rsidR="002205A1" w:rsidRPr="002205A1" w:rsidRDefault="002205A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Root Cause Matrix.</w:t>
      </w:r>
    </w:p>
    <w:p w14:paraId="52D1A26B" w14:textId="77777777" w:rsidR="002205A1" w:rsidRPr="002205A1" w:rsidRDefault="002205A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Gap Analysis.</w:t>
      </w:r>
    </w:p>
    <w:p w14:paraId="4F50C793" w14:textId="77777777" w:rsidR="002205A1" w:rsidRPr="002205A1" w:rsidRDefault="002205A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Priority List.</w:t>
      </w:r>
    </w:p>
    <w:p w14:paraId="69053109" w14:textId="77777777" w:rsidR="002205A1" w:rsidRPr="002205A1" w:rsidRDefault="002205A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Quick Wins.</w:t>
      </w:r>
    </w:p>
    <w:p w14:paraId="07370FEC" w14:textId="77777777" w:rsidR="002205A1" w:rsidRPr="002205A1" w:rsidRDefault="002205A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Strategic Issues.</w:t>
      </w:r>
    </w:p>
    <w:p w14:paraId="666A888E" w14:textId="77777777" w:rsidR="002205A1" w:rsidRPr="002205A1" w:rsidRDefault="002205A1">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Danh </w:t>
      </w:r>
      <w:proofErr w:type="spellStart"/>
      <w:r w:rsidRPr="002205A1">
        <w:rPr>
          <w:rFonts w:ascii="Times New Roman" w:eastAsia="Times New Roman" w:hAnsi="Times New Roman" w:cs="Times New Roman"/>
          <w:sz w:val="24"/>
          <w:szCs w:val="24"/>
        </w:rPr>
        <w:t>sách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thuyết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kiểm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chứng</w:t>
      </w:r>
      <w:proofErr w:type="spellEnd"/>
      <w:r w:rsidRPr="002205A1">
        <w:rPr>
          <w:rFonts w:ascii="Times New Roman" w:eastAsia="Times New Roman" w:hAnsi="Times New Roman" w:cs="Times New Roman"/>
          <w:sz w:val="24"/>
          <w:szCs w:val="24"/>
        </w:rPr>
        <w:t>.</w:t>
      </w:r>
    </w:p>
    <w:p w14:paraId="200595CA" w14:textId="77777777" w:rsidR="002205A1" w:rsidRPr="002205A1" w:rsidRDefault="002205A1">
      <w:pPr>
        <w:numPr>
          <w:ilvl w:val="0"/>
          <w:numId w:val="129"/>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xuất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định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hướng</w:t>
      </w:r>
      <w:proofErr w:type="spellEnd"/>
      <w:r w:rsidRPr="002205A1">
        <w:rPr>
          <w:rFonts w:ascii="Times New Roman" w:eastAsia="Times New Roman" w:hAnsi="Times New Roman" w:cs="Times New Roman"/>
          <w:sz w:val="24"/>
          <w:szCs w:val="24"/>
        </w:rPr>
        <w:t xml:space="preserve"> Solution Design.</w:t>
      </w:r>
    </w:p>
    <w:p w14:paraId="115036EF"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Diagnosis </w:t>
      </w:r>
      <w:proofErr w:type="spellStart"/>
      <w:r w:rsidRPr="002205A1">
        <w:rPr>
          <w:rFonts w:ascii="Times New Roman" w:eastAsia="Times New Roman" w:hAnsi="Times New Roman" w:cs="Times New Roman"/>
          <w:sz w:val="24"/>
          <w:szCs w:val="24"/>
        </w:rPr>
        <w:t>chưa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pháp</w:t>
      </w:r>
      <w:proofErr w:type="spellEnd"/>
      <w:r w:rsidRPr="002205A1">
        <w:rPr>
          <w:rFonts w:ascii="Times New Roman" w:eastAsia="Times New Roman" w:hAnsi="Times New Roman" w:cs="Times New Roman"/>
          <w:sz w:val="24"/>
          <w:szCs w:val="24"/>
        </w:rPr>
        <w:t xml:space="preserve"> chi </w:t>
      </w:r>
      <w:proofErr w:type="spellStart"/>
      <w:r w:rsidRPr="002205A1">
        <w:rPr>
          <w:rFonts w:ascii="Times New Roman" w:eastAsia="Times New Roman" w:hAnsi="Times New Roman" w:cs="Times New Roman"/>
          <w:sz w:val="24"/>
          <w:szCs w:val="24"/>
        </w:rPr>
        <w:t>tiết</w:t>
      </w:r>
      <w:proofErr w:type="spellEnd"/>
      <w:r w:rsidRPr="002205A1">
        <w:rPr>
          <w:rFonts w:ascii="Times New Roman" w:eastAsia="Times New Roman" w:hAnsi="Times New Roman" w:cs="Times New Roman"/>
          <w:sz w:val="24"/>
          <w:szCs w:val="24"/>
        </w:rPr>
        <w:t>.</w:t>
      </w:r>
    </w:p>
    <w:p w14:paraId="4D582C6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Nó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chỉ</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định</w:t>
      </w:r>
      <w:proofErr w:type="spellEnd"/>
      <w:r w:rsidRPr="002205A1">
        <w:rPr>
          <w:rFonts w:ascii="Times New Roman" w:eastAsia="Times New Roman" w:hAnsi="Times New Roman" w:cs="Times New Roman"/>
          <w:sz w:val="24"/>
          <w:szCs w:val="24"/>
        </w:rPr>
        <w:t>:</w:t>
      </w:r>
    </w:p>
    <w:p w14:paraId="4AACC42F"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b/>
          <w:bCs/>
          <w:sz w:val="24"/>
          <w:szCs w:val="24"/>
        </w:rPr>
        <w:t xml:space="preserve">Doanh </w:t>
      </w:r>
      <w:proofErr w:type="spellStart"/>
      <w:r w:rsidRPr="002205A1">
        <w:rPr>
          <w:rFonts w:ascii="Times New Roman" w:eastAsia="Times New Roman" w:hAnsi="Times New Roman" w:cs="Times New Roman"/>
          <w:b/>
          <w:bCs/>
          <w:sz w:val="24"/>
          <w:szCs w:val="24"/>
        </w:rPr>
        <w:t>nghiệp</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nên</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tập</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trung</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giải</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quyết</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điều</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gì</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trước</w:t>
      </w:r>
      <w:proofErr w:type="spellEnd"/>
      <w:r w:rsidRPr="002205A1">
        <w:rPr>
          <w:rFonts w:ascii="Times New Roman" w:eastAsia="Times New Roman" w:hAnsi="Times New Roman" w:cs="Times New Roman"/>
          <w:b/>
          <w:bCs/>
          <w:sz w:val="24"/>
          <w:szCs w:val="24"/>
        </w:rPr>
        <w:t>.</w:t>
      </w:r>
    </w:p>
    <w:p w14:paraId="60EF2B92" w14:textId="108FBEFC" w:rsidR="002205A1" w:rsidRPr="002205A1" w:rsidDel="00B722C5" w:rsidRDefault="00000000" w:rsidP="002205A1">
      <w:pPr>
        <w:spacing w:after="0" w:line="240" w:lineRule="auto"/>
        <w:rPr>
          <w:del w:id="928" w:author="Admin" w:date="2026-07-06T13:42:00Z" w16du:dateUtc="2026-07-06T06:42:00Z"/>
          <w:rFonts w:ascii="Times New Roman" w:eastAsia="Times New Roman" w:hAnsi="Times New Roman" w:cs="Times New Roman"/>
          <w:sz w:val="24"/>
          <w:szCs w:val="24"/>
        </w:rPr>
      </w:pPr>
      <w:del w:id="929" w:author="Admin" w:date="2026-07-06T13:42:00Z" w16du:dateUtc="2026-07-06T06:42:00Z">
        <w:r w:rsidDel="00B722C5">
          <w:rPr>
            <w:rFonts w:ascii="Times New Roman" w:eastAsia="Times New Roman" w:hAnsi="Times New Roman" w:cs="Times New Roman"/>
            <w:sz w:val="24"/>
            <w:szCs w:val="24"/>
          </w:rPr>
          <w:pict w14:anchorId="03E6394B">
            <v:rect id="_x0000_i1269" style="width:0;height:1.5pt" o:hralign="center" o:hrstd="t" o:hr="t" fillcolor="#a0a0a0" stroked="f"/>
          </w:pict>
        </w:r>
      </w:del>
    </w:p>
    <w:p w14:paraId="52675A7A"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930" w:author="Admin" w:date="2026-07-06T13:42:00Z" w16du:dateUtc="2026-07-06T06:42: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4.10. T</w:t>
      </w:r>
      <w:proofErr w:type="spellStart"/>
      <w:r w:rsidRPr="002205A1">
        <w:rPr>
          <w:rFonts w:ascii="Times New Roman" w:eastAsia="Times New Roman" w:hAnsi="Times New Roman" w:cs="Times New Roman"/>
          <w:b/>
          <w:bCs/>
          <w:kern w:val="36"/>
          <w:sz w:val="48"/>
          <w:szCs w:val="48"/>
        </w:rPr>
        <w:t>iêu</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chí</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hoàn</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thành</w:t>
      </w:r>
      <w:proofErr w:type="spellEnd"/>
      <w:r w:rsidRPr="002205A1">
        <w:rPr>
          <w:rFonts w:ascii="Times New Roman" w:eastAsia="Times New Roman" w:hAnsi="Times New Roman" w:cs="Times New Roman"/>
          <w:b/>
          <w:bCs/>
          <w:kern w:val="36"/>
          <w:sz w:val="48"/>
          <w:szCs w:val="48"/>
        </w:rPr>
        <w:t xml:space="preserve"> Diagnosis</w:t>
      </w:r>
    </w:p>
    <w:p w14:paraId="6206DD60"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Diagnosis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xem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hoàn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khi</w:t>
      </w:r>
      <w:proofErr w:type="spellEnd"/>
      <w:r w:rsidRPr="002205A1">
        <w:rPr>
          <w:rFonts w:ascii="Times New Roman" w:eastAsia="Times New Roman" w:hAnsi="Times New Roman" w:cs="Times New Roman"/>
          <w:sz w:val="24"/>
          <w:szCs w:val="24"/>
        </w:rPr>
        <w:t>:</w:t>
      </w:r>
    </w:p>
    <w:p w14:paraId="3C678AA9" w14:textId="77777777" w:rsidR="002205A1" w:rsidRPr="002205A1" w:rsidRDefault="002205A1">
      <w:pPr>
        <w:numPr>
          <w:ilvl w:val="0"/>
          <w:numId w:val="130"/>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bằng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chứng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từng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luận</w:t>
      </w:r>
      <w:proofErr w:type="spellEnd"/>
      <w:r w:rsidRPr="002205A1">
        <w:rPr>
          <w:rFonts w:ascii="Times New Roman" w:eastAsia="Times New Roman" w:hAnsi="Times New Roman" w:cs="Times New Roman"/>
          <w:sz w:val="24"/>
          <w:szCs w:val="24"/>
        </w:rPr>
        <w:t>.</w:t>
      </w:r>
    </w:p>
    <w:p w14:paraId="6B3F469D" w14:textId="77777777" w:rsidR="002205A1" w:rsidRPr="002205A1" w:rsidRDefault="002205A1">
      <w:pPr>
        <w:numPr>
          <w:ilvl w:val="0"/>
          <w:numId w:val="130"/>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Phân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biệt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rõ</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triệu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chứng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nguyên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nhân</w:t>
      </w:r>
      <w:proofErr w:type="spellEnd"/>
      <w:r w:rsidRPr="002205A1">
        <w:rPr>
          <w:rFonts w:ascii="Times New Roman" w:eastAsia="Times New Roman" w:hAnsi="Times New Roman" w:cs="Times New Roman"/>
          <w:sz w:val="24"/>
          <w:szCs w:val="24"/>
        </w:rPr>
        <w:t>.</w:t>
      </w:r>
    </w:p>
    <w:p w14:paraId="7584F157" w14:textId="77777777" w:rsidR="002205A1" w:rsidRPr="002205A1" w:rsidRDefault="002205A1">
      <w:pPr>
        <w:numPr>
          <w:ilvl w:val="0"/>
          <w:numId w:val="130"/>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Xác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định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3–5 </w:t>
      </w: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cao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nhất</w:t>
      </w:r>
      <w:proofErr w:type="spellEnd"/>
      <w:r w:rsidRPr="002205A1">
        <w:rPr>
          <w:rFonts w:ascii="Times New Roman" w:eastAsia="Times New Roman" w:hAnsi="Times New Roman" w:cs="Times New Roman"/>
          <w:sz w:val="24"/>
          <w:szCs w:val="24"/>
        </w:rPr>
        <w:t>.</w:t>
      </w:r>
    </w:p>
    <w:p w14:paraId="082B7DA3" w14:textId="77777777" w:rsidR="002205A1" w:rsidRPr="002205A1" w:rsidRDefault="002205A1">
      <w:pPr>
        <w:numPr>
          <w:ilvl w:val="0"/>
          <w:numId w:val="130"/>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sự</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thống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cốt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lõi</w:t>
      </w:r>
      <w:proofErr w:type="spellEnd"/>
      <w:r w:rsidRPr="002205A1">
        <w:rPr>
          <w:rFonts w:ascii="Times New Roman" w:eastAsia="Times New Roman" w:hAnsi="Times New Roman" w:cs="Times New Roman"/>
          <w:sz w:val="24"/>
          <w:szCs w:val="24"/>
        </w:rPr>
        <w:t>.</w:t>
      </w:r>
    </w:p>
    <w:p w14:paraId="077F8067" w14:textId="77777777" w:rsidR="002205A1" w:rsidRPr="002205A1" w:rsidRDefault="002205A1">
      <w:pPr>
        <w:numPr>
          <w:ilvl w:val="0"/>
          <w:numId w:val="130"/>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Đủ</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cơ</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sở</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thiết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pháp</w:t>
      </w:r>
      <w:proofErr w:type="spellEnd"/>
      <w:r w:rsidRPr="002205A1">
        <w:rPr>
          <w:rFonts w:ascii="Times New Roman" w:eastAsia="Times New Roman" w:hAnsi="Times New Roman" w:cs="Times New Roman"/>
          <w:sz w:val="24"/>
          <w:szCs w:val="24"/>
        </w:rPr>
        <w:t>.</w:t>
      </w:r>
    </w:p>
    <w:p w14:paraId="416DAD02"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Nếu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chưa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đạt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điều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chuyển</w:t>
      </w:r>
      <w:proofErr w:type="spellEnd"/>
      <w:r w:rsidRPr="002205A1">
        <w:rPr>
          <w:rFonts w:ascii="Times New Roman" w:eastAsia="Times New Roman" w:hAnsi="Times New Roman" w:cs="Times New Roman"/>
          <w:sz w:val="24"/>
          <w:szCs w:val="24"/>
        </w:rPr>
        <w:t xml:space="preserve"> sang Solution Design.</w:t>
      </w:r>
    </w:p>
    <w:p w14:paraId="27930B68" w14:textId="5A3AD7E9" w:rsidR="002205A1" w:rsidRPr="002205A1" w:rsidRDefault="00000000" w:rsidP="002205A1">
      <w:pPr>
        <w:spacing w:after="0" w:line="240" w:lineRule="auto"/>
        <w:rPr>
          <w:rFonts w:ascii="Times New Roman" w:eastAsia="Times New Roman" w:hAnsi="Times New Roman" w:cs="Times New Roman"/>
          <w:sz w:val="24"/>
          <w:szCs w:val="24"/>
        </w:rPr>
      </w:pPr>
      <w:del w:id="931" w:author="Admin" w:date="2026-07-06T13:43:00Z" w16du:dateUtc="2026-07-06T06:43:00Z">
        <w:r w:rsidDel="00B722C5">
          <w:rPr>
            <w:rFonts w:ascii="Times New Roman" w:eastAsia="Times New Roman" w:hAnsi="Times New Roman" w:cs="Times New Roman"/>
            <w:sz w:val="24"/>
            <w:szCs w:val="24"/>
          </w:rPr>
          <w:lastRenderedPageBreak/>
          <w:pict w14:anchorId="32309CBB">
            <v:rect id="_x0000_i1270" style="width:0;height:1.5pt" o:hralign="center" o:hrstd="t" o:hr="t" fillcolor="#a0a0a0" stroked="f"/>
          </w:pict>
        </w:r>
      </w:del>
    </w:p>
    <w:p w14:paraId="4F295AEA" w14:textId="77777777"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2205A1">
        <w:rPr>
          <w:rFonts w:ascii="Times New Roman" w:eastAsia="Times New Roman" w:hAnsi="Times New Roman" w:cs="Times New Roman"/>
          <w:b/>
          <w:bCs/>
          <w:kern w:val="36"/>
          <w:sz w:val="48"/>
          <w:szCs w:val="48"/>
        </w:rPr>
        <w:t>Mô</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hình</w:t>
      </w:r>
      <w:proofErr w:type="spellEnd"/>
      <w:r w:rsidRPr="002205A1">
        <w:rPr>
          <w:rFonts w:ascii="Times New Roman" w:eastAsia="Times New Roman" w:hAnsi="Times New Roman" w:cs="Times New Roman"/>
          <w:b/>
          <w:bCs/>
          <w:kern w:val="36"/>
          <w:sz w:val="48"/>
          <w:szCs w:val="48"/>
        </w:rPr>
        <w:t xml:space="preserve"> TCF </w:t>
      </w:r>
      <w:proofErr w:type="spellStart"/>
      <w:r w:rsidRPr="002205A1">
        <w:rPr>
          <w:rFonts w:ascii="Times New Roman" w:eastAsia="Times New Roman" w:hAnsi="Times New Roman" w:cs="Times New Roman"/>
          <w:b/>
          <w:bCs/>
          <w:kern w:val="36"/>
          <w:sz w:val="48"/>
          <w:szCs w:val="48"/>
        </w:rPr>
        <w:t>sau</w:t>
      </w:r>
      <w:proofErr w:type="spellEnd"/>
      <w:r w:rsidRPr="002205A1">
        <w:rPr>
          <w:rFonts w:ascii="Times New Roman" w:eastAsia="Times New Roman" w:hAnsi="Times New Roman" w:cs="Times New Roman"/>
          <w:b/>
          <w:bCs/>
          <w:kern w:val="36"/>
          <w:sz w:val="48"/>
          <w:szCs w:val="48"/>
        </w:rPr>
        <w:t xml:space="preserve"> Diagnosis</w:t>
      </w:r>
    </w:p>
    <w:p w14:paraId="00919D73"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Business Context</w:t>
      </w:r>
    </w:p>
    <w:p w14:paraId="6D520178"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7E0F3760"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28CC6114"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Business Discovery</w:t>
      </w:r>
    </w:p>
    <w:p w14:paraId="43B4F1D7"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0FAE9A14"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3859A3FE"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Business Diagnosis</w:t>
      </w:r>
    </w:p>
    <w:p w14:paraId="61F51FFD"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13D90926"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Root Cause</w:t>
      </w:r>
    </w:p>
    <w:p w14:paraId="0840C14A"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Gap Analysis</w:t>
      </w:r>
    </w:p>
    <w:p w14:paraId="3743D620"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Priority</w:t>
      </w:r>
    </w:p>
    <w:p w14:paraId="407A63D7"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Business Impact</w:t>
      </w:r>
    </w:p>
    <w:p w14:paraId="3254FD42"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Evidence</w:t>
      </w:r>
    </w:p>
    <w:p w14:paraId="018491C4"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55D8B5F0"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75C898B1"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Solution Design</w:t>
      </w:r>
    </w:p>
    <w:p w14:paraId="2B96C82C"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Diagnosis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cầu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nối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giữa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việc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b/>
          <w:bCs/>
          <w:sz w:val="24"/>
          <w:szCs w:val="24"/>
        </w:rPr>
        <w:t>hiểu</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doanh</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b/>
          <w:bCs/>
          <w:sz w:val="24"/>
          <w:szCs w:val="24"/>
        </w:rPr>
        <w:t>thiết</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kế</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giải</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pháp</w:t>
      </w:r>
      <w:proofErr w:type="spellEnd"/>
      <w:r w:rsidRPr="002205A1">
        <w:rPr>
          <w:rFonts w:ascii="Times New Roman" w:eastAsia="Times New Roman" w:hAnsi="Times New Roman" w:cs="Times New Roman"/>
          <w:sz w:val="24"/>
          <w:szCs w:val="24"/>
        </w:rPr>
        <w:t>.</w:t>
      </w:r>
    </w:p>
    <w:p w14:paraId="5289FBDA" w14:textId="29A6B585" w:rsidR="002205A1" w:rsidRPr="002205A1" w:rsidDel="00B722C5" w:rsidRDefault="00000000" w:rsidP="002205A1">
      <w:pPr>
        <w:spacing w:after="0" w:line="240" w:lineRule="auto"/>
        <w:rPr>
          <w:del w:id="932" w:author="Admin" w:date="2026-07-06T13:42:00Z" w16du:dateUtc="2026-07-06T06:42:00Z"/>
          <w:rFonts w:ascii="Times New Roman" w:eastAsia="Times New Roman" w:hAnsi="Times New Roman" w:cs="Times New Roman"/>
          <w:sz w:val="24"/>
          <w:szCs w:val="24"/>
        </w:rPr>
      </w:pPr>
      <w:del w:id="933" w:author="Admin" w:date="2026-07-06T13:42:00Z" w16du:dateUtc="2026-07-06T06:42:00Z">
        <w:r w:rsidDel="00B722C5">
          <w:rPr>
            <w:rFonts w:ascii="Times New Roman" w:eastAsia="Times New Roman" w:hAnsi="Times New Roman" w:cs="Times New Roman"/>
            <w:sz w:val="24"/>
            <w:szCs w:val="24"/>
          </w:rPr>
          <w:pict w14:anchorId="0DF98B67">
            <v:rect id="_x0000_i1271" style="width:0;height:1.5pt" o:hralign="center" o:hrstd="t" o:hr="t" fillcolor="#a0a0a0" stroked="f"/>
          </w:pict>
        </w:r>
      </w:del>
    </w:p>
    <w:p w14:paraId="128FB90F" w14:textId="77777777" w:rsidR="002205A1" w:rsidRPr="002205A1" w:rsidRDefault="002205A1" w:rsidP="00B722C5">
      <w:pPr>
        <w:spacing w:after="0" w:line="240" w:lineRule="auto"/>
        <w:rPr>
          <w:rFonts w:ascii="Times New Roman" w:eastAsia="Times New Roman" w:hAnsi="Times New Roman" w:cs="Times New Roman"/>
          <w:b/>
          <w:bCs/>
          <w:kern w:val="36"/>
          <w:sz w:val="48"/>
          <w:szCs w:val="48"/>
        </w:rPr>
        <w:pPrChange w:id="934" w:author="Admin" w:date="2026-07-06T13:42:00Z" w16du:dateUtc="2026-07-06T06:42:00Z">
          <w:pPr>
            <w:spacing w:before="100" w:beforeAutospacing="1" w:after="100" w:afterAutospacing="1" w:line="240" w:lineRule="auto"/>
            <w:outlineLvl w:val="0"/>
          </w:pPr>
        </w:pPrChange>
      </w:pPr>
      <w:proofErr w:type="spellStart"/>
      <w:r w:rsidRPr="002205A1">
        <w:rPr>
          <w:rFonts w:ascii="Times New Roman" w:eastAsia="Times New Roman" w:hAnsi="Times New Roman" w:cs="Times New Roman"/>
          <w:b/>
          <w:bCs/>
          <w:kern w:val="36"/>
          <w:sz w:val="48"/>
          <w:szCs w:val="48"/>
        </w:rPr>
        <w:t>Tóm</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tắt</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chương</w:t>
      </w:r>
      <w:proofErr w:type="spellEnd"/>
    </w:p>
    <w:p w14:paraId="2EBB264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Business Diagnosis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giai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đoạn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chuyển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dữ</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quyết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định</w:t>
      </w:r>
      <w:proofErr w:type="spellEnd"/>
      <w:r w:rsidRPr="002205A1">
        <w:rPr>
          <w:rFonts w:ascii="Times New Roman" w:eastAsia="Times New Roman" w:hAnsi="Times New Roman" w:cs="Times New Roman"/>
          <w:sz w:val="24"/>
          <w:szCs w:val="24"/>
        </w:rPr>
        <w:t>.</w:t>
      </w:r>
    </w:p>
    <w:p w14:paraId="5CB8439D"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Thông qua </w:t>
      </w:r>
      <w:proofErr w:type="spellStart"/>
      <w:r w:rsidRPr="002205A1">
        <w:rPr>
          <w:rFonts w:ascii="Times New Roman" w:eastAsia="Times New Roman" w:hAnsi="Times New Roman" w:cs="Times New Roman"/>
          <w:sz w:val="24"/>
          <w:szCs w:val="24"/>
        </w:rPr>
        <w:t>việc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tích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nguyên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gốc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đánh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giá</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định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tiên</w:t>
      </w:r>
      <w:proofErr w:type="spellEnd"/>
      <w:r w:rsidRPr="002205A1">
        <w:rPr>
          <w:rFonts w:ascii="Times New Roman" w:eastAsia="Times New Roman" w:hAnsi="Times New Roman" w:cs="Times New Roman"/>
          <w:sz w:val="24"/>
          <w:szCs w:val="24"/>
        </w:rPr>
        <w:t xml:space="preserve">, THUCHOCVN </w:t>
      </w:r>
      <w:proofErr w:type="spellStart"/>
      <w:r w:rsidRPr="002205A1">
        <w:rPr>
          <w:rFonts w:ascii="Times New Roman" w:eastAsia="Times New Roman" w:hAnsi="Times New Roman" w:cs="Times New Roman"/>
          <w:sz w:val="24"/>
          <w:szCs w:val="24"/>
        </w:rPr>
        <w:t>giúp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tập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trung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nguồn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những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tạo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giá</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trị</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lớn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thay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vì</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lý</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trải</w:t>
      </w:r>
      <w:proofErr w:type="spellEnd"/>
      <w:r w:rsidRPr="002205A1">
        <w:rPr>
          <w:rFonts w:ascii="Times New Roman" w:eastAsia="Times New Roman" w:hAnsi="Times New Roman" w:cs="Times New Roman"/>
          <w:sz w:val="24"/>
          <w:szCs w:val="24"/>
        </w:rPr>
        <w:t>.</w:t>
      </w:r>
    </w:p>
    <w:p w14:paraId="2406C55D" w14:textId="6946CF1A" w:rsidR="00B722C5" w:rsidRDefault="00000000" w:rsidP="002205A1">
      <w:pPr>
        <w:spacing w:after="0" w:line="240" w:lineRule="auto"/>
        <w:rPr>
          <w:ins w:id="935" w:author="Admin" w:date="2026-07-06T13:42:00Z" w16du:dateUtc="2026-07-06T06:42:00Z"/>
          <w:rFonts w:ascii="Times New Roman" w:eastAsia="Times New Roman" w:hAnsi="Times New Roman" w:cs="Times New Roman"/>
          <w:sz w:val="24"/>
          <w:szCs w:val="24"/>
        </w:rPr>
      </w:pPr>
      <w:del w:id="936" w:author="Admin" w:date="2026-07-06T13:42:00Z" w16du:dateUtc="2026-07-06T06:42:00Z">
        <w:r w:rsidDel="00B722C5">
          <w:rPr>
            <w:rFonts w:ascii="Times New Roman" w:eastAsia="Times New Roman" w:hAnsi="Times New Roman" w:cs="Times New Roman"/>
            <w:sz w:val="24"/>
            <w:szCs w:val="24"/>
          </w:rPr>
          <w:pict w14:anchorId="39659D40">
            <v:rect id="_x0000_i1272" style="width:0;height:1.5pt" o:hralign="center" o:hrstd="t" o:hr="t" fillcolor="#a0a0a0" stroked="f"/>
          </w:pict>
        </w:r>
      </w:del>
    </w:p>
    <w:p w14:paraId="5C83FF52" w14:textId="42453989" w:rsidR="00B722C5" w:rsidRDefault="00B722C5" w:rsidP="005E3195">
      <w:pPr>
        <w:rPr>
          <w:ins w:id="937" w:author="Admin" w:date="2026-07-06T13:42:00Z" w16du:dateUtc="2026-07-06T06:42:00Z"/>
          <w:rFonts w:ascii="Times New Roman" w:eastAsia="Times New Roman" w:hAnsi="Times New Roman" w:cs="Times New Roman"/>
          <w:sz w:val="24"/>
          <w:szCs w:val="24"/>
        </w:rPr>
      </w:pPr>
      <w:ins w:id="938" w:author="Admin" w:date="2026-07-06T13:42:00Z" w16du:dateUtc="2026-07-06T06:42:00Z">
        <w:r>
          <w:rPr>
            <w:rFonts w:ascii="Times New Roman" w:eastAsia="Times New Roman" w:hAnsi="Times New Roman" w:cs="Times New Roman"/>
            <w:sz w:val="24"/>
            <w:szCs w:val="24"/>
          </w:rPr>
          <w:br w:type="page"/>
        </w:r>
      </w:ins>
    </w:p>
    <w:p w14:paraId="08A0A62B" w14:textId="5BC5BFB2" w:rsidR="002205A1" w:rsidDel="00B722C5" w:rsidRDefault="002205A1" w:rsidP="002205A1">
      <w:pPr>
        <w:spacing w:after="0" w:line="240" w:lineRule="auto"/>
        <w:rPr>
          <w:del w:id="939" w:author="Admin" w:date="2026-07-06T13:42:00Z" w16du:dateUtc="2026-07-06T06:42:00Z"/>
          <w:rFonts w:ascii="Times New Roman" w:eastAsia="Times New Roman" w:hAnsi="Times New Roman" w:cs="Times New Roman"/>
          <w:sz w:val="24"/>
          <w:szCs w:val="24"/>
        </w:rPr>
      </w:pPr>
    </w:p>
    <w:p w14:paraId="324CA105" w14:textId="77777777"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5A1">
        <w:rPr>
          <w:rFonts w:ascii="Times New Roman" w:eastAsia="Times New Roman" w:hAnsi="Times New Roman" w:cs="Times New Roman"/>
          <w:b/>
          <w:bCs/>
          <w:kern w:val="36"/>
          <w:sz w:val="48"/>
          <w:szCs w:val="48"/>
        </w:rPr>
        <w:t>CHƯƠNG 5</w:t>
      </w:r>
    </w:p>
    <w:p w14:paraId="40CA0E30" w14:textId="77777777"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5A1">
        <w:rPr>
          <w:rFonts w:ascii="Times New Roman" w:eastAsia="Times New Roman" w:hAnsi="Times New Roman" w:cs="Times New Roman"/>
          <w:b/>
          <w:bCs/>
          <w:kern w:val="36"/>
          <w:sz w:val="48"/>
          <w:szCs w:val="48"/>
        </w:rPr>
        <w:t>BUSINESS TRANSFORMATION METHOD (BTM)</w:t>
      </w:r>
    </w:p>
    <w:p w14:paraId="228F2B52" w14:textId="77777777" w:rsidR="002205A1" w:rsidRPr="002205A1" w:rsidRDefault="002205A1" w:rsidP="002205A1">
      <w:pPr>
        <w:spacing w:before="100" w:beforeAutospacing="1" w:after="100" w:afterAutospacing="1" w:line="240" w:lineRule="auto"/>
        <w:outlineLvl w:val="1"/>
        <w:rPr>
          <w:rFonts w:ascii="Times New Roman" w:eastAsia="Times New Roman" w:hAnsi="Times New Roman" w:cs="Times New Roman"/>
          <w:b/>
          <w:bCs/>
          <w:sz w:val="36"/>
          <w:szCs w:val="36"/>
        </w:rPr>
      </w:pPr>
      <w:r w:rsidRPr="002205A1">
        <w:rPr>
          <w:rFonts w:ascii="Times New Roman" w:eastAsia="Times New Roman" w:hAnsi="Times New Roman" w:cs="Times New Roman"/>
          <w:b/>
          <w:bCs/>
          <w:sz w:val="36"/>
          <w:szCs w:val="36"/>
        </w:rPr>
        <w:t xml:space="preserve">Phương </w:t>
      </w:r>
      <w:proofErr w:type="spellStart"/>
      <w:r w:rsidRPr="002205A1">
        <w:rPr>
          <w:rFonts w:ascii="Times New Roman" w:eastAsia="Times New Roman" w:hAnsi="Times New Roman" w:cs="Times New Roman"/>
          <w:b/>
          <w:bCs/>
          <w:sz w:val="36"/>
          <w:szCs w:val="36"/>
        </w:rPr>
        <w:t>pháp</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thiết</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kế</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chuyển</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đổi</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doanh</w:t>
      </w:r>
      <w:proofErr w:type="spellEnd"/>
      <w:r w:rsidRPr="002205A1">
        <w:rPr>
          <w:rFonts w:ascii="Times New Roman" w:eastAsia="Times New Roman" w:hAnsi="Times New Roman" w:cs="Times New Roman"/>
          <w:b/>
          <w:bCs/>
          <w:sz w:val="36"/>
          <w:szCs w:val="36"/>
        </w:rPr>
        <w:t xml:space="preserve"> </w:t>
      </w:r>
      <w:proofErr w:type="spellStart"/>
      <w:r w:rsidRPr="002205A1">
        <w:rPr>
          <w:rFonts w:ascii="Times New Roman" w:eastAsia="Times New Roman" w:hAnsi="Times New Roman" w:cs="Times New Roman"/>
          <w:b/>
          <w:bCs/>
          <w:sz w:val="36"/>
          <w:szCs w:val="36"/>
        </w:rPr>
        <w:t>nghiệp</w:t>
      </w:r>
      <w:proofErr w:type="spellEnd"/>
    </w:p>
    <w:p w14:paraId="697DA122" w14:textId="77777777" w:rsidR="002205A1" w:rsidRPr="002205A1" w:rsidDel="00D64D48" w:rsidRDefault="002205A1" w:rsidP="002205A1">
      <w:pPr>
        <w:spacing w:before="100" w:beforeAutospacing="1" w:after="100" w:afterAutospacing="1" w:line="240" w:lineRule="auto"/>
        <w:rPr>
          <w:del w:id="940" w:author="Admin" w:date="2026-07-06T14:22:00Z" w16du:dateUtc="2026-07-06T07:22:00Z"/>
          <w:rFonts w:ascii="Times New Roman" w:eastAsia="Times New Roman" w:hAnsi="Times New Roman" w:cs="Times New Roman"/>
          <w:sz w:val="24"/>
          <w:szCs w:val="24"/>
        </w:rPr>
      </w:pPr>
      <w:r w:rsidRPr="002205A1">
        <w:rPr>
          <w:rFonts w:ascii="Times New Roman" w:eastAsia="Times New Roman" w:hAnsi="Times New Roman" w:cs="Times New Roman"/>
          <w:b/>
          <w:bCs/>
          <w:sz w:val="24"/>
          <w:szCs w:val="24"/>
        </w:rPr>
        <w:t>"</w:t>
      </w:r>
      <w:proofErr w:type="spellStart"/>
      <w:r w:rsidRPr="002205A1">
        <w:rPr>
          <w:rFonts w:ascii="Times New Roman" w:eastAsia="Times New Roman" w:hAnsi="Times New Roman" w:cs="Times New Roman"/>
          <w:b/>
          <w:bCs/>
          <w:sz w:val="24"/>
          <w:szCs w:val="24"/>
        </w:rPr>
        <w:t>Một</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báo</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cáo</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không</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làm</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doanh</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nghiệp</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thay</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đổi</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Một</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lộ</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trình</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hành</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động</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mới</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tạo</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ra</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sự</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thay</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đổi</w:t>
      </w:r>
      <w:proofErr w:type="spellEnd"/>
      <w:r w:rsidRPr="002205A1">
        <w:rPr>
          <w:rFonts w:ascii="Times New Roman" w:eastAsia="Times New Roman" w:hAnsi="Times New Roman" w:cs="Times New Roman"/>
          <w:b/>
          <w:bCs/>
          <w:sz w:val="24"/>
          <w:szCs w:val="24"/>
        </w:rPr>
        <w:t>."</w:t>
      </w:r>
    </w:p>
    <w:p w14:paraId="139B85F9" w14:textId="39FEA3AB" w:rsidR="002205A1" w:rsidRPr="002205A1" w:rsidRDefault="00000000" w:rsidP="00D64D48">
      <w:pPr>
        <w:spacing w:before="100" w:beforeAutospacing="1" w:after="100" w:afterAutospacing="1" w:line="240" w:lineRule="auto"/>
        <w:rPr>
          <w:rFonts w:ascii="Times New Roman" w:eastAsia="Times New Roman" w:hAnsi="Times New Roman" w:cs="Times New Roman"/>
          <w:sz w:val="24"/>
          <w:szCs w:val="24"/>
        </w:rPr>
        <w:pPrChange w:id="941" w:author="Admin" w:date="2026-07-06T14:22:00Z" w16du:dateUtc="2026-07-06T07:22:00Z">
          <w:pPr>
            <w:spacing w:after="0" w:line="240" w:lineRule="auto"/>
          </w:pPr>
        </w:pPrChange>
      </w:pPr>
      <w:del w:id="942" w:author="Admin" w:date="2026-07-06T14:22:00Z" w16du:dateUtc="2026-07-06T07:22:00Z">
        <w:r w:rsidDel="00D64D48">
          <w:rPr>
            <w:rFonts w:ascii="Times New Roman" w:eastAsia="Times New Roman" w:hAnsi="Times New Roman" w:cs="Times New Roman"/>
            <w:sz w:val="24"/>
            <w:szCs w:val="24"/>
          </w:rPr>
          <w:pict w14:anchorId="53339CA2">
            <v:rect id="_x0000_i1273" style="width:0;height:1.5pt" o:hralign="center" o:hrstd="t" o:hr="t" fillcolor="#a0a0a0" stroked="f"/>
          </w:pict>
        </w:r>
      </w:del>
    </w:p>
    <w:p w14:paraId="506F5528" w14:textId="77777777"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5A1">
        <w:rPr>
          <w:rFonts w:ascii="Times New Roman" w:eastAsia="Times New Roman" w:hAnsi="Times New Roman" w:cs="Times New Roman"/>
          <w:b/>
          <w:bCs/>
          <w:kern w:val="36"/>
          <w:sz w:val="48"/>
          <w:szCs w:val="48"/>
        </w:rPr>
        <w:t xml:space="preserve">5.1. Business Transformation </w:t>
      </w:r>
      <w:proofErr w:type="spellStart"/>
      <w:r w:rsidRPr="002205A1">
        <w:rPr>
          <w:rFonts w:ascii="Times New Roman" w:eastAsia="Times New Roman" w:hAnsi="Times New Roman" w:cs="Times New Roman"/>
          <w:b/>
          <w:bCs/>
          <w:kern w:val="36"/>
          <w:sz w:val="48"/>
          <w:szCs w:val="48"/>
        </w:rPr>
        <w:t>là</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gì</w:t>
      </w:r>
      <w:proofErr w:type="spellEnd"/>
      <w:r w:rsidRPr="002205A1">
        <w:rPr>
          <w:rFonts w:ascii="Times New Roman" w:eastAsia="Times New Roman" w:hAnsi="Times New Roman" w:cs="Times New Roman"/>
          <w:b/>
          <w:bCs/>
          <w:kern w:val="36"/>
          <w:sz w:val="48"/>
          <w:szCs w:val="48"/>
        </w:rPr>
        <w:t>?</w:t>
      </w:r>
    </w:p>
    <w:p w14:paraId="5A22C61B"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Sau </w:t>
      </w:r>
      <w:proofErr w:type="spellStart"/>
      <w:r w:rsidRPr="002205A1">
        <w:rPr>
          <w:rFonts w:ascii="Times New Roman" w:eastAsia="Times New Roman" w:hAnsi="Times New Roman" w:cs="Times New Roman"/>
          <w:sz w:val="24"/>
          <w:szCs w:val="24"/>
        </w:rPr>
        <w:t>khi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hoàn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thành</w:t>
      </w:r>
      <w:proofErr w:type="spellEnd"/>
      <w:r w:rsidRPr="002205A1">
        <w:rPr>
          <w:rFonts w:ascii="Times New Roman" w:eastAsia="Times New Roman" w:hAnsi="Times New Roman" w:cs="Times New Roman"/>
          <w:sz w:val="24"/>
          <w:szCs w:val="24"/>
        </w:rPr>
        <w:t xml:space="preserve"> Business Diagnosis, Consultant </w:t>
      </w:r>
      <w:proofErr w:type="spellStart"/>
      <w:r w:rsidRPr="002205A1">
        <w:rPr>
          <w:rFonts w:ascii="Times New Roman" w:eastAsia="Times New Roman" w:hAnsi="Times New Roman" w:cs="Times New Roman"/>
          <w:sz w:val="24"/>
          <w:szCs w:val="24"/>
        </w:rPr>
        <w:t>đã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hiểu</w:t>
      </w:r>
      <w:proofErr w:type="spellEnd"/>
      <w:r w:rsidRPr="002205A1">
        <w:rPr>
          <w:rFonts w:ascii="Times New Roman" w:eastAsia="Times New Roman" w:hAnsi="Times New Roman" w:cs="Times New Roman"/>
          <w:sz w:val="24"/>
          <w:szCs w:val="24"/>
        </w:rPr>
        <w:t>:</w:t>
      </w:r>
    </w:p>
    <w:p w14:paraId="0316ED34" w14:textId="77777777" w:rsidR="002205A1" w:rsidRPr="002205A1" w:rsidRDefault="002205A1">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Doanh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đang</w:t>
      </w:r>
      <w:proofErr w:type="spellEnd"/>
      <w:r w:rsidRPr="002205A1">
        <w:rPr>
          <w:rFonts w:ascii="Times New Roman" w:eastAsia="Times New Roman" w:hAnsi="Times New Roman" w:cs="Times New Roman"/>
          <w:sz w:val="24"/>
          <w:szCs w:val="24"/>
        </w:rPr>
        <w:t xml:space="preserve"> ở </w:t>
      </w:r>
      <w:proofErr w:type="spellStart"/>
      <w:r w:rsidRPr="002205A1">
        <w:rPr>
          <w:rFonts w:ascii="Times New Roman" w:eastAsia="Times New Roman" w:hAnsi="Times New Roman" w:cs="Times New Roman"/>
          <w:sz w:val="24"/>
          <w:szCs w:val="24"/>
        </w:rPr>
        <w:t>đâu</w:t>
      </w:r>
      <w:proofErr w:type="spellEnd"/>
      <w:r w:rsidRPr="002205A1">
        <w:rPr>
          <w:rFonts w:ascii="Times New Roman" w:eastAsia="Times New Roman" w:hAnsi="Times New Roman" w:cs="Times New Roman"/>
          <w:sz w:val="24"/>
          <w:szCs w:val="24"/>
        </w:rPr>
        <w:t>.</w:t>
      </w:r>
    </w:p>
    <w:p w14:paraId="21968CE1" w14:textId="77777777" w:rsidR="002205A1" w:rsidRPr="002205A1" w:rsidRDefault="002205A1">
      <w:pPr>
        <w:numPr>
          <w:ilvl w:val="0"/>
          <w:numId w:val="131"/>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Vì</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sao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chưa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đạt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mục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tiêu</w:t>
      </w:r>
      <w:proofErr w:type="spellEnd"/>
      <w:r w:rsidRPr="002205A1">
        <w:rPr>
          <w:rFonts w:ascii="Times New Roman" w:eastAsia="Times New Roman" w:hAnsi="Times New Roman" w:cs="Times New Roman"/>
          <w:sz w:val="24"/>
          <w:szCs w:val="24"/>
        </w:rPr>
        <w:t>.</w:t>
      </w:r>
    </w:p>
    <w:p w14:paraId="27A754EE" w14:textId="77777777" w:rsidR="002205A1" w:rsidRPr="002205A1" w:rsidRDefault="002205A1">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Những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nào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cần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tiên</w:t>
      </w:r>
      <w:proofErr w:type="spellEnd"/>
      <w:r w:rsidRPr="002205A1">
        <w:rPr>
          <w:rFonts w:ascii="Times New Roman" w:eastAsia="Times New Roman" w:hAnsi="Times New Roman" w:cs="Times New Roman"/>
          <w:sz w:val="24"/>
          <w:szCs w:val="24"/>
        </w:rPr>
        <w:t>.</w:t>
      </w:r>
    </w:p>
    <w:p w14:paraId="5971F9FD"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Tuy </w:t>
      </w:r>
      <w:proofErr w:type="spellStart"/>
      <w:r w:rsidRPr="002205A1">
        <w:rPr>
          <w:rFonts w:ascii="Times New Roman" w:eastAsia="Times New Roman" w:hAnsi="Times New Roman" w:cs="Times New Roman"/>
          <w:sz w:val="24"/>
          <w:szCs w:val="24"/>
        </w:rPr>
        <w:t>nhiên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việc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hiểu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đúng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chỉ</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một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nửa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của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dự</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án</w:t>
      </w:r>
      <w:proofErr w:type="spellEnd"/>
      <w:r w:rsidRPr="002205A1">
        <w:rPr>
          <w:rFonts w:ascii="Times New Roman" w:eastAsia="Times New Roman" w:hAnsi="Times New Roman" w:cs="Times New Roman"/>
          <w:sz w:val="24"/>
          <w:szCs w:val="24"/>
        </w:rPr>
        <w:t>.</w:t>
      </w:r>
    </w:p>
    <w:p w14:paraId="04903C5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Giá</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trị</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sự</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tạo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những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tích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chuyển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cụ</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triển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khai</w:t>
      </w:r>
      <w:proofErr w:type="spellEnd"/>
      <w:r w:rsidRPr="002205A1">
        <w:rPr>
          <w:rFonts w:ascii="Times New Roman" w:eastAsia="Times New Roman" w:hAnsi="Times New Roman" w:cs="Times New Roman"/>
          <w:sz w:val="24"/>
          <w:szCs w:val="24"/>
        </w:rPr>
        <w:t>.</w:t>
      </w:r>
    </w:p>
    <w:p w14:paraId="2C67E93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Business Transformation Method (BTM)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phương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pháp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giúp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chuyển</w:t>
      </w:r>
      <w:proofErr w:type="spellEnd"/>
      <w:r w:rsidRPr="002205A1">
        <w:rPr>
          <w:rFonts w:ascii="Times New Roman" w:eastAsia="Times New Roman" w:hAnsi="Times New Roman" w:cs="Times New Roman"/>
          <w:sz w:val="24"/>
          <w:szCs w:val="24"/>
        </w:rPr>
        <w:t>:</w:t>
      </w:r>
    </w:p>
    <w:p w14:paraId="296AB661" w14:textId="77777777" w:rsidR="002205A1" w:rsidRPr="002205A1" w:rsidDel="00D64D48" w:rsidRDefault="002205A1" w:rsidP="002205A1">
      <w:pPr>
        <w:spacing w:before="100" w:beforeAutospacing="1" w:after="100" w:afterAutospacing="1" w:line="240" w:lineRule="auto"/>
        <w:rPr>
          <w:del w:id="943" w:author="Admin" w:date="2026-07-06T14:22:00Z" w16du:dateUtc="2026-07-06T07:22:00Z"/>
          <w:rFonts w:ascii="Times New Roman" w:eastAsia="Times New Roman" w:hAnsi="Times New Roman" w:cs="Times New Roman"/>
          <w:sz w:val="24"/>
          <w:szCs w:val="24"/>
        </w:rPr>
      </w:pPr>
      <w:proofErr w:type="spellStart"/>
      <w:r w:rsidRPr="002205A1">
        <w:rPr>
          <w:rFonts w:ascii="Times New Roman" w:eastAsia="Times New Roman" w:hAnsi="Times New Roman" w:cs="Times New Roman"/>
          <w:b/>
          <w:bCs/>
          <w:sz w:val="24"/>
          <w:szCs w:val="24"/>
        </w:rPr>
        <w:t>Phân</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tích</w:t>
      </w:r>
      <w:proofErr w:type="spellEnd"/>
      <w:r w:rsidRPr="002205A1">
        <w:rPr>
          <w:rFonts w:ascii="Times New Roman" w:eastAsia="Times New Roman" w:hAnsi="Times New Roman" w:cs="Times New Roman"/>
          <w:b/>
          <w:bCs/>
          <w:sz w:val="24"/>
          <w:szCs w:val="24"/>
        </w:rPr>
        <w:t xml:space="preserve"> → </w:t>
      </w:r>
      <w:proofErr w:type="spellStart"/>
      <w:r w:rsidRPr="002205A1">
        <w:rPr>
          <w:rFonts w:ascii="Times New Roman" w:eastAsia="Times New Roman" w:hAnsi="Times New Roman" w:cs="Times New Roman"/>
          <w:b/>
          <w:bCs/>
          <w:sz w:val="24"/>
          <w:szCs w:val="24"/>
        </w:rPr>
        <w:t>Giải</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pháp</w:t>
      </w:r>
      <w:proofErr w:type="spellEnd"/>
      <w:r w:rsidRPr="002205A1">
        <w:rPr>
          <w:rFonts w:ascii="Times New Roman" w:eastAsia="Times New Roman" w:hAnsi="Times New Roman" w:cs="Times New Roman"/>
          <w:b/>
          <w:bCs/>
          <w:sz w:val="24"/>
          <w:szCs w:val="24"/>
        </w:rPr>
        <w:t xml:space="preserve"> → </w:t>
      </w:r>
      <w:proofErr w:type="spellStart"/>
      <w:r w:rsidRPr="002205A1">
        <w:rPr>
          <w:rFonts w:ascii="Times New Roman" w:eastAsia="Times New Roman" w:hAnsi="Times New Roman" w:cs="Times New Roman"/>
          <w:b/>
          <w:bCs/>
          <w:sz w:val="24"/>
          <w:szCs w:val="24"/>
        </w:rPr>
        <w:t>Kế</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hoạch</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hành</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động</w:t>
      </w:r>
      <w:proofErr w:type="spellEnd"/>
      <w:r w:rsidRPr="002205A1">
        <w:rPr>
          <w:rFonts w:ascii="Times New Roman" w:eastAsia="Times New Roman" w:hAnsi="Times New Roman" w:cs="Times New Roman"/>
          <w:b/>
          <w:bCs/>
          <w:sz w:val="24"/>
          <w:szCs w:val="24"/>
        </w:rPr>
        <w:t xml:space="preserve"> → </w:t>
      </w:r>
      <w:proofErr w:type="spellStart"/>
      <w:r w:rsidRPr="002205A1">
        <w:rPr>
          <w:rFonts w:ascii="Times New Roman" w:eastAsia="Times New Roman" w:hAnsi="Times New Roman" w:cs="Times New Roman"/>
          <w:b/>
          <w:bCs/>
          <w:sz w:val="24"/>
          <w:szCs w:val="24"/>
        </w:rPr>
        <w:t>Kết</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quả</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thực</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tế</w:t>
      </w:r>
      <w:proofErr w:type="spellEnd"/>
      <w:r w:rsidRPr="002205A1">
        <w:rPr>
          <w:rFonts w:ascii="Times New Roman" w:eastAsia="Times New Roman" w:hAnsi="Times New Roman" w:cs="Times New Roman"/>
          <w:b/>
          <w:bCs/>
          <w:sz w:val="24"/>
          <w:szCs w:val="24"/>
        </w:rPr>
        <w:t>.</w:t>
      </w:r>
    </w:p>
    <w:p w14:paraId="7DE36114" w14:textId="7EE8EDE1" w:rsidR="002205A1" w:rsidRPr="002205A1" w:rsidRDefault="00000000" w:rsidP="00D64D48">
      <w:pPr>
        <w:spacing w:before="100" w:beforeAutospacing="1" w:after="100" w:afterAutospacing="1" w:line="240" w:lineRule="auto"/>
        <w:rPr>
          <w:rFonts w:ascii="Times New Roman" w:eastAsia="Times New Roman" w:hAnsi="Times New Roman" w:cs="Times New Roman"/>
          <w:sz w:val="24"/>
          <w:szCs w:val="24"/>
        </w:rPr>
        <w:pPrChange w:id="944" w:author="Admin" w:date="2026-07-06T14:22:00Z" w16du:dateUtc="2026-07-06T07:22:00Z">
          <w:pPr>
            <w:spacing w:after="0" w:line="240" w:lineRule="auto"/>
          </w:pPr>
        </w:pPrChange>
      </w:pPr>
      <w:del w:id="945" w:author="Admin" w:date="2026-07-06T14:22:00Z" w16du:dateUtc="2026-07-06T07:22:00Z">
        <w:r w:rsidDel="00D64D48">
          <w:rPr>
            <w:rFonts w:ascii="Times New Roman" w:eastAsia="Times New Roman" w:hAnsi="Times New Roman" w:cs="Times New Roman"/>
            <w:sz w:val="24"/>
            <w:szCs w:val="24"/>
          </w:rPr>
          <w:pict w14:anchorId="7E0CCD96">
            <v:rect id="_x0000_i1274" style="width:0;height:1.5pt" o:hralign="center" o:hrstd="t" o:hr="t" fillcolor="#a0a0a0" stroked="f"/>
          </w:pict>
        </w:r>
      </w:del>
    </w:p>
    <w:p w14:paraId="1710452A" w14:textId="77777777"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5A1">
        <w:rPr>
          <w:rFonts w:ascii="Times New Roman" w:eastAsia="Times New Roman" w:hAnsi="Times New Roman" w:cs="Times New Roman"/>
          <w:b/>
          <w:bCs/>
          <w:kern w:val="36"/>
          <w:sz w:val="48"/>
          <w:szCs w:val="48"/>
        </w:rPr>
        <w:t xml:space="preserve">5.2. </w:t>
      </w:r>
      <w:proofErr w:type="spellStart"/>
      <w:r w:rsidRPr="002205A1">
        <w:rPr>
          <w:rFonts w:ascii="Times New Roman" w:eastAsia="Times New Roman" w:hAnsi="Times New Roman" w:cs="Times New Roman"/>
          <w:b/>
          <w:bCs/>
          <w:kern w:val="36"/>
          <w:sz w:val="48"/>
          <w:szCs w:val="48"/>
        </w:rPr>
        <w:t>Mục</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tiêu</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của</w:t>
      </w:r>
      <w:proofErr w:type="spellEnd"/>
      <w:r w:rsidRPr="002205A1">
        <w:rPr>
          <w:rFonts w:ascii="Times New Roman" w:eastAsia="Times New Roman" w:hAnsi="Times New Roman" w:cs="Times New Roman"/>
          <w:b/>
          <w:bCs/>
          <w:kern w:val="36"/>
          <w:sz w:val="48"/>
          <w:szCs w:val="48"/>
        </w:rPr>
        <w:t xml:space="preserve"> Business Transformation</w:t>
      </w:r>
    </w:p>
    <w:p w14:paraId="663A0A56"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BTM </w:t>
      </w:r>
      <w:proofErr w:type="spellStart"/>
      <w:r w:rsidRPr="002205A1">
        <w:rPr>
          <w:rFonts w:ascii="Times New Roman" w:eastAsia="Times New Roman" w:hAnsi="Times New Roman" w:cs="Times New Roman"/>
          <w:sz w:val="24"/>
          <w:szCs w:val="24"/>
        </w:rPr>
        <w:t>giúp</w:t>
      </w:r>
      <w:proofErr w:type="spellEnd"/>
      <w:r w:rsidRPr="002205A1">
        <w:rPr>
          <w:rFonts w:ascii="Times New Roman" w:eastAsia="Times New Roman" w:hAnsi="Times New Roman" w:cs="Times New Roman"/>
          <w:sz w:val="24"/>
          <w:szCs w:val="24"/>
        </w:rPr>
        <w:t xml:space="preserve"> Consultant </w:t>
      </w:r>
      <w:proofErr w:type="spellStart"/>
      <w:r w:rsidRPr="002205A1">
        <w:rPr>
          <w:rFonts w:ascii="Times New Roman" w:eastAsia="Times New Roman" w:hAnsi="Times New Roman" w:cs="Times New Roman"/>
          <w:sz w:val="24"/>
          <w:szCs w:val="24"/>
        </w:rPr>
        <w:t>trả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lời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bốn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câu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hỏi</w:t>
      </w:r>
      <w:proofErr w:type="spellEnd"/>
      <w:r w:rsidRPr="002205A1">
        <w:rPr>
          <w:rFonts w:ascii="Times New Roman" w:eastAsia="Times New Roman" w:hAnsi="Times New Roman" w:cs="Times New Roman"/>
          <w:sz w:val="24"/>
          <w:szCs w:val="24"/>
        </w:rPr>
        <w:t>.</w:t>
      </w:r>
    </w:p>
    <w:p w14:paraId="5BAB7A47" w14:textId="77777777" w:rsidR="002205A1" w:rsidRPr="002205A1" w:rsidDel="00D64D48" w:rsidRDefault="002205A1" w:rsidP="002205A1">
      <w:pPr>
        <w:spacing w:before="100" w:beforeAutospacing="1" w:after="100" w:afterAutospacing="1" w:line="240" w:lineRule="auto"/>
        <w:outlineLvl w:val="2"/>
        <w:rPr>
          <w:del w:id="946" w:author="Admin" w:date="2026-07-06T14:22:00Z" w16du:dateUtc="2026-07-06T07:22:00Z"/>
          <w:rFonts w:ascii="Times New Roman" w:eastAsia="Times New Roman" w:hAnsi="Times New Roman" w:cs="Times New Roman"/>
          <w:b/>
          <w:bCs/>
          <w:sz w:val="27"/>
          <w:szCs w:val="27"/>
        </w:rPr>
      </w:pPr>
      <w:r w:rsidRPr="002205A1">
        <w:rPr>
          <w:rFonts w:ascii="Times New Roman" w:eastAsia="Times New Roman" w:hAnsi="Times New Roman" w:cs="Times New Roman"/>
          <w:b/>
          <w:bCs/>
          <w:sz w:val="27"/>
          <w:szCs w:val="27"/>
        </w:rPr>
        <w:t xml:space="preserve">Doanh </w:t>
      </w:r>
      <w:proofErr w:type="spellStart"/>
      <w:r w:rsidRPr="002205A1">
        <w:rPr>
          <w:rFonts w:ascii="Times New Roman" w:eastAsia="Times New Roman" w:hAnsi="Times New Roman" w:cs="Times New Roman"/>
          <w:b/>
          <w:bCs/>
          <w:sz w:val="27"/>
          <w:szCs w:val="27"/>
        </w:rPr>
        <w:t>nghiệp</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cần</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thay</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đổi</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điều</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gì</w:t>
      </w:r>
      <w:proofErr w:type="spellEnd"/>
      <w:r w:rsidRPr="002205A1">
        <w:rPr>
          <w:rFonts w:ascii="Times New Roman" w:eastAsia="Times New Roman" w:hAnsi="Times New Roman" w:cs="Times New Roman"/>
          <w:b/>
          <w:bCs/>
          <w:sz w:val="27"/>
          <w:szCs w:val="27"/>
        </w:rPr>
        <w:t>?</w:t>
      </w:r>
    </w:p>
    <w:p w14:paraId="5C7EEB5B" w14:textId="3420ECD5" w:rsidR="002205A1" w:rsidRPr="002205A1" w:rsidRDefault="00000000" w:rsidP="00D64D48">
      <w:pPr>
        <w:spacing w:before="100" w:beforeAutospacing="1" w:after="100" w:afterAutospacing="1" w:line="240" w:lineRule="auto"/>
        <w:outlineLvl w:val="2"/>
        <w:rPr>
          <w:rFonts w:ascii="Times New Roman" w:eastAsia="Times New Roman" w:hAnsi="Times New Roman" w:cs="Times New Roman"/>
          <w:sz w:val="24"/>
          <w:szCs w:val="24"/>
        </w:rPr>
        <w:pPrChange w:id="947" w:author="Admin" w:date="2026-07-06T14:22:00Z" w16du:dateUtc="2026-07-06T07:22:00Z">
          <w:pPr>
            <w:spacing w:after="0" w:line="240" w:lineRule="auto"/>
          </w:pPr>
        </w:pPrChange>
      </w:pPr>
      <w:del w:id="948" w:author="Admin" w:date="2026-07-06T14:22:00Z" w16du:dateUtc="2026-07-06T07:22:00Z">
        <w:r w:rsidDel="00D64D48">
          <w:rPr>
            <w:rFonts w:ascii="Times New Roman" w:eastAsia="Times New Roman" w:hAnsi="Times New Roman" w:cs="Times New Roman"/>
            <w:sz w:val="24"/>
            <w:szCs w:val="24"/>
          </w:rPr>
          <w:pict w14:anchorId="4C37F26C">
            <v:rect id="_x0000_i1275" style="width:0;height:1.5pt" o:hralign="center" o:hrstd="t" o:hr="t" fillcolor="#a0a0a0" stroked="f"/>
          </w:pict>
        </w:r>
      </w:del>
    </w:p>
    <w:p w14:paraId="0C17DBAD" w14:textId="77777777" w:rsidR="002205A1" w:rsidRPr="002205A1" w:rsidDel="00D64D48" w:rsidRDefault="002205A1" w:rsidP="002205A1">
      <w:pPr>
        <w:spacing w:before="100" w:beforeAutospacing="1" w:after="100" w:afterAutospacing="1" w:line="240" w:lineRule="auto"/>
        <w:outlineLvl w:val="2"/>
        <w:rPr>
          <w:del w:id="949" w:author="Admin" w:date="2026-07-06T14:22:00Z" w16du:dateUtc="2026-07-06T07:22:00Z"/>
          <w:rFonts w:ascii="Times New Roman" w:eastAsia="Times New Roman" w:hAnsi="Times New Roman" w:cs="Times New Roman"/>
          <w:b/>
          <w:bCs/>
          <w:sz w:val="27"/>
          <w:szCs w:val="27"/>
        </w:rPr>
      </w:pPr>
      <w:proofErr w:type="spellStart"/>
      <w:r w:rsidRPr="002205A1">
        <w:rPr>
          <w:rFonts w:ascii="Times New Roman" w:eastAsia="Times New Roman" w:hAnsi="Times New Roman" w:cs="Times New Roman"/>
          <w:b/>
          <w:bCs/>
          <w:sz w:val="27"/>
          <w:szCs w:val="27"/>
        </w:rPr>
        <w:t>Cần</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thay</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đổi</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theo</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thứ</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tự</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nào</w:t>
      </w:r>
      <w:proofErr w:type="spellEnd"/>
      <w:r w:rsidRPr="002205A1">
        <w:rPr>
          <w:rFonts w:ascii="Times New Roman" w:eastAsia="Times New Roman" w:hAnsi="Times New Roman" w:cs="Times New Roman"/>
          <w:b/>
          <w:bCs/>
          <w:sz w:val="27"/>
          <w:szCs w:val="27"/>
        </w:rPr>
        <w:t>?</w:t>
      </w:r>
    </w:p>
    <w:p w14:paraId="0A53389E" w14:textId="1AD4EB15" w:rsidR="002205A1" w:rsidRPr="002205A1" w:rsidRDefault="00000000" w:rsidP="00D64D48">
      <w:pPr>
        <w:spacing w:before="100" w:beforeAutospacing="1" w:after="100" w:afterAutospacing="1" w:line="240" w:lineRule="auto"/>
        <w:outlineLvl w:val="2"/>
        <w:rPr>
          <w:rFonts w:ascii="Times New Roman" w:eastAsia="Times New Roman" w:hAnsi="Times New Roman" w:cs="Times New Roman"/>
          <w:sz w:val="24"/>
          <w:szCs w:val="24"/>
        </w:rPr>
        <w:pPrChange w:id="950" w:author="Admin" w:date="2026-07-06T14:22:00Z" w16du:dateUtc="2026-07-06T07:22:00Z">
          <w:pPr>
            <w:spacing w:after="0" w:line="240" w:lineRule="auto"/>
          </w:pPr>
        </w:pPrChange>
      </w:pPr>
      <w:del w:id="951" w:author="Admin" w:date="2026-07-06T14:22:00Z" w16du:dateUtc="2026-07-06T07:22:00Z">
        <w:r w:rsidDel="00D64D48">
          <w:rPr>
            <w:rFonts w:ascii="Times New Roman" w:eastAsia="Times New Roman" w:hAnsi="Times New Roman" w:cs="Times New Roman"/>
            <w:sz w:val="24"/>
            <w:szCs w:val="24"/>
          </w:rPr>
          <w:pict w14:anchorId="195BE7B0">
            <v:rect id="_x0000_i1276" style="width:0;height:1.5pt" o:hralign="center" o:hrstd="t" o:hr="t" fillcolor="#a0a0a0" stroked="f"/>
          </w:pict>
        </w:r>
      </w:del>
    </w:p>
    <w:p w14:paraId="35AFC4CA" w14:textId="77777777" w:rsidR="002205A1" w:rsidRPr="002205A1" w:rsidDel="00D64D48" w:rsidRDefault="002205A1" w:rsidP="002205A1">
      <w:pPr>
        <w:spacing w:before="100" w:beforeAutospacing="1" w:after="100" w:afterAutospacing="1" w:line="240" w:lineRule="auto"/>
        <w:outlineLvl w:val="2"/>
        <w:rPr>
          <w:del w:id="952" w:author="Admin" w:date="2026-07-06T14:22:00Z" w16du:dateUtc="2026-07-06T07:22:00Z"/>
          <w:rFonts w:ascii="Times New Roman" w:eastAsia="Times New Roman" w:hAnsi="Times New Roman" w:cs="Times New Roman"/>
          <w:b/>
          <w:bCs/>
          <w:sz w:val="27"/>
          <w:szCs w:val="27"/>
        </w:rPr>
      </w:pPr>
      <w:r w:rsidRPr="002205A1">
        <w:rPr>
          <w:rFonts w:ascii="Times New Roman" w:eastAsia="Times New Roman" w:hAnsi="Times New Roman" w:cs="Times New Roman"/>
          <w:b/>
          <w:bCs/>
          <w:sz w:val="27"/>
          <w:szCs w:val="27"/>
        </w:rPr>
        <w:t xml:space="preserve">Ai </w:t>
      </w:r>
      <w:proofErr w:type="spellStart"/>
      <w:r w:rsidRPr="002205A1">
        <w:rPr>
          <w:rFonts w:ascii="Times New Roman" w:eastAsia="Times New Roman" w:hAnsi="Times New Roman" w:cs="Times New Roman"/>
          <w:b/>
          <w:bCs/>
          <w:sz w:val="27"/>
          <w:szCs w:val="27"/>
        </w:rPr>
        <w:t>chịu</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trách</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nhiệm</w:t>
      </w:r>
      <w:proofErr w:type="spellEnd"/>
      <w:r w:rsidRPr="002205A1">
        <w:rPr>
          <w:rFonts w:ascii="Times New Roman" w:eastAsia="Times New Roman" w:hAnsi="Times New Roman" w:cs="Times New Roman"/>
          <w:b/>
          <w:bCs/>
          <w:sz w:val="27"/>
          <w:szCs w:val="27"/>
        </w:rPr>
        <w:t>?</w:t>
      </w:r>
    </w:p>
    <w:p w14:paraId="331D467C" w14:textId="71EF4895" w:rsidR="002205A1" w:rsidRPr="002205A1" w:rsidRDefault="00000000" w:rsidP="00D64D48">
      <w:pPr>
        <w:spacing w:before="100" w:beforeAutospacing="1" w:after="100" w:afterAutospacing="1" w:line="240" w:lineRule="auto"/>
        <w:outlineLvl w:val="2"/>
        <w:rPr>
          <w:rFonts w:ascii="Times New Roman" w:eastAsia="Times New Roman" w:hAnsi="Times New Roman" w:cs="Times New Roman"/>
          <w:sz w:val="24"/>
          <w:szCs w:val="24"/>
        </w:rPr>
        <w:pPrChange w:id="953" w:author="Admin" w:date="2026-07-06T14:22:00Z" w16du:dateUtc="2026-07-06T07:22:00Z">
          <w:pPr>
            <w:spacing w:after="0" w:line="240" w:lineRule="auto"/>
          </w:pPr>
        </w:pPrChange>
      </w:pPr>
      <w:del w:id="954" w:author="Admin" w:date="2026-07-06T14:22:00Z" w16du:dateUtc="2026-07-06T07:22:00Z">
        <w:r w:rsidDel="00D64D48">
          <w:rPr>
            <w:rFonts w:ascii="Times New Roman" w:eastAsia="Times New Roman" w:hAnsi="Times New Roman" w:cs="Times New Roman"/>
            <w:sz w:val="24"/>
            <w:szCs w:val="24"/>
          </w:rPr>
          <w:pict w14:anchorId="75D4053B">
            <v:rect id="_x0000_i1277" style="width:0;height:1.5pt" o:hralign="center" o:hrstd="t" o:hr="t" fillcolor="#a0a0a0" stroked="f"/>
          </w:pict>
        </w:r>
      </w:del>
    </w:p>
    <w:p w14:paraId="0525D95E" w14:textId="77777777" w:rsidR="002205A1" w:rsidRPr="002205A1" w:rsidRDefault="002205A1" w:rsidP="002205A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205A1">
        <w:rPr>
          <w:rFonts w:ascii="Times New Roman" w:eastAsia="Times New Roman" w:hAnsi="Times New Roman" w:cs="Times New Roman"/>
          <w:b/>
          <w:bCs/>
          <w:sz w:val="27"/>
          <w:szCs w:val="27"/>
        </w:rPr>
        <w:t>Làm</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thế</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nào</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để</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đo</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được</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kết</w:t>
      </w:r>
      <w:proofErr w:type="spellEnd"/>
      <w:r w:rsidRPr="002205A1">
        <w:rPr>
          <w:rFonts w:ascii="Times New Roman" w:eastAsia="Times New Roman" w:hAnsi="Times New Roman" w:cs="Times New Roman"/>
          <w:b/>
          <w:bCs/>
          <w:sz w:val="27"/>
          <w:szCs w:val="27"/>
        </w:rPr>
        <w:t xml:space="preserve"> </w:t>
      </w:r>
      <w:proofErr w:type="spellStart"/>
      <w:r w:rsidRPr="002205A1">
        <w:rPr>
          <w:rFonts w:ascii="Times New Roman" w:eastAsia="Times New Roman" w:hAnsi="Times New Roman" w:cs="Times New Roman"/>
          <w:b/>
          <w:bCs/>
          <w:sz w:val="27"/>
          <w:szCs w:val="27"/>
        </w:rPr>
        <w:t>quả</w:t>
      </w:r>
      <w:proofErr w:type="spellEnd"/>
      <w:r w:rsidRPr="002205A1">
        <w:rPr>
          <w:rFonts w:ascii="Times New Roman" w:eastAsia="Times New Roman" w:hAnsi="Times New Roman" w:cs="Times New Roman"/>
          <w:b/>
          <w:bCs/>
          <w:sz w:val="27"/>
          <w:szCs w:val="27"/>
        </w:rPr>
        <w:t>?</w:t>
      </w:r>
    </w:p>
    <w:p w14:paraId="1810A838"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Nếu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chưa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lời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bốn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câu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hỏi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này</w:t>
      </w:r>
      <w:proofErr w:type="spellEnd"/>
      <w:r w:rsidRPr="002205A1">
        <w:rPr>
          <w:rFonts w:ascii="Times New Roman" w:eastAsia="Times New Roman" w:hAnsi="Times New Roman" w:cs="Times New Roman"/>
          <w:sz w:val="24"/>
          <w:szCs w:val="24"/>
        </w:rPr>
        <w:t>.</w:t>
      </w:r>
    </w:p>
    <w:p w14:paraId="5212213E" w14:textId="77777777" w:rsidR="002205A1" w:rsidRPr="002205A1" w:rsidDel="00D64D48" w:rsidRDefault="002205A1" w:rsidP="002205A1">
      <w:pPr>
        <w:spacing w:before="100" w:beforeAutospacing="1" w:after="100" w:afterAutospacing="1" w:line="240" w:lineRule="auto"/>
        <w:rPr>
          <w:del w:id="955" w:author="Admin" w:date="2026-07-06T14:22:00Z" w16du:dateUtc="2026-07-06T07:22:00Z"/>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lastRenderedPageBreak/>
        <w:t xml:space="preserve">Roadmap </w:t>
      </w:r>
      <w:proofErr w:type="spellStart"/>
      <w:r w:rsidRPr="002205A1">
        <w:rPr>
          <w:rFonts w:ascii="Times New Roman" w:eastAsia="Times New Roman" w:hAnsi="Times New Roman" w:cs="Times New Roman"/>
          <w:sz w:val="24"/>
          <w:szCs w:val="24"/>
        </w:rPr>
        <w:t>chưa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đủ</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lượng</w:t>
      </w:r>
      <w:proofErr w:type="spellEnd"/>
      <w:r w:rsidRPr="002205A1">
        <w:rPr>
          <w:rFonts w:ascii="Times New Roman" w:eastAsia="Times New Roman" w:hAnsi="Times New Roman" w:cs="Times New Roman"/>
          <w:sz w:val="24"/>
          <w:szCs w:val="24"/>
        </w:rPr>
        <w:t>.</w:t>
      </w:r>
    </w:p>
    <w:p w14:paraId="1C922A82" w14:textId="5A685938" w:rsidR="002205A1" w:rsidRPr="002205A1" w:rsidRDefault="00000000" w:rsidP="00D64D48">
      <w:pPr>
        <w:spacing w:before="100" w:beforeAutospacing="1" w:after="100" w:afterAutospacing="1" w:line="240" w:lineRule="auto"/>
        <w:rPr>
          <w:rFonts w:ascii="Times New Roman" w:eastAsia="Times New Roman" w:hAnsi="Times New Roman" w:cs="Times New Roman"/>
          <w:sz w:val="24"/>
          <w:szCs w:val="24"/>
        </w:rPr>
        <w:pPrChange w:id="956" w:author="Admin" w:date="2026-07-06T14:22:00Z" w16du:dateUtc="2026-07-06T07:22:00Z">
          <w:pPr>
            <w:spacing w:after="0" w:line="240" w:lineRule="auto"/>
          </w:pPr>
        </w:pPrChange>
      </w:pPr>
      <w:del w:id="957" w:author="Admin" w:date="2026-07-06T14:22:00Z" w16du:dateUtc="2026-07-06T07:22:00Z">
        <w:r w:rsidDel="00D64D48">
          <w:rPr>
            <w:rFonts w:ascii="Times New Roman" w:eastAsia="Times New Roman" w:hAnsi="Times New Roman" w:cs="Times New Roman"/>
            <w:sz w:val="24"/>
            <w:szCs w:val="24"/>
          </w:rPr>
          <w:pict w14:anchorId="61D98E69">
            <v:rect id="_x0000_i1278" style="width:0;height:1.5pt" o:hralign="center" o:hrstd="t" o:hr="t" fillcolor="#a0a0a0" stroked="f"/>
          </w:pict>
        </w:r>
      </w:del>
    </w:p>
    <w:p w14:paraId="2E756EAE" w14:textId="77777777"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5A1">
        <w:rPr>
          <w:rFonts w:ascii="Times New Roman" w:eastAsia="Times New Roman" w:hAnsi="Times New Roman" w:cs="Times New Roman"/>
          <w:b/>
          <w:bCs/>
          <w:kern w:val="36"/>
          <w:sz w:val="48"/>
          <w:szCs w:val="48"/>
        </w:rPr>
        <w:t xml:space="preserve">5.3. </w:t>
      </w:r>
      <w:proofErr w:type="spellStart"/>
      <w:r w:rsidRPr="002205A1">
        <w:rPr>
          <w:rFonts w:ascii="Times New Roman" w:eastAsia="Times New Roman" w:hAnsi="Times New Roman" w:cs="Times New Roman"/>
          <w:b/>
          <w:bCs/>
          <w:kern w:val="36"/>
          <w:sz w:val="48"/>
          <w:szCs w:val="48"/>
        </w:rPr>
        <w:t>Triết</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lý</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của</w:t>
      </w:r>
      <w:proofErr w:type="spellEnd"/>
      <w:r w:rsidRPr="002205A1">
        <w:rPr>
          <w:rFonts w:ascii="Times New Roman" w:eastAsia="Times New Roman" w:hAnsi="Times New Roman" w:cs="Times New Roman"/>
          <w:b/>
          <w:bCs/>
          <w:kern w:val="36"/>
          <w:sz w:val="48"/>
          <w:szCs w:val="48"/>
        </w:rPr>
        <w:t xml:space="preserve"> BTM</w:t>
      </w:r>
    </w:p>
    <w:p w14:paraId="6A23DE8D"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THUCHOCVN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xây</w:t>
      </w:r>
      <w:proofErr w:type="spellEnd"/>
      <w:r w:rsidRPr="002205A1">
        <w:rPr>
          <w:rFonts w:ascii="Times New Roman" w:eastAsia="Times New Roman" w:hAnsi="Times New Roman" w:cs="Times New Roman"/>
          <w:sz w:val="24"/>
          <w:szCs w:val="24"/>
        </w:rPr>
        <w:t xml:space="preserve"> Roadmap </w:t>
      </w:r>
      <w:proofErr w:type="spellStart"/>
      <w:r w:rsidRPr="002205A1">
        <w:rPr>
          <w:rFonts w:ascii="Times New Roman" w:eastAsia="Times New Roman" w:hAnsi="Times New Roman" w:cs="Times New Roman"/>
          <w:sz w:val="24"/>
          <w:szCs w:val="24"/>
        </w:rPr>
        <w:t>theo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việc</w:t>
      </w:r>
      <w:proofErr w:type="spellEnd"/>
      <w:r w:rsidRPr="002205A1">
        <w:rPr>
          <w:rFonts w:ascii="Times New Roman" w:eastAsia="Times New Roman" w:hAnsi="Times New Roman" w:cs="Times New Roman"/>
          <w:sz w:val="24"/>
          <w:szCs w:val="24"/>
        </w:rPr>
        <w:t>.</w:t>
      </w:r>
    </w:p>
    <w:p w14:paraId="7D1DC32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Roadmap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tạo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sự</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thay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đổi</w:t>
      </w:r>
      <w:proofErr w:type="spellEnd"/>
      <w:r w:rsidRPr="002205A1">
        <w:rPr>
          <w:rFonts w:ascii="Times New Roman" w:eastAsia="Times New Roman" w:hAnsi="Times New Roman" w:cs="Times New Roman"/>
          <w:sz w:val="24"/>
          <w:szCs w:val="24"/>
        </w:rPr>
        <w:t>.</w:t>
      </w:r>
    </w:p>
    <w:p w14:paraId="79D499A3"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BTM </w:t>
      </w:r>
      <w:proofErr w:type="spellStart"/>
      <w:r w:rsidRPr="002205A1">
        <w:rPr>
          <w:rFonts w:ascii="Times New Roman" w:eastAsia="Times New Roman" w:hAnsi="Times New Roman" w:cs="Times New Roman"/>
          <w:sz w:val="24"/>
          <w:szCs w:val="24"/>
        </w:rPr>
        <w:t>dựa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bốn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nguyên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tắc</w:t>
      </w:r>
      <w:proofErr w:type="spellEnd"/>
      <w:r w:rsidRPr="002205A1">
        <w:rPr>
          <w:rFonts w:ascii="Times New Roman" w:eastAsia="Times New Roman" w:hAnsi="Times New Roman" w:cs="Times New Roman"/>
          <w:sz w:val="24"/>
          <w:szCs w:val="24"/>
        </w:rPr>
        <w:t>.</w:t>
      </w:r>
    </w:p>
    <w:p w14:paraId="6C1706C3" w14:textId="77777777" w:rsidR="002205A1" w:rsidRPr="002205A1" w:rsidRDefault="00000000" w:rsidP="002205A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2393439">
          <v:rect id="_x0000_i1279" style="width:0;height:1.5pt" o:hralign="center" o:hrstd="t" o:hr="t" fillcolor="#a0a0a0" stroked="f"/>
        </w:pict>
      </w:r>
    </w:p>
    <w:p w14:paraId="4A6B4D1E" w14:textId="77777777" w:rsidR="002205A1" w:rsidRPr="002205A1" w:rsidRDefault="002205A1" w:rsidP="002205A1">
      <w:pPr>
        <w:spacing w:before="100" w:beforeAutospacing="1" w:after="100" w:afterAutospacing="1" w:line="240" w:lineRule="auto"/>
        <w:outlineLvl w:val="1"/>
        <w:rPr>
          <w:rFonts w:ascii="Times New Roman" w:eastAsia="Times New Roman" w:hAnsi="Times New Roman" w:cs="Times New Roman"/>
          <w:b/>
          <w:bCs/>
          <w:sz w:val="36"/>
          <w:szCs w:val="36"/>
        </w:rPr>
      </w:pPr>
      <w:r w:rsidRPr="002205A1">
        <w:rPr>
          <w:rFonts w:ascii="Times New Roman" w:eastAsia="Times New Roman" w:hAnsi="Times New Roman" w:cs="Times New Roman"/>
          <w:b/>
          <w:bCs/>
          <w:sz w:val="36"/>
          <w:szCs w:val="36"/>
        </w:rPr>
        <w:t xml:space="preserve">Nguyên </w:t>
      </w:r>
      <w:proofErr w:type="spellStart"/>
      <w:r w:rsidRPr="002205A1">
        <w:rPr>
          <w:rFonts w:ascii="Times New Roman" w:eastAsia="Times New Roman" w:hAnsi="Times New Roman" w:cs="Times New Roman"/>
          <w:b/>
          <w:bCs/>
          <w:sz w:val="36"/>
          <w:szCs w:val="36"/>
        </w:rPr>
        <w:t>tắc</w:t>
      </w:r>
      <w:proofErr w:type="spellEnd"/>
      <w:r w:rsidRPr="002205A1">
        <w:rPr>
          <w:rFonts w:ascii="Times New Roman" w:eastAsia="Times New Roman" w:hAnsi="Times New Roman" w:cs="Times New Roman"/>
          <w:b/>
          <w:bCs/>
          <w:sz w:val="36"/>
          <w:szCs w:val="36"/>
        </w:rPr>
        <w:t xml:space="preserve"> 1</w:t>
      </w:r>
    </w:p>
    <w:p w14:paraId="117A4F7E"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những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thay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đổi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tạo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lớn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nhất</w:t>
      </w:r>
      <w:proofErr w:type="spellEnd"/>
      <w:r w:rsidRPr="002205A1">
        <w:rPr>
          <w:rFonts w:ascii="Times New Roman" w:eastAsia="Times New Roman" w:hAnsi="Times New Roman" w:cs="Times New Roman"/>
          <w:sz w:val="24"/>
          <w:szCs w:val="24"/>
        </w:rPr>
        <w:t>.</w:t>
      </w:r>
    </w:p>
    <w:p w14:paraId="1C485537" w14:textId="77777777" w:rsidR="002205A1" w:rsidRPr="002205A1" w:rsidDel="00D64D48" w:rsidRDefault="002205A1" w:rsidP="002205A1">
      <w:pPr>
        <w:spacing w:before="100" w:beforeAutospacing="1" w:after="100" w:afterAutospacing="1" w:line="240" w:lineRule="auto"/>
        <w:rPr>
          <w:del w:id="958" w:author="Admin" w:date="2026-07-06T14:22:00Z" w16du:dateUtc="2026-07-06T07:22:00Z"/>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cố</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quyết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mọi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vấn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cùng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lúc</w:t>
      </w:r>
      <w:proofErr w:type="spellEnd"/>
      <w:r w:rsidRPr="002205A1">
        <w:rPr>
          <w:rFonts w:ascii="Times New Roman" w:eastAsia="Times New Roman" w:hAnsi="Times New Roman" w:cs="Times New Roman"/>
          <w:sz w:val="24"/>
          <w:szCs w:val="24"/>
        </w:rPr>
        <w:t>.</w:t>
      </w:r>
    </w:p>
    <w:p w14:paraId="1DF9DA8D" w14:textId="20512BD4" w:rsidR="002205A1" w:rsidRPr="002205A1" w:rsidRDefault="00000000" w:rsidP="00D64D48">
      <w:pPr>
        <w:spacing w:before="100" w:beforeAutospacing="1" w:after="100" w:afterAutospacing="1" w:line="240" w:lineRule="auto"/>
        <w:rPr>
          <w:rFonts w:ascii="Times New Roman" w:eastAsia="Times New Roman" w:hAnsi="Times New Roman" w:cs="Times New Roman"/>
          <w:sz w:val="24"/>
          <w:szCs w:val="24"/>
        </w:rPr>
        <w:pPrChange w:id="959" w:author="Admin" w:date="2026-07-06T14:22:00Z" w16du:dateUtc="2026-07-06T07:22:00Z">
          <w:pPr>
            <w:spacing w:after="0" w:line="240" w:lineRule="auto"/>
          </w:pPr>
        </w:pPrChange>
      </w:pPr>
      <w:del w:id="960" w:author="Admin" w:date="2026-07-06T14:22:00Z" w16du:dateUtc="2026-07-06T07:22:00Z">
        <w:r w:rsidDel="00D64D48">
          <w:rPr>
            <w:rFonts w:ascii="Times New Roman" w:eastAsia="Times New Roman" w:hAnsi="Times New Roman" w:cs="Times New Roman"/>
            <w:sz w:val="24"/>
            <w:szCs w:val="24"/>
          </w:rPr>
          <w:pict w14:anchorId="179565FF">
            <v:rect id="_x0000_i1280" style="width:0;height:1.5pt" o:hralign="center" o:hrstd="t" o:hr="t" fillcolor="#a0a0a0" stroked="f"/>
          </w:pict>
        </w:r>
      </w:del>
    </w:p>
    <w:p w14:paraId="15421636" w14:textId="77777777" w:rsidR="002205A1" w:rsidRPr="002205A1" w:rsidRDefault="002205A1" w:rsidP="002205A1">
      <w:pPr>
        <w:spacing w:before="100" w:beforeAutospacing="1" w:after="100" w:afterAutospacing="1" w:line="240" w:lineRule="auto"/>
        <w:outlineLvl w:val="1"/>
        <w:rPr>
          <w:rFonts w:ascii="Times New Roman" w:eastAsia="Times New Roman" w:hAnsi="Times New Roman" w:cs="Times New Roman"/>
          <w:b/>
          <w:bCs/>
          <w:sz w:val="36"/>
          <w:szCs w:val="36"/>
        </w:rPr>
      </w:pPr>
      <w:r w:rsidRPr="002205A1">
        <w:rPr>
          <w:rFonts w:ascii="Times New Roman" w:eastAsia="Times New Roman" w:hAnsi="Times New Roman" w:cs="Times New Roman"/>
          <w:b/>
          <w:bCs/>
          <w:sz w:val="36"/>
          <w:szCs w:val="36"/>
        </w:rPr>
        <w:t xml:space="preserve">Nguyên </w:t>
      </w:r>
      <w:proofErr w:type="spellStart"/>
      <w:r w:rsidRPr="002205A1">
        <w:rPr>
          <w:rFonts w:ascii="Times New Roman" w:eastAsia="Times New Roman" w:hAnsi="Times New Roman" w:cs="Times New Roman"/>
          <w:b/>
          <w:bCs/>
          <w:sz w:val="36"/>
          <w:szCs w:val="36"/>
        </w:rPr>
        <w:t>tắc</w:t>
      </w:r>
      <w:proofErr w:type="spellEnd"/>
      <w:r w:rsidRPr="002205A1">
        <w:rPr>
          <w:rFonts w:ascii="Times New Roman" w:eastAsia="Times New Roman" w:hAnsi="Times New Roman" w:cs="Times New Roman"/>
          <w:b/>
          <w:bCs/>
          <w:sz w:val="36"/>
          <w:szCs w:val="36"/>
        </w:rPr>
        <w:t xml:space="preserve"> 2</w:t>
      </w:r>
    </w:p>
    <w:p w14:paraId="235AD7EE"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Thiết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phù</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hợp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nguồn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lực</w:t>
      </w:r>
      <w:proofErr w:type="spellEnd"/>
      <w:r w:rsidRPr="002205A1">
        <w:rPr>
          <w:rFonts w:ascii="Times New Roman" w:eastAsia="Times New Roman" w:hAnsi="Times New Roman" w:cs="Times New Roman"/>
          <w:sz w:val="24"/>
          <w:szCs w:val="24"/>
        </w:rPr>
        <w:t>.</w:t>
      </w:r>
    </w:p>
    <w:p w14:paraId="6F1A95C8" w14:textId="77777777" w:rsidR="002205A1" w:rsidRPr="002205A1" w:rsidDel="00D64D48" w:rsidRDefault="002205A1" w:rsidP="002205A1">
      <w:pPr>
        <w:spacing w:before="100" w:beforeAutospacing="1" w:after="100" w:afterAutospacing="1" w:line="240" w:lineRule="auto"/>
        <w:rPr>
          <w:del w:id="961" w:author="Admin" w:date="2026-07-06T14:22:00Z" w16du:dateUtc="2026-07-06T07:22:00Z"/>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xuất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pháp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đủ</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năng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triển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khai</w:t>
      </w:r>
      <w:proofErr w:type="spellEnd"/>
      <w:r w:rsidRPr="002205A1">
        <w:rPr>
          <w:rFonts w:ascii="Times New Roman" w:eastAsia="Times New Roman" w:hAnsi="Times New Roman" w:cs="Times New Roman"/>
          <w:sz w:val="24"/>
          <w:szCs w:val="24"/>
        </w:rPr>
        <w:t>.</w:t>
      </w:r>
    </w:p>
    <w:p w14:paraId="69F10F11" w14:textId="3E4F22D9" w:rsidR="002205A1" w:rsidRPr="002205A1" w:rsidRDefault="00000000" w:rsidP="00D64D48">
      <w:pPr>
        <w:spacing w:before="100" w:beforeAutospacing="1" w:after="100" w:afterAutospacing="1" w:line="240" w:lineRule="auto"/>
        <w:rPr>
          <w:rFonts w:ascii="Times New Roman" w:eastAsia="Times New Roman" w:hAnsi="Times New Roman" w:cs="Times New Roman"/>
          <w:sz w:val="24"/>
          <w:szCs w:val="24"/>
        </w:rPr>
        <w:pPrChange w:id="962" w:author="Admin" w:date="2026-07-06T14:22:00Z" w16du:dateUtc="2026-07-06T07:22:00Z">
          <w:pPr>
            <w:spacing w:after="0" w:line="240" w:lineRule="auto"/>
          </w:pPr>
        </w:pPrChange>
      </w:pPr>
      <w:del w:id="963" w:author="Admin" w:date="2026-07-06T14:22:00Z" w16du:dateUtc="2026-07-06T07:22:00Z">
        <w:r w:rsidDel="00D64D48">
          <w:rPr>
            <w:rFonts w:ascii="Times New Roman" w:eastAsia="Times New Roman" w:hAnsi="Times New Roman" w:cs="Times New Roman"/>
            <w:sz w:val="24"/>
            <w:szCs w:val="24"/>
          </w:rPr>
          <w:pict w14:anchorId="5976A1B4">
            <v:rect id="_x0000_i1281" style="width:0;height:1.5pt" o:hralign="center" o:hrstd="t" o:hr="t" fillcolor="#a0a0a0" stroked="f"/>
          </w:pict>
        </w:r>
      </w:del>
    </w:p>
    <w:p w14:paraId="5FDBF14A" w14:textId="77777777" w:rsidR="002205A1" w:rsidRPr="002205A1" w:rsidRDefault="002205A1" w:rsidP="002205A1">
      <w:pPr>
        <w:spacing w:before="100" w:beforeAutospacing="1" w:after="100" w:afterAutospacing="1" w:line="240" w:lineRule="auto"/>
        <w:outlineLvl w:val="1"/>
        <w:rPr>
          <w:rFonts w:ascii="Times New Roman" w:eastAsia="Times New Roman" w:hAnsi="Times New Roman" w:cs="Times New Roman"/>
          <w:b/>
          <w:bCs/>
          <w:sz w:val="36"/>
          <w:szCs w:val="36"/>
        </w:rPr>
      </w:pPr>
      <w:r w:rsidRPr="002205A1">
        <w:rPr>
          <w:rFonts w:ascii="Times New Roman" w:eastAsia="Times New Roman" w:hAnsi="Times New Roman" w:cs="Times New Roman"/>
          <w:b/>
          <w:bCs/>
          <w:sz w:val="36"/>
          <w:szCs w:val="36"/>
        </w:rPr>
        <w:t xml:space="preserve">Nguyên </w:t>
      </w:r>
      <w:proofErr w:type="spellStart"/>
      <w:r w:rsidRPr="002205A1">
        <w:rPr>
          <w:rFonts w:ascii="Times New Roman" w:eastAsia="Times New Roman" w:hAnsi="Times New Roman" w:cs="Times New Roman"/>
          <w:b/>
          <w:bCs/>
          <w:sz w:val="36"/>
          <w:szCs w:val="36"/>
        </w:rPr>
        <w:t>tắc</w:t>
      </w:r>
      <w:proofErr w:type="spellEnd"/>
      <w:r w:rsidRPr="002205A1">
        <w:rPr>
          <w:rFonts w:ascii="Times New Roman" w:eastAsia="Times New Roman" w:hAnsi="Times New Roman" w:cs="Times New Roman"/>
          <w:b/>
          <w:bCs/>
          <w:sz w:val="36"/>
          <w:szCs w:val="36"/>
        </w:rPr>
        <w:t xml:space="preserve"> 3</w:t>
      </w:r>
    </w:p>
    <w:p w14:paraId="13C4963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Mỗi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w:t>
      </w:r>
    </w:p>
    <w:p w14:paraId="77C3E996"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KPI.</w:t>
      </w:r>
    </w:p>
    <w:p w14:paraId="31E51A60"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người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phụ</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trách</w:t>
      </w:r>
      <w:proofErr w:type="spellEnd"/>
      <w:r w:rsidRPr="002205A1">
        <w:rPr>
          <w:rFonts w:ascii="Times New Roman" w:eastAsia="Times New Roman" w:hAnsi="Times New Roman" w:cs="Times New Roman"/>
          <w:sz w:val="24"/>
          <w:szCs w:val="24"/>
        </w:rPr>
        <w:t>.</w:t>
      </w:r>
    </w:p>
    <w:p w14:paraId="3D31AA85"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thời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hạn</w:t>
      </w:r>
      <w:proofErr w:type="spellEnd"/>
      <w:r w:rsidRPr="002205A1">
        <w:rPr>
          <w:rFonts w:ascii="Times New Roman" w:eastAsia="Times New Roman" w:hAnsi="Times New Roman" w:cs="Times New Roman"/>
          <w:sz w:val="24"/>
          <w:szCs w:val="24"/>
        </w:rPr>
        <w:t>.</w:t>
      </w:r>
    </w:p>
    <w:p w14:paraId="35677B65" w14:textId="77777777" w:rsidR="002205A1" w:rsidRPr="002205A1" w:rsidDel="00D64D48" w:rsidRDefault="002205A1" w:rsidP="002205A1">
      <w:pPr>
        <w:spacing w:before="100" w:beforeAutospacing="1" w:after="100" w:afterAutospacing="1" w:line="240" w:lineRule="auto"/>
        <w:rPr>
          <w:del w:id="964" w:author="Admin" w:date="2026-07-06T14:23:00Z" w16du:dateUtc="2026-07-06T07:23:00Z"/>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=&gt;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Roadmap.</w:t>
      </w:r>
    </w:p>
    <w:p w14:paraId="5DF5ABAE" w14:textId="4110A4D9" w:rsidR="002205A1" w:rsidRPr="002205A1" w:rsidRDefault="00000000" w:rsidP="00D64D48">
      <w:pPr>
        <w:spacing w:before="100" w:beforeAutospacing="1" w:after="100" w:afterAutospacing="1" w:line="240" w:lineRule="auto"/>
        <w:rPr>
          <w:rFonts w:ascii="Times New Roman" w:eastAsia="Times New Roman" w:hAnsi="Times New Roman" w:cs="Times New Roman"/>
          <w:sz w:val="24"/>
          <w:szCs w:val="24"/>
        </w:rPr>
        <w:pPrChange w:id="965" w:author="Admin" w:date="2026-07-06T14:23:00Z" w16du:dateUtc="2026-07-06T07:23:00Z">
          <w:pPr>
            <w:spacing w:after="0" w:line="240" w:lineRule="auto"/>
          </w:pPr>
        </w:pPrChange>
      </w:pPr>
      <w:del w:id="966" w:author="Admin" w:date="2026-07-06T14:23:00Z" w16du:dateUtc="2026-07-06T07:23:00Z">
        <w:r w:rsidDel="00D64D48">
          <w:rPr>
            <w:rFonts w:ascii="Times New Roman" w:eastAsia="Times New Roman" w:hAnsi="Times New Roman" w:cs="Times New Roman"/>
            <w:sz w:val="24"/>
            <w:szCs w:val="24"/>
          </w:rPr>
          <w:pict w14:anchorId="37266DD4">
            <v:rect id="_x0000_i1282" style="width:0;height:1.5pt" o:hralign="center" o:hrstd="t" o:hr="t" fillcolor="#a0a0a0" stroked="f"/>
          </w:pict>
        </w:r>
      </w:del>
    </w:p>
    <w:p w14:paraId="34C811D2" w14:textId="77777777" w:rsidR="002205A1" w:rsidRPr="002205A1" w:rsidRDefault="002205A1" w:rsidP="002205A1">
      <w:pPr>
        <w:spacing w:before="100" w:beforeAutospacing="1" w:after="100" w:afterAutospacing="1" w:line="240" w:lineRule="auto"/>
        <w:outlineLvl w:val="1"/>
        <w:rPr>
          <w:rFonts w:ascii="Times New Roman" w:eastAsia="Times New Roman" w:hAnsi="Times New Roman" w:cs="Times New Roman"/>
          <w:b/>
          <w:bCs/>
          <w:sz w:val="36"/>
          <w:szCs w:val="36"/>
        </w:rPr>
      </w:pPr>
      <w:r w:rsidRPr="002205A1">
        <w:rPr>
          <w:rFonts w:ascii="Times New Roman" w:eastAsia="Times New Roman" w:hAnsi="Times New Roman" w:cs="Times New Roman"/>
          <w:b/>
          <w:bCs/>
          <w:sz w:val="36"/>
          <w:szCs w:val="36"/>
        </w:rPr>
        <w:t xml:space="preserve">Nguyên </w:t>
      </w:r>
      <w:proofErr w:type="spellStart"/>
      <w:r w:rsidRPr="002205A1">
        <w:rPr>
          <w:rFonts w:ascii="Times New Roman" w:eastAsia="Times New Roman" w:hAnsi="Times New Roman" w:cs="Times New Roman"/>
          <w:b/>
          <w:bCs/>
          <w:sz w:val="36"/>
          <w:szCs w:val="36"/>
        </w:rPr>
        <w:t>tắc</w:t>
      </w:r>
      <w:proofErr w:type="spellEnd"/>
      <w:r w:rsidRPr="002205A1">
        <w:rPr>
          <w:rFonts w:ascii="Times New Roman" w:eastAsia="Times New Roman" w:hAnsi="Times New Roman" w:cs="Times New Roman"/>
          <w:b/>
          <w:bCs/>
          <w:sz w:val="36"/>
          <w:szCs w:val="36"/>
        </w:rPr>
        <w:t xml:space="preserve"> 4</w:t>
      </w:r>
    </w:p>
    <w:p w14:paraId="7A60766F"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Roadmap </w:t>
      </w:r>
      <w:proofErr w:type="spellStart"/>
      <w:r w:rsidRPr="002205A1">
        <w:rPr>
          <w:rFonts w:ascii="Times New Roman" w:eastAsia="Times New Roman" w:hAnsi="Times New Roman" w:cs="Times New Roman"/>
          <w:sz w:val="24"/>
          <w:szCs w:val="24"/>
        </w:rPr>
        <w:t>luôn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năng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điều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chỉnh</w:t>
      </w:r>
      <w:proofErr w:type="spellEnd"/>
      <w:r w:rsidRPr="002205A1">
        <w:rPr>
          <w:rFonts w:ascii="Times New Roman" w:eastAsia="Times New Roman" w:hAnsi="Times New Roman" w:cs="Times New Roman"/>
          <w:sz w:val="24"/>
          <w:szCs w:val="24"/>
        </w:rPr>
        <w:t>.</w:t>
      </w:r>
    </w:p>
    <w:p w14:paraId="61AC75A9"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Doanh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thay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đổi</w:t>
      </w:r>
      <w:proofErr w:type="spellEnd"/>
      <w:r w:rsidRPr="002205A1">
        <w:rPr>
          <w:rFonts w:ascii="Times New Roman" w:eastAsia="Times New Roman" w:hAnsi="Times New Roman" w:cs="Times New Roman"/>
          <w:sz w:val="24"/>
          <w:szCs w:val="24"/>
        </w:rPr>
        <w:t>.</w:t>
      </w:r>
    </w:p>
    <w:p w14:paraId="302ABF9E" w14:textId="77777777" w:rsidR="002205A1" w:rsidRPr="002205A1" w:rsidDel="00D64D48" w:rsidRDefault="002205A1" w:rsidP="002205A1">
      <w:pPr>
        <w:spacing w:before="100" w:beforeAutospacing="1" w:after="100" w:afterAutospacing="1" w:line="240" w:lineRule="auto"/>
        <w:rPr>
          <w:del w:id="967" w:author="Admin" w:date="2026-07-06T14:23:00Z" w16du:dateUtc="2026-07-06T07:23:00Z"/>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Roadmap </w:t>
      </w:r>
      <w:proofErr w:type="spellStart"/>
      <w:r w:rsidRPr="002205A1">
        <w:rPr>
          <w:rFonts w:ascii="Times New Roman" w:eastAsia="Times New Roman" w:hAnsi="Times New Roman" w:cs="Times New Roman"/>
          <w:sz w:val="24"/>
          <w:szCs w:val="24"/>
        </w:rPr>
        <w:t>cũng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thay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đổi</w:t>
      </w:r>
      <w:proofErr w:type="spellEnd"/>
      <w:r w:rsidRPr="002205A1">
        <w:rPr>
          <w:rFonts w:ascii="Times New Roman" w:eastAsia="Times New Roman" w:hAnsi="Times New Roman" w:cs="Times New Roman"/>
          <w:sz w:val="24"/>
          <w:szCs w:val="24"/>
        </w:rPr>
        <w:t>.</w:t>
      </w:r>
    </w:p>
    <w:p w14:paraId="7305E776" w14:textId="01CAC680" w:rsidR="002205A1" w:rsidRPr="002205A1" w:rsidRDefault="00000000" w:rsidP="00D64D48">
      <w:pPr>
        <w:spacing w:before="100" w:beforeAutospacing="1" w:after="100" w:afterAutospacing="1" w:line="240" w:lineRule="auto"/>
        <w:rPr>
          <w:rFonts w:ascii="Times New Roman" w:eastAsia="Times New Roman" w:hAnsi="Times New Roman" w:cs="Times New Roman"/>
          <w:sz w:val="24"/>
          <w:szCs w:val="24"/>
        </w:rPr>
        <w:pPrChange w:id="968" w:author="Admin" w:date="2026-07-06T14:23:00Z" w16du:dateUtc="2026-07-06T07:23:00Z">
          <w:pPr>
            <w:spacing w:after="0" w:line="240" w:lineRule="auto"/>
          </w:pPr>
        </w:pPrChange>
      </w:pPr>
      <w:del w:id="969" w:author="Admin" w:date="2026-07-06T14:23:00Z" w16du:dateUtc="2026-07-06T07:23:00Z">
        <w:r w:rsidDel="00D64D48">
          <w:rPr>
            <w:rFonts w:ascii="Times New Roman" w:eastAsia="Times New Roman" w:hAnsi="Times New Roman" w:cs="Times New Roman"/>
            <w:sz w:val="24"/>
            <w:szCs w:val="24"/>
          </w:rPr>
          <w:pict w14:anchorId="58502605">
            <v:rect id="_x0000_i1283" style="width:0;height:1.5pt" o:hralign="center" o:hrstd="t" o:hr="t" fillcolor="#a0a0a0" stroked="f"/>
          </w:pict>
        </w:r>
      </w:del>
    </w:p>
    <w:p w14:paraId="448D9C9E" w14:textId="77777777" w:rsidR="002205A1" w:rsidRPr="002205A1" w:rsidRDefault="002205A1" w:rsidP="002205A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205A1">
        <w:rPr>
          <w:rFonts w:ascii="Times New Roman" w:eastAsia="Times New Roman" w:hAnsi="Times New Roman" w:cs="Times New Roman"/>
          <w:b/>
          <w:bCs/>
          <w:kern w:val="36"/>
          <w:sz w:val="48"/>
          <w:szCs w:val="48"/>
        </w:rPr>
        <w:lastRenderedPageBreak/>
        <w:t>5.4. Business Transformation Framework</w:t>
      </w:r>
    </w:p>
    <w:p w14:paraId="07BE31E4"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Đây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Framework </w:t>
      </w:r>
      <w:proofErr w:type="spellStart"/>
      <w:r w:rsidRPr="002205A1">
        <w:rPr>
          <w:rFonts w:ascii="Times New Roman" w:eastAsia="Times New Roman" w:hAnsi="Times New Roman" w:cs="Times New Roman"/>
          <w:sz w:val="24"/>
          <w:szCs w:val="24"/>
        </w:rPr>
        <w:t>trung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tâm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của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chương</w:t>
      </w:r>
      <w:proofErr w:type="spellEnd"/>
      <w:r w:rsidRPr="002205A1">
        <w:rPr>
          <w:rFonts w:ascii="Times New Roman" w:eastAsia="Times New Roman" w:hAnsi="Times New Roman" w:cs="Times New Roman"/>
          <w:sz w:val="24"/>
          <w:szCs w:val="24"/>
        </w:rPr>
        <w:t>.</w:t>
      </w:r>
    </w:p>
    <w:p w14:paraId="268CBF29"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0"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Diagnosis</w:t>
      </w:r>
    </w:p>
    <w:p w14:paraId="008E5EBE"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1"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0D54024"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2"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400A89DC"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3"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F5787C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4"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Strategic Priorities</w:t>
      </w:r>
    </w:p>
    <w:p w14:paraId="0C00A261"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5"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F622900"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6"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43CB9C99"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7"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5436AE0"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8"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Transformation Initiatives</w:t>
      </w:r>
    </w:p>
    <w:p w14:paraId="366816A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79"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239C122"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0"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0CB32599"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1"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FB615CE"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2"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Action Plan</w:t>
      </w:r>
    </w:p>
    <w:p w14:paraId="176F54A8"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3"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50F7C30"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4"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5E1BF808"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5"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2072664"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6"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30-Day Roadmap</w:t>
      </w:r>
    </w:p>
    <w:p w14:paraId="1758C23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7"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31F836F"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8"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2B020FCB"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89"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924A9C1"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0"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90-Day Roadmap</w:t>
      </w:r>
    </w:p>
    <w:p w14:paraId="5E90FDC5"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1"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B64524B"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2"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52B5FE62"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3"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AECC840"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4"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365-Day Roadmap</w:t>
      </w:r>
    </w:p>
    <w:p w14:paraId="58CB0023"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5"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ED1241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6"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38627D58"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7"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56F5D8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998"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Measurement</w:t>
      </w:r>
    </w:p>
    <w:p w14:paraId="0C63E59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Đây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luồng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chuẩn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của</w:t>
      </w:r>
      <w:proofErr w:type="spellEnd"/>
      <w:r w:rsidRPr="002205A1">
        <w:rPr>
          <w:rFonts w:ascii="Times New Roman" w:eastAsia="Times New Roman" w:hAnsi="Times New Roman" w:cs="Times New Roman"/>
          <w:sz w:val="24"/>
          <w:szCs w:val="24"/>
        </w:rPr>
        <w:t xml:space="preserve"> THUCHOCVN.</w:t>
      </w:r>
    </w:p>
    <w:p w14:paraId="6F6C0B73" w14:textId="3294EFE6" w:rsidR="002205A1" w:rsidRPr="002205A1" w:rsidDel="00D64D48" w:rsidRDefault="00000000" w:rsidP="002205A1">
      <w:pPr>
        <w:spacing w:after="0" w:line="240" w:lineRule="auto"/>
        <w:rPr>
          <w:del w:id="999" w:author="Admin" w:date="2026-07-06T14:23:00Z" w16du:dateUtc="2026-07-06T07:23:00Z"/>
          <w:rFonts w:ascii="Times New Roman" w:eastAsia="Times New Roman" w:hAnsi="Times New Roman" w:cs="Times New Roman"/>
          <w:sz w:val="24"/>
          <w:szCs w:val="24"/>
        </w:rPr>
      </w:pPr>
      <w:del w:id="1000" w:author="Admin" w:date="2026-07-06T14:23:00Z" w16du:dateUtc="2026-07-06T07:23:00Z">
        <w:r w:rsidDel="00D64D48">
          <w:rPr>
            <w:rFonts w:ascii="Times New Roman" w:eastAsia="Times New Roman" w:hAnsi="Times New Roman" w:cs="Times New Roman"/>
            <w:sz w:val="24"/>
            <w:szCs w:val="24"/>
          </w:rPr>
          <w:pict w14:anchorId="15CF7D03">
            <v:rect id="_x0000_i1284" style="width:0;height:1.5pt" o:hralign="center" o:hrstd="t" o:hr="t" fillcolor="#a0a0a0" stroked="f"/>
          </w:pict>
        </w:r>
      </w:del>
    </w:p>
    <w:p w14:paraId="1F00380F" w14:textId="77777777" w:rsidR="002205A1" w:rsidRPr="002205A1" w:rsidRDefault="002205A1" w:rsidP="00D64D48">
      <w:pPr>
        <w:spacing w:after="0" w:line="240" w:lineRule="auto"/>
        <w:rPr>
          <w:rFonts w:ascii="Times New Roman" w:eastAsia="Times New Roman" w:hAnsi="Times New Roman" w:cs="Times New Roman"/>
          <w:b/>
          <w:bCs/>
          <w:kern w:val="36"/>
          <w:sz w:val="48"/>
          <w:szCs w:val="48"/>
        </w:rPr>
        <w:pPrChange w:id="1001" w:author="Admin" w:date="2026-07-06T14:23:00Z" w16du:dateUtc="2026-07-06T07:23: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5.5. Transformation Design Canvas </w:t>
      </w:r>
      <w:r w:rsidRPr="002205A1">
        <w:rPr>
          <w:rFonts w:ascii="Segoe UI Emoji" w:eastAsia="Times New Roman" w:hAnsi="Segoe UI Emoji" w:cs="Segoe UI Emoji"/>
          <w:b/>
          <w:bCs/>
          <w:kern w:val="36"/>
          <w:sz w:val="48"/>
          <w:szCs w:val="48"/>
        </w:rPr>
        <w:t>⭐⭐⭐⭐⭐</w:t>
      </w:r>
    </w:p>
    <w:p w14:paraId="667365E6"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Đây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Canvas </w:t>
      </w:r>
      <w:proofErr w:type="spellStart"/>
      <w:r w:rsidRPr="002205A1">
        <w:rPr>
          <w:rFonts w:ascii="Times New Roman" w:eastAsia="Times New Roman" w:hAnsi="Times New Roman" w:cs="Times New Roman"/>
          <w:sz w:val="24"/>
          <w:szCs w:val="24"/>
        </w:rPr>
        <w:t>mới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của</w:t>
      </w:r>
      <w:proofErr w:type="spellEnd"/>
      <w:r w:rsidRPr="002205A1">
        <w:rPr>
          <w:rFonts w:ascii="Times New Roman" w:eastAsia="Times New Roman" w:hAnsi="Times New Roman" w:cs="Times New Roman"/>
          <w:sz w:val="24"/>
          <w:szCs w:val="24"/>
        </w:rPr>
        <w:t xml:space="preserve"> THUCHOCVN.</w:t>
      </w:r>
    </w:p>
    <w:p w14:paraId="7419093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02"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7F83429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03"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99EA34C"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04"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1</w:t>
      </w:r>
    </w:p>
    <w:p w14:paraId="05EB91F9"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05"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94BBE7F"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06"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Business Goal</w:t>
      </w:r>
    </w:p>
    <w:p w14:paraId="29D7DB1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07"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8FCC9BC"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08"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74D41CF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09"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868309C"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0"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2</w:t>
      </w:r>
    </w:p>
    <w:p w14:paraId="201D945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1"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9D05B8B"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2"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Priority Problems</w:t>
      </w:r>
    </w:p>
    <w:p w14:paraId="3954B518"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3"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1B42C25"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4"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780E336C"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5"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3D7A7FA"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6"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3</w:t>
      </w:r>
    </w:p>
    <w:p w14:paraId="1354086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7"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9D2FE15"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8"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Transformation Objectives</w:t>
      </w:r>
    </w:p>
    <w:p w14:paraId="4E6A3AFA"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19"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C65705F"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0"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3A94C76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1"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8B27A8E"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2"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4</w:t>
      </w:r>
    </w:p>
    <w:p w14:paraId="72148601"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3"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865CE4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4"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Key Initiatives</w:t>
      </w:r>
    </w:p>
    <w:p w14:paraId="14A71B4A"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5"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9CEA0C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6"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36FAC34B"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7"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D22D549"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8"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5</w:t>
      </w:r>
    </w:p>
    <w:p w14:paraId="4C5D1E78"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29"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B66D05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0"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Quick Wins</w:t>
      </w:r>
    </w:p>
    <w:p w14:paraId="22535EEB"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1"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36D1185"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2"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3A46055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3"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B47B558"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4"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6</w:t>
      </w:r>
    </w:p>
    <w:p w14:paraId="7904C988"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5"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7B45B12"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6"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Resources</w:t>
      </w:r>
    </w:p>
    <w:p w14:paraId="6D169455"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7"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6457612"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8"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01CF4751"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39"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7EF9970"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0"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7</w:t>
      </w:r>
    </w:p>
    <w:p w14:paraId="0DDE1B3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1"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CC68F99"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2"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Risks</w:t>
      </w:r>
    </w:p>
    <w:p w14:paraId="087F9287"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3"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124E7C6"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4"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1FDC64E5"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5"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5176BBC"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6"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8</w:t>
      </w:r>
    </w:p>
    <w:p w14:paraId="4E8CF8E1"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7"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134AF5A"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8"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Success Metrics</w:t>
      </w:r>
    </w:p>
    <w:p w14:paraId="2D37BA7B"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49"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DF9CFA8" w14:textId="77777777" w:rsidR="002205A1" w:rsidRPr="002205A1" w:rsidRDefault="002205A1"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050" w:author="Admin" w:date="2026-07-06T14:23:00Z" w16du:dateUtc="2026-07-06T07:2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2205A1">
        <w:rPr>
          <w:rFonts w:ascii="Courier New" w:eastAsia="Times New Roman" w:hAnsi="Courier New" w:cs="Courier New"/>
          <w:sz w:val="20"/>
          <w:szCs w:val="20"/>
        </w:rPr>
        <w:t>──────────────────────────</w:t>
      </w:r>
    </w:p>
    <w:p w14:paraId="03A04B1C"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Canvas </w:t>
      </w:r>
      <w:proofErr w:type="spellStart"/>
      <w:r w:rsidRPr="002205A1">
        <w:rPr>
          <w:rFonts w:ascii="Times New Roman" w:eastAsia="Times New Roman" w:hAnsi="Times New Roman" w:cs="Times New Roman"/>
          <w:sz w:val="24"/>
          <w:szCs w:val="24"/>
        </w:rPr>
        <w:t>này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sẽ</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dùng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thống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trước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lập</w:t>
      </w:r>
      <w:proofErr w:type="spellEnd"/>
      <w:r w:rsidRPr="002205A1">
        <w:rPr>
          <w:rFonts w:ascii="Times New Roman" w:eastAsia="Times New Roman" w:hAnsi="Times New Roman" w:cs="Times New Roman"/>
          <w:sz w:val="24"/>
          <w:szCs w:val="24"/>
        </w:rPr>
        <w:t xml:space="preserve"> Roadmap.</w:t>
      </w:r>
    </w:p>
    <w:p w14:paraId="376E13F1" w14:textId="2AA04100" w:rsidR="002205A1" w:rsidRPr="002205A1" w:rsidDel="00D64D48" w:rsidRDefault="00000000" w:rsidP="002205A1">
      <w:pPr>
        <w:spacing w:after="0" w:line="240" w:lineRule="auto"/>
        <w:rPr>
          <w:del w:id="1051" w:author="Admin" w:date="2026-07-06T14:23:00Z" w16du:dateUtc="2026-07-06T07:23:00Z"/>
          <w:rFonts w:ascii="Times New Roman" w:eastAsia="Times New Roman" w:hAnsi="Times New Roman" w:cs="Times New Roman"/>
          <w:sz w:val="24"/>
          <w:szCs w:val="24"/>
        </w:rPr>
      </w:pPr>
      <w:del w:id="1052" w:author="Admin" w:date="2026-07-06T14:23:00Z" w16du:dateUtc="2026-07-06T07:23:00Z">
        <w:r w:rsidDel="00D64D48">
          <w:rPr>
            <w:rFonts w:ascii="Times New Roman" w:eastAsia="Times New Roman" w:hAnsi="Times New Roman" w:cs="Times New Roman"/>
            <w:sz w:val="24"/>
            <w:szCs w:val="24"/>
          </w:rPr>
          <w:pict w14:anchorId="53FBA4D8">
            <v:rect id="_x0000_i1285" style="width:0;height:1.5pt" o:hralign="center" o:hrstd="t" o:hr="t" fillcolor="#a0a0a0" stroked="f"/>
          </w:pict>
        </w:r>
      </w:del>
    </w:p>
    <w:p w14:paraId="14FFC2D2" w14:textId="77777777" w:rsidR="002205A1" w:rsidRPr="002205A1" w:rsidRDefault="002205A1" w:rsidP="00D64D48">
      <w:pPr>
        <w:spacing w:after="0" w:line="240" w:lineRule="auto"/>
        <w:rPr>
          <w:rFonts w:ascii="Times New Roman" w:eastAsia="Times New Roman" w:hAnsi="Times New Roman" w:cs="Times New Roman"/>
          <w:b/>
          <w:bCs/>
          <w:kern w:val="36"/>
          <w:sz w:val="48"/>
          <w:szCs w:val="48"/>
        </w:rPr>
        <w:pPrChange w:id="1053" w:author="Admin" w:date="2026-07-06T14:23:00Z" w16du:dateUtc="2026-07-06T07:23: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5.6. </w:t>
      </w:r>
      <w:proofErr w:type="spellStart"/>
      <w:r w:rsidRPr="002205A1">
        <w:rPr>
          <w:rFonts w:ascii="Times New Roman" w:eastAsia="Times New Roman" w:hAnsi="Times New Roman" w:cs="Times New Roman"/>
          <w:b/>
          <w:bCs/>
          <w:kern w:val="36"/>
          <w:sz w:val="48"/>
          <w:szCs w:val="48"/>
        </w:rPr>
        <w:t>Thiết</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kế</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theo</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ba</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tầng</w:t>
      </w:r>
      <w:proofErr w:type="spellEnd"/>
    </w:p>
    <w:p w14:paraId="32E1A398"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THUCHOCVN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thiết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pháp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theo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phòng</w:t>
      </w:r>
      <w:proofErr w:type="spellEnd"/>
      <w:r w:rsidRPr="002205A1">
        <w:rPr>
          <w:rFonts w:ascii="Times New Roman" w:eastAsia="Times New Roman" w:hAnsi="Times New Roman" w:cs="Times New Roman"/>
          <w:sz w:val="24"/>
          <w:szCs w:val="24"/>
        </w:rPr>
        <w:t xml:space="preserve"> ban.</w:t>
      </w:r>
    </w:p>
    <w:p w14:paraId="154DC5A1"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Chúng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tôi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thiết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theo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tầng</w:t>
      </w:r>
      <w:proofErr w:type="spellEnd"/>
      <w:r w:rsidRPr="002205A1">
        <w:rPr>
          <w:rFonts w:ascii="Times New Roman" w:eastAsia="Times New Roman" w:hAnsi="Times New Roman" w:cs="Times New Roman"/>
          <w:sz w:val="24"/>
          <w:szCs w:val="24"/>
        </w:rPr>
        <w:t>.</w:t>
      </w:r>
    </w:p>
    <w:p w14:paraId="63A368EF" w14:textId="22AA8D30" w:rsidR="002205A1" w:rsidRPr="002205A1" w:rsidDel="00D64D48" w:rsidRDefault="00000000" w:rsidP="002205A1">
      <w:pPr>
        <w:spacing w:after="0" w:line="240" w:lineRule="auto"/>
        <w:rPr>
          <w:del w:id="1054" w:author="Admin" w:date="2026-07-06T14:24:00Z" w16du:dateUtc="2026-07-06T07:24:00Z"/>
          <w:rFonts w:ascii="Times New Roman" w:eastAsia="Times New Roman" w:hAnsi="Times New Roman" w:cs="Times New Roman"/>
          <w:sz w:val="24"/>
          <w:szCs w:val="24"/>
        </w:rPr>
      </w:pPr>
      <w:del w:id="1055" w:author="Admin" w:date="2026-07-06T14:24:00Z" w16du:dateUtc="2026-07-06T07:24:00Z">
        <w:r w:rsidDel="00D64D48">
          <w:rPr>
            <w:rFonts w:ascii="Times New Roman" w:eastAsia="Times New Roman" w:hAnsi="Times New Roman" w:cs="Times New Roman"/>
            <w:sz w:val="24"/>
            <w:szCs w:val="24"/>
          </w:rPr>
          <w:pict w14:anchorId="77EFDA9E">
            <v:rect id="_x0000_i1286" style="width:0;height:1.5pt" o:hralign="center" o:hrstd="t" o:hr="t" fillcolor="#a0a0a0" stroked="f"/>
          </w:pict>
        </w:r>
      </w:del>
    </w:p>
    <w:p w14:paraId="0EFD828D" w14:textId="77777777" w:rsidR="002205A1" w:rsidRPr="002205A1" w:rsidRDefault="002205A1" w:rsidP="00D64D48">
      <w:pPr>
        <w:spacing w:after="0" w:line="240" w:lineRule="auto"/>
        <w:rPr>
          <w:rFonts w:ascii="Times New Roman" w:eastAsia="Times New Roman" w:hAnsi="Times New Roman" w:cs="Times New Roman"/>
          <w:b/>
          <w:bCs/>
          <w:sz w:val="36"/>
          <w:szCs w:val="36"/>
        </w:rPr>
        <w:pPrChange w:id="1056" w:author="Admin" w:date="2026-07-06T14:24:00Z" w16du:dateUtc="2026-07-06T07:24:00Z">
          <w:pPr>
            <w:spacing w:before="100" w:beforeAutospacing="1" w:after="100" w:afterAutospacing="1" w:line="240" w:lineRule="auto"/>
            <w:outlineLvl w:val="1"/>
          </w:pPr>
        </w:pPrChange>
      </w:pPr>
      <w:proofErr w:type="spellStart"/>
      <w:r w:rsidRPr="002205A1">
        <w:rPr>
          <w:rFonts w:ascii="Times New Roman" w:eastAsia="Times New Roman" w:hAnsi="Times New Roman" w:cs="Times New Roman"/>
          <w:b/>
          <w:bCs/>
          <w:sz w:val="36"/>
          <w:szCs w:val="36"/>
        </w:rPr>
        <w:t>Tầng</w:t>
      </w:r>
      <w:proofErr w:type="spellEnd"/>
      <w:r w:rsidRPr="002205A1">
        <w:rPr>
          <w:rFonts w:ascii="Times New Roman" w:eastAsia="Times New Roman" w:hAnsi="Times New Roman" w:cs="Times New Roman"/>
          <w:b/>
          <w:bCs/>
          <w:sz w:val="36"/>
          <w:szCs w:val="36"/>
        </w:rPr>
        <w:t xml:space="preserve"> 1</w:t>
      </w:r>
    </w:p>
    <w:p w14:paraId="2E861A04"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Quick Wins</w:t>
      </w:r>
    </w:p>
    <w:p w14:paraId="69A0C72B"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lastRenderedPageBreak/>
        <w:t xml:space="preserve">30 </w:t>
      </w:r>
      <w:proofErr w:type="spellStart"/>
      <w:r w:rsidRPr="002205A1">
        <w:rPr>
          <w:rFonts w:ascii="Times New Roman" w:eastAsia="Times New Roman" w:hAnsi="Times New Roman" w:cs="Times New Roman"/>
          <w:sz w:val="24"/>
          <w:szCs w:val="24"/>
        </w:rPr>
        <w:t>ngày</w:t>
      </w:r>
      <w:proofErr w:type="spellEnd"/>
      <w:r w:rsidRPr="002205A1">
        <w:rPr>
          <w:rFonts w:ascii="Times New Roman" w:eastAsia="Times New Roman" w:hAnsi="Times New Roman" w:cs="Times New Roman"/>
          <w:sz w:val="24"/>
          <w:szCs w:val="24"/>
        </w:rPr>
        <w:t>.</w:t>
      </w:r>
    </w:p>
    <w:p w14:paraId="5805B3E8"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Những </w:t>
      </w:r>
      <w:proofErr w:type="spellStart"/>
      <w:r w:rsidRPr="002205A1">
        <w:rPr>
          <w:rFonts w:ascii="Times New Roman" w:eastAsia="Times New Roman" w:hAnsi="Times New Roman" w:cs="Times New Roman"/>
          <w:sz w:val="24"/>
          <w:szCs w:val="24"/>
        </w:rPr>
        <w:t>việc</w:t>
      </w:r>
      <w:proofErr w:type="spellEnd"/>
      <w:r w:rsidRPr="002205A1">
        <w:rPr>
          <w:rFonts w:ascii="Times New Roman" w:eastAsia="Times New Roman" w:hAnsi="Times New Roman" w:cs="Times New Roman"/>
          <w:sz w:val="24"/>
          <w:szCs w:val="24"/>
        </w:rPr>
        <w:t>:</w:t>
      </w:r>
    </w:p>
    <w:p w14:paraId="6DD3ABB6" w14:textId="77777777" w:rsidR="002205A1" w:rsidRPr="002205A1" w:rsidRDefault="002205A1">
      <w:pPr>
        <w:numPr>
          <w:ilvl w:val="0"/>
          <w:numId w:val="132"/>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Dễ</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làm</w:t>
      </w:r>
      <w:proofErr w:type="spellEnd"/>
      <w:r w:rsidRPr="002205A1">
        <w:rPr>
          <w:rFonts w:ascii="Times New Roman" w:eastAsia="Times New Roman" w:hAnsi="Times New Roman" w:cs="Times New Roman"/>
          <w:sz w:val="24"/>
          <w:szCs w:val="24"/>
        </w:rPr>
        <w:t>.</w:t>
      </w:r>
    </w:p>
    <w:p w14:paraId="6C6F5C8D" w14:textId="77777777" w:rsidR="002205A1" w:rsidRPr="002205A1" w:rsidRDefault="002205A1">
      <w:pPr>
        <w:numPr>
          <w:ilvl w:val="0"/>
          <w:numId w:val="132"/>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Tác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nhanh</w:t>
      </w:r>
      <w:proofErr w:type="spellEnd"/>
      <w:r w:rsidRPr="002205A1">
        <w:rPr>
          <w:rFonts w:ascii="Times New Roman" w:eastAsia="Times New Roman" w:hAnsi="Times New Roman" w:cs="Times New Roman"/>
          <w:sz w:val="24"/>
          <w:szCs w:val="24"/>
        </w:rPr>
        <w:t>.</w:t>
      </w:r>
    </w:p>
    <w:p w14:paraId="073E7BBF" w14:textId="77777777" w:rsidR="002205A1" w:rsidRPr="002205A1" w:rsidRDefault="002205A1">
      <w:pPr>
        <w:numPr>
          <w:ilvl w:val="0"/>
          <w:numId w:val="132"/>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Tăng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niềm</w:t>
      </w:r>
      <w:proofErr w:type="spellEnd"/>
      <w:r w:rsidRPr="002205A1">
        <w:rPr>
          <w:rFonts w:ascii="Times New Roman" w:eastAsia="Times New Roman" w:hAnsi="Times New Roman" w:cs="Times New Roman"/>
          <w:sz w:val="24"/>
          <w:szCs w:val="24"/>
        </w:rPr>
        <w:t xml:space="preserve"> tin.</w:t>
      </w:r>
    </w:p>
    <w:p w14:paraId="031DFEDF"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Ví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dụ</w:t>
      </w:r>
      <w:proofErr w:type="spellEnd"/>
      <w:r w:rsidRPr="002205A1">
        <w:rPr>
          <w:rFonts w:ascii="Times New Roman" w:eastAsia="Times New Roman" w:hAnsi="Times New Roman" w:cs="Times New Roman"/>
          <w:sz w:val="24"/>
          <w:szCs w:val="24"/>
        </w:rPr>
        <w:t>:</w:t>
      </w:r>
    </w:p>
    <w:p w14:paraId="30C75222" w14:textId="77777777" w:rsidR="002205A1" w:rsidRPr="002205A1" w:rsidRDefault="002205A1">
      <w:pPr>
        <w:numPr>
          <w:ilvl w:val="0"/>
          <w:numId w:val="133"/>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Chuẩn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hóa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biểu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mẫu</w:t>
      </w:r>
      <w:proofErr w:type="spellEnd"/>
      <w:r w:rsidRPr="002205A1">
        <w:rPr>
          <w:rFonts w:ascii="Times New Roman" w:eastAsia="Times New Roman" w:hAnsi="Times New Roman" w:cs="Times New Roman"/>
          <w:sz w:val="24"/>
          <w:szCs w:val="24"/>
        </w:rPr>
        <w:t>.</w:t>
      </w:r>
    </w:p>
    <w:p w14:paraId="69A6A0C4" w14:textId="77777777" w:rsidR="002205A1" w:rsidRPr="002205A1" w:rsidRDefault="002205A1">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SOP.</w:t>
      </w:r>
    </w:p>
    <w:p w14:paraId="38727BCF" w14:textId="77777777" w:rsidR="002205A1" w:rsidRPr="002205A1" w:rsidRDefault="002205A1">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Dashboard </w:t>
      </w:r>
      <w:proofErr w:type="spellStart"/>
      <w:r w:rsidRPr="002205A1">
        <w:rPr>
          <w:rFonts w:ascii="Times New Roman" w:eastAsia="Times New Roman" w:hAnsi="Times New Roman" w:cs="Times New Roman"/>
          <w:sz w:val="24"/>
          <w:szCs w:val="24"/>
        </w:rPr>
        <w:t>đơn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giản</w:t>
      </w:r>
      <w:proofErr w:type="spellEnd"/>
      <w:r w:rsidRPr="002205A1">
        <w:rPr>
          <w:rFonts w:ascii="Times New Roman" w:eastAsia="Times New Roman" w:hAnsi="Times New Roman" w:cs="Times New Roman"/>
          <w:sz w:val="24"/>
          <w:szCs w:val="24"/>
        </w:rPr>
        <w:t>.</w:t>
      </w:r>
    </w:p>
    <w:p w14:paraId="1B0490AA" w14:textId="77777777" w:rsidR="002205A1" w:rsidRPr="002205A1" w:rsidRDefault="002205A1">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Checklist.</w:t>
      </w:r>
    </w:p>
    <w:p w14:paraId="192E82C8" w14:textId="32E6D32E" w:rsidR="002205A1" w:rsidRPr="002205A1" w:rsidDel="00D64D48" w:rsidRDefault="00000000" w:rsidP="002205A1">
      <w:pPr>
        <w:spacing w:after="0" w:line="240" w:lineRule="auto"/>
        <w:rPr>
          <w:del w:id="1057" w:author="Admin" w:date="2026-07-06T14:24:00Z" w16du:dateUtc="2026-07-06T07:24:00Z"/>
          <w:rFonts w:ascii="Times New Roman" w:eastAsia="Times New Roman" w:hAnsi="Times New Roman" w:cs="Times New Roman"/>
          <w:sz w:val="24"/>
          <w:szCs w:val="24"/>
        </w:rPr>
      </w:pPr>
      <w:del w:id="1058" w:author="Admin" w:date="2026-07-06T14:24:00Z" w16du:dateUtc="2026-07-06T07:24:00Z">
        <w:r w:rsidDel="00D64D48">
          <w:rPr>
            <w:rFonts w:ascii="Times New Roman" w:eastAsia="Times New Roman" w:hAnsi="Times New Roman" w:cs="Times New Roman"/>
            <w:sz w:val="24"/>
            <w:szCs w:val="24"/>
          </w:rPr>
          <w:pict w14:anchorId="47A2CBAB">
            <v:rect id="_x0000_i1287" style="width:0;height:1.5pt" o:hralign="center" o:hrstd="t" o:hr="t" fillcolor="#a0a0a0" stroked="f"/>
          </w:pict>
        </w:r>
      </w:del>
    </w:p>
    <w:p w14:paraId="285BEEE6" w14:textId="77777777" w:rsidR="002205A1" w:rsidRPr="002205A1" w:rsidRDefault="002205A1" w:rsidP="00D64D48">
      <w:pPr>
        <w:spacing w:after="0" w:line="240" w:lineRule="auto"/>
        <w:rPr>
          <w:rFonts w:ascii="Times New Roman" w:eastAsia="Times New Roman" w:hAnsi="Times New Roman" w:cs="Times New Roman"/>
          <w:b/>
          <w:bCs/>
          <w:sz w:val="36"/>
          <w:szCs w:val="36"/>
        </w:rPr>
        <w:pPrChange w:id="1059" w:author="Admin" w:date="2026-07-06T14:24:00Z" w16du:dateUtc="2026-07-06T07:24:00Z">
          <w:pPr>
            <w:spacing w:before="100" w:beforeAutospacing="1" w:after="100" w:afterAutospacing="1" w:line="240" w:lineRule="auto"/>
            <w:outlineLvl w:val="1"/>
          </w:pPr>
        </w:pPrChange>
      </w:pPr>
      <w:proofErr w:type="spellStart"/>
      <w:r w:rsidRPr="002205A1">
        <w:rPr>
          <w:rFonts w:ascii="Times New Roman" w:eastAsia="Times New Roman" w:hAnsi="Times New Roman" w:cs="Times New Roman"/>
          <w:b/>
          <w:bCs/>
          <w:sz w:val="36"/>
          <w:szCs w:val="36"/>
        </w:rPr>
        <w:t>Tầng</w:t>
      </w:r>
      <w:proofErr w:type="spellEnd"/>
      <w:r w:rsidRPr="002205A1">
        <w:rPr>
          <w:rFonts w:ascii="Times New Roman" w:eastAsia="Times New Roman" w:hAnsi="Times New Roman" w:cs="Times New Roman"/>
          <w:b/>
          <w:bCs/>
          <w:sz w:val="36"/>
          <w:szCs w:val="36"/>
        </w:rPr>
        <w:t xml:space="preserve"> 2</w:t>
      </w:r>
    </w:p>
    <w:p w14:paraId="69E8C8E4"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Capability Building</w:t>
      </w:r>
    </w:p>
    <w:p w14:paraId="226FBCC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90 </w:t>
      </w:r>
      <w:proofErr w:type="spellStart"/>
      <w:r w:rsidRPr="002205A1">
        <w:rPr>
          <w:rFonts w:ascii="Times New Roman" w:eastAsia="Times New Roman" w:hAnsi="Times New Roman" w:cs="Times New Roman"/>
          <w:sz w:val="24"/>
          <w:szCs w:val="24"/>
        </w:rPr>
        <w:t>ngày</w:t>
      </w:r>
      <w:proofErr w:type="spellEnd"/>
      <w:r w:rsidRPr="002205A1">
        <w:rPr>
          <w:rFonts w:ascii="Times New Roman" w:eastAsia="Times New Roman" w:hAnsi="Times New Roman" w:cs="Times New Roman"/>
          <w:sz w:val="24"/>
          <w:szCs w:val="24"/>
        </w:rPr>
        <w:t>.</w:t>
      </w:r>
    </w:p>
    <w:p w14:paraId="33A9F1FD"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Những </w:t>
      </w:r>
      <w:proofErr w:type="spellStart"/>
      <w:r w:rsidRPr="002205A1">
        <w:rPr>
          <w:rFonts w:ascii="Times New Roman" w:eastAsia="Times New Roman" w:hAnsi="Times New Roman" w:cs="Times New Roman"/>
          <w:sz w:val="24"/>
          <w:szCs w:val="24"/>
        </w:rPr>
        <w:t>việc</w:t>
      </w:r>
      <w:proofErr w:type="spellEnd"/>
      <w:r w:rsidRPr="002205A1">
        <w:rPr>
          <w:rFonts w:ascii="Times New Roman" w:eastAsia="Times New Roman" w:hAnsi="Times New Roman" w:cs="Times New Roman"/>
          <w:sz w:val="24"/>
          <w:szCs w:val="24"/>
        </w:rPr>
        <w:t>:</w:t>
      </w:r>
    </w:p>
    <w:p w14:paraId="19B54CA1" w14:textId="77777777" w:rsidR="002205A1" w:rsidRPr="002205A1" w:rsidRDefault="002205A1">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Đào </w:t>
      </w:r>
      <w:proofErr w:type="spellStart"/>
      <w:r w:rsidRPr="002205A1">
        <w:rPr>
          <w:rFonts w:ascii="Times New Roman" w:eastAsia="Times New Roman" w:hAnsi="Times New Roman" w:cs="Times New Roman"/>
          <w:sz w:val="24"/>
          <w:szCs w:val="24"/>
        </w:rPr>
        <w:t>tạo</w:t>
      </w:r>
      <w:proofErr w:type="spellEnd"/>
      <w:r w:rsidRPr="002205A1">
        <w:rPr>
          <w:rFonts w:ascii="Times New Roman" w:eastAsia="Times New Roman" w:hAnsi="Times New Roman" w:cs="Times New Roman"/>
          <w:sz w:val="24"/>
          <w:szCs w:val="24"/>
        </w:rPr>
        <w:t>.</w:t>
      </w:r>
    </w:p>
    <w:p w14:paraId="5B498E89" w14:textId="77777777" w:rsidR="002205A1" w:rsidRPr="002205A1" w:rsidRDefault="002205A1">
      <w:pPr>
        <w:numPr>
          <w:ilvl w:val="0"/>
          <w:numId w:val="134"/>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Chuẩn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hóa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trình</w:t>
      </w:r>
      <w:proofErr w:type="spellEnd"/>
      <w:r w:rsidRPr="002205A1">
        <w:rPr>
          <w:rFonts w:ascii="Times New Roman" w:eastAsia="Times New Roman" w:hAnsi="Times New Roman" w:cs="Times New Roman"/>
          <w:sz w:val="24"/>
          <w:szCs w:val="24"/>
        </w:rPr>
        <w:t>.</w:t>
      </w:r>
    </w:p>
    <w:p w14:paraId="2FEDF3A3" w14:textId="77777777" w:rsidR="002205A1" w:rsidRPr="002205A1" w:rsidRDefault="002205A1">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KPI.</w:t>
      </w:r>
    </w:p>
    <w:p w14:paraId="56A89432" w14:textId="77777777" w:rsidR="002205A1" w:rsidRPr="002205A1" w:rsidRDefault="002205A1">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Coaching.</w:t>
      </w:r>
    </w:p>
    <w:p w14:paraId="1C4A3628" w14:textId="77777777" w:rsidR="002205A1" w:rsidRPr="002205A1" w:rsidRDefault="002205A1">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Quản </w:t>
      </w:r>
      <w:proofErr w:type="spellStart"/>
      <w:r w:rsidRPr="002205A1">
        <w:rPr>
          <w:rFonts w:ascii="Times New Roman" w:eastAsia="Times New Roman" w:hAnsi="Times New Roman" w:cs="Times New Roman"/>
          <w:sz w:val="24"/>
          <w:szCs w:val="24"/>
        </w:rPr>
        <w:t>trị</w:t>
      </w:r>
      <w:proofErr w:type="spellEnd"/>
      <w:r w:rsidRPr="002205A1">
        <w:rPr>
          <w:rFonts w:ascii="Times New Roman" w:eastAsia="Times New Roman" w:hAnsi="Times New Roman" w:cs="Times New Roman"/>
          <w:sz w:val="24"/>
          <w:szCs w:val="24"/>
        </w:rPr>
        <w:t>.</w:t>
      </w:r>
    </w:p>
    <w:p w14:paraId="660C56E6" w14:textId="25852326" w:rsidR="002205A1" w:rsidRPr="002205A1" w:rsidDel="00D64D48" w:rsidRDefault="00000000" w:rsidP="002205A1">
      <w:pPr>
        <w:spacing w:after="0" w:line="240" w:lineRule="auto"/>
        <w:rPr>
          <w:del w:id="1060" w:author="Admin" w:date="2026-07-06T14:24:00Z" w16du:dateUtc="2026-07-06T07:24:00Z"/>
          <w:rFonts w:ascii="Times New Roman" w:eastAsia="Times New Roman" w:hAnsi="Times New Roman" w:cs="Times New Roman"/>
          <w:sz w:val="24"/>
          <w:szCs w:val="24"/>
        </w:rPr>
      </w:pPr>
      <w:del w:id="1061" w:author="Admin" w:date="2026-07-06T14:24:00Z" w16du:dateUtc="2026-07-06T07:24:00Z">
        <w:r w:rsidDel="00D64D48">
          <w:rPr>
            <w:rFonts w:ascii="Times New Roman" w:eastAsia="Times New Roman" w:hAnsi="Times New Roman" w:cs="Times New Roman"/>
            <w:sz w:val="24"/>
            <w:szCs w:val="24"/>
          </w:rPr>
          <w:pict w14:anchorId="4B6C4B18">
            <v:rect id="_x0000_i1288" style="width:0;height:1.5pt" o:hralign="center" o:hrstd="t" o:hr="t" fillcolor="#a0a0a0" stroked="f"/>
          </w:pict>
        </w:r>
      </w:del>
    </w:p>
    <w:p w14:paraId="026EA281" w14:textId="77777777" w:rsidR="002205A1" w:rsidRPr="002205A1" w:rsidRDefault="002205A1" w:rsidP="00D64D48">
      <w:pPr>
        <w:spacing w:after="0" w:line="240" w:lineRule="auto"/>
        <w:rPr>
          <w:rFonts w:ascii="Times New Roman" w:eastAsia="Times New Roman" w:hAnsi="Times New Roman" w:cs="Times New Roman"/>
          <w:b/>
          <w:bCs/>
          <w:sz w:val="36"/>
          <w:szCs w:val="36"/>
        </w:rPr>
        <w:pPrChange w:id="1062" w:author="Admin" w:date="2026-07-06T14:24:00Z" w16du:dateUtc="2026-07-06T07:24:00Z">
          <w:pPr>
            <w:spacing w:before="100" w:beforeAutospacing="1" w:after="100" w:afterAutospacing="1" w:line="240" w:lineRule="auto"/>
            <w:outlineLvl w:val="1"/>
          </w:pPr>
        </w:pPrChange>
      </w:pPr>
      <w:proofErr w:type="spellStart"/>
      <w:r w:rsidRPr="002205A1">
        <w:rPr>
          <w:rFonts w:ascii="Times New Roman" w:eastAsia="Times New Roman" w:hAnsi="Times New Roman" w:cs="Times New Roman"/>
          <w:b/>
          <w:bCs/>
          <w:sz w:val="36"/>
          <w:szCs w:val="36"/>
        </w:rPr>
        <w:t>Tầng</w:t>
      </w:r>
      <w:proofErr w:type="spellEnd"/>
      <w:r w:rsidRPr="002205A1">
        <w:rPr>
          <w:rFonts w:ascii="Times New Roman" w:eastAsia="Times New Roman" w:hAnsi="Times New Roman" w:cs="Times New Roman"/>
          <w:b/>
          <w:bCs/>
          <w:sz w:val="36"/>
          <w:szCs w:val="36"/>
        </w:rPr>
        <w:t xml:space="preserve"> 3</w:t>
      </w:r>
    </w:p>
    <w:p w14:paraId="695CE662"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Transformation</w:t>
      </w:r>
    </w:p>
    <w:p w14:paraId="2BFF2E4C"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365 </w:t>
      </w:r>
      <w:proofErr w:type="spellStart"/>
      <w:r w:rsidRPr="002205A1">
        <w:rPr>
          <w:rFonts w:ascii="Times New Roman" w:eastAsia="Times New Roman" w:hAnsi="Times New Roman" w:cs="Times New Roman"/>
          <w:sz w:val="24"/>
          <w:szCs w:val="24"/>
        </w:rPr>
        <w:t>ngày</w:t>
      </w:r>
      <w:proofErr w:type="spellEnd"/>
      <w:r w:rsidRPr="002205A1">
        <w:rPr>
          <w:rFonts w:ascii="Times New Roman" w:eastAsia="Times New Roman" w:hAnsi="Times New Roman" w:cs="Times New Roman"/>
          <w:sz w:val="24"/>
          <w:szCs w:val="24"/>
        </w:rPr>
        <w:t>.</w:t>
      </w:r>
    </w:p>
    <w:p w14:paraId="779FEB4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Những </w:t>
      </w:r>
      <w:proofErr w:type="spellStart"/>
      <w:r w:rsidRPr="002205A1">
        <w:rPr>
          <w:rFonts w:ascii="Times New Roman" w:eastAsia="Times New Roman" w:hAnsi="Times New Roman" w:cs="Times New Roman"/>
          <w:sz w:val="24"/>
          <w:szCs w:val="24"/>
        </w:rPr>
        <w:t>việc</w:t>
      </w:r>
      <w:proofErr w:type="spellEnd"/>
      <w:r w:rsidRPr="002205A1">
        <w:rPr>
          <w:rFonts w:ascii="Times New Roman" w:eastAsia="Times New Roman" w:hAnsi="Times New Roman" w:cs="Times New Roman"/>
          <w:sz w:val="24"/>
          <w:szCs w:val="24"/>
        </w:rPr>
        <w:t>:</w:t>
      </w:r>
    </w:p>
    <w:p w14:paraId="4D12028C" w14:textId="77777777" w:rsidR="002205A1" w:rsidRPr="002205A1" w:rsidRDefault="002205A1">
      <w:pPr>
        <w:numPr>
          <w:ilvl w:val="0"/>
          <w:numId w:val="135"/>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Chuyển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đổi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số</w:t>
      </w:r>
      <w:proofErr w:type="spellEnd"/>
      <w:r w:rsidRPr="002205A1">
        <w:rPr>
          <w:rFonts w:ascii="Times New Roman" w:eastAsia="Times New Roman" w:hAnsi="Times New Roman" w:cs="Times New Roman"/>
          <w:sz w:val="24"/>
          <w:szCs w:val="24"/>
        </w:rPr>
        <w:t>.</w:t>
      </w:r>
    </w:p>
    <w:p w14:paraId="46F88329" w14:textId="77777777" w:rsidR="002205A1" w:rsidRPr="002205A1" w:rsidRDefault="002205A1">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AI.</w:t>
      </w:r>
    </w:p>
    <w:p w14:paraId="46CC8E9E" w14:textId="77777777" w:rsidR="002205A1" w:rsidRPr="002205A1" w:rsidRDefault="002205A1">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Business Consulting OS.</w:t>
      </w:r>
    </w:p>
    <w:p w14:paraId="30880B42" w14:textId="77777777" w:rsidR="002205A1" w:rsidRPr="002205A1" w:rsidRDefault="002205A1">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Competency Framework.</w:t>
      </w:r>
    </w:p>
    <w:p w14:paraId="6E249DDE" w14:textId="77777777" w:rsidR="002205A1" w:rsidRPr="002205A1" w:rsidRDefault="002205A1">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Knowledge System.</w:t>
      </w:r>
    </w:p>
    <w:p w14:paraId="0DC94503" w14:textId="21E08D15" w:rsidR="002205A1" w:rsidRPr="002205A1" w:rsidDel="00D64D48" w:rsidRDefault="00000000" w:rsidP="002205A1">
      <w:pPr>
        <w:spacing w:after="0" w:line="240" w:lineRule="auto"/>
        <w:rPr>
          <w:del w:id="1063" w:author="Admin" w:date="2026-07-06T14:24:00Z" w16du:dateUtc="2026-07-06T07:24:00Z"/>
          <w:rFonts w:ascii="Times New Roman" w:eastAsia="Times New Roman" w:hAnsi="Times New Roman" w:cs="Times New Roman"/>
          <w:sz w:val="24"/>
          <w:szCs w:val="24"/>
        </w:rPr>
      </w:pPr>
      <w:del w:id="1064" w:author="Admin" w:date="2026-07-06T14:24:00Z" w16du:dateUtc="2026-07-06T07:24:00Z">
        <w:r w:rsidDel="00D64D48">
          <w:rPr>
            <w:rFonts w:ascii="Times New Roman" w:eastAsia="Times New Roman" w:hAnsi="Times New Roman" w:cs="Times New Roman"/>
            <w:sz w:val="24"/>
            <w:szCs w:val="24"/>
          </w:rPr>
          <w:pict w14:anchorId="1489A7BF">
            <v:rect id="_x0000_i1289" style="width:0;height:1.5pt" o:hralign="center" o:hrstd="t" o:hr="t" fillcolor="#a0a0a0" stroked="f"/>
          </w:pict>
        </w:r>
      </w:del>
    </w:p>
    <w:p w14:paraId="7D694533" w14:textId="77777777" w:rsidR="002205A1" w:rsidRPr="002205A1" w:rsidRDefault="002205A1" w:rsidP="00D64D48">
      <w:pPr>
        <w:spacing w:after="0" w:line="240" w:lineRule="auto"/>
        <w:rPr>
          <w:rFonts w:ascii="Times New Roman" w:eastAsia="Times New Roman" w:hAnsi="Times New Roman" w:cs="Times New Roman"/>
          <w:b/>
          <w:bCs/>
          <w:kern w:val="36"/>
          <w:sz w:val="48"/>
          <w:szCs w:val="48"/>
        </w:rPr>
        <w:pPrChange w:id="1065" w:author="Admin" w:date="2026-07-06T14:24:00Z" w16du:dateUtc="2026-07-06T07:24: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5.7. </w:t>
      </w:r>
      <w:proofErr w:type="spellStart"/>
      <w:r w:rsidRPr="002205A1">
        <w:rPr>
          <w:rFonts w:ascii="Times New Roman" w:eastAsia="Times New Roman" w:hAnsi="Times New Roman" w:cs="Times New Roman"/>
          <w:b/>
          <w:bCs/>
          <w:kern w:val="36"/>
          <w:sz w:val="48"/>
          <w:szCs w:val="48"/>
        </w:rPr>
        <w:t>Thiết</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kế</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theo</w:t>
      </w:r>
      <w:proofErr w:type="spellEnd"/>
      <w:r w:rsidRPr="002205A1">
        <w:rPr>
          <w:rFonts w:ascii="Times New Roman" w:eastAsia="Times New Roman" w:hAnsi="Times New Roman" w:cs="Times New Roman"/>
          <w:b/>
          <w:bCs/>
          <w:kern w:val="36"/>
          <w:sz w:val="48"/>
          <w:szCs w:val="48"/>
        </w:rPr>
        <w:t xml:space="preserve"> 5 </w:t>
      </w:r>
      <w:proofErr w:type="spellStart"/>
      <w:r w:rsidRPr="002205A1">
        <w:rPr>
          <w:rFonts w:ascii="Times New Roman" w:eastAsia="Times New Roman" w:hAnsi="Times New Roman" w:cs="Times New Roman"/>
          <w:b/>
          <w:bCs/>
          <w:kern w:val="36"/>
          <w:sz w:val="48"/>
          <w:szCs w:val="48"/>
        </w:rPr>
        <w:t>trụ</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cột</w:t>
      </w:r>
      <w:proofErr w:type="spellEnd"/>
    </w:p>
    <w:p w14:paraId="4A90AFCF"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lastRenderedPageBreak/>
        <w:t>Mọi</w:t>
      </w:r>
      <w:proofErr w:type="spellEnd"/>
      <w:r w:rsidRPr="002205A1">
        <w:rPr>
          <w:rFonts w:ascii="Times New Roman" w:eastAsia="Times New Roman" w:hAnsi="Times New Roman" w:cs="Times New Roman"/>
          <w:sz w:val="24"/>
          <w:szCs w:val="24"/>
        </w:rPr>
        <w:t xml:space="preserve"> Roadmap </w:t>
      </w:r>
      <w:proofErr w:type="spellStart"/>
      <w:r w:rsidRPr="002205A1">
        <w:rPr>
          <w:rFonts w:ascii="Times New Roman" w:eastAsia="Times New Roman" w:hAnsi="Times New Roman" w:cs="Times New Roman"/>
          <w:sz w:val="24"/>
          <w:szCs w:val="24"/>
        </w:rPr>
        <w:t>của</w:t>
      </w:r>
      <w:proofErr w:type="spellEnd"/>
      <w:r w:rsidRPr="002205A1">
        <w:rPr>
          <w:rFonts w:ascii="Times New Roman" w:eastAsia="Times New Roman" w:hAnsi="Times New Roman" w:cs="Times New Roman"/>
          <w:sz w:val="24"/>
          <w:szCs w:val="24"/>
        </w:rPr>
        <w:t xml:space="preserve"> THUCHOCVN </w:t>
      </w:r>
      <w:proofErr w:type="spellStart"/>
      <w:r w:rsidRPr="002205A1">
        <w:rPr>
          <w:rFonts w:ascii="Times New Roman" w:eastAsia="Times New Roman" w:hAnsi="Times New Roman" w:cs="Times New Roman"/>
          <w:sz w:val="24"/>
          <w:szCs w:val="24"/>
        </w:rPr>
        <w:t>đều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rõ</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năm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trụ</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cột</w:t>
      </w:r>
      <w:proofErr w:type="spellEnd"/>
      <w:r w:rsidRPr="002205A1">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4845"/>
      </w:tblGrid>
      <w:tr w:rsidR="002205A1" w:rsidRPr="002205A1" w14:paraId="618F203B" w14:textId="77777777">
        <w:trPr>
          <w:tblHeader/>
          <w:tblCellSpacing w:w="15" w:type="dxa"/>
        </w:trPr>
        <w:tc>
          <w:tcPr>
            <w:tcW w:w="0" w:type="auto"/>
            <w:vAlign w:val="center"/>
            <w:hideMark/>
          </w:tcPr>
          <w:p w14:paraId="2BB582D3"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proofErr w:type="spellStart"/>
            <w:r w:rsidRPr="002205A1">
              <w:rPr>
                <w:rFonts w:ascii="Times New Roman" w:eastAsia="Times New Roman" w:hAnsi="Times New Roman" w:cs="Times New Roman"/>
                <w:b/>
                <w:bCs/>
                <w:sz w:val="24"/>
                <w:szCs w:val="24"/>
              </w:rPr>
              <w:t>Trụ</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cột</w:t>
            </w:r>
            <w:proofErr w:type="spellEnd"/>
          </w:p>
        </w:tc>
        <w:tc>
          <w:tcPr>
            <w:tcW w:w="0" w:type="auto"/>
            <w:vAlign w:val="center"/>
            <w:hideMark/>
          </w:tcPr>
          <w:p w14:paraId="6D689E55" w14:textId="77777777" w:rsidR="002205A1" w:rsidRPr="002205A1" w:rsidRDefault="002205A1" w:rsidP="002205A1">
            <w:pPr>
              <w:spacing w:after="0" w:line="240" w:lineRule="auto"/>
              <w:jc w:val="center"/>
              <w:rPr>
                <w:rFonts w:ascii="Times New Roman" w:eastAsia="Times New Roman" w:hAnsi="Times New Roman" w:cs="Times New Roman"/>
                <w:b/>
                <w:bCs/>
                <w:sz w:val="24"/>
                <w:szCs w:val="24"/>
              </w:rPr>
            </w:pPr>
            <w:proofErr w:type="spellStart"/>
            <w:r w:rsidRPr="002205A1">
              <w:rPr>
                <w:rFonts w:ascii="Times New Roman" w:eastAsia="Times New Roman" w:hAnsi="Times New Roman" w:cs="Times New Roman"/>
                <w:b/>
                <w:bCs/>
                <w:sz w:val="24"/>
                <w:szCs w:val="24"/>
              </w:rPr>
              <w:t>Mục</w:t>
            </w:r>
            <w:proofErr w:type="spellEnd"/>
            <w:r w:rsidRPr="002205A1">
              <w:rPr>
                <w:rFonts w:ascii="Times New Roman" w:eastAsia="Times New Roman" w:hAnsi="Times New Roman" w:cs="Times New Roman"/>
                <w:b/>
                <w:bCs/>
                <w:sz w:val="24"/>
                <w:szCs w:val="24"/>
              </w:rPr>
              <w:t xml:space="preserve"> </w:t>
            </w:r>
            <w:proofErr w:type="spellStart"/>
            <w:r w:rsidRPr="002205A1">
              <w:rPr>
                <w:rFonts w:ascii="Times New Roman" w:eastAsia="Times New Roman" w:hAnsi="Times New Roman" w:cs="Times New Roman"/>
                <w:b/>
                <w:bCs/>
                <w:sz w:val="24"/>
                <w:szCs w:val="24"/>
              </w:rPr>
              <w:t>tiêu</w:t>
            </w:r>
            <w:proofErr w:type="spellEnd"/>
          </w:p>
        </w:tc>
      </w:tr>
      <w:tr w:rsidR="002205A1" w:rsidRPr="002205A1" w14:paraId="68A2D532" w14:textId="77777777">
        <w:trPr>
          <w:tblCellSpacing w:w="15" w:type="dxa"/>
        </w:trPr>
        <w:tc>
          <w:tcPr>
            <w:tcW w:w="0" w:type="auto"/>
            <w:vAlign w:val="center"/>
            <w:hideMark/>
          </w:tcPr>
          <w:p w14:paraId="4AD4734A"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Business</w:t>
            </w:r>
          </w:p>
        </w:tc>
        <w:tc>
          <w:tcPr>
            <w:tcW w:w="0" w:type="auto"/>
            <w:vAlign w:val="center"/>
            <w:hideMark/>
          </w:tcPr>
          <w:p w14:paraId="5357C163"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Hỗ</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đạt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mục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kinh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p>
        </w:tc>
      </w:tr>
      <w:tr w:rsidR="002205A1" w:rsidRPr="002205A1" w14:paraId="78894255" w14:textId="77777777">
        <w:trPr>
          <w:tblCellSpacing w:w="15" w:type="dxa"/>
        </w:trPr>
        <w:tc>
          <w:tcPr>
            <w:tcW w:w="0" w:type="auto"/>
            <w:vAlign w:val="center"/>
            <w:hideMark/>
          </w:tcPr>
          <w:p w14:paraId="49D9BE06"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People</w:t>
            </w:r>
          </w:p>
        </w:tc>
        <w:tc>
          <w:tcPr>
            <w:tcW w:w="0" w:type="auto"/>
            <w:vAlign w:val="center"/>
            <w:hideMark/>
          </w:tcPr>
          <w:p w14:paraId="415BC45F"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Phát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triển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năng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ngũ</w:t>
            </w:r>
            <w:proofErr w:type="spellEnd"/>
          </w:p>
        </w:tc>
      </w:tr>
      <w:tr w:rsidR="002205A1" w:rsidRPr="002205A1" w14:paraId="123D5989" w14:textId="77777777">
        <w:trPr>
          <w:tblCellSpacing w:w="15" w:type="dxa"/>
        </w:trPr>
        <w:tc>
          <w:tcPr>
            <w:tcW w:w="0" w:type="auto"/>
            <w:vAlign w:val="center"/>
            <w:hideMark/>
          </w:tcPr>
          <w:p w14:paraId="44C29E34"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Process</w:t>
            </w:r>
          </w:p>
        </w:tc>
        <w:tc>
          <w:tcPr>
            <w:tcW w:w="0" w:type="auto"/>
            <w:vAlign w:val="center"/>
            <w:hideMark/>
          </w:tcPr>
          <w:p w14:paraId="793C1D4F"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Chuẩn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hóa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tối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trình</w:t>
            </w:r>
            <w:proofErr w:type="spellEnd"/>
          </w:p>
        </w:tc>
      </w:tr>
      <w:tr w:rsidR="002205A1" w:rsidRPr="002205A1" w14:paraId="47E7C5A8" w14:textId="77777777">
        <w:trPr>
          <w:tblCellSpacing w:w="15" w:type="dxa"/>
        </w:trPr>
        <w:tc>
          <w:tcPr>
            <w:tcW w:w="0" w:type="auto"/>
            <w:vAlign w:val="center"/>
            <w:hideMark/>
          </w:tcPr>
          <w:p w14:paraId="56A09DBB"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Data</w:t>
            </w:r>
          </w:p>
        </w:tc>
        <w:tc>
          <w:tcPr>
            <w:tcW w:w="0" w:type="auto"/>
            <w:vAlign w:val="center"/>
            <w:hideMark/>
          </w:tcPr>
          <w:p w14:paraId="6ACFFB47"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Nâng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cao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lượng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năng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sử</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dụng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dữ</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p>
        </w:tc>
      </w:tr>
      <w:tr w:rsidR="002205A1" w:rsidRPr="002205A1" w14:paraId="59EF3861" w14:textId="77777777">
        <w:trPr>
          <w:tblCellSpacing w:w="15" w:type="dxa"/>
        </w:trPr>
        <w:tc>
          <w:tcPr>
            <w:tcW w:w="0" w:type="auto"/>
            <w:vAlign w:val="center"/>
            <w:hideMark/>
          </w:tcPr>
          <w:p w14:paraId="2196A968" w14:textId="77777777" w:rsidR="002205A1" w:rsidRPr="002205A1" w:rsidRDefault="002205A1" w:rsidP="002205A1">
            <w:pPr>
              <w:spacing w:after="0"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Digital</w:t>
            </w:r>
          </w:p>
        </w:tc>
        <w:tc>
          <w:tcPr>
            <w:tcW w:w="0" w:type="auto"/>
            <w:vAlign w:val="center"/>
            <w:hideMark/>
          </w:tcPr>
          <w:p w14:paraId="2BEDB96C" w14:textId="77777777" w:rsidR="002205A1" w:rsidRPr="002205A1" w:rsidRDefault="002205A1" w:rsidP="002205A1">
            <w:pPr>
              <w:spacing w:after="0"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Ứng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dụng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nghệ</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phù</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hợp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tăng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hiệu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quả</w:t>
            </w:r>
            <w:proofErr w:type="spellEnd"/>
          </w:p>
        </w:tc>
      </w:tr>
    </w:tbl>
    <w:p w14:paraId="4952BA67"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Điều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này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giúp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đảm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bảo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pháp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thiên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lệch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về</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nghệ</w:t>
      </w:r>
      <w:proofErr w:type="spellEnd"/>
      <w:r w:rsidRPr="002205A1">
        <w:rPr>
          <w:rFonts w:ascii="Times New Roman" w:eastAsia="Times New Roman" w:hAnsi="Times New Roman" w:cs="Times New Roman"/>
          <w:sz w:val="24"/>
          <w:szCs w:val="24"/>
        </w:rPr>
        <w:t xml:space="preserve"> hay </w:t>
      </w:r>
      <w:proofErr w:type="spellStart"/>
      <w:r w:rsidRPr="002205A1">
        <w:rPr>
          <w:rFonts w:ascii="Times New Roman" w:eastAsia="Times New Roman" w:hAnsi="Times New Roman" w:cs="Times New Roman"/>
          <w:sz w:val="24"/>
          <w:szCs w:val="24"/>
        </w:rPr>
        <w:t>quy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trình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nhìn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nhận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một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toàn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diện</w:t>
      </w:r>
      <w:proofErr w:type="spellEnd"/>
      <w:r w:rsidRPr="002205A1">
        <w:rPr>
          <w:rFonts w:ascii="Times New Roman" w:eastAsia="Times New Roman" w:hAnsi="Times New Roman" w:cs="Times New Roman"/>
          <w:sz w:val="24"/>
          <w:szCs w:val="24"/>
        </w:rPr>
        <w:t>.</w:t>
      </w:r>
    </w:p>
    <w:p w14:paraId="05C5E11B" w14:textId="1559D134" w:rsidR="002205A1" w:rsidRPr="002205A1" w:rsidDel="00D64D48" w:rsidRDefault="00000000" w:rsidP="002205A1">
      <w:pPr>
        <w:spacing w:after="0" w:line="240" w:lineRule="auto"/>
        <w:rPr>
          <w:del w:id="1066" w:author="Admin" w:date="2026-07-06T14:24:00Z" w16du:dateUtc="2026-07-06T07:24:00Z"/>
          <w:rFonts w:ascii="Times New Roman" w:eastAsia="Times New Roman" w:hAnsi="Times New Roman" w:cs="Times New Roman"/>
          <w:sz w:val="24"/>
          <w:szCs w:val="24"/>
        </w:rPr>
      </w:pPr>
      <w:del w:id="1067" w:author="Admin" w:date="2026-07-06T14:24:00Z" w16du:dateUtc="2026-07-06T07:24:00Z">
        <w:r w:rsidDel="00D64D48">
          <w:rPr>
            <w:rFonts w:ascii="Times New Roman" w:eastAsia="Times New Roman" w:hAnsi="Times New Roman" w:cs="Times New Roman"/>
            <w:sz w:val="24"/>
            <w:szCs w:val="24"/>
          </w:rPr>
          <w:pict w14:anchorId="7FF4FD8F">
            <v:rect id="_x0000_i1290" style="width:0;height:1.5pt" o:hralign="center" o:hrstd="t" o:hr="t" fillcolor="#a0a0a0" stroked="f"/>
          </w:pict>
        </w:r>
      </w:del>
    </w:p>
    <w:p w14:paraId="13597A90" w14:textId="77777777" w:rsidR="002205A1" w:rsidRPr="002205A1" w:rsidRDefault="002205A1" w:rsidP="00D64D48">
      <w:pPr>
        <w:spacing w:after="0" w:line="240" w:lineRule="auto"/>
        <w:rPr>
          <w:rFonts w:ascii="Times New Roman" w:eastAsia="Times New Roman" w:hAnsi="Times New Roman" w:cs="Times New Roman"/>
          <w:b/>
          <w:bCs/>
          <w:kern w:val="36"/>
          <w:sz w:val="48"/>
          <w:szCs w:val="48"/>
        </w:rPr>
        <w:pPrChange w:id="1068" w:author="Admin" w:date="2026-07-06T14:24:00Z" w16du:dateUtc="2026-07-06T07:24: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5.8. Đ</w:t>
      </w:r>
      <w:proofErr w:type="spellStart"/>
      <w:r w:rsidRPr="002205A1">
        <w:rPr>
          <w:rFonts w:ascii="Times New Roman" w:eastAsia="Times New Roman" w:hAnsi="Times New Roman" w:cs="Times New Roman"/>
          <w:b/>
          <w:bCs/>
          <w:kern w:val="36"/>
          <w:sz w:val="48"/>
          <w:szCs w:val="48"/>
        </w:rPr>
        <w:t>ầu</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ra</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của</w:t>
      </w:r>
      <w:proofErr w:type="spellEnd"/>
      <w:r w:rsidRPr="002205A1">
        <w:rPr>
          <w:rFonts w:ascii="Times New Roman" w:eastAsia="Times New Roman" w:hAnsi="Times New Roman" w:cs="Times New Roman"/>
          <w:b/>
          <w:bCs/>
          <w:kern w:val="36"/>
          <w:sz w:val="48"/>
          <w:szCs w:val="48"/>
        </w:rPr>
        <w:t xml:space="preserve"> BTM</w:t>
      </w:r>
    </w:p>
    <w:p w14:paraId="6ABFB12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Sau </w:t>
      </w:r>
      <w:proofErr w:type="spellStart"/>
      <w:r w:rsidRPr="002205A1">
        <w:rPr>
          <w:rFonts w:ascii="Times New Roman" w:eastAsia="Times New Roman" w:hAnsi="Times New Roman" w:cs="Times New Roman"/>
          <w:sz w:val="24"/>
          <w:szCs w:val="24"/>
        </w:rPr>
        <w:t>khi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hoàn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chương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này</w:t>
      </w:r>
      <w:proofErr w:type="spellEnd"/>
      <w:r w:rsidRPr="002205A1">
        <w:rPr>
          <w:rFonts w:ascii="Times New Roman" w:eastAsia="Times New Roman" w:hAnsi="Times New Roman" w:cs="Times New Roman"/>
          <w:sz w:val="24"/>
          <w:szCs w:val="24"/>
        </w:rPr>
        <w:t xml:space="preserve">, Consultant </w:t>
      </w:r>
      <w:proofErr w:type="spellStart"/>
      <w:r w:rsidRPr="002205A1">
        <w:rPr>
          <w:rFonts w:ascii="Times New Roman" w:eastAsia="Times New Roman" w:hAnsi="Times New Roman" w:cs="Times New Roman"/>
          <w:sz w:val="24"/>
          <w:szCs w:val="24"/>
        </w:rPr>
        <w:t>sẽ</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bộ</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tài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liệu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chuẩn</w:t>
      </w:r>
      <w:proofErr w:type="spellEnd"/>
      <w:r w:rsidRPr="002205A1">
        <w:rPr>
          <w:rFonts w:ascii="Times New Roman" w:eastAsia="Times New Roman" w:hAnsi="Times New Roman" w:cs="Times New Roman"/>
          <w:sz w:val="24"/>
          <w:szCs w:val="24"/>
        </w:rPr>
        <w:t>:</w:t>
      </w:r>
    </w:p>
    <w:p w14:paraId="56FC83B4"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Transformation Design Canvas.</w:t>
      </w:r>
    </w:p>
    <w:p w14:paraId="30557C5D"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Executive Recommendation.</w:t>
      </w:r>
    </w:p>
    <w:p w14:paraId="5A90CBCF"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30-Day Transformation Roadmap.</w:t>
      </w:r>
    </w:p>
    <w:p w14:paraId="7FE79DBC"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90-Day Transformation Roadmap.</w:t>
      </w:r>
    </w:p>
    <w:p w14:paraId="739B37D2"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365-Day Strategic Roadmap.</w:t>
      </w:r>
    </w:p>
    <w:p w14:paraId="24B95D51"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Proposal.</w:t>
      </w:r>
    </w:p>
    <w:p w14:paraId="763DA0CC"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Statement of Work (SOW).</w:t>
      </w:r>
    </w:p>
    <w:p w14:paraId="354EB10A"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KPI Framework.</w:t>
      </w:r>
    </w:p>
    <w:p w14:paraId="26EA9B16" w14:textId="77777777" w:rsidR="002205A1" w:rsidRPr="002205A1" w:rsidRDefault="002205A1">
      <w:pPr>
        <w:numPr>
          <w:ilvl w:val="0"/>
          <w:numId w:val="136"/>
        </w:numPr>
        <w:spacing w:before="100" w:beforeAutospacing="1" w:after="100" w:afterAutospacing="1" w:line="240" w:lineRule="auto"/>
        <w:rPr>
          <w:rFonts w:ascii="Times New Roman" w:eastAsia="Times New Roman" w:hAnsi="Times New Roman" w:cs="Times New Roman"/>
          <w:sz w:val="24"/>
          <w:szCs w:val="24"/>
          <w:lang w:val="fr-FR"/>
        </w:rPr>
      </w:pPr>
      <w:r w:rsidRPr="002205A1">
        <w:rPr>
          <w:rFonts w:ascii="Times New Roman" w:eastAsia="Times New Roman" w:hAnsi="Times New Roman" w:cs="Times New Roman"/>
          <w:sz w:val="24"/>
          <w:szCs w:val="24"/>
          <w:lang w:val="fr-FR"/>
        </w:rPr>
        <w:t>Change Communication Plan (</w:t>
      </w:r>
      <w:proofErr w:type="spellStart"/>
      <w:r w:rsidRPr="002205A1">
        <w:rPr>
          <w:rFonts w:ascii="Times New Roman" w:eastAsia="Times New Roman" w:hAnsi="Times New Roman" w:cs="Times New Roman"/>
          <w:sz w:val="24"/>
          <w:szCs w:val="24"/>
          <w:lang w:val="fr-FR"/>
        </w:rPr>
        <w:t>nếu</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cần</w:t>
      </w:r>
      <w:proofErr w:type="spellEnd"/>
      <w:r w:rsidRPr="002205A1">
        <w:rPr>
          <w:rFonts w:ascii="Times New Roman" w:eastAsia="Times New Roman" w:hAnsi="Times New Roman" w:cs="Times New Roman"/>
          <w:sz w:val="24"/>
          <w:szCs w:val="24"/>
          <w:lang w:val="fr-FR"/>
        </w:rPr>
        <w:t>).</w:t>
      </w:r>
    </w:p>
    <w:p w14:paraId="114C554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2205A1">
        <w:rPr>
          <w:rFonts w:ascii="Times New Roman" w:eastAsia="Times New Roman" w:hAnsi="Times New Roman" w:cs="Times New Roman"/>
          <w:sz w:val="24"/>
          <w:szCs w:val="24"/>
          <w:lang w:val="fr-FR"/>
        </w:rPr>
        <w:t>Đây</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là</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bộ</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tài</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liệu</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dùng</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để</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trình</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bày</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với</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lãnh</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đạo</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doanh</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nghiệp</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và</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làm</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cơ</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sở</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triển</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khai</w:t>
      </w:r>
      <w:proofErr w:type="spellEnd"/>
      <w:r w:rsidRPr="002205A1">
        <w:rPr>
          <w:rFonts w:ascii="Times New Roman" w:eastAsia="Times New Roman" w:hAnsi="Times New Roman" w:cs="Times New Roman"/>
          <w:sz w:val="24"/>
          <w:szCs w:val="24"/>
          <w:lang w:val="fr-FR"/>
        </w:rPr>
        <w:t>.</w:t>
      </w:r>
    </w:p>
    <w:p w14:paraId="3870B77F" w14:textId="7042A31B" w:rsidR="002205A1" w:rsidRPr="002205A1" w:rsidDel="00D64D48" w:rsidRDefault="00000000" w:rsidP="002205A1">
      <w:pPr>
        <w:spacing w:after="0" w:line="240" w:lineRule="auto"/>
        <w:rPr>
          <w:del w:id="1069" w:author="Admin" w:date="2026-07-06T14:24:00Z" w16du:dateUtc="2026-07-06T07:24:00Z"/>
          <w:rFonts w:ascii="Times New Roman" w:eastAsia="Times New Roman" w:hAnsi="Times New Roman" w:cs="Times New Roman"/>
          <w:sz w:val="24"/>
          <w:szCs w:val="24"/>
        </w:rPr>
      </w:pPr>
      <w:del w:id="1070" w:author="Admin" w:date="2026-07-06T14:24:00Z" w16du:dateUtc="2026-07-06T07:24:00Z">
        <w:r w:rsidDel="00D64D48">
          <w:rPr>
            <w:rFonts w:ascii="Times New Roman" w:eastAsia="Times New Roman" w:hAnsi="Times New Roman" w:cs="Times New Roman"/>
            <w:sz w:val="24"/>
            <w:szCs w:val="24"/>
          </w:rPr>
          <w:pict w14:anchorId="74B05979">
            <v:rect id="_x0000_i1291" style="width:0;height:1.5pt" o:hralign="center" o:hrstd="t" o:hr="t" fillcolor="#a0a0a0" stroked="f"/>
          </w:pict>
        </w:r>
      </w:del>
    </w:p>
    <w:p w14:paraId="573C6524" w14:textId="77777777" w:rsidR="002205A1" w:rsidRPr="002205A1" w:rsidRDefault="002205A1" w:rsidP="00D64D48">
      <w:pPr>
        <w:spacing w:after="0" w:line="240" w:lineRule="auto"/>
        <w:rPr>
          <w:rFonts w:ascii="Times New Roman" w:eastAsia="Times New Roman" w:hAnsi="Times New Roman" w:cs="Times New Roman"/>
          <w:b/>
          <w:bCs/>
          <w:kern w:val="36"/>
          <w:sz w:val="48"/>
          <w:szCs w:val="48"/>
        </w:rPr>
        <w:pPrChange w:id="1071" w:author="Admin" w:date="2026-07-06T14:24:00Z" w16du:dateUtc="2026-07-06T07:24: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5.9. </w:t>
      </w:r>
      <w:proofErr w:type="spellStart"/>
      <w:r w:rsidRPr="002205A1">
        <w:rPr>
          <w:rFonts w:ascii="Times New Roman" w:eastAsia="Times New Roman" w:hAnsi="Times New Roman" w:cs="Times New Roman"/>
          <w:b/>
          <w:bCs/>
          <w:kern w:val="36"/>
          <w:sz w:val="48"/>
          <w:szCs w:val="48"/>
        </w:rPr>
        <w:t>Tiêu</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chí</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đánh</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giá</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một</w:t>
      </w:r>
      <w:proofErr w:type="spellEnd"/>
      <w:r w:rsidRPr="002205A1">
        <w:rPr>
          <w:rFonts w:ascii="Times New Roman" w:eastAsia="Times New Roman" w:hAnsi="Times New Roman" w:cs="Times New Roman"/>
          <w:b/>
          <w:bCs/>
          <w:kern w:val="36"/>
          <w:sz w:val="48"/>
          <w:szCs w:val="48"/>
        </w:rPr>
        <w:t xml:space="preserve"> Roadmap </w:t>
      </w:r>
      <w:proofErr w:type="spellStart"/>
      <w:r w:rsidRPr="002205A1">
        <w:rPr>
          <w:rFonts w:ascii="Times New Roman" w:eastAsia="Times New Roman" w:hAnsi="Times New Roman" w:cs="Times New Roman"/>
          <w:b/>
          <w:bCs/>
          <w:kern w:val="36"/>
          <w:sz w:val="48"/>
          <w:szCs w:val="48"/>
        </w:rPr>
        <w:t>tốt</w:t>
      </w:r>
      <w:proofErr w:type="spellEnd"/>
    </w:p>
    <w:p w14:paraId="43010665"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Một</w:t>
      </w:r>
      <w:proofErr w:type="spellEnd"/>
      <w:r w:rsidRPr="002205A1">
        <w:rPr>
          <w:rFonts w:ascii="Times New Roman" w:eastAsia="Times New Roman" w:hAnsi="Times New Roman" w:cs="Times New Roman"/>
          <w:sz w:val="24"/>
          <w:szCs w:val="24"/>
        </w:rPr>
        <w:t xml:space="preserve"> Roadmap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coi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đạt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chất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lượng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khi</w:t>
      </w:r>
      <w:proofErr w:type="spellEnd"/>
      <w:r w:rsidRPr="002205A1">
        <w:rPr>
          <w:rFonts w:ascii="Times New Roman" w:eastAsia="Times New Roman" w:hAnsi="Times New Roman" w:cs="Times New Roman"/>
          <w:sz w:val="24"/>
          <w:szCs w:val="24"/>
        </w:rPr>
        <w:t>:</w:t>
      </w:r>
    </w:p>
    <w:p w14:paraId="195F353F" w14:textId="77777777" w:rsidR="002205A1" w:rsidRPr="002205A1" w:rsidRDefault="002205A1">
      <w:pPr>
        <w:numPr>
          <w:ilvl w:val="0"/>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Gắn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tiếp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mục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kinh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w:t>
      </w:r>
    </w:p>
    <w:p w14:paraId="748A8295" w14:textId="77777777" w:rsidR="002205A1" w:rsidRPr="002205A1" w:rsidRDefault="002205A1">
      <w:pPr>
        <w:numPr>
          <w:ilvl w:val="0"/>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Chỉ</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tập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trung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các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ưu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quan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trọng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nhất</w:t>
      </w:r>
      <w:proofErr w:type="spellEnd"/>
      <w:r w:rsidRPr="002205A1">
        <w:rPr>
          <w:rFonts w:ascii="Times New Roman" w:eastAsia="Times New Roman" w:hAnsi="Times New Roman" w:cs="Times New Roman"/>
          <w:sz w:val="24"/>
          <w:szCs w:val="24"/>
        </w:rPr>
        <w:t>.</w:t>
      </w:r>
    </w:p>
    <w:p w14:paraId="00C08006" w14:textId="77777777" w:rsidR="002205A1" w:rsidRPr="002205A1" w:rsidRDefault="002205A1">
      <w:pPr>
        <w:numPr>
          <w:ilvl w:val="0"/>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người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chịu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nhiệm</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rõ</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ràng</w:t>
      </w:r>
      <w:proofErr w:type="spellEnd"/>
      <w:r w:rsidRPr="002205A1">
        <w:rPr>
          <w:rFonts w:ascii="Times New Roman" w:eastAsia="Times New Roman" w:hAnsi="Times New Roman" w:cs="Times New Roman"/>
          <w:sz w:val="24"/>
          <w:szCs w:val="24"/>
        </w:rPr>
        <w:t>.</w:t>
      </w:r>
    </w:p>
    <w:p w14:paraId="73FC1D40" w14:textId="77777777" w:rsidR="002205A1" w:rsidRPr="002205A1" w:rsidRDefault="002205A1">
      <w:pPr>
        <w:numPr>
          <w:ilvl w:val="0"/>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mốc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thời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gian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cụ</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thể</w:t>
      </w:r>
      <w:proofErr w:type="spellEnd"/>
      <w:r w:rsidRPr="002205A1">
        <w:rPr>
          <w:rFonts w:ascii="Times New Roman" w:eastAsia="Times New Roman" w:hAnsi="Times New Roman" w:cs="Times New Roman"/>
          <w:sz w:val="24"/>
          <w:szCs w:val="24"/>
        </w:rPr>
        <w:t>.</w:t>
      </w:r>
    </w:p>
    <w:p w14:paraId="29FB0D80" w14:textId="77777777" w:rsidR="002205A1" w:rsidRPr="002205A1" w:rsidRDefault="002205A1">
      <w:pPr>
        <w:numPr>
          <w:ilvl w:val="0"/>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KPI </w:t>
      </w:r>
      <w:proofErr w:type="spellStart"/>
      <w:r w:rsidRPr="002205A1">
        <w:rPr>
          <w:rFonts w:ascii="Times New Roman" w:eastAsia="Times New Roman" w:hAnsi="Times New Roman" w:cs="Times New Roman"/>
          <w:sz w:val="24"/>
          <w:szCs w:val="24"/>
        </w:rPr>
        <w:t>đo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lường</w:t>
      </w:r>
      <w:proofErr w:type="spellEnd"/>
      <w:r w:rsidRPr="002205A1">
        <w:rPr>
          <w:rFonts w:ascii="Times New Roman" w:eastAsia="Times New Roman" w:hAnsi="Times New Roman" w:cs="Times New Roman"/>
          <w:sz w:val="24"/>
          <w:szCs w:val="24"/>
        </w:rPr>
        <w:t>.</w:t>
      </w:r>
    </w:p>
    <w:p w14:paraId="1F41A013" w14:textId="77777777" w:rsidR="002205A1" w:rsidRPr="002205A1" w:rsidRDefault="002205A1">
      <w:pPr>
        <w:numPr>
          <w:ilvl w:val="0"/>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Phù</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hợp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nguồn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w:t>
      </w:r>
    </w:p>
    <w:p w14:paraId="33A6B1B3" w14:textId="77777777" w:rsidR="002205A1" w:rsidRPr="002205A1" w:rsidRDefault="002205A1">
      <w:pPr>
        <w:numPr>
          <w:ilvl w:val="0"/>
          <w:numId w:val="137"/>
        </w:num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năng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điều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chỉnh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điều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kiện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thay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đổi</w:t>
      </w:r>
      <w:proofErr w:type="spellEnd"/>
      <w:r w:rsidRPr="002205A1">
        <w:rPr>
          <w:rFonts w:ascii="Times New Roman" w:eastAsia="Times New Roman" w:hAnsi="Times New Roman" w:cs="Times New Roman"/>
          <w:sz w:val="24"/>
          <w:szCs w:val="24"/>
        </w:rPr>
        <w:t>.</w:t>
      </w:r>
    </w:p>
    <w:p w14:paraId="1CFBEDBB"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Roadmap </w:t>
      </w:r>
      <w:proofErr w:type="spellStart"/>
      <w:r w:rsidRPr="002205A1">
        <w:rPr>
          <w:rFonts w:ascii="Times New Roman" w:eastAsia="Times New Roman" w:hAnsi="Times New Roman" w:cs="Times New Roman"/>
          <w:sz w:val="24"/>
          <w:szCs w:val="24"/>
        </w:rPr>
        <w:t>không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mong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muốn</w:t>
      </w:r>
      <w:proofErr w:type="spellEnd"/>
      <w:r w:rsidRPr="002205A1">
        <w:rPr>
          <w:rFonts w:ascii="Times New Roman" w:eastAsia="Times New Roman" w:hAnsi="Times New Roman" w:cs="Times New Roman"/>
          <w:sz w:val="24"/>
          <w:szCs w:val="24"/>
        </w:rPr>
        <w:t>.</w:t>
      </w:r>
    </w:p>
    <w:p w14:paraId="07DBE046"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Roadmap </w:t>
      </w:r>
      <w:proofErr w:type="spellStart"/>
      <w:r w:rsidRPr="002205A1">
        <w:rPr>
          <w:rFonts w:ascii="Times New Roman" w:eastAsia="Times New Roman" w:hAnsi="Times New Roman" w:cs="Times New Roman"/>
          <w:sz w:val="24"/>
          <w:szCs w:val="24"/>
        </w:rPr>
        <w:t>là</w:t>
      </w:r>
      <w:proofErr w:type="spellEnd"/>
      <w:r w:rsidRPr="002205A1">
        <w:rPr>
          <w:rFonts w:ascii="Times New Roman" w:eastAsia="Times New Roman" w:hAnsi="Times New Roman" w:cs="Times New Roman"/>
          <w:sz w:val="24"/>
          <w:szCs w:val="24"/>
        </w:rPr>
        <w:t xml:space="preserve"> cam </w:t>
      </w:r>
      <w:proofErr w:type="spellStart"/>
      <w:r w:rsidRPr="002205A1">
        <w:rPr>
          <w:rFonts w:ascii="Times New Roman" w:eastAsia="Times New Roman" w:hAnsi="Times New Roman" w:cs="Times New Roman"/>
          <w:sz w:val="24"/>
          <w:szCs w:val="24"/>
        </w:rPr>
        <w:t>kết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động</w:t>
      </w:r>
      <w:proofErr w:type="spellEnd"/>
      <w:r w:rsidRPr="002205A1">
        <w:rPr>
          <w:rFonts w:ascii="Times New Roman" w:eastAsia="Times New Roman" w:hAnsi="Times New Roman" w:cs="Times New Roman"/>
          <w:sz w:val="24"/>
          <w:szCs w:val="24"/>
        </w:rPr>
        <w:t>.</w:t>
      </w:r>
    </w:p>
    <w:p w14:paraId="19379FE5" w14:textId="350303E7" w:rsidR="002205A1" w:rsidRPr="002205A1" w:rsidDel="00D64D48" w:rsidRDefault="00000000" w:rsidP="002205A1">
      <w:pPr>
        <w:spacing w:after="0" w:line="240" w:lineRule="auto"/>
        <w:rPr>
          <w:del w:id="1072" w:author="Admin" w:date="2026-07-06T14:24:00Z" w16du:dateUtc="2026-07-06T07:24:00Z"/>
          <w:rFonts w:ascii="Times New Roman" w:eastAsia="Times New Roman" w:hAnsi="Times New Roman" w:cs="Times New Roman"/>
          <w:sz w:val="24"/>
          <w:szCs w:val="24"/>
        </w:rPr>
      </w:pPr>
      <w:del w:id="1073" w:author="Admin" w:date="2026-07-06T14:24:00Z" w16du:dateUtc="2026-07-06T07:24:00Z">
        <w:r w:rsidDel="00D64D48">
          <w:rPr>
            <w:rFonts w:ascii="Times New Roman" w:eastAsia="Times New Roman" w:hAnsi="Times New Roman" w:cs="Times New Roman"/>
            <w:sz w:val="24"/>
            <w:szCs w:val="24"/>
          </w:rPr>
          <w:lastRenderedPageBreak/>
          <w:pict w14:anchorId="2C6560FB">
            <v:rect id="_x0000_i1292" style="width:0;height:1.5pt" o:hralign="center" o:hrstd="t" o:hr="t" fillcolor="#a0a0a0" stroked="f"/>
          </w:pict>
        </w:r>
      </w:del>
    </w:p>
    <w:p w14:paraId="05FDCC17" w14:textId="77777777" w:rsidR="002205A1" w:rsidRPr="002205A1" w:rsidRDefault="002205A1" w:rsidP="00D64D48">
      <w:pPr>
        <w:spacing w:after="0" w:line="240" w:lineRule="auto"/>
        <w:rPr>
          <w:rFonts w:ascii="Times New Roman" w:eastAsia="Times New Roman" w:hAnsi="Times New Roman" w:cs="Times New Roman"/>
          <w:b/>
          <w:bCs/>
          <w:kern w:val="36"/>
          <w:sz w:val="48"/>
          <w:szCs w:val="48"/>
        </w:rPr>
        <w:pPrChange w:id="1074" w:author="Admin" w:date="2026-07-06T14:24:00Z" w16du:dateUtc="2026-07-06T07:24:00Z">
          <w:pPr>
            <w:spacing w:before="100" w:beforeAutospacing="1" w:after="100" w:afterAutospacing="1" w:line="240" w:lineRule="auto"/>
            <w:outlineLvl w:val="0"/>
          </w:pPr>
        </w:pPrChange>
      </w:pPr>
      <w:r w:rsidRPr="002205A1">
        <w:rPr>
          <w:rFonts w:ascii="Times New Roman" w:eastAsia="Times New Roman" w:hAnsi="Times New Roman" w:cs="Times New Roman"/>
          <w:b/>
          <w:bCs/>
          <w:kern w:val="36"/>
          <w:sz w:val="48"/>
          <w:szCs w:val="48"/>
        </w:rPr>
        <w:t xml:space="preserve">5.10. </w:t>
      </w:r>
      <w:proofErr w:type="spellStart"/>
      <w:r w:rsidRPr="002205A1">
        <w:rPr>
          <w:rFonts w:ascii="Times New Roman" w:eastAsia="Times New Roman" w:hAnsi="Times New Roman" w:cs="Times New Roman"/>
          <w:b/>
          <w:bCs/>
          <w:kern w:val="36"/>
          <w:sz w:val="48"/>
          <w:szCs w:val="48"/>
        </w:rPr>
        <w:t>Mối</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liên</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hệ</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trong</w:t>
      </w:r>
      <w:proofErr w:type="spellEnd"/>
      <w:r w:rsidRPr="002205A1">
        <w:rPr>
          <w:rFonts w:ascii="Times New Roman" w:eastAsia="Times New Roman" w:hAnsi="Times New Roman" w:cs="Times New Roman"/>
          <w:b/>
          <w:bCs/>
          <w:kern w:val="36"/>
          <w:sz w:val="48"/>
          <w:szCs w:val="48"/>
        </w:rPr>
        <w:t xml:space="preserve"> TCF</w:t>
      </w:r>
    </w:p>
    <w:p w14:paraId="748B5529"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proofErr w:type="spellStart"/>
      <w:r w:rsidRPr="002205A1">
        <w:rPr>
          <w:rFonts w:ascii="Times New Roman" w:eastAsia="Times New Roman" w:hAnsi="Times New Roman" w:cs="Times New Roman"/>
          <w:sz w:val="24"/>
          <w:szCs w:val="24"/>
        </w:rPr>
        <w:t>Đến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đây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toàn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bộ</w:t>
      </w:r>
      <w:proofErr w:type="spellEnd"/>
      <w:r w:rsidRPr="002205A1">
        <w:rPr>
          <w:rFonts w:ascii="Times New Roman" w:eastAsia="Times New Roman" w:hAnsi="Times New Roman" w:cs="Times New Roman"/>
          <w:sz w:val="24"/>
          <w:szCs w:val="24"/>
        </w:rPr>
        <w:t xml:space="preserve"> TCF </w:t>
      </w:r>
      <w:proofErr w:type="spellStart"/>
      <w:r w:rsidRPr="002205A1">
        <w:rPr>
          <w:rFonts w:ascii="Times New Roman" w:eastAsia="Times New Roman" w:hAnsi="Times New Roman" w:cs="Times New Roman"/>
          <w:sz w:val="24"/>
          <w:szCs w:val="24"/>
        </w:rPr>
        <w:t>được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nối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như</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sau</w:t>
      </w:r>
      <w:proofErr w:type="spellEnd"/>
      <w:r w:rsidRPr="002205A1">
        <w:rPr>
          <w:rFonts w:ascii="Times New Roman" w:eastAsia="Times New Roman" w:hAnsi="Times New Roman" w:cs="Times New Roman"/>
          <w:sz w:val="24"/>
          <w:szCs w:val="24"/>
        </w:rPr>
        <w:t>:</w:t>
      </w:r>
    </w:p>
    <w:p w14:paraId="204EF8B0"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Business Context</w:t>
      </w:r>
    </w:p>
    <w:p w14:paraId="10A735E8"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79CBC112"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18BACDCC"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Business Discovery</w:t>
      </w:r>
    </w:p>
    <w:p w14:paraId="5175C122"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2D7F0DC5"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7E3FFEED"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Business Diagnosis</w:t>
      </w:r>
    </w:p>
    <w:p w14:paraId="7823CB6C"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103FDBDC"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7CE23081"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Business Transformation</w:t>
      </w:r>
    </w:p>
    <w:p w14:paraId="0C6BBDCD"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w:t>
      </w:r>
    </w:p>
    <w:p w14:paraId="1C5D1B8B"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Transformation Canvas</w:t>
      </w:r>
    </w:p>
    <w:p w14:paraId="3AF67492"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30-Day Roadmap</w:t>
      </w:r>
    </w:p>
    <w:p w14:paraId="1BE2CD0C"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90-Day Roadmap</w:t>
      </w:r>
    </w:p>
    <w:p w14:paraId="66E10E30"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365-Day Roadmap</w:t>
      </w:r>
    </w:p>
    <w:p w14:paraId="62EA368E"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Proposal</w:t>
      </w:r>
    </w:p>
    <w:p w14:paraId="4E3BCDBC"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2205A1">
        <w:rPr>
          <w:rFonts w:ascii="Courier New" w:eastAsia="Times New Roman" w:hAnsi="Courier New" w:cs="Courier New"/>
          <w:sz w:val="20"/>
          <w:szCs w:val="20"/>
        </w:rPr>
        <w:t xml:space="preserve">        └── Statement of Work</w:t>
      </w:r>
    </w:p>
    <w:p w14:paraId="67509191"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205A1">
        <w:rPr>
          <w:rFonts w:ascii="Courier New" w:eastAsia="Times New Roman" w:hAnsi="Courier New" w:cs="Courier New"/>
          <w:sz w:val="20"/>
          <w:szCs w:val="20"/>
        </w:rPr>
        <w:t xml:space="preserve">        </w:t>
      </w:r>
      <w:r w:rsidRPr="002205A1">
        <w:rPr>
          <w:rFonts w:ascii="Courier New" w:eastAsia="Times New Roman" w:hAnsi="Courier New" w:cs="Courier New"/>
          <w:sz w:val="20"/>
          <w:szCs w:val="20"/>
          <w:lang w:val="fr-FR"/>
        </w:rPr>
        <w:t>│</w:t>
      </w:r>
    </w:p>
    <w:p w14:paraId="18ED5393"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r w:rsidRPr="002205A1">
        <w:rPr>
          <w:rFonts w:ascii="Courier New" w:eastAsia="Times New Roman" w:hAnsi="Courier New" w:cs="Courier New"/>
          <w:sz w:val="20"/>
          <w:szCs w:val="20"/>
          <w:lang w:val="fr-FR"/>
        </w:rPr>
        <w:t xml:space="preserve">        ▼</w:t>
      </w:r>
    </w:p>
    <w:p w14:paraId="63ABF775" w14:textId="77777777" w:rsidR="002205A1" w:rsidRPr="002205A1" w:rsidRDefault="002205A1" w:rsidP="00220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fr-FR"/>
        </w:rPr>
      </w:pPr>
      <w:proofErr w:type="spellStart"/>
      <w:r w:rsidRPr="002205A1">
        <w:rPr>
          <w:rFonts w:ascii="Courier New" w:eastAsia="Times New Roman" w:hAnsi="Courier New" w:cs="Courier New"/>
          <w:sz w:val="20"/>
          <w:szCs w:val="20"/>
          <w:lang w:val="fr-FR"/>
        </w:rPr>
        <w:t>Implementation</w:t>
      </w:r>
      <w:proofErr w:type="spellEnd"/>
    </w:p>
    <w:p w14:paraId="5741212A"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lang w:val="fr-FR"/>
        </w:rPr>
      </w:pPr>
      <w:r w:rsidRPr="002205A1">
        <w:rPr>
          <w:rFonts w:ascii="Times New Roman" w:eastAsia="Times New Roman" w:hAnsi="Times New Roman" w:cs="Times New Roman"/>
          <w:sz w:val="24"/>
          <w:szCs w:val="24"/>
          <w:lang w:val="fr-FR"/>
        </w:rPr>
        <w:t xml:space="preserve">Business Transformation là </w:t>
      </w:r>
      <w:proofErr w:type="spellStart"/>
      <w:r w:rsidRPr="002205A1">
        <w:rPr>
          <w:rFonts w:ascii="Times New Roman" w:eastAsia="Times New Roman" w:hAnsi="Times New Roman" w:cs="Times New Roman"/>
          <w:sz w:val="24"/>
          <w:szCs w:val="24"/>
          <w:lang w:val="fr-FR"/>
        </w:rPr>
        <w:t>cầu</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nối</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giữa</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b/>
          <w:bCs/>
          <w:sz w:val="24"/>
          <w:szCs w:val="24"/>
          <w:lang w:val="fr-FR"/>
        </w:rPr>
        <w:t>phân</w:t>
      </w:r>
      <w:proofErr w:type="spellEnd"/>
      <w:r w:rsidRPr="002205A1">
        <w:rPr>
          <w:rFonts w:ascii="Times New Roman" w:eastAsia="Times New Roman" w:hAnsi="Times New Roman" w:cs="Times New Roman"/>
          <w:b/>
          <w:bCs/>
          <w:sz w:val="24"/>
          <w:szCs w:val="24"/>
          <w:lang w:val="fr-FR"/>
        </w:rPr>
        <w:t xml:space="preserve"> </w:t>
      </w:r>
      <w:proofErr w:type="spellStart"/>
      <w:r w:rsidRPr="002205A1">
        <w:rPr>
          <w:rFonts w:ascii="Times New Roman" w:eastAsia="Times New Roman" w:hAnsi="Times New Roman" w:cs="Times New Roman"/>
          <w:b/>
          <w:bCs/>
          <w:sz w:val="24"/>
          <w:szCs w:val="24"/>
          <w:lang w:val="fr-FR"/>
        </w:rPr>
        <w:t>tích</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sz w:val="24"/>
          <w:szCs w:val="24"/>
          <w:lang w:val="fr-FR"/>
        </w:rPr>
        <w:t>và</w:t>
      </w:r>
      <w:proofErr w:type="spellEnd"/>
      <w:r w:rsidRPr="002205A1">
        <w:rPr>
          <w:rFonts w:ascii="Times New Roman" w:eastAsia="Times New Roman" w:hAnsi="Times New Roman" w:cs="Times New Roman"/>
          <w:sz w:val="24"/>
          <w:szCs w:val="24"/>
          <w:lang w:val="fr-FR"/>
        </w:rPr>
        <w:t xml:space="preserve"> </w:t>
      </w:r>
      <w:proofErr w:type="spellStart"/>
      <w:r w:rsidRPr="002205A1">
        <w:rPr>
          <w:rFonts w:ascii="Times New Roman" w:eastAsia="Times New Roman" w:hAnsi="Times New Roman" w:cs="Times New Roman"/>
          <w:b/>
          <w:bCs/>
          <w:sz w:val="24"/>
          <w:szCs w:val="24"/>
          <w:lang w:val="fr-FR"/>
        </w:rPr>
        <w:t>hành</w:t>
      </w:r>
      <w:proofErr w:type="spellEnd"/>
      <w:r w:rsidRPr="002205A1">
        <w:rPr>
          <w:rFonts w:ascii="Times New Roman" w:eastAsia="Times New Roman" w:hAnsi="Times New Roman" w:cs="Times New Roman"/>
          <w:b/>
          <w:bCs/>
          <w:sz w:val="24"/>
          <w:szCs w:val="24"/>
          <w:lang w:val="fr-FR"/>
        </w:rPr>
        <w:t xml:space="preserve"> </w:t>
      </w:r>
      <w:proofErr w:type="spellStart"/>
      <w:r w:rsidRPr="002205A1">
        <w:rPr>
          <w:rFonts w:ascii="Times New Roman" w:eastAsia="Times New Roman" w:hAnsi="Times New Roman" w:cs="Times New Roman"/>
          <w:b/>
          <w:bCs/>
          <w:sz w:val="24"/>
          <w:szCs w:val="24"/>
          <w:lang w:val="fr-FR"/>
        </w:rPr>
        <w:t>động</w:t>
      </w:r>
      <w:proofErr w:type="spellEnd"/>
      <w:r w:rsidRPr="002205A1">
        <w:rPr>
          <w:rFonts w:ascii="Times New Roman" w:eastAsia="Times New Roman" w:hAnsi="Times New Roman" w:cs="Times New Roman"/>
          <w:sz w:val="24"/>
          <w:szCs w:val="24"/>
          <w:lang w:val="fr-FR"/>
        </w:rPr>
        <w:t>.</w:t>
      </w:r>
    </w:p>
    <w:p w14:paraId="78A2240B" w14:textId="2527861B" w:rsidR="002205A1" w:rsidRPr="002205A1" w:rsidDel="00D64D48" w:rsidRDefault="00000000" w:rsidP="002205A1">
      <w:pPr>
        <w:spacing w:after="0" w:line="240" w:lineRule="auto"/>
        <w:rPr>
          <w:del w:id="1075" w:author="Admin" w:date="2026-07-06T14:24:00Z" w16du:dateUtc="2026-07-06T07:24:00Z"/>
          <w:rFonts w:ascii="Times New Roman" w:eastAsia="Times New Roman" w:hAnsi="Times New Roman" w:cs="Times New Roman"/>
          <w:sz w:val="24"/>
          <w:szCs w:val="24"/>
        </w:rPr>
      </w:pPr>
      <w:del w:id="1076" w:author="Admin" w:date="2026-07-06T14:24:00Z" w16du:dateUtc="2026-07-06T07:24:00Z">
        <w:r w:rsidDel="00D64D48">
          <w:rPr>
            <w:rFonts w:ascii="Times New Roman" w:eastAsia="Times New Roman" w:hAnsi="Times New Roman" w:cs="Times New Roman"/>
            <w:sz w:val="24"/>
            <w:szCs w:val="24"/>
          </w:rPr>
          <w:pict w14:anchorId="484657EC">
            <v:rect id="_x0000_i2370" style="width:0;height:1.5pt" o:hralign="center" o:hrstd="t" o:hr="t" fillcolor="#a0a0a0" stroked="f"/>
          </w:pict>
        </w:r>
      </w:del>
    </w:p>
    <w:p w14:paraId="7F4DA763" w14:textId="361FC676" w:rsidR="002205A1" w:rsidDel="00D64D48" w:rsidRDefault="002205A1" w:rsidP="00D64D48">
      <w:pPr>
        <w:spacing w:after="0" w:line="240" w:lineRule="auto"/>
        <w:rPr>
          <w:del w:id="1077" w:author="Admin" w:date="2026-07-06T14:24:00Z" w16du:dateUtc="2026-07-06T07:24:00Z"/>
          <w:rFonts w:ascii="Times New Roman" w:eastAsia="Times New Roman" w:hAnsi="Times New Roman" w:cs="Times New Roman"/>
          <w:b/>
          <w:bCs/>
          <w:kern w:val="36"/>
          <w:sz w:val="48"/>
          <w:szCs w:val="48"/>
        </w:rPr>
      </w:pPr>
      <w:proofErr w:type="spellStart"/>
      <w:r w:rsidRPr="002205A1">
        <w:rPr>
          <w:rFonts w:ascii="Times New Roman" w:eastAsia="Times New Roman" w:hAnsi="Times New Roman" w:cs="Times New Roman"/>
          <w:b/>
          <w:bCs/>
          <w:kern w:val="36"/>
          <w:sz w:val="48"/>
          <w:szCs w:val="48"/>
        </w:rPr>
        <w:t>Tóm</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tắt</w:t>
      </w:r>
      <w:proofErr w:type="spellEnd"/>
      <w:r w:rsidRPr="002205A1">
        <w:rPr>
          <w:rFonts w:ascii="Times New Roman" w:eastAsia="Times New Roman" w:hAnsi="Times New Roman" w:cs="Times New Roman"/>
          <w:b/>
          <w:bCs/>
          <w:kern w:val="36"/>
          <w:sz w:val="48"/>
          <w:szCs w:val="48"/>
        </w:rPr>
        <w:t xml:space="preserve"> </w:t>
      </w:r>
      <w:proofErr w:type="spellStart"/>
      <w:r w:rsidRPr="002205A1">
        <w:rPr>
          <w:rFonts w:ascii="Times New Roman" w:eastAsia="Times New Roman" w:hAnsi="Times New Roman" w:cs="Times New Roman"/>
          <w:b/>
          <w:bCs/>
          <w:kern w:val="36"/>
          <w:sz w:val="48"/>
          <w:szCs w:val="48"/>
        </w:rPr>
        <w:t>chương</w:t>
      </w:r>
      <w:proofErr w:type="spellEnd"/>
    </w:p>
    <w:p w14:paraId="1C7CA36D" w14:textId="77777777" w:rsidR="00D64D48" w:rsidRPr="002205A1" w:rsidRDefault="00D64D48" w:rsidP="00D64D48">
      <w:pPr>
        <w:spacing w:after="0" w:line="240" w:lineRule="auto"/>
        <w:rPr>
          <w:ins w:id="1078" w:author="Admin" w:date="2026-07-06T14:24:00Z" w16du:dateUtc="2026-07-06T07:24:00Z"/>
          <w:rFonts w:ascii="Times New Roman" w:eastAsia="Times New Roman" w:hAnsi="Times New Roman" w:cs="Times New Roman"/>
          <w:b/>
          <w:bCs/>
          <w:kern w:val="36"/>
          <w:sz w:val="48"/>
          <w:szCs w:val="48"/>
        </w:rPr>
        <w:pPrChange w:id="1079" w:author="Admin" w:date="2026-07-06T14:24:00Z" w16du:dateUtc="2026-07-06T07:24:00Z">
          <w:pPr>
            <w:spacing w:before="100" w:beforeAutospacing="1" w:after="100" w:afterAutospacing="1" w:line="240" w:lineRule="auto"/>
            <w:outlineLvl w:val="0"/>
          </w:pPr>
        </w:pPrChange>
      </w:pPr>
    </w:p>
    <w:p w14:paraId="75CFA4E1" w14:textId="77777777" w:rsidR="00D64D48" w:rsidRDefault="00D64D48" w:rsidP="00D64D48">
      <w:pPr>
        <w:spacing w:after="0" w:line="240" w:lineRule="auto"/>
        <w:rPr>
          <w:ins w:id="1080" w:author="Admin" w:date="2026-07-06T14:24:00Z" w16du:dateUtc="2026-07-06T07:24:00Z"/>
          <w:rFonts w:ascii="Times New Roman" w:eastAsia="Times New Roman" w:hAnsi="Times New Roman" w:cs="Times New Roman"/>
          <w:sz w:val="24"/>
          <w:szCs w:val="24"/>
        </w:rPr>
      </w:pPr>
    </w:p>
    <w:p w14:paraId="611B88A9" w14:textId="0F882A69" w:rsidR="002205A1" w:rsidRPr="002205A1" w:rsidRDefault="002205A1" w:rsidP="00D64D48">
      <w:pPr>
        <w:spacing w:after="0" w:line="240" w:lineRule="auto"/>
        <w:rPr>
          <w:rFonts w:ascii="Times New Roman" w:eastAsia="Times New Roman" w:hAnsi="Times New Roman" w:cs="Times New Roman"/>
          <w:sz w:val="24"/>
          <w:szCs w:val="24"/>
        </w:rPr>
        <w:pPrChange w:id="1081" w:author="Admin" w:date="2026-07-06T14:24:00Z" w16du:dateUtc="2026-07-06T07:24:00Z">
          <w:pPr>
            <w:spacing w:before="100" w:beforeAutospacing="1" w:after="100" w:afterAutospacing="1" w:line="240" w:lineRule="auto"/>
          </w:pPr>
        </w:pPrChange>
      </w:pPr>
      <w:r w:rsidRPr="002205A1">
        <w:rPr>
          <w:rFonts w:ascii="Times New Roman" w:eastAsia="Times New Roman" w:hAnsi="Times New Roman" w:cs="Times New Roman"/>
          <w:sz w:val="24"/>
          <w:szCs w:val="24"/>
        </w:rPr>
        <w:t xml:space="preserve">Business Transformation Method </w:t>
      </w:r>
      <w:proofErr w:type="spellStart"/>
      <w:r w:rsidRPr="002205A1">
        <w:rPr>
          <w:rFonts w:ascii="Times New Roman" w:eastAsia="Times New Roman" w:hAnsi="Times New Roman" w:cs="Times New Roman"/>
          <w:sz w:val="24"/>
          <w:szCs w:val="24"/>
        </w:rPr>
        <w:t>giúp</w:t>
      </w:r>
      <w:proofErr w:type="spellEnd"/>
      <w:r w:rsidRPr="002205A1">
        <w:rPr>
          <w:rFonts w:ascii="Times New Roman" w:eastAsia="Times New Roman" w:hAnsi="Times New Roman" w:cs="Times New Roman"/>
          <w:sz w:val="24"/>
          <w:szCs w:val="24"/>
        </w:rPr>
        <w:t xml:space="preserve"> THUCHOCVN </w:t>
      </w:r>
      <w:proofErr w:type="spellStart"/>
      <w:r w:rsidRPr="002205A1">
        <w:rPr>
          <w:rFonts w:ascii="Times New Roman" w:eastAsia="Times New Roman" w:hAnsi="Times New Roman" w:cs="Times New Roman"/>
          <w:sz w:val="24"/>
          <w:szCs w:val="24"/>
        </w:rPr>
        <w:t>chuyển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quả</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phân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tích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một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hoạch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thay</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đổi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có</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triển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khai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đo</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lường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cải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tiến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liên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tục</w:t>
      </w:r>
      <w:proofErr w:type="spellEnd"/>
      <w:r w:rsidRPr="002205A1">
        <w:rPr>
          <w:rFonts w:ascii="Times New Roman" w:eastAsia="Times New Roman" w:hAnsi="Times New Roman" w:cs="Times New Roman"/>
          <w:sz w:val="24"/>
          <w:szCs w:val="24"/>
        </w:rPr>
        <w:t>.</w:t>
      </w:r>
    </w:p>
    <w:p w14:paraId="7856936F" w14:textId="77777777" w:rsidR="002205A1" w:rsidRPr="002205A1" w:rsidRDefault="002205A1" w:rsidP="002205A1">
      <w:pPr>
        <w:spacing w:before="100" w:beforeAutospacing="1" w:after="100" w:afterAutospacing="1" w:line="240" w:lineRule="auto"/>
        <w:rPr>
          <w:rFonts w:ascii="Times New Roman" w:eastAsia="Times New Roman" w:hAnsi="Times New Roman" w:cs="Times New Roman"/>
          <w:sz w:val="24"/>
          <w:szCs w:val="24"/>
        </w:rPr>
      </w:pPr>
      <w:r w:rsidRPr="002205A1">
        <w:rPr>
          <w:rFonts w:ascii="Times New Roman" w:eastAsia="Times New Roman" w:hAnsi="Times New Roman" w:cs="Times New Roman"/>
          <w:sz w:val="24"/>
          <w:szCs w:val="24"/>
        </w:rPr>
        <w:t xml:space="preserve">Thay </w:t>
      </w:r>
      <w:proofErr w:type="spellStart"/>
      <w:r w:rsidRPr="002205A1">
        <w:rPr>
          <w:rFonts w:ascii="Times New Roman" w:eastAsia="Times New Roman" w:hAnsi="Times New Roman" w:cs="Times New Roman"/>
          <w:sz w:val="24"/>
          <w:szCs w:val="24"/>
        </w:rPr>
        <w:t>vì</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chỉ</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đưa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ra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khuyến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nghị</w:t>
      </w:r>
      <w:proofErr w:type="spellEnd"/>
      <w:r w:rsidRPr="002205A1">
        <w:rPr>
          <w:rFonts w:ascii="Times New Roman" w:eastAsia="Times New Roman" w:hAnsi="Times New Roman" w:cs="Times New Roman"/>
          <w:sz w:val="24"/>
          <w:szCs w:val="24"/>
        </w:rPr>
        <w:t xml:space="preserve">, THUCHOCVN </w:t>
      </w:r>
      <w:proofErr w:type="spellStart"/>
      <w:r w:rsidRPr="002205A1">
        <w:rPr>
          <w:rFonts w:ascii="Times New Roman" w:eastAsia="Times New Roman" w:hAnsi="Times New Roman" w:cs="Times New Roman"/>
          <w:sz w:val="24"/>
          <w:szCs w:val="24"/>
        </w:rPr>
        <w:t>đồng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hành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cùng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doanh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nghiệp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để</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thiết</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kế</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lộ</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trình</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phù</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hợp</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với</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mục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tiêu</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nguồn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lực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và</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mức</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độ</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sẵn</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sàng</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của</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tổ</w:t>
      </w:r>
      <w:proofErr w:type="spellEnd"/>
      <w:r w:rsidRPr="002205A1">
        <w:rPr>
          <w:rFonts w:ascii="Times New Roman" w:eastAsia="Times New Roman" w:hAnsi="Times New Roman" w:cs="Times New Roman"/>
          <w:sz w:val="24"/>
          <w:szCs w:val="24"/>
        </w:rPr>
        <w:t xml:space="preserve"> </w:t>
      </w:r>
      <w:proofErr w:type="spellStart"/>
      <w:r w:rsidRPr="002205A1">
        <w:rPr>
          <w:rFonts w:ascii="Times New Roman" w:eastAsia="Times New Roman" w:hAnsi="Times New Roman" w:cs="Times New Roman"/>
          <w:sz w:val="24"/>
          <w:szCs w:val="24"/>
        </w:rPr>
        <w:t>chức</w:t>
      </w:r>
      <w:proofErr w:type="spellEnd"/>
      <w:r w:rsidRPr="002205A1">
        <w:rPr>
          <w:rFonts w:ascii="Times New Roman" w:eastAsia="Times New Roman" w:hAnsi="Times New Roman" w:cs="Times New Roman"/>
          <w:sz w:val="24"/>
          <w:szCs w:val="24"/>
        </w:rPr>
        <w:t>.</w:t>
      </w:r>
    </w:p>
    <w:p w14:paraId="4704F1A5" w14:textId="25C36289" w:rsidR="00D64D48" w:rsidRDefault="00000000" w:rsidP="002205A1">
      <w:pPr>
        <w:spacing w:after="0" w:line="240" w:lineRule="auto"/>
        <w:rPr>
          <w:ins w:id="1082" w:author="Admin" w:date="2026-07-06T14:24:00Z" w16du:dateUtc="2026-07-06T07:24:00Z"/>
          <w:rFonts w:ascii="Times New Roman" w:eastAsia="Times New Roman" w:hAnsi="Times New Roman" w:cs="Times New Roman"/>
          <w:sz w:val="24"/>
          <w:szCs w:val="24"/>
        </w:rPr>
      </w:pPr>
      <w:del w:id="1083" w:author="Admin" w:date="2026-07-06T14:24:00Z" w16du:dateUtc="2026-07-06T07:24:00Z">
        <w:r w:rsidDel="00D64D48">
          <w:rPr>
            <w:rFonts w:ascii="Times New Roman" w:eastAsia="Times New Roman" w:hAnsi="Times New Roman" w:cs="Times New Roman"/>
            <w:sz w:val="24"/>
            <w:szCs w:val="24"/>
          </w:rPr>
          <w:pict w14:anchorId="4DA7D14D">
            <v:rect id="_x0000_i1294" style="width:0;height:1.5pt" o:hralign="center" o:hrstd="t" o:hr="t" fillcolor="#a0a0a0" stroked="f"/>
          </w:pict>
        </w:r>
      </w:del>
    </w:p>
    <w:p w14:paraId="2C62F393" w14:textId="7730B329" w:rsidR="002205A1" w:rsidRPr="002205A1" w:rsidDel="00D64D48" w:rsidRDefault="002205A1" w:rsidP="002205A1">
      <w:pPr>
        <w:spacing w:after="0" w:line="240" w:lineRule="auto"/>
        <w:rPr>
          <w:del w:id="1084" w:author="Admin" w:date="2026-07-06T14:25:00Z" w16du:dateUtc="2026-07-06T07:25:00Z"/>
          <w:rFonts w:ascii="Times New Roman" w:eastAsia="Times New Roman" w:hAnsi="Times New Roman" w:cs="Times New Roman"/>
          <w:sz w:val="24"/>
          <w:szCs w:val="24"/>
        </w:rPr>
      </w:pPr>
    </w:p>
    <w:p w14:paraId="3947ED45" w14:textId="44ABBFA1" w:rsidR="00E32F10" w:rsidRPr="00E32F10" w:rsidDel="00D64D48" w:rsidRDefault="00E32F10" w:rsidP="00E32F10">
      <w:pPr>
        <w:spacing w:before="100" w:beforeAutospacing="1" w:after="100" w:afterAutospacing="1" w:line="240" w:lineRule="auto"/>
        <w:rPr>
          <w:del w:id="1085" w:author="Admin" w:date="2026-07-06T14:25:00Z" w16du:dateUtc="2026-07-06T07:25:00Z"/>
          <w:rFonts w:ascii="Times New Roman" w:eastAsia="Times New Roman" w:hAnsi="Times New Roman" w:cs="Times New Roman"/>
          <w:sz w:val="24"/>
          <w:szCs w:val="24"/>
        </w:rPr>
      </w:pPr>
      <w:del w:id="1086" w:author="Admin" w:date="2026-07-06T14:25:00Z" w16du:dateUtc="2026-07-06T07:25:00Z">
        <w:r w:rsidRPr="00E32F10" w:rsidDel="00D64D48">
          <w:rPr>
            <w:rFonts w:ascii="Times New Roman" w:eastAsia="Times New Roman" w:hAnsi="Times New Roman" w:cs="Times New Roman"/>
            <w:sz w:val="24"/>
            <w:szCs w:val="24"/>
          </w:rPr>
          <w:delText xml:space="preserve">Mình nghĩ </w:delText>
        </w:r>
        <w:r w:rsidRPr="00E32F10" w:rsidDel="00D64D48">
          <w:rPr>
            <w:rFonts w:ascii="Times New Roman" w:eastAsia="Times New Roman" w:hAnsi="Times New Roman" w:cs="Times New Roman"/>
            <w:b/>
            <w:bCs/>
            <w:sz w:val="24"/>
            <w:szCs w:val="24"/>
          </w:rPr>
          <w:delText>đây là lúc chúng ta phải dừng tư duy "viết tài liệu"</w:delText>
        </w:r>
        <w:r w:rsidRPr="00E32F10" w:rsidDel="00D64D48">
          <w:rPr>
            <w:rFonts w:ascii="Times New Roman" w:eastAsia="Times New Roman" w:hAnsi="Times New Roman" w:cs="Times New Roman"/>
            <w:sz w:val="24"/>
            <w:szCs w:val="24"/>
          </w:rPr>
          <w:delText>.</w:delText>
        </w:r>
      </w:del>
    </w:p>
    <w:p w14:paraId="17664E37" w14:textId="2A0AAD83" w:rsidR="00E32F10" w:rsidRPr="00E32F10" w:rsidDel="00D64D48" w:rsidRDefault="00E32F10" w:rsidP="00E32F10">
      <w:pPr>
        <w:spacing w:before="100" w:beforeAutospacing="1" w:after="100" w:afterAutospacing="1" w:line="240" w:lineRule="auto"/>
        <w:rPr>
          <w:del w:id="1087" w:author="Admin" w:date="2026-07-06T14:25:00Z" w16du:dateUtc="2026-07-06T07:25:00Z"/>
          <w:rFonts w:ascii="Times New Roman" w:eastAsia="Times New Roman" w:hAnsi="Times New Roman" w:cs="Times New Roman"/>
          <w:sz w:val="24"/>
          <w:szCs w:val="24"/>
        </w:rPr>
      </w:pPr>
      <w:del w:id="1088" w:author="Admin" w:date="2026-07-06T14:25:00Z" w16du:dateUtc="2026-07-06T07:25:00Z">
        <w:r w:rsidRPr="00E32F10" w:rsidDel="00D64D48">
          <w:rPr>
            <w:rFonts w:ascii="Times New Roman" w:eastAsia="Times New Roman" w:hAnsi="Times New Roman" w:cs="Times New Roman"/>
            <w:sz w:val="24"/>
            <w:szCs w:val="24"/>
          </w:rPr>
          <w:delText>Từ chương này trở đi, mình muốn chuyển sang tư duy:</w:delText>
        </w:r>
      </w:del>
    </w:p>
    <w:p w14:paraId="4AD3638E" w14:textId="78CEBE13" w:rsidR="00E32F10" w:rsidRPr="00E32F10" w:rsidDel="00D64D48" w:rsidRDefault="00E32F10" w:rsidP="00E32F10">
      <w:pPr>
        <w:spacing w:before="100" w:beforeAutospacing="1" w:after="100" w:afterAutospacing="1" w:line="240" w:lineRule="auto"/>
        <w:rPr>
          <w:del w:id="1089" w:author="Admin" w:date="2026-07-06T14:25:00Z" w16du:dateUtc="2026-07-06T07:25:00Z"/>
          <w:rFonts w:ascii="Times New Roman" w:eastAsia="Times New Roman" w:hAnsi="Times New Roman" w:cs="Times New Roman"/>
          <w:sz w:val="24"/>
          <w:szCs w:val="24"/>
        </w:rPr>
      </w:pPr>
      <w:del w:id="1090" w:author="Admin" w:date="2026-07-06T14:25:00Z" w16du:dateUtc="2026-07-06T07:25:00Z">
        <w:r w:rsidRPr="00E32F10" w:rsidDel="00D64D48">
          <w:rPr>
            <w:rFonts w:ascii="Times New Roman" w:eastAsia="Times New Roman" w:hAnsi="Times New Roman" w:cs="Times New Roman"/>
            <w:b/>
            <w:bCs/>
            <w:sz w:val="24"/>
            <w:szCs w:val="24"/>
          </w:rPr>
          <w:delText>"Nếu ngày mai tuyển một Consultant mới, đưa tài liệu này cho họ, họ có thể triển khai dự án giống bạn hay không?"</w:delText>
        </w:r>
      </w:del>
    </w:p>
    <w:p w14:paraId="2A9F14AE" w14:textId="1442E387" w:rsidR="00E32F10" w:rsidRPr="00E32F10" w:rsidDel="00D64D48" w:rsidRDefault="00E32F10" w:rsidP="00E32F10">
      <w:pPr>
        <w:spacing w:before="100" w:beforeAutospacing="1" w:after="100" w:afterAutospacing="1" w:line="240" w:lineRule="auto"/>
        <w:rPr>
          <w:del w:id="1091" w:author="Admin" w:date="2026-07-06T14:25:00Z" w16du:dateUtc="2026-07-06T07:25:00Z"/>
          <w:rFonts w:ascii="Times New Roman" w:eastAsia="Times New Roman" w:hAnsi="Times New Roman" w:cs="Times New Roman"/>
          <w:sz w:val="24"/>
          <w:szCs w:val="24"/>
        </w:rPr>
      </w:pPr>
      <w:del w:id="1092" w:author="Admin" w:date="2026-07-06T14:25:00Z" w16du:dateUtc="2026-07-06T07:25:00Z">
        <w:r w:rsidRPr="00E32F10" w:rsidDel="00D64D48">
          <w:rPr>
            <w:rFonts w:ascii="Times New Roman" w:eastAsia="Times New Roman" w:hAnsi="Times New Roman" w:cs="Times New Roman"/>
            <w:sz w:val="24"/>
            <w:szCs w:val="24"/>
          </w:rPr>
          <w:delText xml:space="preserve">Nếu câu trả lời là </w:delText>
        </w:r>
        <w:r w:rsidRPr="00E32F10" w:rsidDel="00D64D48">
          <w:rPr>
            <w:rFonts w:ascii="Times New Roman" w:eastAsia="Times New Roman" w:hAnsi="Times New Roman" w:cs="Times New Roman"/>
            <w:b/>
            <w:bCs/>
            <w:sz w:val="24"/>
            <w:szCs w:val="24"/>
          </w:rPr>
          <w:delText>Có</w:delText>
        </w:r>
        <w:r w:rsidRPr="00E32F10" w:rsidDel="00D64D48">
          <w:rPr>
            <w:rFonts w:ascii="Times New Roman" w:eastAsia="Times New Roman" w:hAnsi="Times New Roman" w:cs="Times New Roman"/>
            <w:sz w:val="24"/>
            <w:szCs w:val="24"/>
          </w:rPr>
          <w:delText xml:space="preserve"> thì tài liệu đạt.</w:delText>
        </w:r>
      </w:del>
    </w:p>
    <w:p w14:paraId="33E925BD" w14:textId="02AB784B" w:rsidR="00E32F10" w:rsidRPr="00E32F10" w:rsidDel="00D64D48" w:rsidRDefault="00E32F10" w:rsidP="00E32F10">
      <w:pPr>
        <w:spacing w:before="100" w:beforeAutospacing="1" w:after="100" w:afterAutospacing="1" w:line="240" w:lineRule="auto"/>
        <w:rPr>
          <w:del w:id="1093" w:author="Admin" w:date="2026-07-06T14:25:00Z" w16du:dateUtc="2026-07-06T07:25:00Z"/>
          <w:rFonts w:ascii="Times New Roman" w:eastAsia="Times New Roman" w:hAnsi="Times New Roman" w:cs="Times New Roman"/>
          <w:sz w:val="24"/>
          <w:szCs w:val="24"/>
        </w:rPr>
      </w:pPr>
      <w:del w:id="1094" w:author="Admin" w:date="2026-07-06T14:25:00Z" w16du:dateUtc="2026-07-06T07:25:00Z">
        <w:r w:rsidRPr="00E32F10" w:rsidDel="00D64D48">
          <w:rPr>
            <w:rFonts w:ascii="Times New Roman" w:eastAsia="Times New Roman" w:hAnsi="Times New Roman" w:cs="Times New Roman"/>
            <w:sz w:val="24"/>
            <w:szCs w:val="24"/>
          </w:rPr>
          <w:delText>Nếu vẫn phải hỏi Founder thì chưa đạt.</w:delText>
        </w:r>
      </w:del>
    </w:p>
    <w:p w14:paraId="125984ED" w14:textId="35A8F5EE" w:rsidR="00E32F10" w:rsidRPr="00E32F10" w:rsidDel="00D64D48" w:rsidRDefault="00E32F10" w:rsidP="00E32F10">
      <w:pPr>
        <w:spacing w:before="100" w:beforeAutospacing="1" w:after="100" w:afterAutospacing="1" w:line="240" w:lineRule="auto"/>
        <w:rPr>
          <w:del w:id="1095" w:author="Admin" w:date="2026-07-06T14:25:00Z" w16du:dateUtc="2026-07-06T07:25:00Z"/>
          <w:rFonts w:ascii="Times New Roman" w:eastAsia="Times New Roman" w:hAnsi="Times New Roman" w:cs="Times New Roman"/>
          <w:sz w:val="24"/>
          <w:szCs w:val="24"/>
        </w:rPr>
      </w:pPr>
      <w:del w:id="1096" w:author="Admin" w:date="2026-07-06T14:25:00Z" w16du:dateUtc="2026-07-06T07:25:00Z">
        <w:r w:rsidRPr="00E32F10" w:rsidDel="00D64D48">
          <w:rPr>
            <w:rFonts w:ascii="Times New Roman" w:eastAsia="Times New Roman" w:hAnsi="Times New Roman" w:cs="Times New Roman"/>
            <w:sz w:val="24"/>
            <w:szCs w:val="24"/>
          </w:rPr>
          <w:delText>Đó là tiêu chuẩn của McKinsey, Deloitte...</w:delText>
        </w:r>
      </w:del>
    </w:p>
    <w:p w14:paraId="0F4D3398" w14:textId="18479093" w:rsidR="00E32F10" w:rsidRPr="00E32F10" w:rsidDel="00D64D48" w:rsidRDefault="00E32F10" w:rsidP="00E32F10">
      <w:pPr>
        <w:spacing w:before="100" w:beforeAutospacing="1" w:after="100" w:afterAutospacing="1" w:line="240" w:lineRule="auto"/>
        <w:rPr>
          <w:del w:id="1097" w:author="Admin" w:date="2026-07-06T14:25:00Z" w16du:dateUtc="2026-07-06T07:25:00Z"/>
          <w:rFonts w:ascii="Times New Roman" w:eastAsia="Times New Roman" w:hAnsi="Times New Roman" w:cs="Times New Roman"/>
          <w:sz w:val="24"/>
          <w:szCs w:val="24"/>
        </w:rPr>
      </w:pPr>
      <w:del w:id="1098" w:author="Admin" w:date="2026-07-06T14:25:00Z" w16du:dateUtc="2026-07-06T07:25:00Z">
        <w:r w:rsidRPr="00E32F10" w:rsidDel="00D64D48">
          <w:rPr>
            <w:rFonts w:ascii="Times New Roman" w:eastAsia="Times New Roman" w:hAnsi="Times New Roman" w:cs="Times New Roman"/>
            <w:sz w:val="24"/>
            <w:szCs w:val="24"/>
          </w:rPr>
          <w:delText xml:space="preserve">Theo mình, </w:delText>
        </w:r>
        <w:r w:rsidRPr="00E32F10" w:rsidDel="00D64D48">
          <w:rPr>
            <w:rFonts w:ascii="Times New Roman" w:eastAsia="Times New Roman" w:hAnsi="Times New Roman" w:cs="Times New Roman"/>
            <w:b/>
            <w:bCs/>
            <w:sz w:val="24"/>
            <w:szCs w:val="24"/>
          </w:rPr>
          <w:delText>Consulting Delivery Method (CDM)</w:delText>
        </w:r>
        <w:r w:rsidRPr="00E32F10" w:rsidDel="00D64D48">
          <w:rPr>
            <w:rFonts w:ascii="Times New Roman" w:eastAsia="Times New Roman" w:hAnsi="Times New Roman" w:cs="Times New Roman"/>
            <w:sz w:val="24"/>
            <w:szCs w:val="24"/>
          </w:rPr>
          <w:delText xml:space="preserve"> phải trở thành </w:delText>
        </w:r>
        <w:r w:rsidRPr="00E32F10" w:rsidDel="00D64D48">
          <w:rPr>
            <w:rFonts w:ascii="Times New Roman" w:eastAsia="Times New Roman" w:hAnsi="Times New Roman" w:cs="Times New Roman"/>
            <w:b/>
            <w:bCs/>
            <w:sz w:val="24"/>
            <w:szCs w:val="24"/>
          </w:rPr>
          <w:delText>SOP tổng của toàn bộ hoạt động triển khai doanh nghiệp</w:delText>
        </w:r>
        <w:r w:rsidRPr="00E32F10" w:rsidDel="00D64D48">
          <w:rPr>
            <w:rFonts w:ascii="Times New Roman" w:eastAsia="Times New Roman" w:hAnsi="Times New Roman" w:cs="Times New Roman"/>
            <w:sz w:val="24"/>
            <w:szCs w:val="24"/>
          </w:rPr>
          <w:delText>.</w:delText>
        </w:r>
      </w:del>
    </w:p>
    <w:p w14:paraId="1FC10A3D" w14:textId="7D252ABA" w:rsidR="00E32F10" w:rsidRPr="00E32F10" w:rsidDel="00D64D48" w:rsidRDefault="00000000" w:rsidP="00E32F10">
      <w:pPr>
        <w:spacing w:after="0" w:line="240" w:lineRule="auto"/>
        <w:rPr>
          <w:del w:id="1099" w:author="Admin" w:date="2026-07-06T14:25:00Z" w16du:dateUtc="2026-07-06T07:25:00Z"/>
          <w:rFonts w:ascii="Times New Roman" w:eastAsia="Times New Roman" w:hAnsi="Times New Roman" w:cs="Times New Roman"/>
          <w:sz w:val="24"/>
          <w:szCs w:val="24"/>
        </w:rPr>
      </w:pPr>
      <w:del w:id="1100" w:author="Admin" w:date="2026-07-06T14:25:00Z" w16du:dateUtc="2026-07-06T07:25:00Z">
        <w:r w:rsidDel="00D64D48">
          <w:rPr>
            <w:rFonts w:ascii="Times New Roman" w:eastAsia="Times New Roman" w:hAnsi="Times New Roman" w:cs="Times New Roman"/>
            <w:sz w:val="24"/>
            <w:szCs w:val="24"/>
          </w:rPr>
          <w:pict w14:anchorId="5F90B57F">
            <v:rect id="_x0000_i1295" style="width:0;height:1.5pt" o:hralign="center" o:hrstd="t" o:hr="t" fillcolor="#a0a0a0" stroked="f"/>
          </w:pict>
        </w:r>
      </w:del>
    </w:p>
    <w:p w14:paraId="4BB28C98" w14:textId="0F5F5370" w:rsidR="00E32F10" w:rsidRPr="00E32F10" w:rsidDel="00D64D48" w:rsidRDefault="00E32F10" w:rsidP="00E32F10">
      <w:pPr>
        <w:spacing w:before="100" w:beforeAutospacing="1" w:after="100" w:afterAutospacing="1" w:line="240" w:lineRule="auto"/>
        <w:outlineLvl w:val="0"/>
        <w:rPr>
          <w:del w:id="1101" w:author="Admin" w:date="2026-07-06T14:25:00Z" w16du:dateUtc="2026-07-06T07:25:00Z"/>
          <w:rFonts w:ascii="Times New Roman" w:eastAsia="Times New Roman" w:hAnsi="Times New Roman" w:cs="Times New Roman"/>
          <w:b/>
          <w:bCs/>
          <w:kern w:val="36"/>
          <w:sz w:val="48"/>
          <w:szCs w:val="48"/>
        </w:rPr>
      </w:pPr>
      <w:del w:id="1102" w:author="Admin" w:date="2026-07-06T14:25:00Z" w16du:dateUtc="2026-07-06T07:25:00Z">
        <w:r w:rsidRPr="00E32F10" w:rsidDel="00D64D48">
          <w:rPr>
            <w:rFonts w:ascii="Times New Roman" w:eastAsia="Times New Roman" w:hAnsi="Times New Roman" w:cs="Times New Roman"/>
            <w:b/>
            <w:bCs/>
            <w:kern w:val="36"/>
            <w:sz w:val="48"/>
            <w:szCs w:val="48"/>
          </w:rPr>
          <w:delText>THUCHOCVN HANDBOOK</w:delText>
        </w:r>
      </w:del>
    </w:p>
    <w:p w14:paraId="3EE5CDC3" w14:textId="77777777" w:rsidR="00D64D48" w:rsidRDefault="00D64D48" w:rsidP="00E32F10">
      <w:pPr>
        <w:spacing w:before="100" w:beforeAutospacing="1" w:after="100" w:afterAutospacing="1" w:line="240" w:lineRule="auto"/>
        <w:outlineLvl w:val="0"/>
        <w:rPr>
          <w:ins w:id="1103" w:author="Admin" w:date="2026-07-06T14:25:00Z" w16du:dateUtc="2026-07-06T07:25:00Z"/>
          <w:rFonts w:ascii="Times New Roman" w:eastAsia="Times New Roman" w:hAnsi="Times New Roman" w:cs="Times New Roman"/>
          <w:b/>
          <w:bCs/>
          <w:kern w:val="36"/>
          <w:sz w:val="48"/>
          <w:szCs w:val="48"/>
        </w:rPr>
      </w:pPr>
    </w:p>
    <w:p w14:paraId="33757FD1" w14:textId="77777777" w:rsidR="00D64D48" w:rsidRDefault="00D64D48">
      <w:pPr>
        <w:rPr>
          <w:ins w:id="1104" w:author="Admin" w:date="2026-07-06T14:25:00Z" w16du:dateUtc="2026-07-06T07:25:00Z"/>
          <w:rFonts w:ascii="Times New Roman" w:eastAsia="Times New Roman" w:hAnsi="Times New Roman" w:cs="Times New Roman"/>
          <w:b/>
          <w:bCs/>
          <w:kern w:val="36"/>
          <w:sz w:val="48"/>
          <w:szCs w:val="48"/>
        </w:rPr>
      </w:pPr>
      <w:ins w:id="1105" w:author="Admin" w:date="2026-07-06T14:25:00Z" w16du:dateUtc="2026-07-06T07:25:00Z">
        <w:r>
          <w:rPr>
            <w:rFonts w:ascii="Times New Roman" w:eastAsia="Times New Roman" w:hAnsi="Times New Roman" w:cs="Times New Roman"/>
            <w:b/>
            <w:bCs/>
            <w:kern w:val="36"/>
            <w:sz w:val="48"/>
            <w:szCs w:val="48"/>
          </w:rPr>
          <w:br w:type="page"/>
        </w:r>
      </w:ins>
    </w:p>
    <w:p w14:paraId="3ACAB9A9" w14:textId="4924C265" w:rsidR="00E32F10" w:rsidRPr="00E32F10" w:rsidDel="00D64D48" w:rsidRDefault="00E32F10" w:rsidP="00D64D48">
      <w:pPr>
        <w:rPr>
          <w:del w:id="1106" w:author="Admin" w:date="2026-07-06T14:25:00Z" w16du:dateUtc="2026-07-06T07:25:00Z"/>
          <w:rFonts w:ascii="Times New Roman" w:eastAsia="Times New Roman" w:hAnsi="Times New Roman" w:cs="Times New Roman"/>
          <w:b/>
          <w:bCs/>
          <w:kern w:val="36"/>
          <w:sz w:val="48"/>
          <w:szCs w:val="48"/>
        </w:rPr>
        <w:pPrChange w:id="1107" w:author="Admin" w:date="2026-07-06T14:25:00Z" w16du:dateUtc="2026-07-06T07:25:00Z">
          <w:pPr>
            <w:spacing w:before="100" w:beforeAutospacing="1" w:after="100" w:afterAutospacing="1" w:line="240" w:lineRule="auto"/>
            <w:outlineLvl w:val="0"/>
          </w:pPr>
        </w:pPrChange>
      </w:pPr>
      <w:del w:id="1108" w:author="Admin" w:date="2026-07-06T14:25:00Z" w16du:dateUtc="2026-07-06T07:25:00Z">
        <w:r w:rsidRPr="00E32F10" w:rsidDel="00D64D48">
          <w:rPr>
            <w:rFonts w:ascii="Times New Roman" w:eastAsia="Times New Roman" w:hAnsi="Times New Roman" w:cs="Times New Roman"/>
            <w:b/>
            <w:bCs/>
            <w:kern w:val="36"/>
            <w:sz w:val="48"/>
            <w:szCs w:val="48"/>
          </w:rPr>
          <w:lastRenderedPageBreak/>
          <w:delText>VOLUME 03 – THUCHOCVN CONSULTING METHODOLOGY</w:delText>
        </w:r>
      </w:del>
    </w:p>
    <w:p w14:paraId="73F70B30" w14:textId="77777777" w:rsidR="00E32F10" w:rsidRPr="00E32F10" w:rsidRDefault="00E32F10" w:rsidP="00E32F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32F10">
        <w:rPr>
          <w:rFonts w:ascii="Times New Roman" w:eastAsia="Times New Roman" w:hAnsi="Times New Roman" w:cs="Times New Roman"/>
          <w:b/>
          <w:bCs/>
          <w:kern w:val="36"/>
          <w:sz w:val="48"/>
          <w:szCs w:val="48"/>
        </w:rPr>
        <w:t>CHƯƠNG 6</w:t>
      </w:r>
    </w:p>
    <w:p w14:paraId="67753715" w14:textId="77777777" w:rsidR="00E32F10" w:rsidRPr="00E32F10" w:rsidRDefault="00E32F10" w:rsidP="00E32F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32F10">
        <w:rPr>
          <w:rFonts w:ascii="Times New Roman" w:eastAsia="Times New Roman" w:hAnsi="Times New Roman" w:cs="Times New Roman"/>
          <w:b/>
          <w:bCs/>
          <w:kern w:val="36"/>
          <w:sz w:val="48"/>
          <w:szCs w:val="48"/>
        </w:rPr>
        <w:t>CONSULTING DELIVERY METHOD (CDM)</w:t>
      </w:r>
    </w:p>
    <w:p w14:paraId="16CF0A35" w14:textId="77777777" w:rsidR="00E32F10" w:rsidRPr="00E32F10" w:rsidRDefault="00E32F10" w:rsidP="00E32F10">
      <w:pPr>
        <w:spacing w:before="100" w:beforeAutospacing="1" w:after="100" w:afterAutospacing="1" w:line="240" w:lineRule="auto"/>
        <w:outlineLvl w:val="1"/>
        <w:rPr>
          <w:rFonts w:ascii="Times New Roman" w:eastAsia="Times New Roman" w:hAnsi="Times New Roman" w:cs="Times New Roman"/>
          <w:b/>
          <w:bCs/>
          <w:sz w:val="36"/>
          <w:szCs w:val="36"/>
        </w:rPr>
      </w:pPr>
      <w:r w:rsidRPr="00E32F10">
        <w:rPr>
          <w:rFonts w:ascii="Times New Roman" w:eastAsia="Times New Roman" w:hAnsi="Times New Roman" w:cs="Times New Roman"/>
          <w:b/>
          <w:bCs/>
          <w:sz w:val="36"/>
          <w:szCs w:val="36"/>
        </w:rPr>
        <w:t xml:space="preserve">Phương </w:t>
      </w:r>
      <w:proofErr w:type="spellStart"/>
      <w:r w:rsidRPr="00E32F10">
        <w:rPr>
          <w:rFonts w:ascii="Times New Roman" w:eastAsia="Times New Roman" w:hAnsi="Times New Roman" w:cs="Times New Roman"/>
          <w:b/>
          <w:bCs/>
          <w:sz w:val="36"/>
          <w:szCs w:val="36"/>
        </w:rPr>
        <w:t>pháp</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điều</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hành</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và</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triển</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khai</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dự</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án</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tư</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vấn</w:t>
      </w:r>
      <w:proofErr w:type="spellEnd"/>
    </w:p>
    <w:p w14:paraId="1FC7441C"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b/>
          <w:bCs/>
          <w:sz w:val="24"/>
          <w:szCs w:val="24"/>
        </w:rPr>
        <w:t>"</w:t>
      </w:r>
      <w:proofErr w:type="spellStart"/>
      <w:r w:rsidRPr="00E32F10">
        <w:rPr>
          <w:rFonts w:ascii="Times New Roman" w:eastAsia="Times New Roman" w:hAnsi="Times New Roman" w:cs="Times New Roman"/>
          <w:b/>
          <w:bCs/>
          <w:sz w:val="24"/>
          <w:szCs w:val="24"/>
        </w:rPr>
        <w:t>Một</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phương</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pháp</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tốt</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chỉ</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tạo</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ra</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giá</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trị</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khi</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được</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triển</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khai</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một</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cách</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nhất</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quán</w:t>
      </w:r>
      <w:proofErr w:type="spellEnd"/>
      <w:r w:rsidRPr="00E32F10">
        <w:rPr>
          <w:rFonts w:ascii="Times New Roman" w:eastAsia="Times New Roman" w:hAnsi="Times New Roman" w:cs="Times New Roman"/>
          <w:b/>
          <w:bCs/>
          <w:sz w:val="24"/>
          <w:szCs w:val="24"/>
        </w:rPr>
        <w:t>."</w:t>
      </w:r>
    </w:p>
    <w:p w14:paraId="3A8CAA22" w14:textId="7DC555E8" w:rsidR="00E32F10" w:rsidRPr="00E32F10" w:rsidDel="00D64D48" w:rsidRDefault="00000000" w:rsidP="00E32F10">
      <w:pPr>
        <w:spacing w:after="0" w:line="240" w:lineRule="auto"/>
        <w:rPr>
          <w:del w:id="1109" w:author="Admin" w:date="2026-07-06T14:25:00Z" w16du:dateUtc="2026-07-06T07:25:00Z"/>
          <w:rFonts w:ascii="Times New Roman" w:eastAsia="Times New Roman" w:hAnsi="Times New Roman" w:cs="Times New Roman"/>
          <w:sz w:val="24"/>
          <w:szCs w:val="24"/>
        </w:rPr>
      </w:pPr>
      <w:del w:id="1110" w:author="Admin" w:date="2026-07-06T14:25:00Z" w16du:dateUtc="2026-07-06T07:25:00Z">
        <w:r w:rsidDel="00D64D48">
          <w:rPr>
            <w:rFonts w:ascii="Times New Roman" w:eastAsia="Times New Roman" w:hAnsi="Times New Roman" w:cs="Times New Roman"/>
            <w:sz w:val="24"/>
            <w:szCs w:val="24"/>
          </w:rPr>
          <w:pict w14:anchorId="4D8FAF90">
            <v:rect id="_x0000_i1296" style="width:0;height:1.5pt" o:hralign="center" o:hrstd="t" o:hr="t" fillcolor="#a0a0a0" stroked="f"/>
          </w:pict>
        </w:r>
      </w:del>
    </w:p>
    <w:p w14:paraId="4167AA86"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11" w:author="Admin" w:date="2026-07-06T14:25:00Z" w16du:dateUtc="2026-07-06T07:25: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6.1. M</w:t>
      </w:r>
      <w:proofErr w:type="spellStart"/>
      <w:r w:rsidRPr="00E32F10">
        <w:rPr>
          <w:rFonts w:ascii="Times New Roman" w:eastAsia="Times New Roman" w:hAnsi="Times New Roman" w:cs="Times New Roman"/>
          <w:b/>
          <w:bCs/>
          <w:kern w:val="36"/>
          <w:sz w:val="48"/>
          <w:szCs w:val="48"/>
        </w:rPr>
        <w:t>ục</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đích</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của</w:t>
      </w:r>
      <w:proofErr w:type="spellEnd"/>
      <w:r w:rsidRPr="00E32F10">
        <w:rPr>
          <w:rFonts w:ascii="Times New Roman" w:eastAsia="Times New Roman" w:hAnsi="Times New Roman" w:cs="Times New Roman"/>
          <w:b/>
          <w:bCs/>
          <w:kern w:val="36"/>
          <w:sz w:val="48"/>
          <w:szCs w:val="48"/>
        </w:rPr>
        <w:t xml:space="preserve"> Consulting Delivery Method</w:t>
      </w:r>
    </w:p>
    <w:p w14:paraId="4105BE2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Sau </w:t>
      </w:r>
      <w:proofErr w:type="spellStart"/>
      <w:r w:rsidRPr="00E32F10">
        <w:rPr>
          <w:rFonts w:ascii="Times New Roman" w:eastAsia="Times New Roman" w:hAnsi="Times New Roman" w:cs="Times New Roman"/>
          <w:sz w:val="24"/>
          <w:szCs w:val="24"/>
        </w:rPr>
        <w:t>khi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Business Transformation Method,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nhất</w:t>
      </w:r>
      <w:proofErr w:type="spellEnd"/>
      <w:r w:rsidRPr="00E32F10">
        <w:rPr>
          <w:rFonts w:ascii="Times New Roman" w:eastAsia="Times New Roman" w:hAnsi="Times New Roman" w:cs="Times New Roman"/>
          <w:sz w:val="24"/>
          <w:szCs w:val="24"/>
        </w:rPr>
        <w:t>:</w:t>
      </w:r>
    </w:p>
    <w:p w14:paraId="145CD874" w14:textId="77777777" w:rsidR="00E32F10" w:rsidRPr="00E32F10" w:rsidRDefault="00E32F10">
      <w:pPr>
        <w:numPr>
          <w:ilvl w:val="0"/>
          <w:numId w:val="138"/>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Mục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w:t>
      </w:r>
    </w:p>
    <w:p w14:paraId="48E89E66" w14:textId="77777777" w:rsidR="00E32F10" w:rsidRPr="00E32F10" w:rsidRDefault="00E32F10">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Phạm vi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w:t>
      </w:r>
    </w:p>
    <w:p w14:paraId="1F119B1B" w14:textId="77777777" w:rsidR="00E32F10" w:rsidRPr="00E32F10" w:rsidRDefault="00E32F10">
      <w:pPr>
        <w:numPr>
          <w:ilvl w:val="0"/>
          <w:numId w:val="138"/>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Lộ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trình</w:t>
      </w:r>
      <w:proofErr w:type="spellEnd"/>
      <w:r w:rsidRPr="00E32F10">
        <w:rPr>
          <w:rFonts w:ascii="Times New Roman" w:eastAsia="Times New Roman" w:hAnsi="Times New Roman" w:cs="Times New Roman"/>
          <w:sz w:val="24"/>
          <w:szCs w:val="24"/>
        </w:rPr>
        <w:t xml:space="preserve"> 30–90–365 </w:t>
      </w:r>
      <w:proofErr w:type="spellStart"/>
      <w:r w:rsidRPr="00E32F10">
        <w:rPr>
          <w:rFonts w:ascii="Times New Roman" w:eastAsia="Times New Roman" w:hAnsi="Times New Roman" w:cs="Times New Roman"/>
          <w:sz w:val="24"/>
          <w:szCs w:val="24"/>
        </w:rPr>
        <w:t>ngày</w:t>
      </w:r>
      <w:proofErr w:type="spellEnd"/>
      <w:r w:rsidRPr="00E32F10">
        <w:rPr>
          <w:rFonts w:ascii="Times New Roman" w:eastAsia="Times New Roman" w:hAnsi="Times New Roman" w:cs="Times New Roman"/>
          <w:sz w:val="24"/>
          <w:szCs w:val="24"/>
        </w:rPr>
        <w:t>.</w:t>
      </w:r>
    </w:p>
    <w:p w14:paraId="01780B71" w14:textId="77777777" w:rsidR="00E32F10" w:rsidRPr="00E32F10" w:rsidRDefault="00E32F10">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Proposal.</w:t>
      </w:r>
    </w:p>
    <w:p w14:paraId="755B9D1A" w14:textId="77777777" w:rsidR="00E32F10" w:rsidRPr="00E32F10" w:rsidRDefault="00E32F10">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Statement of Work (SOW).</w:t>
      </w:r>
    </w:p>
    <w:p w14:paraId="56A6F15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Tuy </w:t>
      </w:r>
      <w:proofErr w:type="spellStart"/>
      <w:r w:rsidRPr="00E32F10">
        <w:rPr>
          <w:rFonts w:ascii="Times New Roman" w:eastAsia="Times New Roman" w:hAnsi="Times New Roman" w:cs="Times New Roman"/>
          <w:sz w:val="24"/>
          <w:szCs w:val="24"/>
        </w:rPr>
        <w:t>nhiên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kế</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điểm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khởi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đầu</w:t>
      </w:r>
      <w:proofErr w:type="spellEnd"/>
      <w:r w:rsidRPr="00E32F10">
        <w:rPr>
          <w:rFonts w:ascii="Times New Roman" w:eastAsia="Times New Roman" w:hAnsi="Times New Roman" w:cs="Times New Roman"/>
          <w:sz w:val="24"/>
          <w:szCs w:val="24"/>
        </w:rPr>
        <w:t>.</w:t>
      </w:r>
    </w:p>
    <w:p w14:paraId="5D85AEEF"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trị</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trình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w:t>
      </w:r>
    </w:p>
    <w:p w14:paraId="6C94EB3A"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Consulting Delivery Method (CDM)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phương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giúp</w:t>
      </w:r>
      <w:proofErr w:type="spellEnd"/>
      <w:r w:rsidRPr="00E32F10">
        <w:rPr>
          <w:rFonts w:ascii="Times New Roman" w:eastAsia="Times New Roman" w:hAnsi="Times New Roman" w:cs="Times New Roman"/>
          <w:sz w:val="24"/>
          <w:szCs w:val="24"/>
        </w:rPr>
        <w:t xml:space="preserve"> THUCHOCVN </w:t>
      </w:r>
      <w:proofErr w:type="spellStart"/>
      <w:r w:rsidRPr="00E32F10">
        <w:rPr>
          <w:rFonts w:ascii="Times New Roman" w:eastAsia="Times New Roman" w:hAnsi="Times New Roman" w:cs="Times New Roman"/>
          <w:sz w:val="24"/>
          <w:szCs w:val="24"/>
        </w:rPr>
        <w:t>quản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vòng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đời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tư</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vấn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đảm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bảo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hiện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đúng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mục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đúng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kết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tế</w:t>
      </w:r>
      <w:proofErr w:type="spellEnd"/>
      <w:r w:rsidRPr="00E32F10">
        <w:rPr>
          <w:rFonts w:ascii="Times New Roman" w:eastAsia="Times New Roman" w:hAnsi="Times New Roman" w:cs="Times New Roman"/>
          <w:sz w:val="24"/>
          <w:szCs w:val="24"/>
        </w:rPr>
        <w:t>.</w:t>
      </w:r>
    </w:p>
    <w:p w14:paraId="2810F932" w14:textId="3E7D6EC6" w:rsidR="00E32F10" w:rsidRPr="00E32F10" w:rsidDel="00D64D48" w:rsidRDefault="00000000" w:rsidP="00E32F10">
      <w:pPr>
        <w:spacing w:after="0" w:line="240" w:lineRule="auto"/>
        <w:rPr>
          <w:del w:id="1112" w:author="Admin" w:date="2026-07-06T14:27:00Z" w16du:dateUtc="2026-07-06T07:27:00Z"/>
          <w:rFonts w:ascii="Times New Roman" w:eastAsia="Times New Roman" w:hAnsi="Times New Roman" w:cs="Times New Roman"/>
          <w:sz w:val="24"/>
          <w:szCs w:val="24"/>
        </w:rPr>
      </w:pPr>
      <w:del w:id="1113" w:author="Admin" w:date="2026-07-06T14:27:00Z" w16du:dateUtc="2026-07-06T07:27:00Z">
        <w:r w:rsidDel="00D64D48">
          <w:rPr>
            <w:rFonts w:ascii="Times New Roman" w:eastAsia="Times New Roman" w:hAnsi="Times New Roman" w:cs="Times New Roman"/>
            <w:sz w:val="24"/>
            <w:szCs w:val="24"/>
          </w:rPr>
          <w:pict w14:anchorId="1C4F0CC5">
            <v:rect id="_x0000_i1297" style="width:0;height:1.5pt" o:hralign="center" o:hrstd="t" o:hr="t" fillcolor="#a0a0a0" stroked="f"/>
          </w:pict>
        </w:r>
      </w:del>
    </w:p>
    <w:p w14:paraId="2E34C703"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14" w:author="Admin" w:date="2026-07-06T14:27:00Z" w16du:dateUtc="2026-07-06T07:27: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6.2. M</w:t>
      </w:r>
      <w:proofErr w:type="spellStart"/>
      <w:r w:rsidRPr="00E32F10">
        <w:rPr>
          <w:rFonts w:ascii="Times New Roman" w:eastAsia="Times New Roman" w:hAnsi="Times New Roman" w:cs="Times New Roman"/>
          <w:b/>
          <w:bCs/>
          <w:kern w:val="36"/>
          <w:sz w:val="48"/>
          <w:szCs w:val="48"/>
        </w:rPr>
        <w:t>ục</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tiêu</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của</w:t>
      </w:r>
      <w:proofErr w:type="spellEnd"/>
      <w:r w:rsidRPr="00E32F10">
        <w:rPr>
          <w:rFonts w:ascii="Times New Roman" w:eastAsia="Times New Roman" w:hAnsi="Times New Roman" w:cs="Times New Roman"/>
          <w:b/>
          <w:bCs/>
          <w:kern w:val="36"/>
          <w:sz w:val="48"/>
          <w:szCs w:val="48"/>
        </w:rPr>
        <w:t xml:space="preserve"> CDM</w:t>
      </w:r>
    </w:p>
    <w:p w14:paraId="39C37B62"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CDM </w:t>
      </w:r>
      <w:proofErr w:type="spellStart"/>
      <w:r w:rsidRPr="00E32F10">
        <w:rPr>
          <w:rFonts w:ascii="Times New Roman" w:eastAsia="Times New Roman" w:hAnsi="Times New Roman" w:cs="Times New Roman"/>
          <w:sz w:val="24"/>
          <w:szCs w:val="24"/>
        </w:rPr>
        <w:t>hướng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tới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bốn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mục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chính</w:t>
      </w:r>
      <w:proofErr w:type="spellEnd"/>
      <w:r w:rsidRPr="00E32F10">
        <w:rPr>
          <w:rFonts w:ascii="Times New Roman" w:eastAsia="Times New Roman" w:hAnsi="Times New Roman" w:cs="Times New Roman"/>
          <w:sz w:val="24"/>
          <w:szCs w:val="24"/>
        </w:rPr>
        <w:t>:</w:t>
      </w:r>
    </w:p>
    <w:p w14:paraId="1B612869" w14:textId="77777777" w:rsidR="00E32F10" w:rsidRPr="00E32F10" w:rsidRDefault="00E32F10">
      <w:pPr>
        <w:numPr>
          <w:ilvl w:val="0"/>
          <w:numId w:val="139"/>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Chuyển</w:t>
      </w:r>
      <w:proofErr w:type="spellEnd"/>
      <w:r w:rsidRPr="00E32F10">
        <w:rPr>
          <w:rFonts w:ascii="Times New Roman" w:eastAsia="Times New Roman" w:hAnsi="Times New Roman" w:cs="Times New Roman"/>
          <w:sz w:val="24"/>
          <w:szCs w:val="24"/>
        </w:rPr>
        <w:t xml:space="preserve"> Roadmap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cụ</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thể</w:t>
      </w:r>
      <w:proofErr w:type="spellEnd"/>
      <w:r w:rsidRPr="00E32F10">
        <w:rPr>
          <w:rFonts w:ascii="Times New Roman" w:eastAsia="Times New Roman" w:hAnsi="Times New Roman" w:cs="Times New Roman"/>
          <w:sz w:val="24"/>
          <w:szCs w:val="24"/>
        </w:rPr>
        <w:t>.</w:t>
      </w:r>
    </w:p>
    <w:p w14:paraId="7957F465" w14:textId="77777777" w:rsidR="00E32F10" w:rsidRPr="00E32F10" w:rsidRDefault="00E32F10">
      <w:pPr>
        <w:numPr>
          <w:ilvl w:val="0"/>
          <w:numId w:val="139"/>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Đồng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cùng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trình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thay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w:t>
      </w:r>
    </w:p>
    <w:p w14:paraId="3E47C5FF" w14:textId="77777777" w:rsidR="00E32F10" w:rsidRPr="00E32F10" w:rsidRDefault="00E32F10">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Theo </w:t>
      </w:r>
      <w:proofErr w:type="spellStart"/>
      <w:r w:rsidRPr="00E32F10">
        <w:rPr>
          <w:rFonts w:ascii="Times New Roman" w:eastAsia="Times New Roman" w:hAnsi="Times New Roman" w:cs="Times New Roman"/>
          <w:sz w:val="24"/>
          <w:szCs w:val="24"/>
        </w:rPr>
        <w:t>dõi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đánh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chỉnh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kịp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thời</w:t>
      </w:r>
      <w:proofErr w:type="spellEnd"/>
      <w:r w:rsidRPr="00E32F10">
        <w:rPr>
          <w:rFonts w:ascii="Times New Roman" w:eastAsia="Times New Roman" w:hAnsi="Times New Roman" w:cs="Times New Roman"/>
          <w:sz w:val="24"/>
          <w:szCs w:val="24"/>
        </w:rPr>
        <w:t>.</w:t>
      </w:r>
    </w:p>
    <w:p w14:paraId="6283927D" w14:textId="77777777" w:rsidR="00E32F10" w:rsidRPr="00E32F10" w:rsidRDefault="00E32F10">
      <w:pPr>
        <w:numPr>
          <w:ilvl w:val="0"/>
          <w:numId w:val="139"/>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Chuẩn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hóa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trình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để</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thể</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nhân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rộng</w:t>
      </w:r>
      <w:proofErr w:type="spellEnd"/>
      <w:r w:rsidRPr="00E32F10">
        <w:rPr>
          <w:rFonts w:ascii="Times New Roman" w:eastAsia="Times New Roman" w:hAnsi="Times New Roman" w:cs="Times New Roman"/>
          <w:sz w:val="24"/>
          <w:szCs w:val="24"/>
        </w:rPr>
        <w:t>.</w:t>
      </w:r>
    </w:p>
    <w:p w14:paraId="6C97B0DB" w14:textId="167417D2" w:rsidR="00E32F10" w:rsidRPr="00E32F10" w:rsidDel="00D64D48" w:rsidRDefault="00000000" w:rsidP="00E32F10">
      <w:pPr>
        <w:spacing w:after="0" w:line="240" w:lineRule="auto"/>
        <w:rPr>
          <w:del w:id="1115" w:author="Admin" w:date="2026-07-06T14:27:00Z" w16du:dateUtc="2026-07-06T07:27:00Z"/>
          <w:rFonts w:ascii="Times New Roman" w:eastAsia="Times New Roman" w:hAnsi="Times New Roman" w:cs="Times New Roman"/>
          <w:sz w:val="24"/>
          <w:szCs w:val="24"/>
        </w:rPr>
      </w:pPr>
      <w:del w:id="1116" w:author="Admin" w:date="2026-07-06T14:27:00Z" w16du:dateUtc="2026-07-06T07:27:00Z">
        <w:r w:rsidDel="00D64D48">
          <w:rPr>
            <w:rFonts w:ascii="Times New Roman" w:eastAsia="Times New Roman" w:hAnsi="Times New Roman" w:cs="Times New Roman"/>
            <w:sz w:val="24"/>
            <w:szCs w:val="24"/>
          </w:rPr>
          <w:pict w14:anchorId="1FA992CC">
            <v:rect id="_x0000_i1298" style="width:0;height:1.5pt" o:hralign="center" o:hrstd="t" o:hr="t" fillcolor="#a0a0a0" stroked="f"/>
          </w:pict>
        </w:r>
      </w:del>
    </w:p>
    <w:p w14:paraId="1268AD89"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17" w:author="Admin" w:date="2026-07-06T14:27:00Z" w16du:dateUtc="2026-07-06T07:27: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6.3. Phạm vi </w:t>
      </w:r>
      <w:proofErr w:type="spellStart"/>
      <w:r w:rsidRPr="00E32F10">
        <w:rPr>
          <w:rFonts w:ascii="Times New Roman" w:eastAsia="Times New Roman" w:hAnsi="Times New Roman" w:cs="Times New Roman"/>
          <w:b/>
          <w:bCs/>
          <w:kern w:val="36"/>
          <w:sz w:val="48"/>
          <w:szCs w:val="48"/>
        </w:rPr>
        <w:t>áp</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dụng</w:t>
      </w:r>
      <w:proofErr w:type="spellEnd"/>
    </w:p>
    <w:p w14:paraId="54D60A81"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lastRenderedPageBreak/>
        <w:t xml:space="preserve">CDM </w:t>
      </w:r>
      <w:proofErr w:type="spellStart"/>
      <w:r w:rsidRPr="00E32F10">
        <w:rPr>
          <w:rFonts w:ascii="Times New Roman" w:eastAsia="Times New Roman" w:hAnsi="Times New Roman" w:cs="Times New Roman"/>
          <w:sz w:val="24"/>
          <w:szCs w:val="24"/>
        </w:rPr>
        <w:t>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THUCHOCVN, bao </w:t>
      </w:r>
      <w:proofErr w:type="spellStart"/>
      <w:r w:rsidRPr="00E32F10">
        <w:rPr>
          <w:rFonts w:ascii="Times New Roman" w:eastAsia="Times New Roman" w:hAnsi="Times New Roman" w:cs="Times New Roman"/>
          <w:sz w:val="24"/>
          <w:szCs w:val="24"/>
        </w:rPr>
        <w:t>gồm</w:t>
      </w:r>
      <w:proofErr w:type="spellEnd"/>
      <w:r w:rsidRPr="00E32F10">
        <w:rPr>
          <w:rFonts w:ascii="Times New Roman" w:eastAsia="Times New Roman" w:hAnsi="Times New Roman" w:cs="Times New Roman"/>
          <w:sz w:val="24"/>
          <w:szCs w:val="24"/>
        </w:rPr>
        <w:t>:</w:t>
      </w:r>
    </w:p>
    <w:p w14:paraId="325DD75F" w14:textId="77777777" w:rsidR="00E32F10" w:rsidRPr="00E32F10" w:rsidRDefault="00E32F1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Business Consulting.</w:t>
      </w:r>
    </w:p>
    <w:p w14:paraId="551C2F8D" w14:textId="77777777" w:rsidR="00E32F10" w:rsidRPr="00E32F10" w:rsidRDefault="00E32F1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Business Transformation.</w:t>
      </w:r>
    </w:p>
    <w:p w14:paraId="35591E79" w14:textId="77777777" w:rsidR="00E32F10" w:rsidRPr="00E32F10" w:rsidRDefault="00E32F1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Competency Development.</w:t>
      </w:r>
    </w:p>
    <w:p w14:paraId="36F2D12A" w14:textId="77777777" w:rsidR="00E32F10" w:rsidRPr="00E32F10" w:rsidRDefault="00E32F1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Process Improvement.</w:t>
      </w:r>
    </w:p>
    <w:p w14:paraId="1C4EFD7E" w14:textId="77777777" w:rsidR="00E32F10" w:rsidRPr="00E32F10" w:rsidRDefault="00E32F1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Digital Transformation.</w:t>
      </w:r>
    </w:p>
    <w:p w14:paraId="1D5F9E52" w14:textId="77777777" w:rsidR="00E32F10" w:rsidRPr="00E32F10" w:rsidRDefault="00E32F10">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Workforce Development.</w:t>
      </w:r>
    </w:p>
    <w:p w14:paraId="78497791"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Dù</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mô</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nhau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tuân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cùng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trình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hành</w:t>
      </w:r>
      <w:proofErr w:type="spellEnd"/>
      <w:r w:rsidRPr="00E32F10">
        <w:rPr>
          <w:rFonts w:ascii="Times New Roman" w:eastAsia="Times New Roman" w:hAnsi="Times New Roman" w:cs="Times New Roman"/>
          <w:sz w:val="24"/>
          <w:szCs w:val="24"/>
        </w:rPr>
        <w:t>.</w:t>
      </w:r>
    </w:p>
    <w:p w14:paraId="357CF654" w14:textId="46783802" w:rsidR="00E32F10" w:rsidRPr="00E32F10" w:rsidDel="00D64D48" w:rsidRDefault="00000000" w:rsidP="00E32F10">
      <w:pPr>
        <w:spacing w:after="0" w:line="240" w:lineRule="auto"/>
        <w:rPr>
          <w:del w:id="1118" w:author="Admin" w:date="2026-07-06T14:27:00Z" w16du:dateUtc="2026-07-06T07:27:00Z"/>
          <w:rFonts w:ascii="Times New Roman" w:eastAsia="Times New Roman" w:hAnsi="Times New Roman" w:cs="Times New Roman"/>
          <w:sz w:val="24"/>
          <w:szCs w:val="24"/>
        </w:rPr>
      </w:pPr>
      <w:del w:id="1119" w:author="Admin" w:date="2026-07-06T14:27:00Z" w16du:dateUtc="2026-07-06T07:27:00Z">
        <w:r w:rsidDel="00D64D48">
          <w:rPr>
            <w:rFonts w:ascii="Times New Roman" w:eastAsia="Times New Roman" w:hAnsi="Times New Roman" w:cs="Times New Roman"/>
            <w:sz w:val="24"/>
            <w:szCs w:val="24"/>
          </w:rPr>
          <w:pict w14:anchorId="47715C8C">
            <v:rect id="_x0000_i1299" style="width:0;height:1.5pt" o:hralign="center" o:hrstd="t" o:hr="t" fillcolor="#a0a0a0" stroked="f"/>
          </w:pict>
        </w:r>
      </w:del>
    </w:p>
    <w:p w14:paraId="1602C9B6"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20" w:author="Admin" w:date="2026-07-06T14:27:00Z" w16du:dateUtc="2026-07-06T07:27: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6.4. Nguyên </w:t>
      </w:r>
      <w:proofErr w:type="spellStart"/>
      <w:r w:rsidRPr="00E32F10">
        <w:rPr>
          <w:rFonts w:ascii="Times New Roman" w:eastAsia="Times New Roman" w:hAnsi="Times New Roman" w:cs="Times New Roman"/>
          <w:b/>
          <w:bCs/>
          <w:kern w:val="36"/>
          <w:sz w:val="48"/>
          <w:szCs w:val="48"/>
        </w:rPr>
        <w:t>tắc</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triển</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khai</w:t>
      </w:r>
      <w:proofErr w:type="spellEnd"/>
    </w:p>
    <w:p w14:paraId="040112C1"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Consultant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tuân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thủ</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nguyên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tắc</w:t>
      </w:r>
      <w:proofErr w:type="spellEnd"/>
      <w:r w:rsidRPr="00E32F10">
        <w:rPr>
          <w:rFonts w:ascii="Times New Roman" w:eastAsia="Times New Roman" w:hAnsi="Times New Roman" w:cs="Times New Roman"/>
          <w:sz w:val="24"/>
          <w:szCs w:val="24"/>
        </w:rPr>
        <w:t>.</w:t>
      </w:r>
    </w:p>
    <w:p w14:paraId="38391C1A"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32F10">
        <w:rPr>
          <w:rFonts w:ascii="Times New Roman" w:eastAsia="Times New Roman" w:hAnsi="Times New Roman" w:cs="Times New Roman"/>
          <w:b/>
          <w:bCs/>
          <w:sz w:val="27"/>
          <w:szCs w:val="27"/>
        </w:rPr>
        <w:t>Đồng</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hành</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thay</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vì</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làm</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thay</w:t>
      </w:r>
      <w:proofErr w:type="spellEnd"/>
    </w:p>
    <w:p w14:paraId="01F7EECF"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THUCHOCVN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thay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vận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hành</w:t>
      </w:r>
      <w:proofErr w:type="spellEnd"/>
      <w:r w:rsidRPr="00E32F10">
        <w:rPr>
          <w:rFonts w:ascii="Times New Roman" w:eastAsia="Times New Roman" w:hAnsi="Times New Roman" w:cs="Times New Roman"/>
          <w:sz w:val="24"/>
          <w:szCs w:val="24"/>
        </w:rPr>
        <w:t>.</w:t>
      </w:r>
    </w:p>
    <w:p w14:paraId="1F913B1E"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Vai </w:t>
      </w:r>
      <w:proofErr w:type="spellStart"/>
      <w:r w:rsidRPr="00E32F10">
        <w:rPr>
          <w:rFonts w:ascii="Times New Roman" w:eastAsia="Times New Roman" w:hAnsi="Times New Roman" w:cs="Times New Roman"/>
          <w:sz w:val="24"/>
          <w:szCs w:val="24"/>
        </w:rPr>
        <w:t>trò</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Consultant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hướng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dẫn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hỗ</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kiện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để</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xây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năng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lực</w:t>
      </w:r>
      <w:proofErr w:type="spellEnd"/>
      <w:r w:rsidRPr="00E32F10">
        <w:rPr>
          <w:rFonts w:ascii="Times New Roman" w:eastAsia="Times New Roman" w:hAnsi="Times New Roman" w:cs="Times New Roman"/>
          <w:sz w:val="24"/>
          <w:szCs w:val="24"/>
        </w:rPr>
        <w:t>.</w:t>
      </w:r>
    </w:p>
    <w:p w14:paraId="21959F0E" w14:textId="7AB45157" w:rsidR="00E32F10" w:rsidRPr="00E32F10" w:rsidDel="00D64D48" w:rsidRDefault="00000000" w:rsidP="00E32F10">
      <w:pPr>
        <w:spacing w:after="0" w:line="240" w:lineRule="auto"/>
        <w:rPr>
          <w:del w:id="1121" w:author="Admin" w:date="2026-07-06T14:28:00Z" w16du:dateUtc="2026-07-06T07:28:00Z"/>
          <w:rFonts w:ascii="Times New Roman" w:eastAsia="Times New Roman" w:hAnsi="Times New Roman" w:cs="Times New Roman"/>
          <w:sz w:val="24"/>
          <w:szCs w:val="24"/>
        </w:rPr>
      </w:pPr>
      <w:del w:id="1122" w:author="Admin" w:date="2026-07-06T14:28:00Z" w16du:dateUtc="2026-07-06T07:28:00Z">
        <w:r w:rsidDel="00D64D48">
          <w:rPr>
            <w:rFonts w:ascii="Times New Roman" w:eastAsia="Times New Roman" w:hAnsi="Times New Roman" w:cs="Times New Roman"/>
            <w:sz w:val="24"/>
            <w:szCs w:val="24"/>
          </w:rPr>
          <w:pict w14:anchorId="62F848CA">
            <v:rect id="_x0000_i1300" style="width:0;height:1.5pt" o:hralign="center" o:hrstd="t" o:hr="t" fillcolor="#a0a0a0" stroked="f"/>
          </w:pict>
        </w:r>
      </w:del>
    </w:p>
    <w:p w14:paraId="0403AC90" w14:textId="77777777" w:rsidR="00E32F10" w:rsidRPr="00E32F10" w:rsidRDefault="00E32F10" w:rsidP="00D64D48">
      <w:pPr>
        <w:spacing w:after="0" w:line="240" w:lineRule="auto"/>
        <w:rPr>
          <w:rFonts w:ascii="Times New Roman" w:eastAsia="Times New Roman" w:hAnsi="Times New Roman" w:cs="Times New Roman"/>
          <w:b/>
          <w:bCs/>
          <w:sz w:val="27"/>
          <w:szCs w:val="27"/>
        </w:rPr>
        <w:pPrChange w:id="1123" w:author="Admin" w:date="2026-07-06T14:28:00Z" w16du:dateUtc="2026-07-06T07:28:00Z">
          <w:pPr>
            <w:spacing w:before="100" w:beforeAutospacing="1" w:after="100" w:afterAutospacing="1" w:line="240" w:lineRule="auto"/>
            <w:outlineLvl w:val="2"/>
          </w:pPr>
        </w:pPrChange>
      </w:pPr>
      <w:r w:rsidRPr="00E32F10">
        <w:rPr>
          <w:rFonts w:ascii="Times New Roman" w:eastAsia="Times New Roman" w:hAnsi="Times New Roman" w:cs="Times New Roman"/>
          <w:b/>
          <w:bCs/>
          <w:sz w:val="27"/>
          <w:szCs w:val="27"/>
        </w:rPr>
        <w:t xml:space="preserve">Minh </w:t>
      </w:r>
      <w:proofErr w:type="spellStart"/>
      <w:r w:rsidRPr="00E32F10">
        <w:rPr>
          <w:rFonts w:ascii="Times New Roman" w:eastAsia="Times New Roman" w:hAnsi="Times New Roman" w:cs="Times New Roman"/>
          <w:b/>
          <w:bCs/>
          <w:sz w:val="27"/>
          <w:szCs w:val="27"/>
        </w:rPr>
        <w:t>bạch</w:t>
      </w:r>
      <w:proofErr w:type="spellEnd"/>
    </w:p>
    <w:p w14:paraId="1BFFC6F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Mọi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kế</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vấn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thay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ghi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w:t>
      </w:r>
    </w:p>
    <w:p w14:paraId="3E7FA8A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bằng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nhớ</w:t>
      </w:r>
      <w:proofErr w:type="spellEnd"/>
      <w:r w:rsidRPr="00E32F10">
        <w:rPr>
          <w:rFonts w:ascii="Times New Roman" w:eastAsia="Times New Roman" w:hAnsi="Times New Roman" w:cs="Times New Roman"/>
          <w:sz w:val="24"/>
          <w:szCs w:val="24"/>
        </w:rPr>
        <w:t>.</w:t>
      </w:r>
    </w:p>
    <w:p w14:paraId="4274C7E2" w14:textId="1A3C5441" w:rsidR="00E32F10" w:rsidRPr="00E32F10" w:rsidDel="00D64D48" w:rsidRDefault="00000000" w:rsidP="00E32F10">
      <w:pPr>
        <w:spacing w:after="0" w:line="240" w:lineRule="auto"/>
        <w:rPr>
          <w:del w:id="1124" w:author="Admin" w:date="2026-07-06T14:28:00Z" w16du:dateUtc="2026-07-06T07:28:00Z"/>
          <w:rFonts w:ascii="Times New Roman" w:eastAsia="Times New Roman" w:hAnsi="Times New Roman" w:cs="Times New Roman"/>
          <w:sz w:val="24"/>
          <w:szCs w:val="24"/>
        </w:rPr>
      </w:pPr>
      <w:del w:id="1125" w:author="Admin" w:date="2026-07-06T14:28:00Z" w16du:dateUtc="2026-07-06T07:28:00Z">
        <w:r w:rsidDel="00D64D48">
          <w:rPr>
            <w:rFonts w:ascii="Times New Roman" w:eastAsia="Times New Roman" w:hAnsi="Times New Roman" w:cs="Times New Roman"/>
            <w:sz w:val="24"/>
            <w:szCs w:val="24"/>
          </w:rPr>
          <w:pict w14:anchorId="6A0D56BB">
            <v:rect id="_x0000_i1301" style="width:0;height:1.5pt" o:hralign="center" o:hrstd="t" o:hr="t" fillcolor="#a0a0a0" stroked="f"/>
          </w:pict>
        </w:r>
      </w:del>
    </w:p>
    <w:p w14:paraId="15250711" w14:textId="77777777" w:rsidR="00E32F10" w:rsidRPr="00E32F10" w:rsidRDefault="00E32F10" w:rsidP="00D64D48">
      <w:pPr>
        <w:spacing w:after="0" w:line="240" w:lineRule="auto"/>
        <w:rPr>
          <w:rFonts w:ascii="Times New Roman" w:eastAsia="Times New Roman" w:hAnsi="Times New Roman" w:cs="Times New Roman"/>
          <w:b/>
          <w:bCs/>
          <w:sz w:val="27"/>
          <w:szCs w:val="27"/>
        </w:rPr>
        <w:pPrChange w:id="1126" w:author="Admin" w:date="2026-07-06T14:28:00Z" w16du:dateUtc="2026-07-06T07:28:00Z">
          <w:pPr>
            <w:spacing w:before="100" w:beforeAutospacing="1" w:after="100" w:afterAutospacing="1" w:line="240" w:lineRule="auto"/>
            <w:outlineLvl w:val="2"/>
          </w:pPr>
        </w:pPrChange>
      </w:pPr>
      <w:proofErr w:type="spellStart"/>
      <w:r w:rsidRPr="00E32F10">
        <w:rPr>
          <w:rFonts w:ascii="Times New Roman" w:eastAsia="Times New Roman" w:hAnsi="Times New Roman" w:cs="Times New Roman"/>
          <w:b/>
          <w:bCs/>
          <w:sz w:val="27"/>
          <w:szCs w:val="27"/>
        </w:rPr>
        <w:t>Có</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bằng</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chứng</w:t>
      </w:r>
      <w:proofErr w:type="spellEnd"/>
    </w:p>
    <w:p w14:paraId="488CC21C"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Mọi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trên</w:t>
      </w:r>
      <w:proofErr w:type="spellEnd"/>
      <w:r w:rsidRPr="00E32F10">
        <w:rPr>
          <w:rFonts w:ascii="Times New Roman" w:eastAsia="Times New Roman" w:hAnsi="Times New Roman" w:cs="Times New Roman"/>
          <w:sz w:val="24"/>
          <w:szCs w:val="24"/>
        </w:rPr>
        <w:t>:</w:t>
      </w:r>
    </w:p>
    <w:p w14:paraId="5AFF8915" w14:textId="77777777" w:rsidR="00E32F10" w:rsidRPr="00E32F10" w:rsidRDefault="00E32F10">
      <w:pPr>
        <w:numPr>
          <w:ilvl w:val="0"/>
          <w:numId w:val="141"/>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Kết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hiện</w:t>
      </w:r>
      <w:proofErr w:type="spellEnd"/>
      <w:r w:rsidRPr="00E32F10">
        <w:rPr>
          <w:rFonts w:ascii="Times New Roman" w:eastAsia="Times New Roman" w:hAnsi="Times New Roman" w:cs="Times New Roman"/>
          <w:sz w:val="24"/>
          <w:szCs w:val="24"/>
        </w:rPr>
        <w:t>.</w:t>
      </w:r>
    </w:p>
    <w:p w14:paraId="183ACD76" w14:textId="77777777" w:rsidR="00E32F10" w:rsidRPr="00E32F10" w:rsidRDefault="00E32F10">
      <w:pPr>
        <w:numPr>
          <w:ilvl w:val="0"/>
          <w:numId w:val="141"/>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Biên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họp</w:t>
      </w:r>
      <w:proofErr w:type="spellEnd"/>
      <w:r w:rsidRPr="00E32F10">
        <w:rPr>
          <w:rFonts w:ascii="Times New Roman" w:eastAsia="Times New Roman" w:hAnsi="Times New Roman" w:cs="Times New Roman"/>
          <w:sz w:val="24"/>
          <w:szCs w:val="24"/>
        </w:rPr>
        <w:t>.</w:t>
      </w:r>
    </w:p>
    <w:p w14:paraId="22E8F1C0" w14:textId="77777777" w:rsidR="00E32F10" w:rsidRPr="00E32F10" w:rsidRDefault="00E32F1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Tài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w:t>
      </w:r>
    </w:p>
    <w:p w14:paraId="5D8F09F8" w14:textId="77777777" w:rsidR="00E32F10" w:rsidRPr="00E32F10" w:rsidRDefault="00E32F1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KPI.</w:t>
      </w:r>
    </w:p>
    <w:p w14:paraId="537E6A46" w14:textId="77777777" w:rsidR="00E32F10" w:rsidRPr="00E32F10" w:rsidRDefault="00E32F10">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Quan </w:t>
      </w:r>
      <w:proofErr w:type="spellStart"/>
      <w:r w:rsidRPr="00E32F10">
        <w:rPr>
          <w:rFonts w:ascii="Times New Roman" w:eastAsia="Times New Roman" w:hAnsi="Times New Roman" w:cs="Times New Roman"/>
          <w:sz w:val="24"/>
          <w:szCs w:val="24"/>
        </w:rPr>
        <w:t>sát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tế</w:t>
      </w:r>
      <w:proofErr w:type="spellEnd"/>
      <w:r w:rsidRPr="00E32F10">
        <w:rPr>
          <w:rFonts w:ascii="Times New Roman" w:eastAsia="Times New Roman" w:hAnsi="Times New Roman" w:cs="Times New Roman"/>
          <w:sz w:val="24"/>
          <w:szCs w:val="24"/>
        </w:rPr>
        <w:t>.</w:t>
      </w:r>
    </w:p>
    <w:p w14:paraId="33BFF0F2" w14:textId="7575CA33" w:rsidR="00E32F10" w:rsidRPr="00E32F10" w:rsidDel="00D64D48" w:rsidRDefault="00000000" w:rsidP="00E32F10">
      <w:pPr>
        <w:spacing w:after="0" w:line="240" w:lineRule="auto"/>
        <w:rPr>
          <w:del w:id="1127" w:author="Admin" w:date="2026-07-06T14:28:00Z" w16du:dateUtc="2026-07-06T07:28:00Z"/>
          <w:rFonts w:ascii="Times New Roman" w:eastAsia="Times New Roman" w:hAnsi="Times New Roman" w:cs="Times New Roman"/>
          <w:sz w:val="24"/>
          <w:szCs w:val="24"/>
        </w:rPr>
      </w:pPr>
      <w:del w:id="1128" w:author="Admin" w:date="2026-07-06T14:28:00Z" w16du:dateUtc="2026-07-06T07:28:00Z">
        <w:r w:rsidDel="00D64D48">
          <w:rPr>
            <w:rFonts w:ascii="Times New Roman" w:eastAsia="Times New Roman" w:hAnsi="Times New Roman" w:cs="Times New Roman"/>
            <w:sz w:val="24"/>
            <w:szCs w:val="24"/>
          </w:rPr>
          <w:pict w14:anchorId="1CC52C9C">
            <v:rect id="_x0000_i1302" style="width:0;height:1.5pt" o:hralign="center" o:hrstd="t" o:hr="t" fillcolor="#a0a0a0" stroked="f"/>
          </w:pict>
        </w:r>
      </w:del>
    </w:p>
    <w:p w14:paraId="658B54DF" w14:textId="77777777" w:rsidR="00E32F10" w:rsidRPr="00E32F10" w:rsidRDefault="00E32F10" w:rsidP="00D64D48">
      <w:pPr>
        <w:spacing w:after="0" w:line="240" w:lineRule="auto"/>
        <w:rPr>
          <w:rFonts w:ascii="Times New Roman" w:eastAsia="Times New Roman" w:hAnsi="Times New Roman" w:cs="Times New Roman"/>
          <w:b/>
          <w:bCs/>
          <w:sz w:val="27"/>
          <w:szCs w:val="27"/>
        </w:rPr>
        <w:pPrChange w:id="1129" w:author="Admin" w:date="2026-07-06T14:28:00Z" w16du:dateUtc="2026-07-06T07:28:00Z">
          <w:pPr>
            <w:spacing w:before="100" w:beforeAutospacing="1" w:after="100" w:afterAutospacing="1" w:line="240" w:lineRule="auto"/>
            <w:outlineLvl w:val="2"/>
          </w:pPr>
        </w:pPrChange>
      </w:pPr>
      <w:proofErr w:type="spellStart"/>
      <w:r w:rsidRPr="00E32F10">
        <w:rPr>
          <w:rFonts w:ascii="Times New Roman" w:eastAsia="Times New Roman" w:hAnsi="Times New Roman" w:cs="Times New Roman"/>
          <w:b/>
          <w:bCs/>
          <w:sz w:val="27"/>
          <w:szCs w:val="27"/>
        </w:rPr>
        <w:t>Điều</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chỉnh</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linh</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hoạt</w:t>
      </w:r>
      <w:proofErr w:type="spellEnd"/>
    </w:p>
    <w:p w14:paraId="2D43CA8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Roadmap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cố</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định</w:t>
      </w:r>
      <w:proofErr w:type="spellEnd"/>
      <w:r w:rsidRPr="00E32F10">
        <w:rPr>
          <w:rFonts w:ascii="Times New Roman" w:eastAsia="Times New Roman" w:hAnsi="Times New Roman" w:cs="Times New Roman"/>
          <w:sz w:val="24"/>
          <w:szCs w:val="24"/>
        </w:rPr>
        <w:t>.</w:t>
      </w:r>
    </w:p>
    <w:p w14:paraId="1CBC6206"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Khi </w:t>
      </w: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kiện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thay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kế</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cập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soát</w:t>
      </w:r>
      <w:proofErr w:type="spellEnd"/>
      <w:r w:rsidRPr="00E32F10">
        <w:rPr>
          <w:rFonts w:ascii="Times New Roman" w:eastAsia="Times New Roman" w:hAnsi="Times New Roman" w:cs="Times New Roman"/>
          <w:sz w:val="24"/>
          <w:szCs w:val="24"/>
        </w:rPr>
        <w:t>.</w:t>
      </w:r>
    </w:p>
    <w:p w14:paraId="02094BA3" w14:textId="21DBE975" w:rsidR="00E32F10" w:rsidRPr="00E32F10" w:rsidDel="00D64D48" w:rsidRDefault="00000000" w:rsidP="00E32F10">
      <w:pPr>
        <w:spacing w:after="0" w:line="240" w:lineRule="auto"/>
        <w:rPr>
          <w:del w:id="1130" w:author="Admin" w:date="2026-07-06T14:28:00Z" w16du:dateUtc="2026-07-06T07:28:00Z"/>
          <w:rFonts w:ascii="Times New Roman" w:eastAsia="Times New Roman" w:hAnsi="Times New Roman" w:cs="Times New Roman"/>
          <w:sz w:val="24"/>
          <w:szCs w:val="24"/>
        </w:rPr>
      </w:pPr>
      <w:del w:id="1131" w:author="Admin" w:date="2026-07-06T14:28:00Z" w16du:dateUtc="2026-07-06T07:28:00Z">
        <w:r w:rsidDel="00D64D48">
          <w:rPr>
            <w:rFonts w:ascii="Times New Roman" w:eastAsia="Times New Roman" w:hAnsi="Times New Roman" w:cs="Times New Roman"/>
            <w:sz w:val="24"/>
            <w:szCs w:val="24"/>
          </w:rPr>
          <w:pict w14:anchorId="534D2CFF">
            <v:rect id="_x0000_i1303" style="width:0;height:1.5pt" o:hralign="center" o:hrstd="t" o:hr="t" fillcolor="#a0a0a0" stroked="f"/>
          </w:pict>
        </w:r>
      </w:del>
    </w:p>
    <w:p w14:paraId="39A75C52" w14:textId="77777777" w:rsidR="00E32F10" w:rsidRPr="00E32F10" w:rsidRDefault="00E32F10" w:rsidP="00D64D48">
      <w:pPr>
        <w:spacing w:after="0" w:line="240" w:lineRule="auto"/>
        <w:rPr>
          <w:rFonts w:ascii="Times New Roman" w:eastAsia="Times New Roman" w:hAnsi="Times New Roman" w:cs="Times New Roman"/>
          <w:b/>
          <w:bCs/>
          <w:sz w:val="27"/>
          <w:szCs w:val="27"/>
        </w:rPr>
        <w:pPrChange w:id="1132" w:author="Admin" w:date="2026-07-06T14:28:00Z" w16du:dateUtc="2026-07-06T07:28:00Z">
          <w:pPr>
            <w:spacing w:before="100" w:beforeAutospacing="1" w:after="100" w:afterAutospacing="1" w:line="240" w:lineRule="auto"/>
            <w:outlineLvl w:val="2"/>
          </w:pPr>
        </w:pPrChange>
      </w:pPr>
      <w:r w:rsidRPr="00E32F10">
        <w:rPr>
          <w:rFonts w:ascii="Times New Roman" w:eastAsia="Times New Roman" w:hAnsi="Times New Roman" w:cs="Times New Roman"/>
          <w:b/>
          <w:bCs/>
          <w:sz w:val="27"/>
          <w:szCs w:val="27"/>
        </w:rPr>
        <w:t xml:space="preserve">Học </w:t>
      </w:r>
      <w:proofErr w:type="spellStart"/>
      <w:r w:rsidRPr="00E32F10">
        <w:rPr>
          <w:rFonts w:ascii="Times New Roman" w:eastAsia="Times New Roman" w:hAnsi="Times New Roman" w:cs="Times New Roman"/>
          <w:b/>
          <w:bCs/>
          <w:sz w:val="27"/>
          <w:szCs w:val="27"/>
        </w:rPr>
        <w:t>hỏi</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liên</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tục</w:t>
      </w:r>
      <w:proofErr w:type="spellEnd"/>
    </w:p>
    <w:p w14:paraId="648D80CB"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lastRenderedPageBreak/>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tuần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đoạn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học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tổ</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chức</w:t>
      </w:r>
      <w:proofErr w:type="spellEnd"/>
      <w:r w:rsidRPr="00E32F10">
        <w:rPr>
          <w:rFonts w:ascii="Times New Roman" w:eastAsia="Times New Roman" w:hAnsi="Times New Roman" w:cs="Times New Roman"/>
          <w:sz w:val="24"/>
          <w:szCs w:val="24"/>
        </w:rPr>
        <w:t>.</w:t>
      </w:r>
    </w:p>
    <w:p w14:paraId="2392D5C6" w14:textId="28B7FD71" w:rsidR="00E32F10" w:rsidRPr="00E32F10" w:rsidDel="00D64D48" w:rsidRDefault="00000000" w:rsidP="00E32F10">
      <w:pPr>
        <w:spacing w:after="0" w:line="240" w:lineRule="auto"/>
        <w:rPr>
          <w:del w:id="1133" w:author="Admin" w:date="2026-07-06T14:28:00Z" w16du:dateUtc="2026-07-06T07:28:00Z"/>
          <w:rFonts w:ascii="Times New Roman" w:eastAsia="Times New Roman" w:hAnsi="Times New Roman" w:cs="Times New Roman"/>
          <w:sz w:val="24"/>
          <w:szCs w:val="24"/>
        </w:rPr>
      </w:pPr>
      <w:del w:id="1134" w:author="Admin" w:date="2026-07-06T14:28:00Z" w16du:dateUtc="2026-07-06T07:28:00Z">
        <w:r w:rsidDel="00D64D48">
          <w:rPr>
            <w:rFonts w:ascii="Times New Roman" w:eastAsia="Times New Roman" w:hAnsi="Times New Roman" w:cs="Times New Roman"/>
            <w:sz w:val="24"/>
            <w:szCs w:val="24"/>
          </w:rPr>
          <w:pict w14:anchorId="52C401AF">
            <v:rect id="_x0000_i1304" style="width:0;height:1.5pt" o:hralign="center" o:hrstd="t" o:hr="t" fillcolor="#a0a0a0" stroked="f"/>
          </w:pict>
        </w:r>
      </w:del>
    </w:p>
    <w:p w14:paraId="531FC13B"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35" w:author="Admin" w:date="2026-07-06T14:28:00Z" w16du:dateUtc="2026-07-06T07:28: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6.5. Delivery Lifecycle</w:t>
      </w:r>
    </w:p>
    <w:p w14:paraId="0444C609"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CDM chia </w:t>
      </w:r>
      <w:proofErr w:type="spellStart"/>
      <w:r w:rsidRPr="00E32F10">
        <w:rPr>
          <w:rFonts w:ascii="Times New Roman" w:eastAsia="Times New Roman" w:hAnsi="Times New Roman" w:cs="Times New Roman"/>
          <w:sz w:val="24"/>
          <w:szCs w:val="24"/>
        </w:rPr>
        <w:t>toàn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tám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đoạn</w:t>
      </w:r>
      <w:proofErr w:type="spellEnd"/>
      <w:r w:rsidRPr="00E32F10">
        <w:rPr>
          <w:rFonts w:ascii="Times New Roman" w:eastAsia="Times New Roman" w:hAnsi="Times New Roman" w:cs="Times New Roman"/>
          <w:sz w:val="24"/>
          <w:szCs w:val="24"/>
        </w:rPr>
        <w:t>.</w:t>
      </w:r>
    </w:p>
    <w:p w14:paraId="5D6DF353" w14:textId="77777777"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36"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Project Approved</w:t>
      </w:r>
    </w:p>
    <w:p w14:paraId="5E1CAFDC" w14:textId="698F270C"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37"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0D937CAB" w14:textId="33D9DF10"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38"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6E225541" w14:textId="77777777"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39"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Kick-off</w:t>
      </w:r>
    </w:p>
    <w:p w14:paraId="362D941A" w14:textId="484F2B46"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0"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0D977C18" w14:textId="203BFAB1"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1"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0780659C" w14:textId="77777777"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2"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Execution</w:t>
      </w:r>
    </w:p>
    <w:p w14:paraId="63C6D0AF" w14:textId="380D1F1C"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3"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5D40C08F" w14:textId="6A6F4199"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4"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182818E0" w14:textId="77777777"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5"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Weekly Review</w:t>
      </w:r>
    </w:p>
    <w:p w14:paraId="554F0491" w14:textId="49346EE9"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6"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536F1B8C" w14:textId="7B8FC2CC"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7"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6880A0C6" w14:textId="77777777"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8"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Issue &amp; Risk Management</w:t>
      </w:r>
    </w:p>
    <w:p w14:paraId="29A4C0BF" w14:textId="55310A5D"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49"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308319AF" w14:textId="55676E2C"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50"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307D0E31" w14:textId="77777777"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51"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Change Management</w:t>
      </w:r>
    </w:p>
    <w:p w14:paraId="48962972" w14:textId="7BFA6665"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52"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43C0C45E" w14:textId="50373DC8"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53"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553A2EB4" w14:textId="77777777"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54"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Acceptance</w:t>
      </w:r>
    </w:p>
    <w:p w14:paraId="341E8017" w14:textId="7249FCB1"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55"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1124BDE3" w14:textId="1B7006BE"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56"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49956489" w14:textId="77777777" w:rsidR="00E32F10" w:rsidRPr="00E32F10" w:rsidRDefault="00E32F10" w:rsidP="00D64D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157" w:author="Admin" w:date="2026-07-06T14:28:00Z" w16du:dateUtc="2026-07-06T07:2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Project Closing</w:t>
      </w:r>
    </w:p>
    <w:p w14:paraId="033EC905" w14:textId="2C9834A0" w:rsidR="00E32F10" w:rsidRPr="00E32F10" w:rsidDel="00D64D48" w:rsidRDefault="00000000" w:rsidP="00E32F10">
      <w:pPr>
        <w:spacing w:after="0" w:line="240" w:lineRule="auto"/>
        <w:rPr>
          <w:del w:id="1158" w:author="Admin" w:date="2026-07-06T14:28:00Z" w16du:dateUtc="2026-07-06T07:28:00Z"/>
          <w:rFonts w:ascii="Times New Roman" w:eastAsia="Times New Roman" w:hAnsi="Times New Roman" w:cs="Times New Roman"/>
          <w:sz w:val="24"/>
          <w:szCs w:val="24"/>
        </w:rPr>
      </w:pPr>
      <w:del w:id="1159" w:author="Admin" w:date="2026-07-06T14:28:00Z" w16du:dateUtc="2026-07-06T07:28:00Z">
        <w:r w:rsidDel="00D64D48">
          <w:rPr>
            <w:rFonts w:ascii="Times New Roman" w:eastAsia="Times New Roman" w:hAnsi="Times New Roman" w:cs="Times New Roman"/>
            <w:sz w:val="24"/>
            <w:szCs w:val="24"/>
          </w:rPr>
          <w:pict w14:anchorId="4481889D">
            <v:rect id="_x0000_i1305" style="width:0;height:1.5pt" o:hralign="center" o:hrstd="t" o:hr="t" fillcolor="#a0a0a0" stroked="f"/>
          </w:pict>
        </w:r>
      </w:del>
    </w:p>
    <w:p w14:paraId="068ACF3B" w14:textId="77777777" w:rsidR="00D64D48" w:rsidRDefault="00D64D48" w:rsidP="00D64D48">
      <w:pPr>
        <w:spacing w:after="0" w:line="240" w:lineRule="auto"/>
        <w:rPr>
          <w:ins w:id="1160" w:author="Admin" w:date="2026-07-06T14:28:00Z" w16du:dateUtc="2026-07-06T07:28:00Z"/>
          <w:rFonts w:ascii="Times New Roman" w:eastAsia="Times New Roman" w:hAnsi="Times New Roman" w:cs="Times New Roman"/>
          <w:b/>
          <w:bCs/>
          <w:kern w:val="36"/>
          <w:sz w:val="48"/>
          <w:szCs w:val="48"/>
        </w:rPr>
      </w:pPr>
    </w:p>
    <w:p w14:paraId="1AB271DA" w14:textId="1C83C78B"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61" w:author="Admin" w:date="2026-07-06T14:28:00Z" w16du:dateUtc="2026-07-06T07:28: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6.6. Giai </w:t>
      </w:r>
      <w:proofErr w:type="spellStart"/>
      <w:r w:rsidRPr="00E32F10">
        <w:rPr>
          <w:rFonts w:ascii="Times New Roman" w:eastAsia="Times New Roman" w:hAnsi="Times New Roman" w:cs="Times New Roman"/>
          <w:b/>
          <w:bCs/>
          <w:kern w:val="36"/>
          <w:sz w:val="48"/>
          <w:szCs w:val="48"/>
        </w:rPr>
        <w:t>đoạn</w:t>
      </w:r>
      <w:proofErr w:type="spellEnd"/>
      <w:r w:rsidRPr="00E32F10">
        <w:rPr>
          <w:rFonts w:ascii="Times New Roman" w:eastAsia="Times New Roman" w:hAnsi="Times New Roman" w:cs="Times New Roman"/>
          <w:b/>
          <w:bCs/>
          <w:kern w:val="36"/>
          <w:sz w:val="48"/>
          <w:szCs w:val="48"/>
        </w:rPr>
        <w:t xml:space="preserve"> 1 – Project Kick-off</w:t>
      </w:r>
    </w:p>
    <w:p w14:paraId="4AC6720B" w14:textId="77777777" w:rsidR="00E32F10" w:rsidRPr="00E32F10" w:rsidRDefault="00E32F10" w:rsidP="00E32F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32F10">
        <w:rPr>
          <w:rFonts w:ascii="Times New Roman" w:eastAsia="Times New Roman" w:hAnsi="Times New Roman" w:cs="Times New Roman"/>
          <w:b/>
          <w:bCs/>
          <w:sz w:val="36"/>
          <w:szCs w:val="36"/>
        </w:rPr>
        <w:t>Mục</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tiêu</w:t>
      </w:r>
      <w:proofErr w:type="spellEnd"/>
    </w:p>
    <w:p w14:paraId="3A11E32B"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Khởi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việc</w:t>
      </w:r>
      <w:proofErr w:type="spellEnd"/>
      <w:r w:rsidRPr="00E32F10">
        <w:rPr>
          <w:rFonts w:ascii="Times New Roman" w:eastAsia="Times New Roman" w:hAnsi="Times New Roman" w:cs="Times New Roman"/>
          <w:sz w:val="24"/>
          <w:szCs w:val="24"/>
        </w:rPr>
        <w:t>.</w:t>
      </w:r>
    </w:p>
    <w:p w14:paraId="5B44B3EC" w14:textId="77777777" w:rsidR="00E32F10" w:rsidRPr="00E32F10" w:rsidRDefault="00E32F10" w:rsidP="00E32F10">
      <w:pPr>
        <w:spacing w:before="100" w:beforeAutospacing="1" w:after="100" w:afterAutospacing="1" w:line="240" w:lineRule="auto"/>
        <w:outlineLvl w:val="1"/>
        <w:rPr>
          <w:rFonts w:ascii="Times New Roman" w:eastAsia="Times New Roman" w:hAnsi="Times New Roman" w:cs="Times New Roman"/>
          <w:b/>
          <w:bCs/>
          <w:sz w:val="36"/>
          <w:szCs w:val="36"/>
        </w:rPr>
      </w:pPr>
      <w:r w:rsidRPr="00E32F10">
        <w:rPr>
          <w:rFonts w:ascii="Times New Roman" w:eastAsia="Times New Roman" w:hAnsi="Times New Roman" w:cs="Times New Roman"/>
          <w:b/>
          <w:bCs/>
          <w:sz w:val="36"/>
          <w:szCs w:val="36"/>
        </w:rPr>
        <w:t xml:space="preserve">Công </w:t>
      </w:r>
      <w:proofErr w:type="spellStart"/>
      <w:r w:rsidRPr="00E32F10">
        <w:rPr>
          <w:rFonts w:ascii="Times New Roman" w:eastAsia="Times New Roman" w:hAnsi="Times New Roman" w:cs="Times New Roman"/>
          <w:b/>
          <w:bCs/>
          <w:sz w:val="36"/>
          <w:szCs w:val="36"/>
        </w:rPr>
        <w:t>việc</w:t>
      </w:r>
      <w:proofErr w:type="spellEnd"/>
    </w:p>
    <w:p w14:paraId="75B753A0" w14:textId="77777777" w:rsidR="00E32F10" w:rsidRPr="00E32F10" w:rsidRDefault="00E32F10">
      <w:pPr>
        <w:numPr>
          <w:ilvl w:val="0"/>
          <w:numId w:val="14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Giới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w:t>
      </w:r>
    </w:p>
    <w:p w14:paraId="15101ABD" w14:textId="77777777" w:rsidR="00E32F10" w:rsidRPr="00E32F10" w:rsidRDefault="00E32F10">
      <w:pPr>
        <w:numPr>
          <w:ilvl w:val="0"/>
          <w:numId w:val="14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Xác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mục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tiêu</w:t>
      </w:r>
      <w:proofErr w:type="spellEnd"/>
      <w:r w:rsidRPr="00E32F10">
        <w:rPr>
          <w:rFonts w:ascii="Times New Roman" w:eastAsia="Times New Roman" w:hAnsi="Times New Roman" w:cs="Times New Roman"/>
          <w:sz w:val="24"/>
          <w:szCs w:val="24"/>
        </w:rPr>
        <w:t>.</w:t>
      </w:r>
    </w:p>
    <w:p w14:paraId="25DE70A5" w14:textId="77777777" w:rsidR="00E32F10" w:rsidRPr="00E32F10" w:rsidRDefault="00E32F10">
      <w:pPr>
        <w:numPr>
          <w:ilvl w:val="0"/>
          <w:numId w:val="14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Xác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phạm</w:t>
      </w:r>
      <w:proofErr w:type="spellEnd"/>
      <w:r w:rsidRPr="00E32F10">
        <w:rPr>
          <w:rFonts w:ascii="Times New Roman" w:eastAsia="Times New Roman" w:hAnsi="Times New Roman" w:cs="Times New Roman"/>
          <w:sz w:val="24"/>
          <w:szCs w:val="24"/>
        </w:rPr>
        <w:t xml:space="preserve"> vi.</w:t>
      </w:r>
    </w:p>
    <w:p w14:paraId="61943551" w14:textId="77777777" w:rsidR="00E32F10" w:rsidRPr="00E32F10" w:rsidRDefault="00E32F10">
      <w:pPr>
        <w:numPr>
          <w:ilvl w:val="0"/>
          <w:numId w:val="14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Xác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 xml:space="preserve"> KPI.</w:t>
      </w:r>
    </w:p>
    <w:p w14:paraId="0DCE5A4B" w14:textId="77777777" w:rsidR="00E32F10" w:rsidRPr="00E32F10" w:rsidRDefault="00E32F10">
      <w:pPr>
        <w:numPr>
          <w:ilvl w:val="0"/>
          <w:numId w:val="14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Xác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 xml:space="preserve"> Roadmap.</w:t>
      </w:r>
    </w:p>
    <w:p w14:paraId="406A9802" w14:textId="77777777" w:rsidR="00E32F10" w:rsidRPr="00E32F10" w:rsidRDefault="00E32F10">
      <w:pPr>
        <w:numPr>
          <w:ilvl w:val="0"/>
          <w:numId w:val="14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Xác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lịch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họp</w:t>
      </w:r>
      <w:proofErr w:type="spellEnd"/>
      <w:r w:rsidRPr="00E32F10">
        <w:rPr>
          <w:rFonts w:ascii="Times New Roman" w:eastAsia="Times New Roman" w:hAnsi="Times New Roman" w:cs="Times New Roman"/>
          <w:sz w:val="24"/>
          <w:szCs w:val="24"/>
        </w:rPr>
        <w:t>.</w:t>
      </w:r>
    </w:p>
    <w:p w14:paraId="5456575F" w14:textId="77777777" w:rsidR="00E32F10" w:rsidRPr="00E32F10" w:rsidRDefault="00E32F10">
      <w:pPr>
        <w:numPr>
          <w:ilvl w:val="0"/>
          <w:numId w:val="14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kênh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lạc</w:t>
      </w:r>
      <w:proofErr w:type="spellEnd"/>
      <w:r w:rsidRPr="00E32F10">
        <w:rPr>
          <w:rFonts w:ascii="Times New Roman" w:eastAsia="Times New Roman" w:hAnsi="Times New Roman" w:cs="Times New Roman"/>
          <w:sz w:val="24"/>
          <w:szCs w:val="24"/>
        </w:rPr>
        <w:t>.</w:t>
      </w:r>
    </w:p>
    <w:p w14:paraId="0F62BEC4" w14:textId="77777777" w:rsidR="00E32F10" w:rsidRPr="00E32F10" w:rsidRDefault="00E32F10" w:rsidP="00E32F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32F10">
        <w:rPr>
          <w:rFonts w:ascii="Times New Roman" w:eastAsia="Times New Roman" w:hAnsi="Times New Roman" w:cs="Times New Roman"/>
          <w:b/>
          <w:bCs/>
          <w:sz w:val="36"/>
          <w:szCs w:val="36"/>
        </w:rPr>
        <w:t>Đầu</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ra</w:t>
      </w:r>
      <w:proofErr w:type="spellEnd"/>
    </w:p>
    <w:p w14:paraId="5A3D2437" w14:textId="77777777" w:rsidR="00E32F10" w:rsidRPr="00E32F10" w:rsidRDefault="00E32F1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lastRenderedPageBreak/>
        <w:t>Project Charter.</w:t>
      </w:r>
    </w:p>
    <w:p w14:paraId="76A348F7" w14:textId="77777777" w:rsidR="00E32F10" w:rsidRPr="00E32F10" w:rsidRDefault="00E32F1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Kick-off Meeting Minutes.</w:t>
      </w:r>
    </w:p>
    <w:p w14:paraId="713316A7" w14:textId="77777777" w:rsidR="00E32F10" w:rsidRPr="00E32F10" w:rsidRDefault="00E32F10">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Communication Plan.</w:t>
      </w:r>
    </w:p>
    <w:p w14:paraId="4FF8E64D" w14:textId="26F85722" w:rsidR="00E32F10" w:rsidRPr="00E32F10" w:rsidDel="00D64D48" w:rsidRDefault="00000000" w:rsidP="00E32F10">
      <w:pPr>
        <w:spacing w:after="0" w:line="240" w:lineRule="auto"/>
        <w:rPr>
          <w:del w:id="1162" w:author="Admin" w:date="2026-07-06T14:28:00Z" w16du:dateUtc="2026-07-06T07:28:00Z"/>
          <w:rFonts w:ascii="Times New Roman" w:eastAsia="Times New Roman" w:hAnsi="Times New Roman" w:cs="Times New Roman"/>
          <w:sz w:val="24"/>
          <w:szCs w:val="24"/>
        </w:rPr>
      </w:pPr>
      <w:del w:id="1163" w:author="Admin" w:date="2026-07-06T14:28:00Z" w16du:dateUtc="2026-07-06T07:28:00Z">
        <w:r w:rsidDel="00D64D48">
          <w:rPr>
            <w:rFonts w:ascii="Times New Roman" w:eastAsia="Times New Roman" w:hAnsi="Times New Roman" w:cs="Times New Roman"/>
            <w:sz w:val="24"/>
            <w:szCs w:val="24"/>
          </w:rPr>
          <w:pict w14:anchorId="3862DA68">
            <v:rect id="_x0000_i1306" style="width:0;height:1.5pt" o:hralign="center" o:hrstd="t" o:hr="t" fillcolor="#a0a0a0" stroked="f"/>
          </w:pict>
        </w:r>
      </w:del>
    </w:p>
    <w:p w14:paraId="1AA7E587"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64" w:author="Admin" w:date="2026-07-06T14:28:00Z" w16du:dateUtc="2026-07-06T07:28: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6.7. Giai </w:t>
      </w:r>
      <w:proofErr w:type="spellStart"/>
      <w:r w:rsidRPr="00E32F10">
        <w:rPr>
          <w:rFonts w:ascii="Times New Roman" w:eastAsia="Times New Roman" w:hAnsi="Times New Roman" w:cs="Times New Roman"/>
          <w:b/>
          <w:bCs/>
          <w:kern w:val="36"/>
          <w:sz w:val="48"/>
          <w:szCs w:val="48"/>
        </w:rPr>
        <w:t>đoạn</w:t>
      </w:r>
      <w:proofErr w:type="spellEnd"/>
      <w:r w:rsidRPr="00E32F10">
        <w:rPr>
          <w:rFonts w:ascii="Times New Roman" w:eastAsia="Times New Roman" w:hAnsi="Times New Roman" w:cs="Times New Roman"/>
          <w:b/>
          <w:bCs/>
          <w:kern w:val="36"/>
          <w:sz w:val="48"/>
          <w:szCs w:val="48"/>
        </w:rPr>
        <w:t xml:space="preserve"> 2 – Project Execution</w:t>
      </w:r>
    </w:p>
    <w:p w14:paraId="361D1F72" w14:textId="77777777" w:rsidR="00E32F10" w:rsidRPr="00E32F10" w:rsidRDefault="00E32F10" w:rsidP="00E32F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32F10">
        <w:rPr>
          <w:rFonts w:ascii="Times New Roman" w:eastAsia="Times New Roman" w:hAnsi="Times New Roman" w:cs="Times New Roman"/>
          <w:b/>
          <w:bCs/>
          <w:sz w:val="36"/>
          <w:szCs w:val="36"/>
        </w:rPr>
        <w:t>Mục</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tiêu</w:t>
      </w:r>
      <w:proofErr w:type="spellEnd"/>
    </w:p>
    <w:p w14:paraId="164C231F"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sáng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Roadmap.</w:t>
      </w:r>
    </w:p>
    <w:p w14:paraId="01EC136A"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Consultant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hiện</w:t>
      </w:r>
      <w:proofErr w:type="spellEnd"/>
      <w:r w:rsidRPr="00E32F10">
        <w:rPr>
          <w:rFonts w:ascii="Times New Roman" w:eastAsia="Times New Roman" w:hAnsi="Times New Roman" w:cs="Times New Roman"/>
          <w:sz w:val="24"/>
          <w:szCs w:val="24"/>
        </w:rPr>
        <w:t>:</w:t>
      </w:r>
    </w:p>
    <w:p w14:paraId="58B170FE" w14:textId="77777777" w:rsidR="00E32F10" w:rsidRPr="00E32F10" w:rsidRDefault="00E32F1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Coaching.</w:t>
      </w:r>
    </w:p>
    <w:p w14:paraId="2A48B5EA" w14:textId="77777777" w:rsidR="00E32F10" w:rsidRPr="00E32F10" w:rsidRDefault="00E32F1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Workshop.</w:t>
      </w:r>
    </w:p>
    <w:p w14:paraId="4277A33B" w14:textId="77777777" w:rsidR="00E32F10" w:rsidRPr="00E32F10" w:rsidRDefault="00E32F1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Review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w:t>
      </w:r>
    </w:p>
    <w:p w14:paraId="02BDE461" w14:textId="77777777" w:rsidR="00E32F10" w:rsidRPr="00E32F10" w:rsidRDefault="00E32F10">
      <w:pPr>
        <w:numPr>
          <w:ilvl w:val="0"/>
          <w:numId w:val="144"/>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Hướng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dẫn</w:t>
      </w:r>
      <w:proofErr w:type="spellEnd"/>
      <w:r w:rsidRPr="00E32F10">
        <w:rPr>
          <w:rFonts w:ascii="Times New Roman" w:eastAsia="Times New Roman" w:hAnsi="Times New Roman" w:cs="Times New Roman"/>
          <w:sz w:val="24"/>
          <w:szCs w:val="24"/>
        </w:rPr>
        <w:t>.</w:t>
      </w:r>
    </w:p>
    <w:p w14:paraId="49EF1DD4" w14:textId="77777777" w:rsidR="00E32F10" w:rsidRPr="00E32F10" w:rsidRDefault="00E32F10">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Theo </w:t>
      </w:r>
      <w:proofErr w:type="spellStart"/>
      <w:r w:rsidRPr="00E32F10">
        <w:rPr>
          <w:rFonts w:ascii="Times New Roman" w:eastAsia="Times New Roman" w:hAnsi="Times New Roman" w:cs="Times New Roman"/>
          <w:sz w:val="24"/>
          <w:szCs w:val="24"/>
        </w:rPr>
        <w:t>dõi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w:t>
      </w:r>
      <w:proofErr w:type="spellEnd"/>
      <w:r w:rsidRPr="00E32F10">
        <w:rPr>
          <w:rFonts w:ascii="Times New Roman" w:eastAsia="Times New Roman" w:hAnsi="Times New Roman" w:cs="Times New Roman"/>
          <w:sz w:val="24"/>
          <w:szCs w:val="24"/>
        </w:rPr>
        <w:t>.</w:t>
      </w:r>
    </w:p>
    <w:p w14:paraId="75581785"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Doanh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chịu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nhiệm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nội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r w:rsidRPr="00E32F10">
        <w:rPr>
          <w:rFonts w:ascii="Times New Roman" w:eastAsia="Times New Roman" w:hAnsi="Times New Roman" w:cs="Times New Roman"/>
          <w:sz w:val="24"/>
          <w:szCs w:val="24"/>
        </w:rPr>
        <w:t>.</w:t>
      </w:r>
    </w:p>
    <w:p w14:paraId="4F8B416D"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Đây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điểm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quan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trọng</w:t>
      </w:r>
      <w:proofErr w:type="spellEnd"/>
      <w:r w:rsidRPr="00E32F10">
        <w:rPr>
          <w:rFonts w:ascii="Times New Roman" w:eastAsia="Times New Roman" w:hAnsi="Times New Roman" w:cs="Times New Roman"/>
          <w:sz w:val="24"/>
          <w:szCs w:val="24"/>
        </w:rPr>
        <w:t>.</w:t>
      </w:r>
    </w:p>
    <w:p w14:paraId="2C59D30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THUCHOCVN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thay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việc</w:t>
      </w:r>
      <w:proofErr w:type="spellEnd"/>
      <w:r w:rsidRPr="00E32F10">
        <w:rPr>
          <w:rFonts w:ascii="Times New Roman" w:eastAsia="Times New Roman" w:hAnsi="Times New Roman" w:cs="Times New Roman"/>
          <w:sz w:val="24"/>
          <w:szCs w:val="24"/>
        </w:rPr>
        <w:t>.</w:t>
      </w:r>
    </w:p>
    <w:p w14:paraId="0D01AAFB" w14:textId="14F41FD8" w:rsidR="00E32F10" w:rsidRPr="00E32F10" w:rsidDel="00D64D48" w:rsidRDefault="00000000" w:rsidP="00E32F10">
      <w:pPr>
        <w:spacing w:after="0" w:line="240" w:lineRule="auto"/>
        <w:rPr>
          <w:del w:id="1165" w:author="Admin" w:date="2026-07-06T14:28:00Z" w16du:dateUtc="2026-07-06T07:28:00Z"/>
          <w:rFonts w:ascii="Times New Roman" w:eastAsia="Times New Roman" w:hAnsi="Times New Roman" w:cs="Times New Roman"/>
          <w:sz w:val="24"/>
          <w:szCs w:val="24"/>
        </w:rPr>
      </w:pPr>
      <w:del w:id="1166" w:author="Admin" w:date="2026-07-06T14:28:00Z" w16du:dateUtc="2026-07-06T07:28:00Z">
        <w:r w:rsidDel="00D64D48">
          <w:rPr>
            <w:rFonts w:ascii="Times New Roman" w:eastAsia="Times New Roman" w:hAnsi="Times New Roman" w:cs="Times New Roman"/>
            <w:sz w:val="24"/>
            <w:szCs w:val="24"/>
          </w:rPr>
          <w:pict w14:anchorId="4361ACC9">
            <v:rect id="_x0000_i1307" style="width:0;height:1.5pt" o:hralign="center" o:hrstd="t" o:hr="t" fillcolor="#a0a0a0" stroked="f"/>
          </w:pict>
        </w:r>
      </w:del>
    </w:p>
    <w:p w14:paraId="14092731"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67" w:author="Admin" w:date="2026-07-06T14:28:00Z" w16du:dateUtc="2026-07-06T07:28: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6.8. Giai </w:t>
      </w:r>
      <w:proofErr w:type="spellStart"/>
      <w:r w:rsidRPr="00E32F10">
        <w:rPr>
          <w:rFonts w:ascii="Times New Roman" w:eastAsia="Times New Roman" w:hAnsi="Times New Roman" w:cs="Times New Roman"/>
          <w:b/>
          <w:bCs/>
          <w:kern w:val="36"/>
          <w:sz w:val="48"/>
          <w:szCs w:val="48"/>
        </w:rPr>
        <w:t>đoạn</w:t>
      </w:r>
      <w:proofErr w:type="spellEnd"/>
      <w:r w:rsidRPr="00E32F10">
        <w:rPr>
          <w:rFonts w:ascii="Times New Roman" w:eastAsia="Times New Roman" w:hAnsi="Times New Roman" w:cs="Times New Roman"/>
          <w:b/>
          <w:bCs/>
          <w:kern w:val="36"/>
          <w:sz w:val="48"/>
          <w:szCs w:val="48"/>
        </w:rPr>
        <w:t xml:space="preserve"> 3 – Weekly Review</w:t>
      </w:r>
    </w:p>
    <w:p w14:paraId="3E314BA2"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tuần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tổ</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buổi</w:t>
      </w:r>
      <w:proofErr w:type="spellEnd"/>
      <w:r w:rsidRPr="00E32F10">
        <w:rPr>
          <w:rFonts w:ascii="Times New Roman" w:eastAsia="Times New Roman" w:hAnsi="Times New Roman" w:cs="Times New Roman"/>
          <w:sz w:val="24"/>
          <w:szCs w:val="24"/>
        </w:rPr>
        <w:t xml:space="preserve"> Review.</w:t>
      </w:r>
    </w:p>
    <w:p w14:paraId="042F4E9C"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Agenda </w:t>
      </w:r>
      <w:proofErr w:type="spellStart"/>
      <w:r w:rsidRPr="00E32F10">
        <w:rPr>
          <w:rFonts w:ascii="Times New Roman" w:eastAsia="Times New Roman" w:hAnsi="Times New Roman" w:cs="Times New Roman"/>
          <w:sz w:val="24"/>
          <w:szCs w:val="24"/>
        </w:rPr>
        <w:t>chuẩn</w:t>
      </w:r>
      <w:proofErr w:type="spellEnd"/>
      <w:r w:rsidRPr="00E32F10">
        <w:rPr>
          <w:rFonts w:ascii="Times New Roman" w:eastAsia="Times New Roman" w:hAnsi="Times New Roman" w:cs="Times New Roman"/>
          <w:sz w:val="24"/>
          <w:szCs w:val="24"/>
        </w:rPr>
        <w:t>:</w:t>
      </w:r>
    </w:p>
    <w:p w14:paraId="25E77876"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32F10">
        <w:rPr>
          <w:rFonts w:ascii="Times New Roman" w:eastAsia="Times New Roman" w:hAnsi="Times New Roman" w:cs="Times New Roman"/>
          <w:b/>
          <w:bCs/>
          <w:sz w:val="27"/>
          <w:szCs w:val="27"/>
        </w:rPr>
        <w:t>Đã</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hoàn</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thành</w:t>
      </w:r>
      <w:proofErr w:type="spellEnd"/>
    </w:p>
    <w:p w14:paraId="3C050CC7"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32F10">
        <w:rPr>
          <w:rFonts w:ascii="Times New Roman" w:eastAsia="Times New Roman" w:hAnsi="Times New Roman" w:cs="Times New Roman"/>
          <w:b/>
          <w:bCs/>
          <w:sz w:val="27"/>
          <w:szCs w:val="27"/>
        </w:rPr>
        <w:t>Chưa</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hoàn</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thành</w:t>
      </w:r>
      <w:proofErr w:type="spellEnd"/>
    </w:p>
    <w:p w14:paraId="28C7F3D4"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r w:rsidRPr="00E32F10">
        <w:rPr>
          <w:rFonts w:ascii="Times New Roman" w:eastAsia="Times New Roman" w:hAnsi="Times New Roman" w:cs="Times New Roman"/>
          <w:b/>
          <w:bCs/>
          <w:sz w:val="27"/>
          <w:szCs w:val="27"/>
        </w:rPr>
        <w:t>Blocker</w:t>
      </w:r>
    </w:p>
    <w:p w14:paraId="19E1D513"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r w:rsidRPr="00E32F10">
        <w:rPr>
          <w:rFonts w:ascii="Times New Roman" w:eastAsia="Times New Roman" w:hAnsi="Times New Roman" w:cs="Times New Roman"/>
          <w:b/>
          <w:bCs/>
          <w:sz w:val="27"/>
          <w:szCs w:val="27"/>
        </w:rPr>
        <w:t>Risk</w:t>
      </w:r>
    </w:p>
    <w:p w14:paraId="07B7F134"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r w:rsidRPr="00E32F10">
        <w:rPr>
          <w:rFonts w:ascii="Times New Roman" w:eastAsia="Times New Roman" w:hAnsi="Times New Roman" w:cs="Times New Roman"/>
          <w:b/>
          <w:bCs/>
          <w:sz w:val="27"/>
          <w:szCs w:val="27"/>
        </w:rPr>
        <w:t xml:space="preserve">Action </w:t>
      </w:r>
      <w:proofErr w:type="spellStart"/>
      <w:r w:rsidRPr="00E32F10">
        <w:rPr>
          <w:rFonts w:ascii="Times New Roman" w:eastAsia="Times New Roman" w:hAnsi="Times New Roman" w:cs="Times New Roman"/>
          <w:b/>
          <w:bCs/>
          <w:sz w:val="27"/>
          <w:szCs w:val="27"/>
        </w:rPr>
        <w:t>tuần</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tới</w:t>
      </w:r>
      <w:proofErr w:type="spellEnd"/>
    </w:p>
    <w:p w14:paraId="36AD0D51"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32F10">
        <w:rPr>
          <w:rFonts w:ascii="Times New Roman" w:eastAsia="Times New Roman" w:hAnsi="Times New Roman" w:cs="Times New Roman"/>
          <w:b/>
          <w:bCs/>
          <w:sz w:val="27"/>
          <w:szCs w:val="27"/>
        </w:rPr>
        <w:t>Hỗ</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trợ</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từ</w:t>
      </w:r>
      <w:proofErr w:type="spellEnd"/>
      <w:r w:rsidRPr="00E32F10">
        <w:rPr>
          <w:rFonts w:ascii="Times New Roman" w:eastAsia="Times New Roman" w:hAnsi="Times New Roman" w:cs="Times New Roman"/>
          <w:b/>
          <w:bCs/>
          <w:sz w:val="27"/>
          <w:szCs w:val="27"/>
        </w:rPr>
        <w:t xml:space="preserve"> THUCHOCVN</w:t>
      </w:r>
    </w:p>
    <w:p w14:paraId="27E4A376"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Output:</w:t>
      </w:r>
    </w:p>
    <w:p w14:paraId="095FA0D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lastRenderedPageBreak/>
        <w:t>Weekly Progress Report.</w:t>
      </w:r>
    </w:p>
    <w:p w14:paraId="34AA09B6" w14:textId="0F553E96" w:rsidR="00E32F10" w:rsidRPr="00E32F10" w:rsidDel="00D64D48" w:rsidRDefault="00000000" w:rsidP="00E32F10">
      <w:pPr>
        <w:spacing w:after="0" w:line="240" w:lineRule="auto"/>
        <w:rPr>
          <w:del w:id="1168" w:author="Admin" w:date="2026-07-06T14:28:00Z" w16du:dateUtc="2026-07-06T07:28:00Z"/>
          <w:rFonts w:ascii="Times New Roman" w:eastAsia="Times New Roman" w:hAnsi="Times New Roman" w:cs="Times New Roman"/>
          <w:sz w:val="24"/>
          <w:szCs w:val="24"/>
        </w:rPr>
      </w:pPr>
      <w:del w:id="1169" w:author="Admin" w:date="2026-07-06T14:28:00Z" w16du:dateUtc="2026-07-06T07:28:00Z">
        <w:r w:rsidDel="00D64D48">
          <w:rPr>
            <w:rFonts w:ascii="Times New Roman" w:eastAsia="Times New Roman" w:hAnsi="Times New Roman" w:cs="Times New Roman"/>
            <w:sz w:val="24"/>
            <w:szCs w:val="24"/>
          </w:rPr>
          <w:pict w14:anchorId="152E6F2B">
            <v:rect id="_x0000_i1308" style="width:0;height:1.5pt" o:hralign="center" o:hrstd="t" o:hr="t" fillcolor="#a0a0a0" stroked="f"/>
          </w:pict>
        </w:r>
      </w:del>
    </w:p>
    <w:p w14:paraId="7A434808"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70" w:author="Admin" w:date="2026-07-06T14:28:00Z" w16du:dateUtc="2026-07-06T07:28: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6.9. Giai </w:t>
      </w:r>
      <w:proofErr w:type="spellStart"/>
      <w:r w:rsidRPr="00E32F10">
        <w:rPr>
          <w:rFonts w:ascii="Times New Roman" w:eastAsia="Times New Roman" w:hAnsi="Times New Roman" w:cs="Times New Roman"/>
          <w:b/>
          <w:bCs/>
          <w:kern w:val="36"/>
          <w:sz w:val="48"/>
          <w:szCs w:val="48"/>
        </w:rPr>
        <w:t>đoạn</w:t>
      </w:r>
      <w:proofErr w:type="spellEnd"/>
      <w:r w:rsidRPr="00E32F10">
        <w:rPr>
          <w:rFonts w:ascii="Times New Roman" w:eastAsia="Times New Roman" w:hAnsi="Times New Roman" w:cs="Times New Roman"/>
          <w:b/>
          <w:bCs/>
          <w:kern w:val="36"/>
          <w:sz w:val="48"/>
          <w:szCs w:val="48"/>
        </w:rPr>
        <w:t xml:space="preserve"> 4 – Issue &amp; Risk Management</w:t>
      </w:r>
    </w:p>
    <w:p w14:paraId="022F4E9A"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Mọi</w:t>
      </w:r>
      <w:proofErr w:type="spellEnd"/>
      <w:r w:rsidRPr="00E32F10">
        <w:rPr>
          <w:rFonts w:ascii="Times New Roman" w:eastAsia="Times New Roman" w:hAnsi="Times New Roman" w:cs="Times New Roman"/>
          <w:sz w:val="24"/>
          <w:szCs w:val="24"/>
        </w:rPr>
        <w:t xml:space="preserve"> Issue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ghi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w:t>
      </w:r>
    </w:p>
    <w:p w14:paraId="6BE7087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Issue Register </w:t>
      </w:r>
      <w:proofErr w:type="spellStart"/>
      <w:r w:rsidRPr="00E32F10">
        <w:rPr>
          <w:rFonts w:ascii="Times New Roman" w:eastAsia="Times New Roman" w:hAnsi="Times New Roman" w:cs="Times New Roman"/>
          <w:sz w:val="24"/>
          <w:szCs w:val="24"/>
        </w:rPr>
        <w:t>gồm</w:t>
      </w:r>
      <w:proofErr w:type="spellEnd"/>
      <w:r w:rsidRPr="00E32F1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9"/>
        <w:gridCol w:w="1362"/>
      </w:tblGrid>
      <w:tr w:rsidR="00E32F10" w:rsidRPr="00E32F10" w14:paraId="38AECE1A" w14:textId="77777777">
        <w:trPr>
          <w:tblHeader/>
          <w:tblCellSpacing w:w="15" w:type="dxa"/>
        </w:trPr>
        <w:tc>
          <w:tcPr>
            <w:tcW w:w="0" w:type="auto"/>
            <w:vAlign w:val="center"/>
            <w:hideMark/>
          </w:tcPr>
          <w:p w14:paraId="193BAE1F" w14:textId="77777777" w:rsidR="00E32F10" w:rsidRPr="00E32F10" w:rsidRDefault="00E32F10" w:rsidP="00E32F10">
            <w:pPr>
              <w:spacing w:after="0" w:line="240" w:lineRule="auto"/>
              <w:jc w:val="center"/>
              <w:rPr>
                <w:rFonts w:ascii="Times New Roman" w:eastAsia="Times New Roman" w:hAnsi="Times New Roman" w:cs="Times New Roman"/>
                <w:b/>
                <w:bCs/>
                <w:sz w:val="24"/>
                <w:szCs w:val="24"/>
              </w:rPr>
            </w:pPr>
            <w:r w:rsidRPr="00E32F10">
              <w:rPr>
                <w:rFonts w:ascii="Times New Roman" w:eastAsia="Times New Roman" w:hAnsi="Times New Roman" w:cs="Times New Roman"/>
                <w:b/>
                <w:bCs/>
                <w:sz w:val="24"/>
                <w:szCs w:val="24"/>
              </w:rPr>
              <w:t>Trường</w:t>
            </w:r>
          </w:p>
        </w:tc>
        <w:tc>
          <w:tcPr>
            <w:tcW w:w="0" w:type="auto"/>
            <w:vAlign w:val="center"/>
            <w:hideMark/>
          </w:tcPr>
          <w:p w14:paraId="2193A85D" w14:textId="77777777" w:rsidR="00E32F10" w:rsidRPr="00E32F10" w:rsidRDefault="00E32F10" w:rsidP="00E32F10">
            <w:pPr>
              <w:spacing w:after="0" w:line="240" w:lineRule="auto"/>
              <w:jc w:val="center"/>
              <w:rPr>
                <w:rFonts w:ascii="Times New Roman" w:eastAsia="Times New Roman" w:hAnsi="Times New Roman" w:cs="Times New Roman"/>
                <w:b/>
                <w:bCs/>
                <w:sz w:val="24"/>
                <w:szCs w:val="24"/>
              </w:rPr>
            </w:pPr>
            <w:proofErr w:type="spellStart"/>
            <w:r w:rsidRPr="00E32F10">
              <w:rPr>
                <w:rFonts w:ascii="Times New Roman" w:eastAsia="Times New Roman" w:hAnsi="Times New Roman" w:cs="Times New Roman"/>
                <w:b/>
                <w:bCs/>
                <w:sz w:val="24"/>
                <w:szCs w:val="24"/>
              </w:rPr>
              <w:t>Nội</w:t>
            </w:r>
            <w:proofErr w:type="spellEnd"/>
            <w:r w:rsidRPr="00E32F10">
              <w:rPr>
                <w:rFonts w:ascii="Times New Roman" w:eastAsia="Times New Roman" w:hAnsi="Times New Roman" w:cs="Times New Roman"/>
                <w:b/>
                <w:bCs/>
                <w:sz w:val="24"/>
                <w:szCs w:val="24"/>
              </w:rPr>
              <w:t xml:space="preserve"> dung</w:t>
            </w:r>
          </w:p>
        </w:tc>
      </w:tr>
      <w:tr w:rsidR="00E32F10" w:rsidRPr="00E32F10" w14:paraId="31399A32" w14:textId="77777777">
        <w:trPr>
          <w:tblCellSpacing w:w="15" w:type="dxa"/>
        </w:trPr>
        <w:tc>
          <w:tcPr>
            <w:tcW w:w="0" w:type="auto"/>
            <w:vAlign w:val="center"/>
            <w:hideMark/>
          </w:tcPr>
          <w:p w14:paraId="25259EE1"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ID</w:t>
            </w:r>
          </w:p>
        </w:tc>
        <w:tc>
          <w:tcPr>
            <w:tcW w:w="0" w:type="auto"/>
            <w:vAlign w:val="center"/>
            <w:hideMark/>
          </w:tcPr>
          <w:p w14:paraId="2F4CD2A4"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Mã</w:t>
            </w:r>
            <w:proofErr w:type="spellEnd"/>
            <w:r w:rsidRPr="00E32F10">
              <w:rPr>
                <w:rFonts w:ascii="Times New Roman" w:eastAsia="Times New Roman" w:hAnsi="Times New Roman" w:cs="Times New Roman"/>
                <w:sz w:val="24"/>
                <w:szCs w:val="24"/>
              </w:rPr>
              <w:t xml:space="preserve"> Issue</w:t>
            </w:r>
          </w:p>
        </w:tc>
      </w:tr>
      <w:tr w:rsidR="00E32F10" w:rsidRPr="00E32F10" w14:paraId="0E88399D" w14:textId="77777777">
        <w:trPr>
          <w:tblCellSpacing w:w="15" w:type="dxa"/>
        </w:trPr>
        <w:tc>
          <w:tcPr>
            <w:tcW w:w="0" w:type="auto"/>
            <w:vAlign w:val="center"/>
            <w:hideMark/>
          </w:tcPr>
          <w:p w14:paraId="09DD47FC"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Mô</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tả</w:t>
            </w:r>
            <w:proofErr w:type="spellEnd"/>
          </w:p>
        </w:tc>
        <w:tc>
          <w:tcPr>
            <w:tcW w:w="0" w:type="auto"/>
            <w:vAlign w:val="center"/>
            <w:hideMark/>
          </w:tcPr>
          <w:p w14:paraId="091F3D88"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Vấn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w:t>
            </w:r>
            <w:proofErr w:type="spellEnd"/>
          </w:p>
        </w:tc>
      </w:tr>
      <w:tr w:rsidR="00E32F10" w:rsidRPr="00E32F10" w14:paraId="6C772574" w14:textId="77777777">
        <w:trPr>
          <w:tblCellSpacing w:w="15" w:type="dxa"/>
        </w:trPr>
        <w:tc>
          <w:tcPr>
            <w:tcW w:w="0" w:type="auto"/>
            <w:vAlign w:val="center"/>
            <w:hideMark/>
          </w:tcPr>
          <w:p w14:paraId="1B170026"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Root Cause</w:t>
            </w:r>
          </w:p>
        </w:tc>
        <w:tc>
          <w:tcPr>
            <w:tcW w:w="0" w:type="auto"/>
            <w:vAlign w:val="center"/>
            <w:hideMark/>
          </w:tcPr>
          <w:p w14:paraId="5C6D698D"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Nguyên </w:t>
            </w:r>
            <w:proofErr w:type="spellStart"/>
            <w:r w:rsidRPr="00E32F10">
              <w:rPr>
                <w:rFonts w:ascii="Times New Roman" w:eastAsia="Times New Roman" w:hAnsi="Times New Roman" w:cs="Times New Roman"/>
                <w:sz w:val="24"/>
                <w:szCs w:val="24"/>
              </w:rPr>
              <w:t>nhân</w:t>
            </w:r>
            <w:proofErr w:type="spellEnd"/>
          </w:p>
        </w:tc>
      </w:tr>
      <w:tr w:rsidR="00E32F10" w:rsidRPr="00E32F10" w14:paraId="2039AA41" w14:textId="77777777">
        <w:trPr>
          <w:tblCellSpacing w:w="15" w:type="dxa"/>
        </w:trPr>
        <w:tc>
          <w:tcPr>
            <w:tcW w:w="0" w:type="auto"/>
            <w:vAlign w:val="center"/>
            <w:hideMark/>
          </w:tcPr>
          <w:p w14:paraId="31E4CE2D"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Owner</w:t>
            </w:r>
          </w:p>
        </w:tc>
        <w:tc>
          <w:tcPr>
            <w:tcW w:w="0" w:type="auto"/>
            <w:vAlign w:val="center"/>
            <w:hideMark/>
          </w:tcPr>
          <w:p w14:paraId="31C651B7"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Người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p>
        </w:tc>
      </w:tr>
      <w:tr w:rsidR="00E32F10" w:rsidRPr="00E32F10" w14:paraId="20E9E3AB" w14:textId="77777777">
        <w:trPr>
          <w:tblCellSpacing w:w="15" w:type="dxa"/>
        </w:trPr>
        <w:tc>
          <w:tcPr>
            <w:tcW w:w="0" w:type="auto"/>
            <w:vAlign w:val="center"/>
            <w:hideMark/>
          </w:tcPr>
          <w:p w14:paraId="5F45521C"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Deadline</w:t>
            </w:r>
          </w:p>
        </w:tc>
        <w:tc>
          <w:tcPr>
            <w:tcW w:w="0" w:type="auto"/>
            <w:vAlign w:val="center"/>
            <w:hideMark/>
          </w:tcPr>
          <w:p w14:paraId="016BD57E"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Hạn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p>
        </w:tc>
      </w:tr>
      <w:tr w:rsidR="00E32F10" w:rsidRPr="00E32F10" w14:paraId="09AC94C1" w14:textId="77777777">
        <w:trPr>
          <w:tblCellSpacing w:w="15" w:type="dxa"/>
        </w:trPr>
        <w:tc>
          <w:tcPr>
            <w:tcW w:w="0" w:type="auto"/>
            <w:vAlign w:val="center"/>
            <w:hideMark/>
          </w:tcPr>
          <w:p w14:paraId="47CFE6FF"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Status</w:t>
            </w:r>
          </w:p>
        </w:tc>
        <w:tc>
          <w:tcPr>
            <w:tcW w:w="0" w:type="auto"/>
            <w:vAlign w:val="center"/>
            <w:hideMark/>
          </w:tcPr>
          <w:p w14:paraId="0DDD9BBF"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Trạng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thái</w:t>
            </w:r>
            <w:proofErr w:type="spellEnd"/>
          </w:p>
        </w:tc>
      </w:tr>
    </w:tbl>
    <w:p w14:paraId="3CD3639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Song </w:t>
      </w:r>
      <w:proofErr w:type="spellStart"/>
      <w:r w:rsidRPr="00E32F10">
        <w:rPr>
          <w:rFonts w:ascii="Times New Roman" w:eastAsia="Times New Roman" w:hAnsi="Times New Roman" w:cs="Times New Roman"/>
          <w:sz w:val="24"/>
          <w:szCs w:val="24"/>
        </w:rPr>
        <w:t>song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với</w:t>
      </w:r>
      <w:proofErr w:type="spellEnd"/>
      <w:r w:rsidRPr="00E32F10">
        <w:rPr>
          <w:rFonts w:ascii="Times New Roman" w:eastAsia="Times New Roman" w:hAnsi="Times New Roman" w:cs="Times New Roman"/>
          <w:sz w:val="24"/>
          <w:szCs w:val="24"/>
        </w:rPr>
        <w:t xml:space="preserve"> Issue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Risk Register.</w:t>
      </w:r>
    </w:p>
    <w:p w14:paraId="14A0698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Risk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đánh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w:t>
      </w:r>
    </w:p>
    <w:p w14:paraId="68FD396E" w14:textId="77777777" w:rsidR="00E32F10" w:rsidRPr="00E32F10" w:rsidRDefault="00E32F10">
      <w:pPr>
        <w:numPr>
          <w:ilvl w:val="0"/>
          <w:numId w:val="145"/>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Khả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năng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xảy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p>
    <w:p w14:paraId="5591258C" w14:textId="77777777" w:rsidR="00E32F10" w:rsidRPr="00E32F10" w:rsidRDefault="00E32F10">
      <w:pPr>
        <w:numPr>
          <w:ilvl w:val="0"/>
          <w:numId w:val="145"/>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ảnh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hưởng</w:t>
      </w:r>
      <w:proofErr w:type="spellEnd"/>
      <w:r w:rsidRPr="00E32F10">
        <w:rPr>
          <w:rFonts w:ascii="Times New Roman" w:eastAsia="Times New Roman" w:hAnsi="Times New Roman" w:cs="Times New Roman"/>
          <w:sz w:val="24"/>
          <w:szCs w:val="24"/>
        </w:rPr>
        <w:t>.</w:t>
      </w:r>
    </w:p>
    <w:p w14:paraId="3C5A5DFA" w14:textId="77777777" w:rsidR="00E32F10" w:rsidRPr="00E32F10" w:rsidRDefault="00E32F10">
      <w:pPr>
        <w:numPr>
          <w:ilvl w:val="0"/>
          <w:numId w:val="145"/>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Kế</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ứng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phó</w:t>
      </w:r>
      <w:proofErr w:type="spellEnd"/>
      <w:r w:rsidRPr="00E32F10">
        <w:rPr>
          <w:rFonts w:ascii="Times New Roman" w:eastAsia="Times New Roman" w:hAnsi="Times New Roman" w:cs="Times New Roman"/>
          <w:sz w:val="24"/>
          <w:szCs w:val="24"/>
        </w:rPr>
        <w:t>.</w:t>
      </w:r>
    </w:p>
    <w:p w14:paraId="71D40BCB" w14:textId="287BB624" w:rsidR="00E32F10" w:rsidRPr="00E32F10" w:rsidDel="00D64D48" w:rsidRDefault="00000000" w:rsidP="00E32F10">
      <w:pPr>
        <w:spacing w:after="0" w:line="240" w:lineRule="auto"/>
        <w:rPr>
          <w:del w:id="1171" w:author="Admin" w:date="2026-07-06T14:28:00Z" w16du:dateUtc="2026-07-06T07:28:00Z"/>
          <w:rFonts w:ascii="Times New Roman" w:eastAsia="Times New Roman" w:hAnsi="Times New Roman" w:cs="Times New Roman"/>
          <w:sz w:val="24"/>
          <w:szCs w:val="24"/>
        </w:rPr>
      </w:pPr>
      <w:del w:id="1172" w:author="Admin" w:date="2026-07-06T14:28:00Z" w16du:dateUtc="2026-07-06T07:28:00Z">
        <w:r w:rsidDel="00D64D48">
          <w:rPr>
            <w:rFonts w:ascii="Times New Roman" w:eastAsia="Times New Roman" w:hAnsi="Times New Roman" w:cs="Times New Roman"/>
            <w:sz w:val="24"/>
            <w:szCs w:val="24"/>
          </w:rPr>
          <w:pict w14:anchorId="316B776C">
            <v:rect id="_x0000_i1309" style="width:0;height:1.5pt" o:hralign="center" o:hrstd="t" o:hr="t" fillcolor="#a0a0a0" stroked="f"/>
          </w:pict>
        </w:r>
      </w:del>
    </w:p>
    <w:p w14:paraId="6ED571FD"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73" w:author="Admin" w:date="2026-07-06T14:28:00Z" w16du:dateUtc="2026-07-06T07:28: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6.10. Giai </w:t>
      </w:r>
      <w:proofErr w:type="spellStart"/>
      <w:r w:rsidRPr="00E32F10">
        <w:rPr>
          <w:rFonts w:ascii="Times New Roman" w:eastAsia="Times New Roman" w:hAnsi="Times New Roman" w:cs="Times New Roman"/>
          <w:b/>
          <w:bCs/>
          <w:kern w:val="36"/>
          <w:sz w:val="48"/>
          <w:szCs w:val="48"/>
        </w:rPr>
        <w:t>đoạn</w:t>
      </w:r>
      <w:proofErr w:type="spellEnd"/>
      <w:r w:rsidRPr="00E32F10">
        <w:rPr>
          <w:rFonts w:ascii="Times New Roman" w:eastAsia="Times New Roman" w:hAnsi="Times New Roman" w:cs="Times New Roman"/>
          <w:b/>
          <w:bCs/>
          <w:kern w:val="36"/>
          <w:sz w:val="48"/>
          <w:szCs w:val="48"/>
        </w:rPr>
        <w:t xml:space="preserve"> 5 – Change Management</w:t>
      </w:r>
    </w:p>
    <w:p w14:paraId="0D82F1DF"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Trong </w:t>
      </w:r>
      <w:proofErr w:type="spellStart"/>
      <w:r w:rsidRPr="00E32F10">
        <w:rPr>
          <w:rFonts w:ascii="Times New Roman" w:eastAsia="Times New Roman" w:hAnsi="Times New Roman" w:cs="Times New Roman"/>
          <w:sz w:val="24"/>
          <w:szCs w:val="24"/>
        </w:rPr>
        <w:t>quá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trình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thể</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sinh</w:t>
      </w:r>
      <w:proofErr w:type="spellEnd"/>
      <w:r w:rsidRPr="00E32F10">
        <w:rPr>
          <w:rFonts w:ascii="Times New Roman" w:eastAsia="Times New Roman" w:hAnsi="Times New Roman" w:cs="Times New Roman"/>
          <w:sz w:val="24"/>
          <w:szCs w:val="24"/>
        </w:rPr>
        <w:t>:</w:t>
      </w:r>
    </w:p>
    <w:p w14:paraId="7385AE55" w14:textId="77777777" w:rsidR="00E32F10" w:rsidRPr="00E32F10" w:rsidRDefault="00E32F1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Thay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phạm</w:t>
      </w:r>
      <w:proofErr w:type="spellEnd"/>
      <w:r w:rsidRPr="00E32F10">
        <w:rPr>
          <w:rFonts w:ascii="Times New Roman" w:eastAsia="Times New Roman" w:hAnsi="Times New Roman" w:cs="Times New Roman"/>
          <w:sz w:val="24"/>
          <w:szCs w:val="24"/>
        </w:rPr>
        <w:t xml:space="preserve"> vi.</w:t>
      </w:r>
    </w:p>
    <w:p w14:paraId="6A7DE72A" w14:textId="77777777" w:rsidR="00E32F10" w:rsidRPr="00E32F10" w:rsidRDefault="00E32F1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Thay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KPI.</w:t>
      </w:r>
    </w:p>
    <w:p w14:paraId="7B1A32DC" w14:textId="77777777" w:rsidR="00E32F10" w:rsidRPr="00E32F10" w:rsidRDefault="00E32F1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Thay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nhân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sự</w:t>
      </w:r>
      <w:proofErr w:type="spellEnd"/>
      <w:r w:rsidRPr="00E32F10">
        <w:rPr>
          <w:rFonts w:ascii="Times New Roman" w:eastAsia="Times New Roman" w:hAnsi="Times New Roman" w:cs="Times New Roman"/>
          <w:sz w:val="24"/>
          <w:szCs w:val="24"/>
        </w:rPr>
        <w:t>.</w:t>
      </w:r>
    </w:p>
    <w:p w14:paraId="371E24BF" w14:textId="77777777" w:rsidR="00E32F10" w:rsidRPr="00E32F10" w:rsidRDefault="00E32F1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Thay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ưu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tiên</w:t>
      </w:r>
      <w:proofErr w:type="spellEnd"/>
      <w:r w:rsidRPr="00E32F10">
        <w:rPr>
          <w:rFonts w:ascii="Times New Roman" w:eastAsia="Times New Roman" w:hAnsi="Times New Roman" w:cs="Times New Roman"/>
          <w:sz w:val="24"/>
          <w:szCs w:val="24"/>
        </w:rPr>
        <w:t>.</w:t>
      </w:r>
    </w:p>
    <w:p w14:paraId="1A7492EC" w14:textId="77777777" w:rsidR="00E32F10" w:rsidRPr="00E32F10" w:rsidRDefault="00E32F10">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Thay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Roadmap.</w:t>
      </w:r>
    </w:p>
    <w:p w14:paraId="053531EB"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Mọi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thay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w:t>
      </w:r>
    </w:p>
    <w:p w14:paraId="64C8B11A" w14:textId="77777777" w:rsidR="00E32F10" w:rsidRPr="00E32F10" w:rsidRDefault="00E32F10">
      <w:pPr>
        <w:numPr>
          <w:ilvl w:val="0"/>
          <w:numId w:val="147"/>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Ghi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w:t>
      </w:r>
    </w:p>
    <w:p w14:paraId="023F1D26" w14:textId="77777777" w:rsidR="00E32F10" w:rsidRPr="00E32F10" w:rsidRDefault="00E32F10">
      <w:pPr>
        <w:numPr>
          <w:ilvl w:val="0"/>
          <w:numId w:val="147"/>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Đánh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động</w:t>
      </w:r>
      <w:proofErr w:type="spellEnd"/>
      <w:r w:rsidRPr="00E32F10">
        <w:rPr>
          <w:rFonts w:ascii="Times New Roman" w:eastAsia="Times New Roman" w:hAnsi="Times New Roman" w:cs="Times New Roman"/>
          <w:sz w:val="24"/>
          <w:szCs w:val="24"/>
        </w:rPr>
        <w:t>.</w:t>
      </w:r>
    </w:p>
    <w:p w14:paraId="4A4DE118" w14:textId="77777777" w:rsidR="00E32F10" w:rsidRPr="00E32F10" w:rsidRDefault="00E32F10">
      <w:pPr>
        <w:numPr>
          <w:ilvl w:val="0"/>
          <w:numId w:val="147"/>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với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w:t>
      </w:r>
    </w:p>
    <w:p w14:paraId="28C12898" w14:textId="77777777" w:rsidR="00E32F10" w:rsidRPr="00E32F10" w:rsidRDefault="00E32F10">
      <w:pPr>
        <w:numPr>
          <w:ilvl w:val="0"/>
          <w:numId w:val="147"/>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Phê</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duyệt</w:t>
      </w:r>
      <w:proofErr w:type="spellEnd"/>
      <w:r w:rsidRPr="00E32F10">
        <w:rPr>
          <w:rFonts w:ascii="Times New Roman" w:eastAsia="Times New Roman" w:hAnsi="Times New Roman" w:cs="Times New Roman"/>
          <w:sz w:val="24"/>
          <w:szCs w:val="24"/>
        </w:rPr>
        <w:t>.</w:t>
      </w:r>
    </w:p>
    <w:p w14:paraId="153F15A7" w14:textId="77777777" w:rsidR="00E32F10" w:rsidRPr="00E32F10" w:rsidRDefault="00E32F10">
      <w:pPr>
        <w:numPr>
          <w:ilvl w:val="0"/>
          <w:numId w:val="147"/>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Cập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w:t>
      </w:r>
    </w:p>
    <w:p w14:paraId="302E779E" w14:textId="09F77AC0" w:rsidR="00E32F10" w:rsidRPr="00E32F10" w:rsidDel="00D64D48" w:rsidRDefault="00000000" w:rsidP="00E32F10">
      <w:pPr>
        <w:spacing w:after="0" w:line="240" w:lineRule="auto"/>
        <w:rPr>
          <w:del w:id="1174" w:author="Admin" w:date="2026-07-06T14:28:00Z" w16du:dateUtc="2026-07-06T07:28:00Z"/>
          <w:rFonts w:ascii="Times New Roman" w:eastAsia="Times New Roman" w:hAnsi="Times New Roman" w:cs="Times New Roman"/>
          <w:sz w:val="24"/>
          <w:szCs w:val="24"/>
        </w:rPr>
      </w:pPr>
      <w:del w:id="1175" w:author="Admin" w:date="2026-07-06T14:28:00Z" w16du:dateUtc="2026-07-06T07:28:00Z">
        <w:r w:rsidDel="00D64D48">
          <w:rPr>
            <w:rFonts w:ascii="Times New Roman" w:eastAsia="Times New Roman" w:hAnsi="Times New Roman" w:cs="Times New Roman"/>
            <w:sz w:val="24"/>
            <w:szCs w:val="24"/>
          </w:rPr>
          <w:lastRenderedPageBreak/>
          <w:pict w14:anchorId="02D149EC">
            <v:rect id="_x0000_i1310" style="width:0;height:1.5pt" o:hralign="center" o:hrstd="t" o:hr="t" fillcolor="#a0a0a0" stroked="f"/>
          </w:pict>
        </w:r>
      </w:del>
    </w:p>
    <w:p w14:paraId="01AFBAF9" w14:textId="77777777" w:rsidR="00E32F10" w:rsidRPr="00E32F10" w:rsidRDefault="00E32F10" w:rsidP="00D64D48">
      <w:pPr>
        <w:spacing w:after="0" w:line="240" w:lineRule="auto"/>
        <w:rPr>
          <w:rFonts w:ascii="Times New Roman" w:eastAsia="Times New Roman" w:hAnsi="Times New Roman" w:cs="Times New Roman"/>
          <w:b/>
          <w:bCs/>
          <w:kern w:val="36"/>
          <w:sz w:val="48"/>
          <w:szCs w:val="48"/>
        </w:rPr>
        <w:pPrChange w:id="1176" w:author="Admin" w:date="2026-07-06T14:28:00Z" w16du:dateUtc="2026-07-06T07:28: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6.11. Giai </w:t>
      </w:r>
      <w:proofErr w:type="spellStart"/>
      <w:r w:rsidRPr="00E32F10">
        <w:rPr>
          <w:rFonts w:ascii="Times New Roman" w:eastAsia="Times New Roman" w:hAnsi="Times New Roman" w:cs="Times New Roman"/>
          <w:b/>
          <w:bCs/>
          <w:kern w:val="36"/>
          <w:sz w:val="48"/>
          <w:szCs w:val="48"/>
        </w:rPr>
        <w:t>đoạn</w:t>
      </w:r>
      <w:proofErr w:type="spellEnd"/>
      <w:r w:rsidRPr="00E32F10">
        <w:rPr>
          <w:rFonts w:ascii="Times New Roman" w:eastAsia="Times New Roman" w:hAnsi="Times New Roman" w:cs="Times New Roman"/>
          <w:b/>
          <w:bCs/>
          <w:kern w:val="36"/>
          <w:sz w:val="48"/>
          <w:szCs w:val="48"/>
        </w:rPr>
        <w:t xml:space="preserve"> 6 – Acceptance</w:t>
      </w:r>
    </w:p>
    <w:p w14:paraId="4DA49C6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tính</w:t>
      </w:r>
      <w:proofErr w:type="spellEnd"/>
      <w:r w:rsidRPr="00E32F10">
        <w:rPr>
          <w:rFonts w:ascii="Times New Roman" w:eastAsia="Times New Roman" w:hAnsi="Times New Roman" w:cs="Times New Roman"/>
          <w:sz w:val="24"/>
          <w:szCs w:val="24"/>
        </w:rPr>
        <w:t>.</w:t>
      </w:r>
    </w:p>
    <w:p w14:paraId="3F0FF86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Đánh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trên</w:t>
      </w:r>
      <w:proofErr w:type="spellEnd"/>
      <w:r w:rsidRPr="00E32F10">
        <w:rPr>
          <w:rFonts w:ascii="Times New Roman" w:eastAsia="Times New Roman" w:hAnsi="Times New Roman" w:cs="Times New Roman"/>
          <w:sz w:val="24"/>
          <w:szCs w:val="24"/>
        </w:rPr>
        <w:t>:</w:t>
      </w:r>
    </w:p>
    <w:p w14:paraId="62B86220"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r w:rsidRPr="00E32F10">
        <w:rPr>
          <w:rFonts w:ascii="Times New Roman" w:eastAsia="Times New Roman" w:hAnsi="Times New Roman" w:cs="Times New Roman"/>
          <w:b/>
          <w:bCs/>
          <w:sz w:val="27"/>
          <w:szCs w:val="27"/>
        </w:rPr>
        <w:t>Deliverables</w:t>
      </w:r>
    </w:p>
    <w:p w14:paraId="56994B0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Các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w:t>
      </w:r>
    </w:p>
    <w:p w14:paraId="51DF35FC" w14:textId="540F94F5" w:rsidR="00E32F10" w:rsidRPr="00E32F10" w:rsidDel="00D64D48" w:rsidRDefault="00000000" w:rsidP="00E32F10">
      <w:pPr>
        <w:spacing w:after="0" w:line="240" w:lineRule="auto"/>
        <w:rPr>
          <w:del w:id="1177" w:author="Admin" w:date="2026-07-06T14:28:00Z" w16du:dateUtc="2026-07-06T07:28:00Z"/>
          <w:rFonts w:ascii="Times New Roman" w:eastAsia="Times New Roman" w:hAnsi="Times New Roman" w:cs="Times New Roman"/>
          <w:sz w:val="24"/>
          <w:szCs w:val="24"/>
        </w:rPr>
      </w:pPr>
      <w:del w:id="1178" w:author="Admin" w:date="2026-07-06T14:28:00Z" w16du:dateUtc="2026-07-06T07:28:00Z">
        <w:r w:rsidDel="00D64D48">
          <w:rPr>
            <w:rFonts w:ascii="Times New Roman" w:eastAsia="Times New Roman" w:hAnsi="Times New Roman" w:cs="Times New Roman"/>
            <w:sz w:val="24"/>
            <w:szCs w:val="24"/>
          </w:rPr>
          <w:pict w14:anchorId="320D947D">
            <v:rect id="_x0000_i1311" style="width:0;height:1.5pt" o:hralign="center" o:hrstd="t" o:hr="t" fillcolor="#a0a0a0" stroked="f"/>
          </w:pict>
        </w:r>
      </w:del>
    </w:p>
    <w:p w14:paraId="7B26EF77" w14:textId="77777777" w:rsidR="00E32F10" w:rsidRPr="00E32F10" w:rsidRDefault="00E32F10" w:rsidP="00D64D48">
      <w:pPr>
        <w:spacing w:after="0" w:line="240" w:lineRule="auto"/>
        <w:rPr>
          <w:rFonts w:ascii="Times New Roman" w:eastAsia="Times New Roman" w:hAnsi="Times New Roman" w:cs="Times New Roman"/>
          <w:b/>
          <w:bCs/>
          <w:sz w:val="27"/>
          <w:szCs w:val="27"/>
        </w:rPr>
        <w:pPrChange w:id="1179" w:author="Admin" w:date="2026-07-06T14:28:00Z" w16du:dateUtc="2026-07-06T07:28:00Z">
          <w:pPr>
            <w:spacing w:before="100" w:beforeAutospacing="1" w:after="100" w:afterAutospacing="1" w:line="240" w:lineRule="auto"/>
            <w:outlineLvl w:val="2"/>
          </w:pPr>
        </w:pPrChange>
      </w:pPr>
      <w:r w:rsidRPr="00E32F10">
        <w:rPr>
          <w:rFonts w:ascii="Times New Roman" w:eastAsia="Times New Roman" w:hAnsi="Times New Roman" w:cs="Times New Roman"/>
          <w:b/>
          <w:bCs/>
          <w:sz w:val="27"/>
          <w:szCs w:val="27"/>
        </w:rPr>
        <w:t>KPI</w:t>
      </w:r>
    </w:p>
    <w:p w14:paraId="1FBDB027" w14:textId="77777777" w:rsidR="00E32F10" w:rsidRPr="00E32F10" w:rsidDel="00D64D48" w:rsidRDefault="00E32F10" w:rsidP="00E32F10">
      <w:pPr>
        <w:spacing w:before="100" w:beforeAutospacing="1" w:after="100" w:afterAutospacing="1" w:line="240" w:lineRule="auto"/>
        <w:rPr>
          <w:del w:id="1180" w:author="Admin" w:date="2026-07-06T14:29:00Z" w16du:dateUtc="2026-07-06T07:29:00Z"/>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Các </w:t>
      </w:r>
      <w:proofErr w:type="spellStart"/>
      <w:r w:rsidRPr="00E32F10">
        <w:rPr>
          <w:rFonts w:ascii="Times New Roman" w:eastAsia="Times New Roman" w:hAnsi="Times New Roman" w:cs="Times New Roman"/>
          <w:sz w:val="24"/>
          <w:szCs w:val="24"/>
        </w:rPr>
        <w:t>chỉ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đạt</w:t>
      </w:r>
      <w:proofErr w:type="spellEnd"/>
      <w:r w:rsidRPr="00E32F10">
        <w:rPr>
          <w:rFonts w:ascii="Times New Roman" w:eastAsia="Times New Roman" w:hAnsi="Times New Roman" w:cs="Times New Roman"/>
          <w:sz w:val="24"/>
          <w:szCs w:val="24"/>
        </w:rPr>
        <w:t>.</w:t>
      </w:r>
    </w:p>
    <w:p w14:paraId="4B1B8ED3" w14:textId="7B212B7C" w:rsidR="00E32F10" w:rsidDel="00D64D48" w:rsidRDefault="00000000" w:rsidP="00D64D48">
      <w:pPr>
        <w:spacing w:after="0" w:line="240" w:lineRule="auto"/>
        <w:rPr>
          <w:del w:id="1181" w:author="Admin" w:date="2026-07-06T14:28:00Z" w16du:dateUtc="2026-07-06T07:28:00Z"/>
          <w:rFonts w:ascii="Times New Roman" w:eastAsia="Times New Roman" w:hAnsi="Times New Roman" w:cs="Times New Roman"/>
          <w:b/>
          <w:bCs/>
          <w:sz w:val="27"/>
          <w:szCs w:val="27"/>
        </w:rPr>
      </w:pPr>
      <w:del w:id="1182" w:author="Admin" w:date="2026-07-06T14:28:00Z" w16du:dateUtc="2026-07-06T07:28:00Z">
        <w:r w:rsidDel="00D64D48">
          <w:rPr>
            <w:rFonts w:ascii="Times New Roman" w:eastAsia="Times New Roman" w:hAnsi="Times New Roman" w:cs="Times New Roman"/>
            <w:sz w:val="24"/>
            <w:szCs w:val="24"/>
          </w:rPr>
          <w:pict w14:anchorId="4E064A44">
            <v:rect id="_x0000_i1312" style="width:0;height:1.5pt" o:hralign="center" o:hrstd="t" o:hr="t" fillcolor="#a0a0a0" stroked="f"/>
          </w:pict>
        </w:r>
      </w:del>
    </w:p>
    <w:p w14:paraId="1D7DDA94" w14:textId="77777777" w:rsidR="00D64D48" w:rsidRPr="00E32F10" w:rsidRDefault="00D64D48" w:rsidP="00D64D48">
      <w:pPr>
        <w:spacing w:before="100" w:beforeAutospacing="1" w:after="100" w:afterAutospacing="1" w:line="240" w:lineRule="auto"/>
        <w:rPr>
          <w:ins w:id="1183" w:author="Admin" w:date="2026-07-06T14:29:00Z" w16du:dateUtc="2026-07-06T07:29:00Z"/>
          <w:rFonts w:ascii="Times New Roman" w:eastAsia="Times New Roman" w:hAnsi="Times New Roman" w:cs="Times New Roman"/>
          <w:sz w:val="24"/>
          <w:szCs w:val="24"/>
        </w:rPr>
        <w:pPrChange w:id="1184" w:author="Admin" w:date="2026-07-06T14:29:00Z" w16du:dateUtc="2026-07-06T07:29:00Z">
          <w:pPr>
            <w:spacing w:after="0" w:line="240" w:lineRule="auto"/>
          </w:pPr>
        </w:pPrChange>
      </w:pPr>
    </w:p>
    <w:p w14:paraId="7B431981" w14:textId="77777777" w:rsidR="00E32F10" w:rsidRPr="00E32F10" w:rsidRDefault="00E32F10" w:rsidP="00D64D48">
      <w:pPr>
        <w:spacing w:after="0" w:line="240" w:lineRule="auto"/>
        <w:rPr>
          <w:rFonts w:ascii="Times New Roman" w:eastAsia="Times New Roman" w:hAnsi="Times New Roman" w:cs="Times New Roman"/>
          <w:b/>
          <w:bCs/>
          <w:sz w:val="27"/>
          <w:szCs w:val="27"/>
        </w:rPr>
        <w:pPrChange w:id="1185" w:author="Admin" w:date="2026-07-06T14:28:00Z" w16du:dateUtc="2026-07-06T07:28:00Z">
          <w:pPr>
            <w:spacing w:before="100" w:beforeAutospacing="1" w:after="100" w:afterAutospacing="1" w:line="240" w:lineRule="auto"/>
            <w:outlineLvl w:val="2"/>
          </w:pPr>
        </w:pPrChange>
      </w:pPr>
      <w:r w:rsidRPr="00E32F10">
        <w:rPr>
          <w:rFonts w:ascii="Times New Roman" w:eastAsia="Times New Roman" w:hAnsi="Times New Roman" w:cs="Times New Roman"/>
          <w:b/>
          <w:bCs/>
          <w:sz w:val="27"/>
          <w:szCs w:val="27"/>
        </w:rPr>
        <w:t>Capability</w:t>
      </w:r>
    </w:p>
    <w:p w14:paraId="5836566F" w14:textId="5B6AF80B" w:rsidR="00E32F10" w:rsidRPr="00E32F10" w:rsidDel="00D64D48" w:rsidRDefault="00E32F10" w:rsidP="00D64D48">
      <w:pPr>
        <w:spacing w:before="100" w:beforeAutospacing="1" w:after="100" w:afterAutospacing="1" w:line="240" w:lineRule="auto"/>
        <w:rPr>
          <w:del w:id="1186" w:author="Admin" w:date="2026-07-06T14:29:00Z" w16du:dateUtc="2026-07-06T07:29:00Z"/>
          <w:rFonts w:ascii="Times New Roman" w:eastAsia="Times New Roman" w:hAnsi="Times New Roman" w:cs="Times New Roman"/>
          <w:sz w:val="24"/>
          <w:szCs w:val="24"/>
        </w:rPr>
        <w:pPrChange w:id="1187" w:author="Admin" w:date="2026-07-06T14:29:00Z" w16du:dateUtc="2026-07-06T07:29:00Z">
          <w:pPr>
            <w:spacing w:before="100" w:beforeAutospacing="1" w:after="100" w:afterAutospacing="1" w:line="240" w:lineRule="auto"/>
          </w:pPr>
        </w:pPrChange>
      </w:pPr>
      <w:r w:rsidRPr="00E32F10">
        <w:rPr>
          <w:rFonts w:ascii="Times New Roman" w:eastAsia="Times New Roman" w:hAnsi="Times New Roman" w:cs="Times New Roman"/>
          <w:sz w:val="24"/>
          <w:szCs w:val="24"/>
        </w:rPr>
        <w:t xml:space="preserve">Những </w:t>
      </w:r>
      <w:proofErr w:type="spellStart"/>
      <w:r w:rsidRPr="00E32F10">
        <w:rPr>
          <w:rFonts w:ascii="Times New Roman" w:eastAsia="Times New Roman" w:hAnsi="Times New Roman" w:cs="Times New Roman"/>
          <w:sz w:val="24"/>
          <w:szCs w:val="24"/>
        </w:rPr>
        <w:t>năng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xây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w:t>
      </w:r>
      <w:ins w:id="1188" w:author="Admin" w:date="2026-07-06T14:29:00Z" w16du:dateUtc="2026-07-06T07:29:00Z">
        <w:r w:rsidR="00D64D48" w:rsidRPr="00E32F10" w:rsidDel="00D64D48">
          <w:rPr>
            <w:rFonts w:ascii="Times New Roman" w:eastAsia="Times New Roman" w:hAnsi="Times New Roman" w:cs="Times New Roman"/>
            <w:sz w:val="24"/>
            <w:szCs w:val="24"/>
          </w:rPr>
          <w:t xml:space="preserve"> </w:t>
        </w:r>
      </w:ins>
    </w:p>
    <w:p w14:paraId="379EC1CF" w14:textId="6A46A267" w:rsidR="00E32F10" w:rsidRPr="00E32F10" w:rsidRDefault="00000000" w:rsidP="00D64D48">
      <w:pPr>
        <w:spacing w:before="100" w:beforeAutospacing="1" w:after="100" w:afterAutospacing="1" w:line="240" w:lineRule="auto"/>
        <w:rPr>
          <w:rFonts w:ascii="Times New Roman" w:eastAsia="Times New Roman" w:hAnsi="Times New Roman" w:cs="Times New Roman"/>
          <w:sz w:val="24"/>
          <w:szCs w:val="24"/>
        </w:rPr>
        <w:pPrChange w:id="1189" w:author="Admin" w:date="2026-07-06T14:29:00Z" w16du:dateUtc="2026-07-06T07:29:00Z">
          <w:pPr>
            <w:spacing w:after="0" w:line="240" w:lineRule="auto"/>
          </w:pPr>
        </w:pPrChange>
      </w:pPr>
      <w:del w:id="1190" w:author="Admin" w:date="2026-07-06T14:29:00Z" w16du:dateUtc="2026-07-06T07:29:00Z">
        <w:r w:rsidDel="00D64D48">
          <w:rPr>
            <w:rFonts w:ascii="Times New Roman" w:eastAsia="Times New Roman" w:hAnsi="Times New Roman" w:cs="Times New Roman"/>
            <w:sz w:val="24"/>
            <w:szCs w:val="24"/>
          </w:rPr>
          <w:pict w14:anchorId="625BEECA">
            <v:rect id="_x0000_i1313" style="width:0;height:1.5pt" o:hralign="center" o:hrstd="t" o:hr="t" fillcolor="#a0a0a0" stroked="f"/>
          </w:pict>
        </w:r>
      </w:del>
    </w:p>
    <w:p w14:paraId="607DE1BD"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r w:rsidRPr="00E32F10">
        <w:rPr>
          <w:rFonts w:ascii="Times New Roman" w:eastAsia="Times New Roman" w:hAnsi="Times New Roman" w:cs="Times New Roman"/>
          <w:b/>
          <w:bCs/>
          <w:sz w:val="27"/>
          <w:szCs w:val="27"/>
        </w:rPr>
        <w:t>Adoption</w:t>
      </w:r>
    </w:p>
    <w:p w14:paraId="5849EAB2" w14:textId="77777777" w:rsidR="00E32F10" w:rsidRPr="00E32F10" w:rsidDel="00D64D48" w:rsidRDefault="00E32F10" w:rsidP="00E32F10">
      <w:pPr>
        <w:spacing w:before="100" w:beforeAutospacing="1" w:after="100" w:afterAutospacing="1" w:line="240" w:lineRule="auto"/>
        <w:rPr>
          <w:del w:id="1191" w:author="Admin" w:date="2026-07-06T14:29:00Z" w16du:dateUtc="2026-07-06T07:29:00Z"/>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tế.</w:t>
      </w:r>
    </w:p>
    <w:p w14:paraId="26BDA31B" w14:textId="44A5489B" w:rsidR="00E32F10" w:rsidRPr="00E32F10" w:rsidDel="00D64D48" w:rsidRDefault="00000000" w:rsidP="00D64D48">
      <w:pPr>
        <w:spacing w:before="100" w:beforeAutospacing="1" w:after="100" w:afterAutospacing="1" w:line="240" w:lineRule="auto"/>
        <w:rPr>
          <w:del w:id="1192" w:author="Admin" w:date="2026-07-06T14:29:00Z" w16du:dateUtc="2026-07-06T07:29:00Z"/>
          <w:rFonts w:ascii="Times New Roman" w:eastAsia="Times New Roman" w:hAnsi="Times New Roman" w:cs="Times New Roman"/>
          <w:sz w:val="24"/>
          <w:szCs w:val="24"/>
        </w:rPr>
        <w:pPrChange w:id="1193" w:author="Admin" w:date="2026-07-06T14:29:00Z" w16du:dateUtc="2026-07-06T07:29:00Z">
          <w:pPr>
            <w:spacing w:after="0" w:line="240" w:lineRule="auto"/>
          </w:pPr>
        </w:pPrChange>
      </w:pPr>
      <w:del w:id="1194" w:author="Admin" w:date="2026-07-06T14:29:00Z" w16du:dateUtc="2026-07-06T07:29:00Z">
        <w:r w:rsidDel="00D64D48">
          <w:rPr>
            <w:rFonts w:ascii="Times New Roman" w:eastAsia="Times New Roman" w:hAnsi="Times New Roman" w:cs="Times New Roman"/>
            <w:sz w:val="24"/>
            <w:szCs w:val="24"/>
          </w:rPr>
          <w:pict w14:anchorId="7BE49E49">
            <v:rect id="_x0000_i1314" style="width:0;height:1.5pt" o:hralign="center" o:hrstd="t" o:hr="t" fillcolor="#a0a0a0" stroked="f"/>
          </w:pict>
        </w:r>
      </w:del>
    </w:p>
    <w:p w14:paraId="6A46D99B" w14:textId="77777777" w:rsidR="00D64D48" w:rsidRDefault="00D64D48" w:rsidP="00D64D48">
      <w:pPr>
        <w:spacing w:before="100" w:beforeAutospacing="1" w:after="100" w:afterAutospacing="1" w:line="240" w:lineRule="auto"/>
        <w:rPr>
          <w:ins w:id="1195" w:author="Admin" w:date="2026-07-06T14:29:00Z" w16du:dateUtc="2026-07-06T07:29:00Z"/>
          <w:rFonts w:ascii="Times New Roman" w:eastAsia="Times New Roman" w:hAnsi="Times New Roman" w:cs="Times New Roman"/>
          <w:b/>
          <w:bCs/>
          <w:sz w:val="27"/>
          <w:szCs w:val="27"/>
        </w:rPr>
      </w:pPr>
      <w:proofErr w:type="spellEnd"/>
    </w:p>
    <w:p w14:paraId="542700A0" w14:textId="570B5EF6" w:rsidR="00E32F10" w:rsidRPr="00E32F10" w:rsidRDefault="00E32F10" w:rsidP="00D64D48">
      <w:pPr>
        <w:spacing w:before="100" w:beforeAutospacing="1" w:after="100" w:afterAutospacing="1" w:line="240" w:lineRule="auto"/>
        <w:rPr>
          <w:rFonts w:ascii="Times New Roman" w:eastAsia="Times New Roman" w:hAnsi="Times New Roman" w:cs="Times New Roman"/>
          <w:b/>
          <w:bCs/>
          <w:sz w:val="27"/>
          <w:szCs w:val="27"/>
        </w:rPr>
        <w:pPrChange w:id="1196" w:author="Admin" w:date="2026-07-06T14:29:00Z" w16du:dateUtc="2026-07-06T07:29:00Z">
          <w:pPr>
            <w:spacing w:before="100" w:beforeAutospacing="1" w:after="100" w:afterAutospacing="1" w:line="240" w:lineRule="auto"/>
            <w:outlineLvl w:val="2"/>
          </w:pPr>
        </w:pPrChange>
      </w:pPr>
      <w:r w:rsidRPr="00E32F10">
        <w:rPr>
          <w:rFonts w:ascii="Times New Roman" w:eastAsia="Times New Roman" w:hAnsi="Times New Roman" w:cs="Times New Roman"/>
          <w:b/>
          <w:bCs/>
          <w:sz w:val="27"/>
          <w:szCs w:val="27"/>
        </w:rPr>
        <w:t>Satisfaction</w:t>
      </w:r>
    </w:p>
    <w:p w14:paraId="774FCE5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Đánh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w:t>
      </w:r>
    </w:p>
    <w:p w14:paraId="4BABE61A"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Output:</w:t>
      </w:r>
    </w:p>
    <w:p w14:paraId="1CA74F16"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Acceptance Report.</w:t>
      </w:r>
    </w:p>
    <w:p w14:paraId="5991B816" w14:textId="7AB9DB2C" w:rsidR="00E32F10" w:rsidRPr="00E32F10" w:rsidDel="00BA5589" w:rsidRDefault="00000000" w:rsidP="00E32F10">
      <w:pPr>
        <w:spacing w:after="0" w:line="240" w:lineRule="auto"/>
        <w:rPr>
          <w:del w:id="1197" w:author="Admin" w:date="2026-07-06T14:29:00Z" w16du:dateUtc="2026-07-06T07:29:00Z"/>
          <w:rFonts w:ascii="Times New Roman" w:eastAsia="Times New Roman" w:hAnsi="Times New Roman" w:cs="Times New Roman"/>
          <w:sz w:val="24"/>
          <w:szCs w:val="24"/>
        </w:rPr>
      </w:pPr>
      <w:del w:id="1198" w:author="Admin" w:date="2026-07-06T14:29:00Z" w16du:dateUtc="2026-07-06T07:29:00Z">
        <w:r w:rsidDel="00BA5589">
          <w:rPr>
            <w:rFonts w:ascii="Times New Roman" w:eastAsia="Times New Roman" w:hAnsi="Times New Roman" w:cs="Times New Roman"/>
            <w:sz w:val="24"/>
            <w:szCs w:val="24"/>
          </w:rPr>
          <w:pict w14:anchorId="0C994DBC">
            <v:rect id="_x0000_i1315" style="width:0;height:1.5pt" o:hralign="center" o:hrstd="t" o:hr="t" fillcolor="#a0a0a0" stroked="f"/>
          </w:pict>
        </w:r>
      </w:del>
    </w:p>
    <w:p w14:paraId="46500D91"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199" w:author="Admin" w:date="2026-07-06T14:29:00Z" w16du:dateUtc="2026-07-06T07:29: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6.12. Giai </w:t>
      </w:r>
      <w:proofErr w:type="spellStart"/>
      <w:r w:rsidRPr="00E32F10">
        <w:rPr>
          <w:rFonts w:ascii="Times New Roman" w:eastAsia="Times New Roman" w:hAnsi="Times New Roman" w:cs="Times New Roman"/>
          <w:b/>
          <w:bCs/>
          <w:kern w:val="36"/>
          <w:sz w:val="48"/>
          <w:szCs w:val="48"/>
        </w:rPr>
        <w:t>đoạn</w:t>
      </w:r>
      <w:proofErr w:type="spellEnd"/>
      <w:r w:rsidRPr="00E32F10">
        <w:rPr>
          <w:rFonts w:ascii="Times New Roman" w:eastAsia="Times New Roman" w:hAnsi="Times New Roman" w:cs="Times New Roman"/>
          <w:b/>
          <w:bCs/>
          <w:kern w:val="36"/>
          <w:sz w:val="48"/>
          <w:szCs w:val="48"/>
        </w:rPr>
        <w:t xml:space="preserve"> 7 – Project Closing</w:t>
      </w:r>
    </w:p>
    <w:p w14:paraId="08254AE5"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Sau </w:t>
      </w:r>
      <w:proofErr w:type="spellStart"/>
      <w:r w:rsidRPr="00E32F10">
        <w:rPr>
          <w:rFonts w:ascii="Times New Roman" w:eastAsia="Times New Roman" w:hAnsi="Times New Roman" w:cs="Times New Roman"/>
          <w:sz w:val="24"/>
          <w:szCs w:val="24"/>
        </w:rPr>
        <w:t>nghiệm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thu</w:t>
      </w:r>
      <w:proofErr w:type="spellEnd"/>
      <w:r w:rsidRPr="00E32F10">
        <w:rPr>
          <w:rFonts w:ascii="Times New Roman" w:eastAsia="Times New Roman" w:hAnsi="Times New Roman" w:cs="Times New Roman"/>
          <w:sz w:val="24"/>
          <w:szCs w:val="24"/>
        </w:rPr>
        <w:t>.</w:t>
      </w:r>
    </w:p>
    <w:p w14:paraId="19B6F72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Consultant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hiện</w:t>
      </w:r>
      <w:proofErr w:type="spellEnd"/>
      <w:r w:rsidRPr="00E32F10">
        <w:rPr>
          <w:rFonts w:ascii="Times New Roman" w:eastAsia="Times New Roman" w:hAnsi="Times New Roman" w:cs="Times New Roman"/>
          <w:sz w:val="24"/>
          <w:szCs w:val="24"/>
        </w:rPr>
        <w:t>:</w:t>
      </w:r>
    </w:p>
    <w:p w14:paraId="1B346358" w14:textId="77777777" w:rsidR="00E32F10" w:rsidRPr="00E32F10" w:rsidRDefault="00E32F10">
      <w:pPr>
        <w:numPr>
          <w:ilvl w:val="0"/>
          <w:numId w:val="148"/>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Tổng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kết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w:t>
      </w:r>
    </w:p>
    <w:p w14:paraId="43D3E815" w14:textId="77777777" w:rsidR="00E32F10" w:rsidRPr="00E32F10" w:rsidRDefault="00E32F10">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Hoàn </w:t>
      </w:r>
      <w:proofErr w:type="spellStart"/>
      <w:r w:rsidRPr="00E32F10">
        <w:rPr>
          <w:rFonts w:ascii="Times New Roman" w:eastAsia="Times New Roman" w:hAnsi="Times New Roman" w:cs="Times New Roman"/>
          <w:sz w:val="24"/>
          <w:szCs w:val="24"/>
        </w:rPr>
        <w:t>thiện</w:t>
      </w:r>
      <w:proofErr w:type="spellEnd"/>
      <w:r w:rsidRPr="00E32F10">
        <w:rPr>
          <w:rFonts w:ascii="Times New Roman" w:eastAsia="Times New Roman" w:hAnsi="Times New Roman" w:cs="Times New Roman"/>
          <w:sz w:val="24"/>
          <w:szCs w:val="24"/>
        </w:rPr>
        <w:t xml:space="preserve"> Final Project Report.</w:t>
      </w:r>
    </w:p>
    <w:p w14:paraId="337B418D" w14:textId="77777777" w:rsidR="00E32F10" w:rsidRPr="00E32F10" w:rsidRDefault="00E32F10">
      <w:pPr>
        <w:numPr>
          <w:ilvl w:val="0"/>
          <w:numId w:val="148"/>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Viết</w:t>
      </w:r>
      <w:proofErr w:type="spellEnd"/>
      <w:r w:rsidRPr="00E32F10">
        <w:rPr>
          <w:rFonts w:ascii="Times New Roman" w:eastAsia="Times New Roman" w:hAnsi="Times New Roman" w:cs="Times New Roman"/>
          <w:sz w:val="24"/>
          <w:szCs w:val="24"/>
        </w:rPr>
        <w:t xml:space="preserve"> Case Study.</w:t>
      </w:r>
    </w:p>
    <w:p w14:paraId="1A8E827C" w14:textId="77777777" w:rsidR="00E32F10" w:rsidRPr="00E32F10" w:rsidRDefault="00E32F10">
      <w:pPr>
        <w:numPr>
          <w:ilvl w:val="0"/>
          <w:numId w:val="148"/>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Tổng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hợp</w:t>
      </w:r>
      <w:proofErr w:type="spellEnd"/>
      <w:r w:rsidRPr="00E32F10">
        <w:rPr>
          <w:rFonts w:ascii="Times New Roman" w:eastAsia="Times New Roman" w:hAnsi="Times New Roman" w:cs="Times New Roman"/>
          <w:sz w:val="24"/>
          <w:szCs w:val="24"/>
        </w:rPr>
        <w:t xml:space="preserve"> Lessons Learned.</w:t>
      </w:r>
    </w:p>
    <w:p w14:paraId="683094BA" w14:textId="77777777" w:rsidR="00E32F10" w:rsidRPr="00E32F10" w:rsidRDefault="00E32F10">
      <w:pPr>
        <w:numPr>
          <w:ilvl w:val="0"/>
          <w:numId w:val="148"/>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Đề</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xuất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đoạn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p>
    <w:p w14:paraId="2AC6A0ED" w14:textId="77777777" w:rsidR="00E32F10" w:rsidRPr="00E32F10" w:rsidRDefault="00E32F10">
      <w:pPr>
        <w:numPr>
          <w:ilvl w:val="0"/>
          <w:numId w:val="148"/>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Bàn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giao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w:t>
      </w:r>
    </w:p>
    <w:p w14:paraId="21187985"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đóng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đầy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đủ</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nội</w:t>
      </w:r>
      <w:proofErr w:type="spellEnd"/>
      <w:r w:rsidRPr="00E32F10">
        <w:rPr>
          <w:rFonts w:ascii="Times New Roman" w:eastAsia="Times New Roman" w:hAnsi="Times New Roman" w:cs="Times New Roman"/>
          <w:sz w:val="24"/>
          <w:szCs w:val="24"/>
        </w:rPr>
        <w:t xml:space="preserve"> dung </w:t>
      </w:r>
      <w:proofErr w:type="spellStart"/>
      <w:r w:rsidRPr="00E32F10">
        <w:rPr>
          <w:rFonts w:ascii="Times New Roman" w:eastAsia="Times New Roman" w:hAnsi="Times New Roman" w:cs="Times New Roman"/>
          <w:sz w:val="24"/>
          <w:szCs w:val="24"/>
        </w:rPr>
        <w:t>trên</w:t>
      </w:r>
      <w:proofErr w:type="spellEnd"/>
      <w:r w:rsidRPr="00E32F10">
        <w:rPr>
          <w:rFonts w:ascii="Times New Roman" w:eastAsia="Times New Roman" w:hAnsi="Times New Roman" w:cs="Times New Roman"/>
          <w:sz w:val="24"/>
          <w:szCs w:val="24"/>
        </w:rPr>
        <w:t>.</w:t>
      </w:r>
    </w:p>
    <w:p w14:paraId="42FA997D" w14:textId="2BCC05E0" w:rsidR="00E32F10" w:rsidRPr="00E32F10" w:rsidDel="00BA5589" w:rsidRDefault="00000000" w:rsidP="00E32F10">
      <w:pPr>
        <w:spacing w:after="0" w:line="240" w:lineRule="auto"/>
        <w:rPr>
          <w:del w:id="1200" w:author="Admin" w:date="2026-07-06T14:29:00Z" w16du:dateUtc="2026-07-06T07:29:00Z"/>
          <w:rFonts w:ascii="Times New Roman" w:eastAsia="Times New Roman" w:hAnsi="Times New Roman" w:cs="Times New Roman"/>
          <w:sz w:val="24"/>
          <w:szCs w:val="24"/>
        </w:rPr>
      </w:pPr>
      <w:del w:id="1201" w:author="Admin" w:date="2026-07-06T14:29:00Z" w16du:dateUtc="2026-07-06T07:29:00Z">
        <w:r w:rsidDel="00BA5589">
          <w:rPr>
            <w:rFonts w:ascii="Times New Roman" w:eastAsia="Times New Roman" w:hAnsi="Times New Roman" w:cs="Times New Roman"/>
            <w:sz w:val="24"/>
            <w:szCs w:val="24"/>
          </w:rPr>
          <w:lastRenderedPageBreak/>
          <w:pict w14:anchorId="7047D878">
            <v:rect id="_x0000_i1316" style="width:0;height:1.5pt" o:hralign="center" o:hrstd="t" o:hr="t" fillcolor="#a0a0a0" stroked="f"/>
          </w:pict>
        </w:r>
      </w:del>
    </w:p>
    <w:p w14:paraId="22DF36C4"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02" w:author="Admin" w:date="2026-07-06T14:29:00Z" w16du:dateUtc="2026-07-06T07:29: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6.13. Vai </w:t>
      </w:r>
      <w:proofErr w:type="spellStart"/>
      <w:r w:rsidRPr="00E32F10">
        <w:rPr>
          <w:rFonts w:ascii="Times New Roman" w:eastAsia="Times New Roman" w:hAnsi="Times New Roman" w:cs="Times New Roman"/>
          <w:b/>
          <w:bCs/>
          <w:kern w:val="36"/>
          <w:sz w:val="48"/>
          <w:szCs w:val="48"/>
        </w:rPr>
        <w:t>trò</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trong</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dự</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án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1"/>
        <w:gridCol w:w="2741"/>
      </w:tblGrid>
      <w:tr w:rsidR="00E32F10" w:rsidRPr="00E32F10" w14:paraId="571360B6" w14:textId="77777777">
        <w:trPr>
          <w:tblHeader/>
          <w:tblCellSpacing w:w="15" w:type="dxa"/>
        </w:trPr>
        <w:tc>
          <w:tcPr>
            <w:tcW w:w="0" w:type="auto"/>
            <w:vAlign w:val="center"/>
            <w:hideMark/>
          </w:tcPr>
          <w:p w14:paraId="6844B553" w14:textId="77777777" w:rsidR="00E32F10" w:rsidRPr="00E32F10" w:rsidRDefault="00E32F10" w:rsidP="00E32F10">
            <w:pPr>
              <w:spacing w:after="0" w:line="240" w:lineRule="auto"/>
              <w:jc w:val="center"/>
              <w:rPr>
                <w:rFonts w:ascii="Times New Roman" w:eastAsia="Times New Roman" w:hAnsi="Times New Roman" w:cs="Times New Roman"/>
                <w:b/>
                <w:bCs/>
                <w:sz w:val="24"/>
                <w:szCs w:val="24"/>
              </w:rPr>
            </w:pPr>
            <w:r w:rsidRPr="00E32F10">
              <w:rPr>
                <w:rFonts w:ascii="Times New Roman" w:eastAsia="Times New Roman" w:hAnsi="Times New Roman" w:cs="Times New Roman"/>
                <w:b/>
                <w:bCs/>
                <w:sz w:val="24"/>
                <w:szCs w:val="24"/>
              </w:rPr>
              <w:t xml:space="preserve">Vai </w:t>
            </w:r>
            <w:proofErr w:type="spellStart"/>
            <w:r w:rsidRPr="00E32F10">
              <w:rPr>
                <w:rFonts w:ascii="Times New Roman" w:eastAsia="Times New Roman" w:hAnsi="Times New Roman" w:cs="Times New Roman"/>
                <w:b/>
                <w:bCs/>
                <w:sz w:val="24"/>
                <w:szCs w:val="24"/>
              </w:rPr>
              <w:t>trò</w:t>
            </w:r>
            <w:proofErr w:type="spellEnd"/>
          </w:p>
        </w:tc>
        <w:tc>
          <w:tcPr>
            <w:tcW w:w="0" w:type="auto"/>
            <w:vAlign w:val="center"/>
            <w:hideMark/>
          </w:tcPr>
          <w:p w14:paraId="2EED0CDE" w14:textId="77777777" w:rsidR="00E32F10" w:rsidRPr="00E32F10" w:rsidRDefault="00E32F10" w:rsidP="00E32F10">
            <w:pPr>
              <w:spacing w:after="0" w:line="240" w:lineRule="auto"/>
              <w:jc w:val="center"/>
              <w:rPr>
                <w:rFonts w:ascii="Times New Roman" w:eastAsia="Times New Roman" w:hAnsi="Times New Roman" w:cs="Times New Roman"/>
                <w:b/>
                <w:bCs/>
                <w:sz w:val="24"/>
                <w:szCs w:val="24"/>
              </w:rPr>
            </w:pPr>
            <w:proofErr w:type="spellStart"/>
            <w:r w:rsidRPr="00E32F10">
              <w:rPr>
                <w:rFonts w:ascii="Times New Roman" w:eastAsia="Times New Roman" w:hAnsi="Times New Roman" w:cs="Times New Roman"/>
                <w:b/>
                <w:bCs/>
                <w:sz w:val="24"/>
                <w:szCs w:val="24"/>
              </w:rPr>
              <w:t>Trách</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nhiệm</w:t>
            </w:r>
            <w:proofErr w:type="spellEnd"/>
          </w:p>
        </w:tc>
      </w:tr>
      <w:tr w:rsidR="00E32F10" w:rsidRPr="00E32F10" w14:paraId="23BB824B" w14:textId="77777777">
        <w:trPr>
          <w:tblCellSpacing w:w="15" w:type="dxa"/>
        </w:trPr>
        <w:tc>
          <w:tcPr>
            <w:tcW w:w="0" w:type="auto"/>
            <w:vAlign w:val="center"/>
            <w:hideMark/>
          </w:tcPr>
          <w:p w14:paraId="1D720B93"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Executive Sponsor</w:t>
            </w:r>
          </w:p>
        </w:tc>
        <w:tc>
          <w:tcPr>
            <w:tcW w:w="0" w:type="auto"/>
            <w:vAlign w:val="center"/>
            <w:hideMark/>
          </w:tcPr>
          <w:p w14:paraId="3B32B7A1"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Định </w:t>
            </w:r>
            <w:proofErr w:type="spellStart"/>
            <w:r w:rsidRPr="00E32F10">
              <w:rPr>
                <w:rFonts w:ascii="Times New Roman" w:eastAsia="Times New Roman" w:hAnsi="Times New Roman" w:cs="Times New Roman"/>
                <w:sz w:val="24"/>
                <w:szCs w:val="24"/>
              </w:rPr>
              <w:t>hướng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phê</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duyệt</w:t>
            </w:r>
            <w:proofErr w:type="spellEnd"/>
          </w:p>
        </w:tc>
      </w:tr>
      <w:tr w:rsidR="00E32F10" w:rsidRPr="00E32F10" w14:paraId="5B4E5978" w14:textId="77777777">
        <w:trPr>
          <w:tblCellSpacing w:w="15" w:type="dxa"/>
        </w:trPr>
        <w:tc>
          <w:tcPr>
            <w:tcW w:w="0" w:type="auto"/>
            <w:vAlign w:val="center"/>
            <w:hideMark/>
          </w:tcPr>
          <w:p w14:paraId="6B8232D0"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Project Owner (Doanh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w:t>
            </w:r>
          </w:p>
        </w:tc>
        <w:tc>
          <w:tcPr>
            <w:tcW w:w="0" w:type="auto"/>
            <w:vAlign w:val="center"/>
            <w:hideMark/>
          </w:tcPr>
          <w:p w14:paraId="7CE43EE9"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phối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nội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p>
        </w:tc>
      </w:tr>
      <w:tr w:rsidR="00E32F10" w:rsidRPr="00E32F10" w14:paraId="7EFEA276" w14:textId="77777777">
        <w:trPr>
          <w:tblCellSpacing w:w="15" w:type="dxa"/>
        </w:trPr>
        <w:tc>
          <w:tcPr>
            <w:tcW w:w="0" w:type="auto"/>
            <w:vAlign w:val="center"/>
            <w:hideMark/>
          </w:tcPr>
          <w:p w14:paraId="67CB2EED"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THUCHOCVN Consultant</w:t>
            </w:r>
          </w:p>
        </w:tc>
        <w:tc>
          <w:tcPr>
            <w:tcW w:w="0" w:type="auto"/>
            <w:vAlign w:val="center"/>
            <w:hideMark/>
          </w:tcPr>
          <w:p w14:paraId="78D42E3C"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Tư</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vấn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đồng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hành</w:t>
            </w:r>
            <w:proofErr w:type="spellEnd"/>
          </w:p>
        </w:tc>
      </w:tr>
      <w:tr w:rsidR="00E32F10" w:rsidRPr="00E32F10" w14:paraId="144EB9EB" w14:textId="77777777">
        <w:trPr>
          <w:tblCellSpacing w:w="15" w:type="dxa"/>
        </w:trPr>
        <w:tc>
          <w:tcPr>
            <w:tcW w:w="0" w:type="auto"/>
            <w:vAlign w:val="center"/>
            <w:hideMark/>
          </w:tcPr>
          <w:p w14:paraId="09AB9403"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Domain Expert</w:t>
            </w:r>
          </w:p>
        </w:tc>
        <w:tc>
          <w:tcPr>
            <w:tcW w:w="0" w:type="auto"/>
            <w:vAlign w:val="center"/>
            <w:hideMark/>
          </w:tcPr>
          <w:p w14:paraId="1659F668"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Chuyên </w:t>
            </w:r>
            <w:proofErr w:type="spellStart"/>
            <w:r w:rsidRPr="00E32F10">
              <w:rPr>
                <w:rFonts w:ascii="Times New Roman" w:eastAsia="Times New Roman" w:hAnsi="Times New Roman" w:cs="Times New Roman"/>
                <w:sz w:val="24"/>
                <w:szCs w:val="24"/>
              </w:rPr>
              <w:t>gia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lĩnh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vực</w:t>
            </w:r>
            <w:proofErr w:type="spellEnd"/>
          </w:p>
        </w:tc>
      </w:tr>
      <w:tr w:rsidR="00E32F10" w:rsidRPr="00E32F10" w14:paraId="57021261" w14:textId="77777777">
        <w:trPr>
          <w:tblCellSpacing w:w="15" w:type="dxa"/>
        </w:trPr>
        <w:tc>
          <w:tcPr>
            <w:tcW w:w="0" w:type="auto"/>
            <w:vAlign w:val="center"/>
            <w:hideMark/>
          </w:tcPr>
          <w:p w14:paraId="2B3F2073"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Team Member</w:t>
            </w:r>
          </w:p>
        </w:tc>
        <w:tc>
          <w:tcPr>
            <w:tcW w:w="0" w:type="auto"/>
            <w:vAlign w:val="center"/>
            <w:hideMark/>
          </w:tcPr>
          <w:p w14:paraId="2FCC9878"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hiện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việc</w:t>
            </w:r>
            <w:proofErr w:type="spellEnd"/>
          </w:p>
        </w:tc>
      </w:tr>
      <w:tr w:rsidR="00E32F10" w:rsidRPr="00E32F10" w14:paraId="43DFE427" w14:textId="77777777">
        <w:trPr>
          <w:tblCellSpacing w:w="15" w:type="dxa"/>
        </w:trPr>
        <w:tc>
          <w:tcPr>
            <w:tcW w:w="0" w:type="auto"/>
            <w:vAlign w:val="center"/>
            <w:hideMark/>
          </w:tcPr>
          <w:p w14:paraId="0587E477"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PMO (</w:t>
            </w:r>
            <w:proofErr w:type="spellStart"/>
            <w:r w:rsidRPr="00E32F10">
              <w:rPr>
                <w:rFonts w:ascii="Times New Roman" w:eastAsia="Times New Roman" w:hAnsi="Times New Roman" w:cs="Times New Roman"/>
                <w:sz w:val="24"/>
                <w:szCs w:val="24"/>
              </w:rPr>
              <w:t>nếu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w:t>
            </w:r>
          </w:p>
        </w:tc>
        <w:tc>
          <w:tcPr>
            <w:tcW w:w="0" w:type="auto"/>
            <w:vAlign w:val="center"/>
            <w:hideMark/>
          </w:tcPr>
          <w:p w14:paraId="495458CF"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Theo </w:t>
            </w:r>
            <w:proofErr w:type="spellStart"/>
            <w:r w:rsidRPr="00E32F10">
              <w:rPr>
                <w:rFonts w:ascii="Times New Roman" w:eastAsia="Times New Roman" w:hAnsi="Times New Roman" w:cs="Times New Roman"/>
                <w:sz w:val="24"/>
                <w:szCs w:val="24"/>
              </w:rPr>
              <w:t>dõi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cáo</w:t>
            </w:r>
            <w:proofErr w:type="spellEnd"/>
          </w:p>
        </w:tc>
      </w:tr>
    </w:tbl>
    <w:p w14:paraId="7F4075AB" w14:textId="0BDC8AAE" w:rsidR="00E32F10" w:rsidRPr="00E32F10" w:rsidDel="00BA5589" w:rsidRDefault="00000000" w:rsidP="00E32F10">
      <w:pPr>
        <w:spacing w:after="0" w:line="240" w:lineRule="auto"/>
        <w:rPr>
          <w:del w:id="1203" w:author="Admin" w:date="2026-07-06T14:29:00Z" w16du:dateUtc="2026-07-06T07:29:00Z"/>
          <w:rFonts w:ascii="Times New Roman" w:eastAsia="Times New Roman" w:hAnsi="Times New Roman" w:cs="Times New Roman"/>
          <w:sz w:val="24"/>
          <w:szCs w:val="24"/>
        </w:rPr>
      </w:pPr>
      <w:del w:id="1204" w:author="Admin" w:date="2026-07-06T14:29:00Z" w16du:dateUtc="2026-07-06T07:29:00Z">
        <w:r w:rsidDel="00BA5589">
          <w:rPr>
            <w:rFonts w:ascii="Times New Roman" w:eastAsia="Times New Roman" w:hAnsi="Times New Roman" w:cs="Times New Roman"/>
            <w:sz w:val="24"/>
            <w:szCs w:val="24"/>
          </w:rPr>
          <w:pict w14:anchorId="0F48761F">
            <v:rect id="_x0000_i1317" style="width:0;height:1.5pt" o:hralign="center" o:hrstd="t" o:hr="t" fillcolor="#a0a0a0" stroked="f"/>
          </w:pict>
        </w:r>
      </w:del>
    </w:p>
    <w:p w14:paraId="66EF2897"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05" w:author="Admin" w:date="2026-07-06T14:29:00Z" w16du:dateUtc="2026-07-06T07:29: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6.14. </w:t>
      </w:r>
      <w:proofErr w:type="spellStart"/>
      <w:r w:rsidRPr="00E32F10">
        <w:rPr>
          <w:rFonts w:ascii="Times New Roman" w:eastAsia="Times New Roman" w:hAnsi="Times New Roman" w:cs="Times New Roman"/>
          <w:b/>
          <w:bCs/>
          <w:kern w:val="36"/>
          <w:sz w:val="48"/>
          <w:szCs w:val="48"/>
        </w:rPr>
        <w:t>Bộ</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tài</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liệu</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chuẩn</w:t>
      </w:r>
      <w:proofErr w:type="spellEnd"/>
    </w:p>
    <w:p w14:paraId="7FF5124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Trong CDM,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đoạn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chuẩn</w:t>
      </w:r>
      <w:proofErr w:type="spellEnd"/>
      <w:r w:rsidRPr="00E32F1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5"/>
        <w:gridCol w:w="3088"/>
      </w:tblGrid>
      <w:tr w:rsidR="00E32F10" w:rsidRPr="00E32F10" w14:paraId="7ECE4311" w14:textId="77777777">
        <w:trPr>
          <w:tblHeader/>
          <w:tblCellSpacing w:w="15" w:type="dxa"/>
        </w:trPr>
        <w:tc>
          <w:tcPr>
            <w:tcW w:w="0" w:type="auto"/>
            <w:vAlign w:val="center"/>
            <w:hideMark/>
          </w:tcPr>
          <w:p w14:paraId="77CB1D6F" w14:textId="77777777" w:rsidR="00E32F10" w:rsidRPr="00E32F10" w:rsidRDefault="00E32F10" w:rsidP="00E32F10">
            <w:pPr>
              <w:spacing w:after="0" w:line="240" w:lineRule="auto"/>
              <w:jc w:val="center"/>
              <w:rPr>
                <w:rFonts w:ascii="Times New Roman" w:eastAsia="Times New Roman" w:hAnsi="Times New Roman" w:cs="Times New Roman"/>
                <w:b/>
                <w:bCs/>
                <w:sz w:val="24"/>
                <w:szCs w:val="24"/>
              </w:rPr>
            </w:pPr>
            <w:r w:rsidRPr="00E32F10">
              <w:rPr>
                <w:rFonts w:ascii="Times New Roman" w:eastAsia="Times New Roman" w:hAnsi="Times New Roman" w:cs="Times New Roman"/>
                <w:b/>
                <w:bCs/>
                <w:sz w:val="24"/>
                <w:szCs w:val="24"/>
              </w:rPr>
              <w:t xml:space="preserve">Giai </w:t>
            </w:r>
            <w:proofErr w:type="spellStart"/>
            <w:r w:rsidRPr="00E32F10">
              <w:rPr>
                <w:rFonts w:ascii="Times New Roman" w:eastAsia="Times New Roman" w:hAnsi="Times New Roman" w:cs="Times New Roman"/>
                <w:b/>
                <w:bCs/>
                <w:sz w:val="24"/>
                <w:szCs w:val="24"/>
              </w:rPr>
              <w:t>đoạn</w:t>
            </w:r>
            <w:proofErr w:type="spellEnd"/>
          </w:p>
        </w:tc>
        <w:tc>
          <w:tcPr>
            <w:tcW w:w="0" w:type="auto"/>
            <w:vAlign w:val="center"/>
            <w:hideMark/>
          </w:tcPr>
          <w:p w14:paraId="46351E0A" w14:textId="77777777" w:rsidR="00E32F10" w:rsidRPr="00E32F10" w:rsidRDefault="00E32F10" w:rsidP="00E32F10">
            <w:pPr>
              <w:spacing w:after="0" w:line="240" w:lineRule="auto"/>
              <w:jc w:val="center"/>
              <w:rPr>
                <w:rFonts w:ascii="Times New Roman" w:eastAsia="Times New Roman" w:hAnsi="Times New Roman" w:cs="Times New Roman"/>
                <w:b/>
                <w:bCs/>
                <w:sz w:val="24"/>
                <w:szCs w:val="24"/>
              </w:rPr>
            </w:pPr>
            <w:r w:rsidRPr="00E32F10">
              <w:rPr>
                <w:rFonts w:ascii="Times New Roman" w:eastAsia="Times New Roman" w:hAnsi="Times New Roman" w:cs="Times New Roman"/>
                <w:b/>
                <w:bCs/>
                <w:sz w:val="24"/>
                <w:szCs w:val="24"/>
              </w:rPr>
              <w:t xml:space="preserve">Tài </w:t>
            </w:r>
            <w:proofErr w:type="spellStart"/>
            <w:r w:rsidRPr="00E32F10">
              <w:rPr>
                <w:rFonts w:ascii="Times New Roman" w:eastAsia="Times New Roman" w:hAnsi="Times New Roman" w:cs="Times New Roman"/>
                <w:b/>
                <w:bCs/>
                <w:sz w:val="24"/>
                <w:szCs w:val="24"/>
              </w:rPr>
              <w:t>liệu</w:t>
            </w:r>
            <w:proofErr w:type="spellEnd"/>
          </w:p>
        </w:tc>
      </w:tr>
      <w:tr w:rsidR="00E32F10" w:rsidRPr="00E32F10" w14:paraId="0CDACA71" w14:textId="77777777">
        <w:trPr>
          <w:tblCellSpacing w:w="15" w:type="dxa"/>
        </w:trPr>
        <w:tc>
          <w:tcPr>
            <w:tcW w:w="0" w:type="auto"/>
            <w:vAlign w:val="center"/>
            <w:hideMark/>
          </w:tcPr>
          <w:p w14:paraId="49EFD06C"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Kick-off</w:t>
            </w:r>
          </w:p>
        </w:tc>
        <w:tc>
          <w:tcPr>
            <w:tcW w:w="0" w:type="auto"/>
            <w:vAlign w:val="center"/>
            <w:hideMark/>
          </w:tcPr>
          <w:p w14:paraId="101B92C8"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Project Charter</w:t>
            </w:r>
          </w:p>
        </w:tc>
      </w:tr>
      <w:tr w:rsidR="00E32F10" w:rsidRPr="00E32F10" w14:paraId="288C4137" w14:textId="77777777">
        <w:trPr>
          <w:tblCellSpacing w:w="15" w:type="dxa"/>
        </w:trPr>
        <w:tc>
          <w:tcPr>
            <w:tcW w:w="0" w:type="auto"/>
            <w:vAlign w:val="center"/>
            <w:hideMark/>
          </w:tcPr>
          <w:p w14:paraId="409504FA"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Planning</w:t>
            </w:r>
          </w:p>
        </w:tc>
        <w:tc>
          <w:tcPr>
            <w:tcW w:w="0" w:type="auto"/>
            <w:vAlign w:val="center"/>
            <w:hideMark/>
          </w:tcPr>
          <w:p w14:paraId="2FECBFF1"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Roadmap</w:t>
            </w:r>
          </w:p>
        </w:tc>
      </w:tr>
      <w:tr w:rsidR="00E32F10" w:rsidRPr="00E32F10" w14:paraId="23CBDB6D" w14:textId="77777777">
        <w:trPr>
          <w:tblCellSpacing w:w="15" w:type="dxa"/>
        </w:trPr>
        <w:tc>
          <w:tcPr>
            <w:tcW w:w="0" w:type="auto"/>
            <w:vAlign w:val="center"/>
            <w:hideMark/>
          </w:tcPr>
          <w:p w14:paraId="27AEAB75"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Weekly</w:t>
            </w:r>
          </w:p>
        </w:tc>
        <w:tc>
          <w:tcPr>
            <w:tcW w:w="0" w:type="auto"/>
            <w:vAlign w:val="center"/>
            <w:hideMark/>
          </w:tcPr>
          <w:p w14:paraId="72F45E20"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Weekly Progress Report</w:t>
            </w:r>
          </w:p>
        </w:tc>
      </w:tr>
      <w:tr w:rsidR="00E32F10" w:rsidRPr="00E32F10" w14:paraId="45B0E81D" w14:textId="77777777">
        <w:trPr>
          <w:tblCellSpacing w:w="15" w:type="dxa"/>
        </w:trPr>
        <w:tc>
          <w:tcPr>
            <w:tcW w:w="0" w:type="auto"/>
            <w:vAlign w:val="center"/>
            <w:hideMark/>
          </w:tcPr>
          <w:p w14:paraId="5EADAA5B"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Issue</w:t>
            </w:r>
          </w:p>
        </w:tc>
        <w:tc>
          <w:tcPr>
            <w:tcW w:w="0" w:type="auto"/>
            <w:vAlign w:val="center"/>
            <w:hideMark/>
          </w:tcPr>
          <w:p w14:paraId="476D4305"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Issue Register</w:t>
            </w:r>
          </w:p>
        </w:tc>
      </w:tr>
      <w:tr w:rsidR="00E32F10" w:rsidRPr="00E32F10" w14:paraId="312177C4" w14:textId="77777777">
        <w:trPr>
          <w:tblCellSpacing w:w="15" w:type="dxa"/>
        </w:trPr>
        <w:tc>
          <w:tcPr>
            <w:tcW w:w="0" w:type="auto"/>
            <w:vAlign w:val="center"/>
            <w:hideMark/>
          </w:tcPr>
          <w:p w14:paraId="2EC57D73"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Risk</w:t>
            </w:r>
          </w:p>
        </w:tc>
        <w:tc>
          <w:tcPr>
            <w:tcW w:w="0" w:type="auto"/>
            <w:vAlign w:val="center"/>
            <w:hideMark/>
          </w:tcPr>
          <w:p w14:paraId="696A613E"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Risk Register</w:t>
            </w:r>
          </w:p>
        </w:tc>
      </w:tr>
      <w:tr w:rsidR="00E32F10" w:rsidRPr="00E32F10" w14:paraId="55AD770B" w14:textId="77777777">
        <w:trPr>
          <w:tblCellSpacing w:w="15" w:type="dxa"/>
        </w:trPr>
        <w:tc>
          <w:tcPr>
            <w:tcW w:w="0" w:type="auto"/>
            <w:vAlign w:val="center"/>
            <w:hideMark/>
          </w:tcPr>
          <w:p w14:paraId="6BFC77C9"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Change</w:t>
            </w:r>
          </w:p>
        </w:tc>
        <w:tc>
          <w:tcPr>
            <w:tcW w:w="0" w:type="auto"/>
            <w:vAlign w:val="center"/>
            <w:hideMark/>
          </w:tcPr>
          <w:p w14:paraId="4F8C5533"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Change Request Log</w:t>
            </w:r>
          </w:p>
        </w:tc>
      </w:tr>
      <w:tr w:rsidR="00E32F10" w:rsidRPr="00E32F10" w14:paraId="09BE8897" w14:textId="77777777">
        <w:trPr>
          <w:tblCellSpacing w:w="15" w:type="dxa"/>
        </w:trPr>
        <w:tc>
          <w:tcPr>
            <w:tcW w:w="0" w:type="auto"/>
            <w:vAlign w:val="center"/>
            <w:hideMark/>
          </w:tcPr>
          <w:p w14:paraId="7ABCC1F3"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Acceptance</w:t>
            </w:r>
          </w:p>
        </w:tc>
        <w:tc>
          <w:tcPr>
            <w:tcW w:w="0" w:type="auto"/>
            <w:vAlign w:val="center"/>
            <w:hideMark/>
          </w:tcPr>
          <w:p w14:paraId="36698921"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Acceptance Report</w:t>
            </w:r>
          </w:p>
        </w:tc>
      </w:tr>
      <w:tr w:rsidR="00E32F10" w:rsidRPr="00E32F10" w14:paraId="4BFD3983" w14:textId="77777777">
        <w:trPr>
          <w:tblCellSpacing w:w="15" w:type="dxa"/>
        </w:trPr>
        <w:tc>
          <w:tcPr>
            <w:tcW w:w="0" w:type="auto"/>
            <w:vAlign w:val="center"/>
            <w:hideMark/>
          </w:tcPr>
          <w:p w14:paraId="6D8AB4E9"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Closing</w:t>
            </w:r>
          </w:p>
        </w:tc>
        <w:tc>
          <w:tcPr>
            <w:tcW w:w="0" w:type="auto"/>
            <w:vAlign w:val="center"/>
            <w:hideMark/>
          </w:tcPr>
          <w:p w14:paraId="7D4B475A"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Final Project Report</w:t>
            </w:r>
          </w:p>
        </w:tc>
      </w:tr>
      <w:tr w:rsidR="00E32F10" w:rsidRPr="00E32F10" w14:paraId="31E7960E" w14:textId="77777777">
        <w:trPr>
          <w:tblCellSpacing w:w="15" w:type="dxa"/>
        </w:trPr>
        <w:tc>
          <w:tcPr>
            <w:tcW w:w="0" w:type="auto"/>
            <w:vAlign w:val="center"/>
            <w:hideMark/>
          </w:tcPr>
          <w:p w14:paraId="4C942D22"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Learning</w:t>
            </w:r>
          </w:p>
        </w:tc>
        <w:tc>
          <w:tcPr>
            <w:tcW w:w="0" w:type="auto"/>
            <w:vAlign w:val="center"/>
            <w:hideMark/>
          </w:tcPr>
          <w:p w14:paraId="6B944352"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Case Study &amp; Lessons Learned</w:t>
            </w:r>
          </w:p>
        </w:tc>
      </w:tr>
    </w:tbl>
    <w:p w14:paraId="1C7454E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Đây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biểu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mẫu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mà</w:t>
      </w:r>
      <w:proofErr w:type="spellEnd"/>
      <w:r w:rsidRPr="00E32F10">
        <w:rPr>
          <w:rFonts w:ascii="Times New Roman" w:eastAsia="Times New Roman" w:hAnsi="Times New Roman" w:cs="Times New Roman"/>
          <w:sz w:val="24"/>
          <w:szCs w:val="24"/>
        </w:rPr>
        <w:t xml:space="preserve"> Business Consulting OS </w:t>
      </w:r>
      <w:proofErr w:type="spellStart"/>
      <w:r w:rsidRPr="00E32F10">
        <w:rPr>
          <w:rFonts w:ascii="Times New Roman" w:eastAsia="Times New Roman" w:hAnsi="Times New Roman" w:cs="Times New Roman"/>
          <w:sz w:val="24"/>
          <w:szCs w:val="24"/>
        </w:rPr>
        <w:t>sẽ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w:t>
      </w:r>
    </w:p>
    <w:p w14:paraId="35E9F623" w14:textId="52868C6D" w:rsidR="00E32F10" w:rsidRPr="00E32F10" w:rsidDel="00BA5589" w:rsidRDefault="00000000" w:rsidP="00E32F10">
      <w:pPr>
        <w:spacing w:after="0" w:line="240" w:lineRule="auto"/>
        <w:rPr>
          <w:del w:id="1206" w:author="Admin" w:date="2026-07-06T14:29:00Z" w16du:dateUtc="2026-07-06T07:29:00Z"/>
          <w:rFonts w:ascii="Times New Roman" w:eastAsia="Times New Roman" w:hAnsi="Times New Roman" w:cs="Times New Roman"/>
          <w:sz w:val="24"/>
          <w:szCs w:val="24"/>
        </w:rPr>
      </w:pPr>
      <w:del w:id="1207" w:author="Admin" w:date="2026-07-06T14:29:00Z" w16du:dateUtc="2026-07-06T07:29:00Z">
        <w:r w:rsidDel="00BA5589">
          <w:rPr>
            <w:rFonts w:ascii="Times New Roman" w:eastAsia="Times New Roman" w:hAnsi="Times New Roman" w:cs="Times New Roman"/>
            <w:sz w:val="24"/>
            <w:szCs w:val="24"/>
          </w:rPr>
          <w:pict w14:anchorId="69E846EB">
            <v:rect id="_x0000_i1318" style="width:0;height:1.5pt" o:hralign="center" o:hrstd="t" o:hr="t" fillcolor="#a0a0a0" stroked="f"/>
          </w:pict>
        </w:r>
      </w:del>
    </w:p>
    <w:p w14:paraId="6B947CD8"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08" w:author="Admin" w:date="2026-07-06T14:29:00Z" w16du:dateUtc="2026-07-06T07:29: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6.15. KPI </w:t>
      </w:r>
      <w:proofErr w:type="spellStart"/>
      <w:r w:rsidRPr="00E32F10">
        <w:rPr>
          <w:rFonts w:ascii="Times New Roman" w:eastAsia="Times New Roman" w:hAnsi="Times New Roman" w:cs="Times New Roman"/>
          <w:b/>
          <w:bCs/>
          <w:kern w:val="36"/>
          <w:sz w:val="48"/>
          <w:szCs w:val="48"/>
        </w:rPr>
        <w:t>của</w:t>
      </w:r>
      <w:proofErr w:type="spellEnd"/>
      <w:r w:rsidRPr="00E32F10">
        <w:rPr>
          <w:rFonts w:ascii="Times New Roman" w:eastAsia="Times New Roman" w:hAnsi="Times New Roman" w:cs="Times New Roman"/>
          <w:b/>
          <w:bCs/>
          <w:kern w:val="36"/>
          <w:sz w:val="48"/>
          <w:szCs w:val="48"/>
        </w:rPr>
        <w:t xml:space="preserve"> Consultant</w:t>
      </w:r>
    </w:p>
    <w:p w14:paraId="3A866C65"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Consultant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đánh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bằng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giờ</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việc</w:t>
      </w:r>
      <w:proofErr w:type="spellEnd"/>
      <w:r w:rsidRPr="00E32F10">
        <w:rPr>
          <w:rFonts w:ascii="Times New Roman" w:eastAsia="Times New Roman" w:hAnsi="Times New Roman" w:cs="Times New Roman"/>
          <w:sz w:val="24"/>
          <w:szCs w:val="24"/>
        </w:rPr>
        <w:t>.</w:t>
      </w:r>
    </w:p>
    <w:p w14:paraId="51F93755"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Các KPI </w:t>
      </w:r>
      <w:proofErr w:type="spellStart"/>
      <w:r w:rsidRPr="00E32F10">
        <w:rPr>
          <w:rFonts w:ascii="Times New Roman" w:eastAsia="Times New Roman" w:hAnsi="Times New Roman" w:cs="Times New Roman"/>
          <w:sz w:val="24"/>
          <w:szCs w:val="24"/>
        </w:rPr>
        <w:t>chính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gồm</w:t>
      </w:r>
      <w:proofErr w:type="spellEnd"/>
      <w:r w:rsidRPr="00E32F10">
        <w:rPr>
          <w:rFonts w:ascii="Times New Roman" w:eastAsia="Times New Roman" w:hAnsi="Times New Roman" w:cs="Times New Roman"/>
          <w:sz w:val="24"/>
          <w:szCs w:val="24"/>
        </w:rPr>
        <w:t>:</w:t>
      </w:r>
    </w:p>
    <w:p w14:paraId="60CC8D25"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r w:rsidRPr="00E32F10">
        <w:rPr>
          <w:rFonts w:ascii="Times New Roman" w:eastAsia="Times New Roman" w:hAnsi="Times New Roman" w:cs="Times New Roman"/>
          <w:b/>
          <w:bCs/>
          <w:sz w:val="27"/>
          <w:szCs w:val="27"/>
        </w:rPr>
        <w:t xml:space="preserve">Tiến </w:t>
      </w:r>
      <w:proofErr w:type="spellStart"/>
      <w:r w:rsidRPr="00E32F10">
        <w:rPr>
          <w:rFonts w:ascii="Times New Roman" w:eastAsia="Times New Roman" w:hAnsi="Times New Roman" w:cs="Times New Roman"/>
          <w:b/>
          <w:bCs/>
          <w:sz w:val="27"/>
          <w:szCs w:val="27"/>
        </w:rPr>
        <w:t>độ</w:t>
      </w:r>
      <w:proofErr w:type="spellEnd"/>
    </w:p>
    <w:p w14:paraId="224FB968" w14:textId="77777777" w:rsidR="00E32F10" w:rsidRPr="00E32F10" w:rsidRDefault="00E32F10">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 Milestone </w:t>
      </w:r>
      <w:proofErr w:type="spellStart"/>
      <w:r w:rsidRPr="00E32F10">
        <w:rPr>
          <w:rFonts w:ascii="Times New Roman" w:eastAsia="Times New Roman" w:hAnsi="Times New Roman" w:cs="Times New Roman"/>
          <w:sz w:val="24"/>
          <w:szCs w:val="24"/>
        </w:rPr>
        <w:t>hoàn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đúng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hạn</w:t>
      </w:r>
      <w:proofErr w:type="spellEnd"/>
      <w:r w:rsidRPr="00E32F10">
        <w:rPr>
          <w:rFonts w:ascii="Times New Roman" w:eastAsia="Times New Roman" w:hAnsi="Times New Roman" w:cs="Times New Roman"/>
          <w:sz w:val="24"/>
          <w:szCs w:val="24"/>
        </w:rPr>
        <w:t>.</w:t>
      </w:r>
    </w:p>
    <w:p w14:paraId="67889303"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32F10">
        <w:rPr>
          <w:rFonts w:ascii="Times New Roman" w:eastAsia="Times New Roman" w:hAnsi="Times New Roman" w:cs="Times New Roman"/>
          <w:b/>
          <w:bCs/>
          <w:sz w:val="27"/>
          <w:szCs w:val="27"/>
        </w:rPr>
        <w:t>Chất</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lượng</w:t>
      </w:r>
      <w:proofErr w:type="spellEnd"/>
    </w:p>
    <w:p w14:paraId="7D7CB7D2" w14:textId="77777777" w:rsidR="00E32F10" w:rsidRPr="00E32F10" w:rsidRDefault="00E32F10">
      <w:pPr>
        <w:numPr>
          <w:ilvl w:val="0"/>
          <w:numId w:val="150"/>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Tỷ</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lệ</w:t>
      </w:r>
      <w:proofErr w:type="spellEnd"/>
      <w:r w:rsidRPr="00E32F10">
        <w:rPr>
          <w:rFonts w:ascii="Times New Roman" w:eastAsia="Times New Roman" w:hAnsi="Times New Roman" w:cs="Times New Roman"/>
          <w:sz w:val="24"/>
          <w:szCs w:val="24"/>
        </w:rPr>
        <w:t xml:space="preserve"> Deliverables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phê</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duyệt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ngay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đầu</w:t>
      </w:r>
      <w:proofErr w:type="spellEnd"/>
      <w:r w:rsidRPr="00E32F10">
        <w:rPr>
          <w:rFonts w:ascii="Times New Roman" w:eastAsia="Times New Roman" w:hAnsi="Times New Roman" w:cs="Times New Roman"/>
          <w:sz w:val="24"/>
          <w:szCs w:val="24"/>
        </w:rPr>
        <w:t>.</w:t>
      </w:r>
    </w:p>
    <w:p w14:paraId="34A4FC69"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32F10">
        <w:rPr>
          <w:rFonts w:ascii="Times New Roman" w:eastAsia="Times New Roman" w:hAnsi="Times New Roman" w:cs="Times New Roman"/>
          <w:b/>
          <w:bCs/>
          <w:sz w:val="27"/>
          <w:szCs w:val="27"/>
        </w:rPr>
        <w:lastRenderedPageBreak/>
        <w:t>Kết</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quả</w:t>
      </w:r>
      <w:proofErr w:type="spellEnd"/>
    </w:p>
    <w:p w14:paraId="38740B35" w14:textId="77777777" w:rsidR="00E32F10" w:rsidRPr="00E32F10" w:rsidRDefault="00E32F10">
      <w:pPr>
        <w:numPr>
          <w:ilvl w:val="0"/>
          <w:numId w:val="151"/>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 KPI </w:t>
      </w:r>
      <w:proofErr w:type="spellStart"/>
      <w:r w:rsidRPr="00E32F10">
        <w:rPr>
          <w:rFonts w:ascii="Times New Roman" w:eastAsia="Times New Roman" w:hAnsi="Times New Roman" w:cs="Times New Roman"/>
          <w:sz w:val="24"/>
          <w:szCs w:val="24"/>
        </w:rPr>
        <w:t>đạt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Roadmap.</w:t>
      </w:r>
    </w:p>
    <w:p w14:paraId="56DEB988"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32F10">
        <w:rPr>
          <w:rFonts w:ascii="Times New Roman" w:eastAsia="Times New Roman" w:hAnsi="Times New Roman" w:cs="Times New Roman"/>
          <w:b/>
          <w:bCs/>
          <w:sz w:val="27"/>
          <w:szCs w:val="27"/>
        </w:rPr>
        <w:t>Khách</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hàng</w:t>
      </w:r>
      <w:proofErr w:type="spellEnd"/>
    </w:p>
    <w:p w14:paraId="398088F9" w14:textId="77777777" w:rsidR="00E32F10" w:rsidRPr="00E32F10" w:rsidRDefault="00E32F10">
      <w:pPr>
        <w:numPr>
          <w:ilvl w:val="0"/>
          <w:numId w:val="15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Điểm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lòng</w:t>
      </w:r>
      <w:proofErr w:type="spellEnd"/>
      <w:r w:rsidRPr="00E32F10">
        <w:rPr>
          <w:rFonts w:ascii="Times New Roman" w:eastAsia="Times New Roman" w:hAnsi="Times New Roman" w:cs="Times New Roman"/>
          <w:sz w:val="24"/>
          <w:szCs w:val="24"/>
        </w:rPr>
        <w:t xml:space="preserve"> (CSAT/NPS </w:t>
      </w:r>
      <w:proofErr w:type="spellStart"/>
      <w:r w:rsidRPr="00E32F10">
        <w:rPr>
          <w:rFonts w:ascii="Times New Roman" w:eastAsia="Times New Roman" w:hAnsi="Times New Roman" w:cs="Times New Roman"/>
          <w:sz w:val="24"/>
          <w:szCs w:val="24"/>
        </w:rPr>
        <w:t>nếu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w:t>
      </w:r>
    </w:p>
    <w:p w14:paraId="131387E2"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r w:rsidRPr="00E32F10">
        <w:rPr>
          <w:rFonts w:ascii="Times New Roman" w:eastAsia="Times New Roman" w:hAnsi="Times New Roman" w:cs="Times New Roman"/>
          <w:b/>
          <w:bCs/>
          <w:sz w:val="27"/>
          <w:szCs w:val="27"/>
        </w:rPr>
        <w:t xml:space="preserve">Tri </w:t>
      </w:r>
      <w:proofErr w:type="spellStart"/>
      <w:r w:rsidRPr="00E32F10">
        <w:rPr>
          <w:rFonts w:ascii="Times New Roman" w:eastAsia="Times New Roman" w:hAnsi="Times New Roman" w:cs="Times New Roman"/>
          <w:b/>
          <w:bCs/>
          <w:sz w:val="27"/>
          <w:szCs w:val="27"/>
        </w:rPr>
        <w:t>thức</w:t>
      </w:r>
      <w:proofErr w:type="spellEnd"/>
    </w:p>
    <w:p w14:paraId="6F50B141" w14:textId="77777777" w:rsidR="00E32F10" w:rsidRPr="00E32F10" w:rsidRDefault="00E32F10">
      <w:pPr>
        <w:numPr>
          <w:ilvl w:val="0"/>
          <w:numId w:val="153"/>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Case Study.</w:t>
      </w:r>
    </w:p>
    <w:p w14:paraId="05AD07BF" w14:textId="77777777" w:rsidR="00E32F10" w:rsidRPr="00E32F10" w:rsidRDefault="00E32F10">
      <w:pPr>
        <w:numPr>
          <w:ilvl w:val="0"/>
          <w:numId w:val="153"/>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Lessons Learned.</w:t>
      </w:r>
    </w:p>
    <w:p w14:paraId="5A0EEB0C" w14:textId="77777777" w:rsidR="00E32F10" w:rsidRPr="00E32F10" w:rsidRDefault="00E32F10">
      <w:pPr>
        <w:numPr>
          <w:ilvl w:val="0"/>
          <w:numId w:val="153"/>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Template </w:t>
      </w:r>
      <w:proofErr w:type="spellStart"/>
      <w:r w:rsidRPr="00E32F10">
        <w:rPr>
          <w:rFonts w:ascii="Times New Roman" w:eastAsia="Times New Roman" w:hAnsi="Times New Roman" w:cs="Times New Roman"/>
          <w:sz w:val="24"/>
          <w:szCs w:val="24"/>
        </w:rPr>
        <w:t>hoặc</w:t>
      </w:r>
      <w:proofErr w:type="spellEnd"/>
      <w:r w:rsidRPr="00E32F10">
        <w:rPr>
          <w:rFonts w:ascii="Times New Roman" w:eastAsia="Times New Roman" w:hAnsi="Times New Roman" w:cs="Times New Roman"/>
          <w:sz w:val="24"/>
          <w:szCs w:val="24"/>
        </w:rPr>
        <w:t xml:space="preserve"> SOP </w:t>
      </w:r>
      <w:proofErr w:type="spellStart"/>
      <w:r w:rsidRPr="00E32F10">
        <w:rPr>
          <w:rFonts w:ascii="Times New Roman" w:eastAsia="Times New Roman" w:hAnsi="Times New Roman" w:cs="Times New Roman"/>
          <w:sz w:val="24"/>
          <w:szCs w:val="24"/>
        </w:rPr>
        <w:t>mới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bổ</w:t>
      </w:r>
      <w:proofErr w:type="spellEnd"/>
      <w:r w:rsidRPr="00E32F10">
        <w:rPr>
          <w:rFonts w:ascii="Times New Roman" w:eastAsia="Times New Roman" w:hAnsi="Times New Roman" w:cs="Times New Roman"/>
          <w:sz w:val="24"/>
          <w:szCs w:val="24"/>
        </w:rPr>
        <w:t xml:space="preserve"> sung.</w:t>
      </w:r>
    </w:p>
    <w:p w14:paraId="095C2233" w14:textId="6268F977" w:rsidR="00E32F10" w:rsidRPr="00E32F10" w:rsidDel="00BA5589" w:rsidRDefault="00000000" w:rsidP="00E32F10">
      <w:pPr>
        <w:spacing w:after="0" w:line="240" w:lineRule="auto"/>
        <w:rPr>
          <w:del w:id="1209" w:author="Admin" w:date="2026-07-06T14:29:00Z" w16du:dateUtc="2026-07-06T07:29:00Z"/>
          <w:rFonts w:ascii="Times New Roman" w:eastAsia="Times New Roman" w:hAnsi="Times New Roman" w:cs="Times New Roman"/>
          <w:sz w:val="24"/>
          <w:szCs w:val="24"/>
        </w:rPr>
      </w:pPr>
      <w:del w:id="1210" w:author="Admin" w:date="2026-07-06T14:29:00Z" w16du:dateUtc="2026-07-06T07:29:00Z">
        <w:r w:rsidDel="00BA5589">
          <w:rPr>
            <w:rFonts w:ascii="Times New Roman" w:eastAsia="Times New Roman" w:hAnsi="Times New Roman" w:cs="Times New Roman"/>
            <w:sz w:val="24"/>
            <w:szCs w:val="24"/>
          </w:rPr>
          <w:pict w14:anchorId="0EF5A667">
            <v:rect id="_x0000_i1319" style="width:0;height:1.5pt" o:hralign="center" o:hrstd="t" o:hr="t" fillcolor="#a0a0a0" stroked="f"/>
          </w:pict>
        </w:r>
      </w:del>
    </w:p>
    <w:p w14:paraId="2E98B527"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11" w:author="Admin" w:date="2026-07-06T14:29:00Z" w16du:dateUtc="2026-07-06T07:29: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6.16. CDM </w:t>
      </w:r>
      <w:proofErr w:type="spellStart"/>
      <w:r w:rsidRPr="00E32F10">
        <w:rPr>
          <w:rFonts w:ascii="Times New Roman" w:eastAsia="Times New Roman" w:hAnsi="Times New Roman" w:cs="Times New Roman"/>
          <w:b/>
          <w:bCs/>
          <w:kern w:val="36"/>
          <w:sz w:val="48"/>
          <w:szCs w:val="48"/>
        </w:rPr>
        <w:t>trong</w:t>
      </w:r>
      <w:proofErr w:type="spellEnd"/>
      <w:r w:rsidRPr="00E32F10">
        <w:rPr>
          <w:rFonts w:ascii="Times New Roman" w:eastAsia="Times New Roman" w:hAnsi="Times New Roman" w:cs="Times New Roman"/>
          <w:b/>
          <w:bCs/>
          <w:kern w:val="36"/>
          <w:sz w:val="48"/>
          <w:szCs w:val="48"/>
        </w:rPr>
        <w:t xml:space="preserve"> Business Consulting OS</w:t>
      </w:r>
    </w:p>
    <w:p w14:paraId="336A5C9B" w14:textId="77777777" w:rsidR="00E32F10" w:rsidRDefault="00E32F10" w:rsidP="00E32F10">
      <w:pPr>
        <w:spacing w:before="100" w:beforeAutospacing="1" w:after="100" w:afterAutospacing="1" w:line="240" w:lineRule="auto"/>
        <w:rPr>
          <w:ins w:id="1212" w:author="Admin" w:date="2026-07-06T14:29:00Z" w16du:dateUtc="2026-07-06T07:29:00Z"/>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r w:rsidRPr="00E32F10">
        <w:rPr>
          <w:rFonts w:ascii="Times New Roman" w:eastAsia="Times New Roman" w:hAnsi="Times New Roman" w:cs="Times New Roman"/>
          <w:sz w:val="24"/>
          <w:szCs w:val="24"/>
        </w:rPr>
        <w:t xml:space="preserve"> CDM </w:t>
      </w:r>
      <w:proofErr w:type="spellStart"/>
      <w:r w:rsidRPr="00E32F10">
        <w:rPr>
          <w:rFonts w:ascii="Times New Roman" w:eastAsia="Times New Roman" w:hAnsi="Times New Roman" w:cs="Times New Roman"/>
          <w:sz w:val="24"/>
          <w:szCs w:val="24"/>
        </w:rPr>
        <w:t>sẽ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hóa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Workspace.</w:t>
      </w:r>
    </w:p>
    <w:p w14:paraId="451BA28B" w14:textId="6E34E315" w:rsidR="00BA5589" w:rsidRPr="00E32F10" w:rsidDel="00BA5589" w:rsidRDefault="00BA5589" w:rsidP="00E32F10">
      <w:pPr>
        <w:spacing w:before="100" w:beforeAutospacing="1" w:after="100" w:afterAutospacing="1" w:line="240" w:lineRule="auto"/>
        <w:rPr>
          <w:del w:id="1213" w:author="Admin" w:date="2026-07-06T14:29:00Z" w16du:dateUtc="2026-07-06T07:29:00Z"/>
          <w:rFonts w:ascii="Times New Roman" w:eastAsia="Times New Roman" w:hAnsi="Times New Roman" w:cs="Times New Roman"/>
          <w:sz w:val="24"/>
          <w:szCs w:val="24"/>
        </w:rPr>
      </w:pPr>
    </w:p>
    <w:p w14:paraId="126F6C12"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Project Workspace</w:t>
      </w:r>
    </w:p>
    <w:p w14:paraId="5791A622"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w:t>
      </w:r>
    </w:p>
    <w:p w14:paraId="099F5E04"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Project Charter</w:t>
      </w:r>
    </w:p>
    <w:p w14:paraId="41E67600"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Roadmap</w:t>
      </w:r>
    </w:p>
    <w:p w14:paraId="4149C0D5"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Weekly Review</w:t>
      </w:r>
    </w:p>
    <w:p w14:paraId="45777542"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Tasks</w:t>
      </w:r>
    </w:p>
    <w:p w14:paraId="12DA4291"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Issues</w:t>
      </w:r>
    </w:p>
    <w:p w14:paraId="5A386321"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Risks</w:t>
      </w:r>
    </w:p>
    <w:p w14:paraId="403FDA81"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Changes</w:t>
      </w:r>
    </w:p>
    <w:p w14:paraId="6CAE67D1"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Documents</w:t>
      </w:r>
    </w:p>
    <w:p w14:paraId="79D1BEC6"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Acceptance</w:t>
      </w:r>
    </w:p>
    <w:p w14:paraId="7E90A9E3"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xml:space="preserve">        └── Project Closing</w:t>
      </w:r>
    </w:p>
    <w:p w14:paraId="0ED26254"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Workspace </w:t>
      </w:r>
      <w:proofErr w:type="spellStart"/>
      <w:r w:rsidRPr="00E32F10">
        <w:rPr>
          <w:rFonts w:ascii="Times New Roman" w:eastAsia="Times New Roman" w:hAnsi="Times New Roman" w:cs="Times New Roman"/>
          <w:sz w:val="24"/>
          <w:szCs w:val="24"/>
        </w:rPr>
        <w:t>riêng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giúp</w:t>
      </w:r>
      <w:proofErr w:type="spellEnd"/>
      <w:r w:rsidRPr="00E32F10">
        <w:rPr>
          <w:rFonts w:ascii="Times New Roman" w:eastAsia="Times New Roman" w:hAnsi="Times New Roman" w:cs="Times New Roman"/>
          <w:sz w:val="24"/>
          <w:szCs w:val="24"/>
        </w:rPr>
        <w:t xml:space="preserve"> Consultant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dõi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vòng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đời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cùng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w:t>
      </w:r>
    </w:p>
    <w:p w14:paraId="3812E38B" w14:textId="42E2A7C7" w:rsidR="00E32F10" w:rsidRPr="00E32F10" w:rsidDel="00BA5589" w:rsidRDefault="00000000" w:rsidP="00E32F10">
      <w:pPr>
        <w:spacing w:after="0" w:line="240" w:lineRule="auto"/>
        <w:rPr>
          <w:del w:id="1214" w:author="Admin" w:date="2026-07-06T14:29:00Z" w16du:dateUtc="2026-07-06T07:29:00Z"/>
          <w:rFonts w:ascii="Times New Roman" w:eastAsia="Times New Roman" w:hAnsi="Times New Roman" w:cs="Times New Roman"/>
          <w:sz w:val="24"/>
          <w:szCs w:val="24"/>
        </w:rPr>
      </w:pPr>
      <w:del w:id="1215" w:author="Admin" w:date="2026-07-06T14:29:00Z" w16du:dateUtc="2026-07-06T07:29:00Z">
        <w:r w:rsidDel="00BA5589">
          <w:rPr>
            <w:rFonts w:ascii="Times New Roman" w:eastAsia="Times New Roman" w:hAnsi="Times New Roman" w:cs="Times New Roman"/>
            <w:sz w:val="24"/>
            <w:szCs w:val="24"/>
          </w:rPr>
          <w:pict w14:anchorId="00FD68A8">
            <v:rect id="_x0000_i1320" style="width:0;height:1.5pt" o:hralign="center" o:hrstd="t" o:hr="t" fillcolor="#a0a0a0" stroked="f"/>
          </w:pict>
        </w:r>
      </w:del>
    </w:p>
    <w:p w14:paraId="47B019B9"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16" w:author="Admin" w:date="2026-07-06T14:29:00Z" w16du:dateUtc="2026-07-06T07:29: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6.17. T</w:t>
      </w:r>
      <w:proofErr w:type="spellStart"/>
      <w:r w:rsidRPr="00E32F10">
        <w:rPr>
          <w:rFonts w:ascii="Times New Roman" w:eastAsia="Times New Roman" w:hAnsi="Times New Roman" w:cs="Times New Roman"/>
          <w:b/>
          <w:bCs/>
          <w:kern w:val="36"/>
          <w:sz w:val="48"/>
          <w:szCs w:val="48"/>
        </w:rPr>
        <w:t>iêu</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chí</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thành</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công</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của</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một</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dự</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án</w:t>
      </w:r>
      <w:proofErr w:type="spellEnd"/>
    </w:p>
    <w:p w14:paraId="49D799F6"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THUCHOCVN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coi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vì</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giao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w:t>
      </w:r>
    </w:p>
    <w:p w14:paraId="6F3A3E5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coi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ứng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đồng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thời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chí</w:t>
      </w:r>
      <w:proofErr w:type="spellEnd"/>
      <w:r w:rsidRPr="00E32F10">
        <w:rPr>
          <w:rFonts w:ascii="Times New Roman" w:eastAsia="Times New Roman" w:hAnsi="Times New Roman" w:cs="Times New Roman"/>
          <w:sz w:val="24"/>
          <w:szCs w:val="24"/>
        </w:rPr>
        <w:t>:</w:t>
      </w:r>
    </w:p>
    <w:p w14:paraId="287696DA" w14:textId="77777777" w:rsidR="00E32F10" w:rsidRPr="00E32F10" w:rsidRDefault="00E32F1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b/>
          <w:bCs/>
          <w:sz w:val="24"/>
          <w:szCs w:val="24"/>
        </w:rPr>
        <w:t>Business Impact</w:t>
      </w:r>
      <w:r w:rsidRPr="00E32F10">
        <w:rPr>
          <w:rFonts w:ascii="Times New Roman" w:eastAsia="Times New Roman" w:hAnsi="Times New Roman" w:cs="Times New Roman"/>
          <w:sz w:val="24"/>
          <w:szCs w:val="24"/>
        </w:rPr>
        <w:t xml:space="preserve"> – </w:t>
      </w:r>
      <w:proofErr w:type="spellStart"/>
      <w:r w:rsidRPr="00E32F10">
        <w:rPr>
          <w:rFonts w:ascii="Times New Roman" w:eastAsia="Times New Roman" w:hAnsi="Times New Roman" w:cs="Times New Roman"/>
          <w:sz w:val="24"/>
          <w:szCs w:val="24"/>
        </w:rPr>
        <w:t>Góp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mục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nhất</w:t>
      </w:r>
      <w:proofErr w:type="spellEnd"/>
      <w:r w:rsidRPr="00E32F10">
        <w:rPr>
          <w:rFonts w:ascii="Times New Roman" w:eastAsia="Times New Roman" w:hAnsi="Times New Roman" w:cs="Times New Roman"/>
          <w:sz w:val="24"/>
          <w:szCs w:val="24"/>
        </w:rPr>
        <w:t>.</w:t>
      </w:r>
    </w:p>
    <w:p w14:paraId="6885FDCA" w14:textId="77777777" w:rsidR="00E32F10" w:rsidRPr="00E32F10" w:rsidRDefault="00E32F1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b/>
          <w:bCs/>
          <w:sz w:val="24"/>
          <w:szCs w:val="24"/>
        </w:rPr>
        <w:t>Capability Growth</w:t>
      </w:r>
      <w:r w:rsidRPr="00E32F10">
        <w:rPr>
          <w:rFonts w:ascii="Times New Roman" w:eastAsia="Times New Roman" w:hAnsi="Times New Roman" w:cs="Times New Roman"/>
          <w:sz w:val="24"/>
          <w:szCs w:val="24"/>
        </w:rPr>
        <w:t xml:space="preserve"> – </w:t>
      </w:r>
      <w:proofErr w:type="spellStart"/>
      <w:r w:rsidRPr="00E32F10">
        <w:rPr>
          <w:rFonts w:ascii="Times New Roman" w:eastAsia="Times New Roman" w:hAnsi="Times New Roman" w:cs="Times New Roman"/>
          <w:sz w:val="24"/>
          <w:szCs w:val="24"/>
        </w:rPr>
        <w:t>Đội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ngũ</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năng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tốt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trước</w:t>
      </w:r>
      <w:proofErr w:type="spellEnd"/>
      <w:r w:rsidRPr="00E32F10">
        <w:rPr>
          <w:rFonts w:ascii="Times New Roman" w:eastAsia="Times New Roman" w:hAnsi="Times New Roman" w:cs="Times New Roman"/>
          <w:sz w:val="24"/>
          <w:szCs w:val="24"/>
        </w:rPr>
        <w:t>.</w:t>
      </w:r>
    </w:p>
    <w:p w14:paraId="77660AFE" w14:textId="77777777" w:rsidR="00E32F10" w:rsidRPr="00E32F10" w:rsidRDefault="00E32F1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b/>
          <w:bCs/>
          <w:sz w:val="24"/>
          <w:szCs w:val="24"/>
        </w:rPr>
        <w:t>Process Improvement</w:t>
      </w:r>
      <w:r w:rsidRPr="00E32F10">
        <w:rPr>
          <w:rFonts w:ascii="Times New Roman" w:eastAsia="Times New Roman" w:hAnsi="Times New Roman" w:cs="Times New Roman"/>
          <w:sz w:val="24"/>
          <w:szCs w:val="24"/>
        </w:rPr>
        <w:t xml:space="preserve"> – Quy </w:t>
      </w:r>
      <w:proofErr w:type="spellStart"/>
      <w:r w:rsidRPr="00E32F10">
        <w:rPr>
          <w:rFonts w:ascii="Times New Roman" w:eastAsia="Times New Roman" w:hAnsi="Times New Roman" w:cs="Times New Roman"/>
          <w:sz w:val="24"/>
          <w:szCs w:val="24"/>
        </w:rPr>
        <w:t>trình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chuẩn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hóa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hoặc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thiện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rõ</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ràng</w:t>
      </w:r>
      <w:proofErr w:type="spellEnd"/>
      <w:r w:rsidRPr="00E32F10">
        <w:rPr>
          <w:rFonts w:ascii="Times New Roman" w:eastAsia="Times New Roman" w:hAnsi="Times New Roman" w:cs="Times New Roman"/>
          <w:sz w:val="24"/>
          <w:szCs w:val="24"/>
        </w:rPr>
        <w:t>.</w:t>
      </w:r>
    </w:p>
    <w:p w14:paraId="20C09F99" w14:textId="77777777" w:rsidR="00E32F10" w:rsidRPr="00E32F10" w:rsidRDefault="00E32F1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b/>
          <w:bCs/>
          <w:sz w:val="24"/>
          <w:szCs w:val="24"/>
        </w:rPr>
        <w:t>Knowledge Creation</w:t>
      </w:r>
      <w:r w:rsidRPr="00E32F10">
        <w:rPr>
          <w:rFonts w:ascii="Times New Roman" w:eastAsia="Times New Roman" w:hAnsi="Times New Roman" w:cs="Times New Roman"/>
          <w:sz w:val="24"/>
          <w:szCs w:val="24"/>
        </w:rPr>
        <w:t xml:space="preserve"> –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mới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cho</w:t>
      </w:r>
      <w:proofErr w:type="spellEnd"/>
      <w:r w:rsidRPr="00E32F10">
        <w:rPr>
          <w:rFonts w:ascii="Times New Roman" w:eastAsia="Times New Roman" w:hAnsi="Times New Roman" w:cs="Times New Roman"/>
          <w:sz w:val="24"/>
          <w:szCs w:val="24"/>
        </w:rPr>
        <w:t xml:space="preserve"> THUCHOCVN (Case Study, SOP, Template, Best Practice).</w:t>
      </w:r>
    </w:p>
    <w:p w14:paraId="18B764A9" w14:textId="77777777" w:rsidR="00E32F10" w:rsidRPr="00E32F10" w:rsidRDefault="00E32F10">
      <w:pPr>
        <w:numPr>
          <w:ilvl w:val="0"/>
          <w:numId w:val="15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b/>
          <w:bCs/>
          <w:sz w:val="24"/>
          <w:szCs w:val="24"/>
        </w:rPr>
        <w:t>Long-term Partnership</w:t>
      </w:r>
      <w:r w:rsidRPr="00E32F10">
        <w:rPr>
          <w:rFonts w:ascii="Times New Roman" w:eastAsia="Times New Roman" w:hAnsi="Times New Roman" w:cs="Times New Roman"/>
          <w:sz w:val="24"/>
          <w:szCs w:val="24"/>
        </w:rPr>
        <w:t xml:space="preserve"> – </w:t>
      </w:r>
      <w:proofErr w:type="spellStart"/>
      <w:r w:rsidRPr="00E32F10">
        <w:rPr>
          <w:rFonts w:ascii="Times New Roman" w:eastAsia="Times New Roman" w:hAnsi="Times New Roman" w:cs="Times New Roman"/>
          <w:sz w:val="24"/>
          <w:szCs w:val="24"/>
        </w:rPr>
        <w:t>Mở</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hội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đồng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hành</w:t>
      </w:r>
      <w:proofErr w:type="spellEnd"/>
      <w:r w:rsidRPr="00E32F10">
        <w:rPr>
          <w:rFonts w:ascii="Times New Roman" w:eastAsia="Times New Roman" w:hAnsi="Times New Roman" w:cs="Times New Roman"/>
          <w:sz w:val="24"/>
          <w:szCs w:val="24"/>
        </w:rPr>
        <w:t xml:space="preserve"> ở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đoạn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p>
    <w:p w14:paraId="4E9D6416" w14:textId="1D665AE6" w:rsidR="00E32F10" w:rsidRPr="00E32F10" w:rsidDel="00BA5589" w:rsidRDefault="00000000" w:rsidP="00E32F10">
      <w:pPr>
        <w:spacing w:after="0" w:line="240" w:lineRule="auto"/>
        <w:rPr>
          <w:del w:id="1217" w:author="Admin" w:date="2026-07-06T14:30:00Z" w16du:dateUtc="2026-07-06T07:30:00Z"/>
          <w:rFonts w:ascii="Times New Roman" w:eastAsia="Times New Roman" w:hAnsi="Times New Roman" w:cs="Times New Roman"/>
          <w:sz w:val="24"/>
          <w:szCs w:val="24"/>
        </w:rPr>
      </w:pPr>
      <w:del w:id="1218" w:author="Admin" w:date="2026-07-06T14:30:00Z" w16du:dateUtc="2026-07-06T07:30:00Z">
        <w:r w:rsidDel="00BA5589">
          <w:rPr>
            <w:rFonts w:ascii="Times New Roman" w:eastAsia="Times New Roman" w:hAnsi="Times New Roman" w:cs="Times New Roman"/>
            <w:sz w:val="24"/>
            <w:szCs w:val="24"/>
          </w:rPr>
          <w:lastRenderedPageBreak/>
          <w:pict w14:anchorId="14A4A118">
            <v:rect id="_x0000_i1321" style="width:0;height:1.5pt" o:hralign="center" o:hrstd="t" o:hr="t" fillcolor="#a0a0a0" stroked="f"/>
          </w:pict>
        </w:r>
      </w:del>
    </w:p>
    <w:p w14:paraId="07157EC8" w14:textId="3EB9C1AA" w:rsidR="00E32F10" w:rsidRPr="00E32F10" w:rsidDel="00BA5589" w:rsidRDefault="00E32F10" w:rsidP="00BA5589">
      <w:pPr>
        <w:spacing w:after="0" w:line="240" w:lineRule="auto"/>
        <w:rPr>
          <w:del w:id="1219" w:author="Admin" w:date="2026-07-06T14:30:00Z" w16du:dateUtc="2026-07-06T07:30:00Z"/>
          <w:rFonts w:ascii="Times New Roman" w:eastAsia="Times New Roman" w:hAnsi="Times New Roman" w:cs="Times New Roman"/>
          <w:b/>
          <w:bCs/>
          <w:kern w:val="36"/>
          <w:sz w:val="48"/>
          <w:szCs w:val="48"/>
        </w:rPr>
        <w:pPrChange w:id="1220" w:author="Admin" w:date="2026-07-06T14:30:00Z" w16du:dateUtc="2026-07-06T07:30:00Z">
          <w:pPr>
            <w:spacing w:before="100" w:beforeAutospacing="1" w:after="100" w:afterAutospacing="1" w:line="240" w:lineRule="auto"/>
            <w:outlineLvl w:val="0"/>
          </w:pPr>
        </w:pPrChange>
      </w:pPr>
      <w:proofErr w:type="spellStart"/>
      <w:r w:rsidRPr="00E32F10">
        <w:rPr>
          <w:rFonts w:ascii="Times New Roman" w:eastAsia="Times New Roman" w:hAnsi="Times New Roman" w:cs="Times New Roman"/>
          <w:b/>
          <w:bCs/>
          <w:kern w:val="36"/>
          <w:sz w:val="48"/>
          <w:szCs w:val="48"/>
        </w:rPr>
        <w:t>Tóm</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tắt</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chương</w:t>
      </w:r>
    </w:p>
    <w:p w14:paraId="71523E5D" w14:textId="77777777" w:rsidR="00BA5589" w:rsidRDefault="00BA5589" w:rsidP="00BA5589">
      <w:pPr>
        <w:spacing w:after="0" w:line="240" w:lineRule="auto"/>
        <w:rPr>
          <w:ins w:id="1221" w:author="Admin" w:date="2026-07-06T14:30:00Z" w16du:dateUtc="2026-07-06T07:30:00Z"/>
          <w:rFonts w:ascii="Times New Roman" w:eastAsia="Times New Roman" w:hAnsi="Times New Roman" w:cs="Times New Roman"/>
          <w:sz w:val="24"/>
          <w:szCs w:val="24"/>
        </w:rPr>
      </w:pPr>
      <w:proofErr w:type="spellEnd"/>
    </w:p>
    <w:p w14:paraId="73E9FAD7" w14:textId="77777777" w:rsidR="00BA5589" w:rsidRDefault="00BA5589" w:rsidP="00BA5589">
      <w:pPr>
        <w:spacing w:after="0" w:line="240" w:lineRule="auto"/>
        <w:rPr>
          <w:ins w:id="1222" w:author="Admin" w:date="2026-07-06T14:30:00Z" w16du:dateUtc="2026-07-06T07:30:00Z"/>
          <w:rFonts w:ascii="Times New Roman" w:eastAsia="Times New Roman" w:hAnsi="Times New Roman" w:cs="Times New Roman"/>
          <w:sz w:val="24"/>
          <w:szCs w:val="24"/>
        </w:rPr>
      </w:pPr>
    </w:p>
    <w:p w14:paraId="5EAD6984" w14:textId="77777777" w:rsidR="00E32F10" w:rsidRPr="00E32F10" w:rsidRDefault="00E32F10" w:rsidP="00BA5589">
      <w:pPr>
        <w:spacing w:after="0" w:line="240" w:lineRule="auto"/>
        <w:rPr>
          <w:rFonts w:ascii="Times New Roman" w:eastAsia="Times New Roman" w:hAnsi="Times New Roman" w:cs="Times New Roman"/>
          <w:sz w:val="24"/>
          <w:szCs w:val="24"/>
        </w:rPr>
        <w:pPrChange w:id="1223" w:author="Admin" w:date="2026-07-06T14:30:00Z" w16du:dateUtc="2026-07-06T07:30:00Z">
          <w:pPr>
            <w:spacing w:before="100" w:beforeAutospacing="1" w:after="100" w:afterAutospacing="1" w:line="240" w:lineRule="auto"/>
          </w:pPr>
        </w:pPrChange>
      </w:pPr>
      <w:r w:rsidRPr="00E32F10">
        <w:rPr>
          <w:rFonts w:ascii="Times New Roman" w:eastAsia="Times New Roman" w:hAnsi="Times New Roman" w:cs="Times New Roman"/>
          <w:sz w:val="24"/>
          <w:szCs w:val="24"/>
        </w:rPr>
        <w:t xml:space="preserve">Consulting Delivery Method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phương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giúp</w:t>
      </w:r>
      <w:proofErr w:type="spellEnd"/>
      <w:r w:rsidRPr="00E32F10">
        <w:rPr>
          <w:rFonts w:ascii="Times New Roman" w:eastAsia="Times New Roman" w:hAnsi="Times New Roman" w:cs="Times New Roman"/>
          <w:sz w:val="24"/>
          <w:szCs w:val="24"/>
        </w:rPr>
        <w:t xml:space="preserve"> THUCHOCVN </w:t>
      </w: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từ</w:t>
      </w:r>
      <w:proofErr w:type="spellEnd"/>
      <w:r w:rsidRPr="00E32F10">
        <w:rPr>
          <w:rFonts w:ascii="Times New Roman" w:eastAsia="Times New Roman" w:hAnsi="Times New Roman" w:cs="Times New Roman"/>
          <w:sz w:val="24"/>
          <w:szCs w:val="24"/>
        </w:rPr>
        <w:t xml:space="preserve"> Kick-off </w:t>
      </w:r>
      <w:proofErr w:type="spellStart"/>
      <w:r w:rsidRPr="00E32F10">
        <w:rPr>
          <w:rFonts w:ascii="Times New Roman" w:eastAsia="Times New Roman" w:hAnsi="Times New Roman" w:cs="Times New Roman"/>
          <w:sz w:val="24"/>
          <w:szCs w:val="24"/>
        </w:rPr>
        <w:t>đến</w:t>
      </w:r>
      <w:proofErr w:type="spellEnd"/>
      <w:r w:rsidRPr="00E32F10">
        <w:rPr>
          <w:rFonts w:ascii="Times New Roman" w:eastAsia="Times New Roman" w:hAnsi="Times New Roman" w:cs="Times New Roman"/>
          <w:sz w:val="24"/>
          <w:szCs w:val="24"/>
        </w:rPr>
        <w:t xml:space="preserve"> Closing.</w:t>
      </w:r>
    </w:p>
    <w:p w14:paraId="3DB5C2E5"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Điểm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biệt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CDM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còn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thay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đổi</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kết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vừa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trị</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vừa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bổ</w:t>
      </w:r>
      <w:proofErr w:type="spellEnd"/>
      <w:r w:rsidRPr="00E32F10">
        <w:rPr>
          <w:rFonts w:ascii="Times New Roman" w:eastAsia="Times New Roman" w:hAnsi="Times New Roman" w:cs="Times New Roman"/>
          <w:sz w:val="24"/>
          <w:szCs w:val="24"/>
        </w:rPr>
        <w:t xml:space="preserve"> sung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sản</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cho</w:t>
      </w:r>
      <w:proofErr w:type="spellEnd"/>
      <w:r w:rsidRPr="00E32F10">
        <w:rPr>
          <w:rFonts w:ascii="Times New Roman" w:eastAsia="Times New Roman" w:hAnsi="Times New Roman" w:cs="Times New Roman"/>
          <w:sz w:val="24"/>
          <w:szCs w:val="24"/>
        </w:rPr>
        <w:t xml:space="preserve"> THUCHOCVN.</w:t>
      </w:r>
    </w:p>
    <w:p w14:paraId="0102B226" w14:textId="293B7F46" w:rsidR="00E32F10" w:rsidRPr="00E32F10" w:rsidDel="00BA5589" w:rsidRDefault="00000000" w:rsidP="00E32F10">
      <w:pPr>
        <w:spacing w:after="0" w:line="240" w:lineRule="auto"/>
        <w:rPr>
          <w:del w:id="1224" w:author="Admin" w:date="2026-07-06T14:43:00Z" w16du:dateUtc="2026-07-06T07:43:00Z"/>
          <w:rFonts w:ascii="Times New Roman" w:eastAsia="Times New Roman" w:hAnsi="Times New Roman" w:cs="Times New Roman"/>
          <w:sz w:val="24"/>
          <w:szCs w:val="24"/>
        </w:rPr>
      </w:pPr>
      <w:del w:id="1225" w:author="Admin" w:date="2026-07-06T14:43:00Z" w16du:dateUtc="2026-07-06T07:43:00Z">
        <w:r w:rsidDel="00BA5589">
          <w:rPr>
            <w:rFonts w:ascii="Times New Roman" w:eastAsia="Times New Roman" w:hAnsi="Times New Roman" w:cs="Times New Roman"/>
            <w:sz w:val="24"/>
            <w:szCs w:val="24"/>
          </w:rPr>
          <w:pict w14:anchorId="0AC4C1B5">
            <v:rect id="_x0000_i1322" style="width:0;height:1.5pt" o:hralign="center" o:hrstd="t" o:hr="t" fillcolor="#a0a0a0" stroked="f"/>
          </w:pict>
        </w:r>
      </w:del>
    </w:p>
    <w:p w14:paraId="0011ED52" w14:textId="77777777" w:rsidR="00BA5589" w:rsidRDefault="00BA5589" w:rsidP="00BA5589">
      <w:pPr>
        <w:spacing w:after="0" w:line="240" w:lineRule="auto"/>
        <w:rPr>
          <w:ins w:id="1226" w:author="Admin" w:date="2026-07-06T14:43:00Z" w16du:dateUtc="2026-07-06T07:43:00Z"/>
          <w:rFonts w:ascii="Times New Roman" w:eastAsia="Times New Roman" w:hAnsi="Times New Roman" w:cs="Times New Roman"/>
          <w:b/>
          <w:bCs/>
          <w:kern w:val="36"/>
          <w:sz w:val="48"/>
          <w:szCs w:val="48"/>
        </w:rPr>
      </w:pPr>
    </w:p>
    <w:p w14:paraId="42F94C14" w14:textId="77777777" w:rsidR="00BA5589" w:rsidRDefault="00BA5589">
      <w:pPr>
        <w:rPr>
          <w:ins w:id="1227" w:author="Admin" w:date="2026-07-06T14:43:00Z" w16du:dateUtc="2026-07-06T07:43:00Z"/>
          <w:rFonts w:ascii="Times New Roman" w:eastAsia="Times New Roman" w:hAnsi="Times New Roman" w:cs="Times New Roman"/>
          <w:b/>
          <w:bCs/>
          <w:kern w:val="36"/>
          <w:sz w:val="48"/>
          <w:szCs w:val="48"/>
        </w:rPr>
      </w:pPr>
      <w:ins w:id="1228" w:author="Admin" w:date="2026-07-06T14:43:00Z" w16du:dateUtc="2026-07-06T07:43:00Z">
        <w:r>
          <w:rPr>
            <w:rFonts w:ascii="Times New Roman" w:eastAsia="Times New Roman" w:hAnsi="Times New Roman" w:cs="Times New Roman"/>
            <w:b/>
            <w:bCs/>
            <w:kern w:val="36"/>
            <w:sz w:val="48"/>
            <w:szCs w:val="48"/>
          </w:rPr>
          <w:br w:type="page"/>
        </w:r>
      </w:ins>
    </w:p>
    <w:p w14:paraId="1940460F" w14:textId="18FC41E9"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29" w:author="Admin" w:date="2026-07-06T14:43:00Z" w16du:dateUtc="2026-07-06T07:4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lastRenderedPageBreak/>
        <w:t>CHƯƠNG 7</w:t>
      </w:r>
    </w:p>
    <w:p w14:paraId="51CC6B90" w14:textId="77777777" w:rsidR="00E32F10" w:rsidRPr="00E32F10" w:rsidRDefault="00E32F10" w:rsidP="00E32F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32F10">
        <w:rPr>
          <w:rFonts w:ascii="Times New Roman" w:eastAsia="Times New Roman" w:hAnsi="Times New Roman" w:cs="Times New Roman"/>
          <w:b/>
          <w:bCs/>
          <w:kern w:val="36"/>
          <w:sz w:val="48"/>
          <w:szCs w:val="48"/>
        </w:rPr>
        <w:t>CONSULTING LEARNING SYSTEM (CLS)</w:t>
      </w:r>
    </w:p>
    <w:p w14:paraId="2A476368" w14:textId="77777777" w:rsidR="00E32F10" w:rsidRPr="00E32F10" w:rsidRDefault="00E32F10" w:rsidP="00E32F10">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32F10">
        <w:rPr>
          <w:rFonts w:ascii="Times New Roman" w:eastAsia="Times New Roman" w:hAnsi="Times New Roman" w:cs="Times New Roman"/>
          <w:b/>
          <w:bCs/>
          <w:sz w:val="36"/>
          <w:szCs w:val="36"/>
        </w:rPr>
        <w:t>Hệ</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thống</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học</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hỏi</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và</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phát</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triển</w:t>
      </w:r>
      <w:proofErr w:type="spellEnd"/>
      <w:r w:rsidRPr="00E32F10">
        <w:rPr>
          <w:rFonts w:ascii="Times New Roman" w:eastAsia="Times New Roman" w:hAnsi="Times New Roman" w:cs="Times New Roman"/>
          <w:b/>
          <w:bCs/>
          <w:sz w:val="36"/>
          <w:szCs w:val="36"/>
        </w:rPr>
        <w:t xml:space="preserve"> tri </w:t>
      </w:r>
      <w:proofErr w:type="spellStart"/>
      <w:r w:rsidRPr="00E32F10">
        <w:rPr>
          <w:rFonts w:ascii="Times New Roman" w:eastAsia="Times New Roman" w:hAnsi="Times New Roman" w:cs="Times New Roman"/>
          <w:b/>
          <w:bCs/>
          <w:sz w:val="36"/>
          <w:szCs w:val="36"/>
        </w:rPr>
        <w:t>thức</w:t>
      </w:r>
      <w:proofErr w:type="spellEnd"/>
      <w:r w:rsidRPr="00E32F10">
        <w:rPr>
          <w:rFonts w:ascii="Times New Roman" w:eastAsia="Times New Roman" w:hAnsi="Times New Roman" w:cs="Times New Roman"/>
          <w:b/>
          <w:bCs/>
          <w:sz w:val="36"/>
          <w:szCs w:val="36"/>
        </w:rPr>
        <w:t xml:space="preserve"> </w:t>
      </w:r>
      <w:proofErr w:type="spellStart"/>
      <w:r w:rsidRPr="00E32F10">
        <w:rPr>
          <w:rFonts w:ascii="Times New Roman" w:eastAsia="Times New Roman" w:hAnsi="Times New Roman" w:cs="Times New Roman"/>
          <w:b/>
          <w:bCs/>
          <w:sz w:val="36"/>
          <w:szCs w:val="36"/>
        </w:rPr>
        <w:t>của</w:t>
      </w:r>
      <w:proofErr w:type="spellEnd"/>
      <w:r w:rsidRPr="00E32F10">
        <w:rPr>
          <w:rFonts w:ascii="Times New Roman" w:eastAsia="Times New Roman" w:hAnsi="Times New Roman" w:cs="Times New Roman"/>
          <w:b/>
          <w:bCs/>
          <w:sz w:val="36"/>
          <w:szCs w:val="36"/>
        </w:rPr>
        <w:t xml:space="preserve"> THUCHOCVN</w:t>
      </w:r>
    </w:p>
    <w:p w14:paraId="0FBD5C6F"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b/>
          <w:bCs/>
          <w:sz w:val="24"/>
          <w:szCs w:val="24"/>
        </w:rPr>
        <w:t>"</w:t>
      </w:r>
      <w:proofErr w:type="spellStart"/>
      <w:r w:rsidRPr="00E32F10">
        <w:rPr>
          <w:rFonts w:ascii="Times New Roman" w:eastAsia="Times New Roman" w:hAnsi="Times New Roman" w:cs="Times New Roman"/>
          <w:b/>
          <w:bCs/>
          <w:sz w:val="24"/>
          <w:szCs w:val="24"/>
        </w:rPr>
        <w:t>Một</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dự</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án</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chỉ</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thực</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sự</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hoàn</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thành</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khi</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kinh</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nghiệm</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của</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dự</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án</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đó</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trở</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thành</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tài</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sản</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chung</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của</w:t>
      </w:r>
      <w:proofErr w:type="spellEnd"/>
      <w:r w:rsidRPr="00E32F10">
        <w:rPr>
          <w:rFonts w:ascii="Times New Roman" w:eastAsia="Times New Roman" w:hAnsi="Times New Roman" w:cs="Times New Roman"/>
          <w:b/>
          <w:bCs/>
          <w:sz w:val="24"/>
          <w:szCs w:val="24"/>
        </w:rPr>
        <w:t xml:space="preserve"> THUCHOCVN."</w:t>
      </w:r>
    </w:p>
    <w:p w14:paraId="6E8FC505" w14:textId="41093666" w:rsidR="00E32F10" w:rsidRPr="00E32F10" w:rsidDel="00BA5589" w:rsidRDefault="00000000" w:rsidP="00E32F10">
      <w:pPr>
        <w:spacing w:after="0" w:line="240" w:lineRule="auto"/>
        <w:rPr>
          <w:del w:id="1230" w:author="Admin" w:date="2026-07-06T14:43:00Z" w16du:dateUtc="2026-07-06T07:43:00Z"/>
          <w:rFonts w:ascii="Times New Roman" w:eastAsia="Times New Roman" w:hAnsi="Times New Roman" w:cs="Times New Roman"/>
          <w:sz w:val="24"/>
          <w:szCs w:val="24"/>
        </w:rPr>
      </w:pPr>
      <w:del w:id="1231" w:author="Admin" w:date="2026-07-06T14:43:00Z" w16du:dateUtc="2026-07-06T07:43:00Z">
        <w:r w:rsidDel="00BA5589">
          <w:rPr>
            <w:rFonts w:ascii="Times New Roman" w:eastAsia="Times New Roman" w:hAnsi="Times New Roman" w:cs="Times New Roman"/>
            <w:sz w:val="24"/>
            <w:szCs w:val="24"/>
          </w:rPr>
          <w:pict w14:anchorId="2A1AAEB2">
            <v:rect id="_x0000_i1323" style="width:0;height:1.5pt" o:hralign="center" o:hrstd="t" o:hr="t" fillcolor="#a0a0a0" stroked="f"/>
          </w:pict>
        </w:r>
      </w:del>
    </w:p>
    <w:p w14:paraId="1C864196"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32" w:author="Admin" w:date="2026-07-06T14:43:00Z" w16du:dateUtc="2026-07-06T07:4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7.1. </w:t>
      </w:r>
      <w:proofErr w:type="spellStart"/>
      <w:r w:rsidRPr="00E32F10">
        <w:rPr>
          <w:rFonts w:ascii="Times New Roman" w:eastAsia="Times New Roman" w:hAnsi="Times New Roman" w:cs="Times New Roman"/>
          <w:b/>
          <w:bCs/>
          <w:kern w:val="36"/>
          <w:sz w:val="48"/>
          <w:szCs w:val="48"/>
        </w:rPr>
        <w:t>Vì</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sao</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cần</w:t>
      </w:r>
      <w:proofErr w:type="spellEnd"/>
      <w:r w:rsidRPr="00E32F10">
        <w:rPr>
          <w:rFonts w:ascii="Times New Roman" w:eastAsia="Times New Roman" w:hAnsi="Times New Roman" w:cs="Times New Roman"/>
          <w:b/>
          <w:bCs/>
          <w:kern w:val="36"/>
          <w:sz w:val="48"/>
          <w:szCs w:val="48"/>
        </w:rPr>
        <w:t xml:space="preserve"> Consulting Learning System?</w:t>
      </w:r>
    </w:p>
    <w:p w14:paraId="658ED934"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Trong </w:t>
      </w:r>
      <w:proofErr w:type="spellStart"/>
      <w:r w:rsidRPr="00E32F10">
        <w:rPr>
          <w:rFonts w:ascii="Times New Roman" w:eastAsia="Times New Roman" w:hAnsi="Times New Roman" w:cs="Times New Roman"/>
          <w:sz w:val="24"/>
          <w:szCs w:val="24"/>
        </w:rPr>
        <w:t>nhiều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tư</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vấn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Consultant </w:t>
      </w:r>
      <w:proofErr w:type="spellStart"/>
      <w:r w:rsidRPr="00E32F10">
        <w:rPr>
          <w:rFonts w:ascii="Times New Roman" w:eastAsia="Times New Roman" w:hAnsi="Times New Roman" w:cs="Times New Roman"/>
          <w:sz w:val="24"/>
          <w:szCs w:val="24"/>
        </w:rPr>
        <w:t>tích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lũy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nghiệm</w:t>
      </w:r>
      <w:proofErr w:type="spellEnd"/>
      <w:r w:rsidRPr="00E32F10">
        <w:rPr>
          <w:rFonts w:ascii="Times New Roman" w:eastAsia="Times New Roman" w:hAnsi="Times New Roman" w:cs="Times New Roman"/>
          <w:sz w:val="24"/>
          <w:szCs w:val="24"/>
        </w:rPr>
        <w:t xml:space="preserve"> qua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w:t>
      </w:r>
    </w:p>
    <w:p w14:paraId="342F8532"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Tuy </w:t>
      </w:r>
      <w:proofErr w:type="spellStart"/>
      <w:r w:rsidRPr="00E32F10">
        <w:rPr>
          <w:rFonts w:ascii="Times New Roman" w:eastAsia="Times New Roman" w:hAnsi="Times New Roman" w:cs="Times New Roman"/>
          <w:sz w:val="24"/>
          <w:szCs w:val="24"/>
        </w:rPr>
        <w:t>nhiên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lớn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những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nằm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nhớ</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nhân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hoặc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rời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rạc</w:t>
      </w:r>
      <w:proofErr w:type="spellEnd"/>
      <w:r w:rsidRPr="00E32F10">
        <w:rPr>
          <w:rFonts w:ascii="Times New Roman" w:eastAsia="Times New Roman" w:hAnsi="Times New Roman" w:cs="Times New Roman"/>
          <w:sz w:val="24"/>
          <w:szCs w:val="24"/>
        </w:rPr>
        <w:t>.</w:t>
      </w:r>
    </w:p>
    <w:p w14:paraId="1E1598D2"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Khi Consultant </w:t>
      </w:r>
      <w:proofErr w:type="spellStart"/>
      <w:r w:rsidRPr="00E32F10">
        <w:rPr>
          <w:rFonts w:ascii="Times New Roman" w:eastAsia="Times New Roman" w:hAnsi="Times New Roman" w:cs="Times New Roman"/>
          <w:sz w:val="24"/>
          <w:szCs w:val="24"/>
        </w:rPr>
        <w:t>nghỉ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việc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hoặc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chuyển</w:t>
      </w:r>
      <w:proofErr w:type="spellEnd"/>
      <w:r w:rsidRPr="00E32F10">
        <w:rPr>
          <w:rFonts w:ascii="Times New Roman" w:eastAsia="Times New Roman" w:hAnsi="Times New Roman" w:cs="Times New Roman"/>
          <w:sz w:val="24"/>
          <w:szCs w:val="24"/>
        </w:rPr>
        <w:t xml:space="preserve"> sang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tổ</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cũng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phần</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w:t>
      </w:r>
    </w:p>
    <w:p w14:paraId="3D9478F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THUCHOCVN </w:t>
      </w:r>
      <w:proofErr w:type="spellStart"/>
      <w:r w:rsidRPr="00E32F10">
        <w:rPr>
          <w:rFonts w:ascii="Times New Roman" w:eastAsia="Times New Roman" w:hAnsi="Times New Roman" w:cs="Times New Roman"/>
          <w:sz w:val="24"/>
          <w:szCs w:val="24"/>
        </w:rPr>
        <w:t>lựa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chọn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cận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khác</w:t>
      </w:r>
      <w:proofErr w:type="spellEnd"/>
      <w:r w:rsidRPr="00E32F10">
        <w:rPr>
          <w:rFonts w:ascii="Times New Roman" w:eastAsia="Times New Roman" w:hAnsi="Times New Roman" w:cs="Times New Roman"/>
          <w:sz w:val="24"/>
          <w:szCs w:val="24"/>
        </w:rPr>
        <w:t>.</w:t>
      </w:r>
    </w:p>
    <w:p w14:paraId="03F1A34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để</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lại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dấu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ấn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chung</w:t>
      </w:r>
      <w:proofErr w:type="spellEnd"/>
      <w:r w:rsidRPr="00E32F10">
        <w:rPr>
          <w:rFonts w:ascii="Times New Roman" w:eastAsia="Times New Roman" w:hAnsi="Times New Roman" w:cs="Times New Roman"/>
          <w:sz w:val="24"/>
          <w:szCs w:val="24"/>
        </w:rPr>
        <w:t>.</w:t>
      </w:r>
    </w:p>
    <w:p w14:paraId="6811A4D2"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này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giúp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tổ</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bền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vững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phụ</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thuộc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nhân</w:t>
      </w:r>
      <w:proofErr w:type="spellEnd"/>
      <w:r w:rsidRPr="00E32F10">
        <w:rPr>
          <w:rFonts w:ascii="Times New Roman" w:eastAsia="Times New Roman" w:hAnsi="Times New Roman" w:cs="Times New Roman"/>
          <w:sz w:val="24"/>
          <w:szCs w:val="24"/>
        </w:rPr>
        <w:t>.</w:t>
      </w:r>
    </w:p>
    <w:p w14:paraId="07ECF7D1" w14:textId="59B55EA6" w:rsidR="00E32F10" w:rsidRPr="00E32F10" w:rsidDel="00BA5589" w:rsidRDefault="00000000" w:rsidP="00E32F10">
      <w:pPr>
        <w:spacing w:after="0" w:line="240" w:lineRule="auto"/>
        <w:rPr>
          <w:del w:id="1233" w:author="Admin" w:date="2026-07-06T14:43:00Z" w16du:dateUtc="2026-07-06T07:43:00Z"/>
          <w:rFonts w:ascii="Times New Roman" w:eastAsia="Times New Roman" w:hAnsi="Times New Roman" w:cs="Times New Roman"/>
          <w:sz w:val="24"/>
          <w:szCs w:val="24"/>
        </w:rPr>
      </w:pPr>
      <w:del w:id="1234" w:author="Admin" w:date="2026-07-06T14:43:00Z" w16du:dateUtc="2026-07-06T07:43:00Z">
        <w:r w:rsidDel="00BA5589">
          <w:rPr>
            <w:rFonts w:ascii="Times New Roman" w:eastAsia="Times New Roman" w:hAnsi="Times New Roman" w:cs="Times New Roman"/>
            <w:sz w:val="24"/>
            <w:szCs w:val="24"/>
          </w:rPr>
          <w:pict w14:anchorId="5CACB59C">
            <v:rect id="_x0000_i1324" style="width:0;height:1.5pt" o:hralign="center" o:hrstd="t" o:hr="t" fillcolor="#a0a0a0" stroked="f"/>
          </w:pict>
        </w:r>
      </w:del>
    </w:p>
    <w:p w14:paraId="28EBB324"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35" w:author="Admin" w:date="2026-07-06T14:43:00Z" w16du:dateUtc="2026-07-06T07:4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7.2. </w:t>
      </w:r>
      <w:proofErr w:type="spellStart"/>
      <w:r w:rsidRPr="00E32F10">
        <w:rPr>
          <w:rFonts w:ascii="Times New Roman" w:eastAsia="Times New Roman" w:hAnsi="Times New Roman" w:cs="Times New Roman"/>
          <w:b/>
          <w:bCs/>
          <w:kern w:val="36"/>
          <w:sz w:val="48"/>
          <w:szCs w:val="48"/>
        </w:rPr>
        <w:t>Triết</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lý</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của</w:t>
      </w:r>
      <w:proofErr w:type="spellEnd"/>
      <w:r w:rsidRPr="00E32F10">
        <w:rPr>
          <w:rFonts w:ascii="Times New Roman" w:eastAsia="Times New Roman" w:hAnsi="Times New Roman" w:cs="Times New Roman"/>
          <w:b/>
          <w:bCs/>
          <w:kern w:val="36"/>
          <w:sz w:val="48"/>
          <w:szCs w:val="48"/>
        </w:rPr>
        <w:t xml:space="preserve"> CLS</w:t>
      </w:r>
    </w:p>
    <w:p w14:paraId="754437FA"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Consulting Learning System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xây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bốn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nguyên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tắc</w:t>
      </w:r>
      <w:proofErr w:type="spellEnd"/>
      <w:r w:rsidRPr="00E32F10">
        <w:rPr>
          <w:rFonts w:ascii="Times New Roman" w:eastAsia="Times New Roman" w:hAnsi="Times New Roman" w:cs="Times New Roman"/>
          <w:sz w:val="24"/>
          <w:szCs w:val="24"/>
        </w:rPr>
        <w:t>.</w:t>
      </w:r>
    </w:p>
    <w:p w14:paraId="55247219"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r w:rsidRPr="00E32F10">
        <w:rPr>
          <w:rFonts w:ascii="Times New Roman" w:eastAsia="Times New Roman" w:hAnsi="Times New Roman" w:cs="Times New Roman"/>
          <w:b/>
          <w:bCs/>
          <w:sz w:val="27"/>
          <w:szCs w:val="27"/>
        </w:rPr>
        <w:t xml:space="preserve">Tri </w:t>
      </w:r>
      <w:proofErr w:type="spellStart"/>
      <w:r w:rsidRPr="00E32F10">
        <w:rPr>
          <w:rFonts w:ascii="Times New Roman" w:eastAsia="Times New Roman" w:hAnsi="Times New Roman" w:cs="Times New Roman"/>
          <w:b/>
          <w:bCs/>
          <w:sz w:val="27"/>
          <w:szCs w:val="27"/>
        </w:rPr>
        <w:t>thức</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là</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tài</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sản</w:t>
      </w:r>
      <w:proofErr w:type="spellEnd"/>
    </w:p>
    <w:p w14:paraId="723A01B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học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biểu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mẫu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phương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THUCHOCVN.</w:t>
      </w:r>
    </w:p>
    <w:p w14:paraId="3660EB7A" w14:textId="65F877C6" w:rsidR="00E32F10" w:rsidRPr="00E32F10" w:rsidDel="00BA5589" w:rsidRDefault="00000000" w:rsidP="00E32F10">
      <w:pPr>
        <w:spacing w:after="0" w:line="240" w:lineRule="auto"/>
        <w:rPr>
          <w:del w:id="1236" w:author="Admin" w:date="2026-07-06T14:43:00Z" w16du:dateUtc="2026-07-06T07:43:00Z"/>
          <w:rFonts w:ascii="Times New Roman" w:eastAsia="Times New Roman" w:hAnsi="Times New Roman" w:cs="Times New Roman"/>
          <w:sz w:val="24"/>
          <w:szCs w:val="24"/>
        </w:rPr>
      </w:pPr>
      <w:del w:id="1237" w:author="Admin" w:date="2026-07-06T14:43:00Z" w16du:dateUtc="2026-07-06T07:43:00Z">
        <w:r w:rsidDel="00BA5589">
          <w:rPr>
            <w:rFonts w:ascii="Times New Roman" w:eastAsia="Times New Roman" w:hAnsi="Times New Roman" w:cs="Times New Roman"/>
            <w:sz w:val="24"/>
            <w:szCs w:val="24"/>
          </w:rPr>
          <w:pict w14:anchorId="68BFFE6E">
            <v:rect id="_x0000_i1325" style="width:0;height:1.5pt" o:hralign="center" o:hrstd="t" o:hr="t" fillcolor="#a0a0a0" stroked="f"/>
          </w:pict>
        </w:r>
      </w:del>
    </w:p>
    <w:p w14:paraId="3F367612" w14:textId="77777777" w:rsidR="00E32F10" w:rsidRPr="00E32F10" w:rsidRDefault="00E32F10" w:rsidP="00BA5589">
      <w:pPr>
        <w:spacing w:after="0" w:line="240" w:lineRule="auto"/>
        <w:rPr>
          <w:rFonts w:ascii="Times New Roman" w:eastAsia="Times New Roman" w:hAnsi="Times New Roman" w:cs="Times New Roman"/>
          <w:b/>
          <w:bCs/>
          <w:sz w:val="27"/>
          <w:szCs w:val="27"/>
        </w:rPr>
        <w:pPrChange w:id="1238" w:author="Admin" w:date="2026-07-06T14:43:00Z" w16du:dateUtc="2026-07-06T07:43:00Z">
          <w:pPr>
            <w:spacing w:before="100" w:beforeAutospacing="1" w:after="100" w:afterAutospacing="1" w:line="240" w:lineRule="auto"/>
            <w:outlineLvl w:val="2"/>
          </w:pPr>
        </w:pPrChange>
      </w:pPr>
      <w:r w:rsidRPr="00E32F10">
        <w:rPr>
          <w:rFonts w:ascii="Times New Roman" w:eastAsia="Times New Roman" w:hAnsi="Times New Roman" w:cs="Times New Roman"/>
          <w:b/>
          <w:bCs/>
          <w:sz w:val="27"/>
          <w:szCs w:val="27"/>
        </w:rPr>
        <w:t xml:space="preserve">Học </w:t>
      </w:r>
      <w:proofErr w:type="spellStart"/>
      <w:r w:rsidRPr="00E32F10">
        <w:rPr>
          <w:rFonts w:ascii="Times New Roman" w:eastAsia="Times New Roman" w:hAnsi="Times New Roman" w:cs="Times New Roman"/>
          <w:b/>
          <w:bCs/>
          <w:sz w:val="27"/>
          <w:szCs w:val="27"/>
        </w:rPr>
        <w:t>từ</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thực</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tế</w:t>
      </w:r>
      <w:proofErr w:type="spellEnd"/>
    </w:p>
    <w:p w14:paraId="275C66B5" w14:textId="77777777" w:rsidR="00E32F10" w:rsidDel="00BA5589" w:rsidRDefault="00E32F10" w:rsidP="00BA5589">
      <w:pPr>
        <w:spacing w:before="100" w:beforeAutospacing="1" w:after="100" w:afterAutospacing="1" w:line="240" w:lineRule="auto"/>
        <w:rPr>
          <w:del w:id="1239" w:author="Admin" w:date="2026-07-06T14:43:00Z" w16du:dateUtc="2026-07-06T07:43:00Z"/>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Nguồn</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quan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trọng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từ</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từ</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thuyết</w:t>
      </w:r>
      <w:proofErr w:type="spellEnd"/>
      <w:r w:rsidRPr="00E32F10">
        <w:rPr>
          <w:rFonts w:ascii="Times New Roman" w:eastAsia="Times New Roman" w:hAnsi="Times New Roman" w:cs="Times New Roman"/>
          <w:sz w:val="24"/>
          <w:szCs w:val="24"/>
        </w:rPr>
        <w:t>.</w:t>
      </w:r>
    </w:p>
    <w:p w14:paraId="5A1BD6F1" w14:textId="77777777" w:rsidR="00BA5589" w:rsidRPr="00E32F10" w:rsidRDefault="00BA5589" w:rsidP="00E32F10">
      <w:pPr>
        <w:spacing w:before="100" w:beforeAutospacing="1" w:after="100" w:afterAutospacing="1" w:line="240" w:lineRule="auto"/>
        <w:rPr>
          <w:ins w:id="1240" w:author="Admin" w:date="2026-07-06T14:43:00Z" w16du:dateUtc="2026-07-06T07:43:00Z"/>
          <w:rFonts w:ascii="Times New Roman" w:eastAsia="Times New Roman" w:hAnsi="Times New Roman" w:cs="Times New Roman"/>
          <w:sz w:val="24"/>
          <w:szCs w:val="24"/>
        </w:rPr>
      </w:pPr>
    </w:p>
    <w:p w14:paraId="1EDD0340" w14:textId="735060CB" w:rsidR="00E32F10" w:rsidRPr="00E32F10" w:rsidDel="00BA5589" w:rsidRDefault="00000000" w:rsidP="00E32F10">
      <w:pPr>
        <w:spacing w:after="0" w:line="240" w:lineRule="auto"/>
        <w:rPr>
          <w:del w:id="1241" w:author="Admin" w:date="2026-07-06T14:43:00Z" w16du:dateUtc="2026-07-06T07:43:00Z"/>
          <w:rFonts w:ascii="Times New Roman" w:eastAsia="Times New Roman" w:hAnsi="Times New Roman" w:cs="Times New Roman"/>
          <w:sz w:val="24"/>
          <w:szCs w:val="24"/>
        </w:rPr>
      </w:pPr>
      <w:del w:id="1242" w:author="Admin" w:date="2026-07-06T14:43:00Z" w16du:dateUtc="2026-07-06T07:43:00Z">
        <w:r w:rsidDel="00BA5589">
          <w:rPr>
            <w:rFonts w:ascii="Times New Roman" w:eastAsia="Times New Roman" w:hAnsi="Times New Roman" w:cs="Times New Roman"/>
            <w:sz w:val="24"/>
            <w:szCs w:val="24"/>
          </w:rPr>
          <w:pict w14:anchorId="2890BD38">
            <v:rect id="_x0000_i1326" style="width:0;height:1.5pt" o:hralign="center" o:hrstd="t" o:hr="t" fillcolor="#a0a0a0" stroked="f"/>
          </w:pict>
        </w:r>
      </w:del>
    </w:p>
    <w:p w14:paraId="1FD26B65" w14:textId="77777777" w:rsidR="00E32F10" w:rsidRPr="00E32F10" w:rsidRDefault="00E32F10" w:rsidP="00BA5589">
      <w:pPr>
        <w:spacing w:before="100" w:beforeAutospacing="1" w:after="100" w:afterAutospacing="1" w:line="240" w:lineRule="auto"/>
        <w:rPr>
          <w:rFonts w:ascii="Times New Roman" w:eastAsia="Times New Roman" w:hAnsi="Times New Roman" w:cs="Times New Roman"/>
          <w:b/>
          <w:bCs/>
          <w:sz w:val="27"/>
          <w:szCs w:val="27"/>
        </w:rPr>
        <w:pPrChange w:id="1243" w:author="Admin" w:date="2026-07-06T14:43:00Z" w16du:dateUtc="2026-07-06T07:43:00Z">
          <w:pPr>
            <w:spacing w:before="100" w:beforeAutospacing="1" w:after="100" w:afterAutospacing="1" w:line="240" w:lineRule="auto"/>
            <w:outlineLvl w:val="2"/>
          </w:pPr>
        </w:pPrChange>
      </w:pPr>
      <w:proofErr w:type="spellStart"/>
      <w:r w:rsidRPr="00E32F10">
        <w:rPr>
          <w:rFonts w:ascii="Times New Roman" w:eastAsia="Times New Roman" w:hAnsi="Times New Roman" w:cs="Times New Roman"/>
          <w:b/>
          <w:bCs/>
          <w:sz w:val="27"/>
          <w:szCs w:val="27"/>
        </w:rPr>
        <w:t>Chuẩn</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hóa</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để</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tái</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sử</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dụng</w:t>
      </w:r>
      <w:proofErr w:type="spellEnd"/>
    </w:p>
    <w:p w14:paraId="666EBD8F"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Mọi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học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chuyển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w:t>
      </w:r>
    </w:p>
    <w:p w14:paraId="416AF5CF" w14:textId="77777777" w:rsidR="00E32F10" w:rsidRPr="00E32F10" w:rsidRDefault="00E32F10">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lastRenderedPageBreak/>
        <w:t>SOP.</w:t>
      </w:r>
    </w:p>
    <w:p w14:paraId="3F64DE64" w14:textId="77777777" w:rsidR="00E32F10" w:rsidRPr="00E32F10" w:rsidRDefault="00E32F10">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Template.</w:t>
      </w:r>
    </w:p>
    <w:p w14:paraId="1BB47427" w14:textId="77777777" w:rsidR="00E32F10" w:rsidRPr="00E32F10" w:rsidRDefault="00E32F10">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Checklist.</w:t>
      </w:r>
    </w:p>
    <w:p w14:paraId="74D8BD21" w14:textId="77777777" w:rsidR="00E32F10" w:rsidRPr="00E32F10" w:rsidRDefault="00E32F10">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Playbook.</w:t>
      </w:r>
    </w:p>
    <w:p w14:paraId="39DC8756" w14:textId="77777777" w:rsidR="00E32F10" w:rsidRPr="00E32F10" w:rsidRDefault="00E32F10">
      <w:pPr>
        <w:numPr>
          <w:ilvl w:val="0"/>
          <w:numId w:val="155"/>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Case Study.</w:t>
      </w:r>
    </w:p>
    <w:p w14:paraId="5C40BAE4" w14:textId="4DC7C0A6" w:rsidR="00E32F10" w:rsidRPr="00E32F10" w:rsidDel="00BA5589" w:rsidRDefault="00000000" w:rsidP="00E32F10">
      <w:pPr>
        <w:spacing w:after="0" w:line="240" w:lineRule="auto"/>
        <w:rPr>
          <w:del w:id="1244" w:author="Admin" w:date="2026-07-06T14:43:00Z" w16du:dateUtc="2026-07-06T07:43:00Z"/>
          <w:rFonts w:ascii="Times New Roman" w:eastAsia="Times New Roman" w:hAnsi="Times New Roman" w:cs="Times New Roman"/>
          <w:sz w:val="24"/>
          <w:szCs w:val="24"/>
        </w:rPr>
      </w:pPr>
      <w:del w:id="1245" w:author="Admin" w:date="2026-07-06T14:43:00Z" w16du:dateUtc="2026-07-06T07:43:00Z">
        <w:r w:rsidDel="00BA5589">
          <w:rPr>
            <w:rFonts w:ascii="Times New Roman" w:eastAsia="Times New Roman" w:hAnsi="Times New Roman" w:cs="Times New Roman"/>
            <w:sz w:val="24"/>
            <w:szCs w:val="24"/>
          </w:rPr>
          <w:pict w14:anchorId="53B7DF77">
            <v:rect id="_x0000_i1327" style="width:0;height:1.5pt" o:hralign="center" o:hrstd="t" o:hr="t" fillcolor="#a0a0a0" stroked="f"/>
          </w:pict>
        </w:r>
      </w:del>
    </w:p>
    <w:p w14:paraId="3A4EB610" w14:textId="77777777" w:rsidR="00E32F10" w:rsidRPr="00E32F10" w:rsidRDefault="00E32F10" w:rsidP="00BA5589">
      <w:pPr>
        <w:spacing w:after="0" w:line="240" w:lineRule="auto"/>
        <w:rPr>
          <w:rFonts w:ascii="Times New Roman" w:eastAsia="Times New Roman" w:hAnsi="Times New Roman" w:cs="Times New Roman"/>
          <w:b/>
          <w:bCs/>
          <w:sz w:val="27"/>
          <w:szCs w:val="27"/>
        </w:rPr>
        <w:pPrChange w:id="1246" w:author="Admin" w:date="2026-07-06T14:43:00Z" w16du:dateUtc="2026-07-06T07:43:00Z">
          <w:pPr>
            <w:spacing w:before="100" w:beforeAutospacing="1" w:after="100" w:afterAutospacing="1" w:line="240" w:lineRule="auto"/>
            <w:outlineLvl w:val="2"/>
          </w:pPr>
        </w:pPrChange>
      </w:pPr>
      <w:r w:rsidRPr="00E32F10">
        <w:rPr>
          <w:rFonts w:ascii="Times New Roman" w:eastAsia="Times New Roman" w:hAnsi="Times New Roman" w:cs="Times New Roman"/>
          <w:b/>
          <w:bCs/>
          <w:sz w:val="27"/>
          <w:szCs w:val="27"/>
        </w:rPr>
        <w:t xml:space="preserve">Học </w:t>
      </w:r>
      <w:proofErr w:type="spellStart"/>
      <w:r w:rsidRPr="00E32F10">
        <w:rPr>
          <w:rFonts w:ascii="Times New Roman" w:eastAsia="Times New Roman" w:hAnsi="Times New Roman" w:cs="Times New Roman"/>
          <w:b/>
          <w:bCs/>
          <w:sz w:val="27"/>
          <w:szCs w:val="27"/>
        </w:rPr>
        <w:t>hỏi</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liên</w:t>
      </w:r>
      <w:proofErr w:type="spellEnd"/>
      <w:r w:rsidRPr="00E32F10">
        <w:rPr>
          <w:rFonts w:ascii="Times New Roman" w:eastAsia="Times New Roman" w:hAnsi="Times New Roman" w:cs="Times New Roman"/>
          <w:b/>
          <w:bCs/>
          <w:sz w:val="27"/>
          <w:szCs w:val="27"/>
        </w:rPr>
        <w:t xml:space="preserve"> </w:t>
      </w:r>
      <w:proofErr w:type="spellStart"/>
      <w:r w:rsidRPr="00E32F10">
        <w:rPr>
          <w:rFonts w:ascii="Times New Roman" w:eastAsia="Times New Roman" w:hAnsi="Times New Roman" w:cs="Times New Roman"/>
          <w:b/>
          <w:bCs/>
          <w:sz w:val="27"/>
          <w:szCs w:val="27"/>
        </w:rPr>
        <w:t>tục</w:t>
      </w:r>
      <w:proofErr w:type="spellEnd"/>
    </w:p>
    <w:p w14:paraId="78AB599A"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cập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sau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p>
    <w:p w14:paraId="60996852" w14:textId="73B39BD6" w:rsidR="00E32F10" w:rsidRPr="00E32F10" w:rsidDel="00BA5589" w:rsidRDefault="00000000" w:rsidP="00E32F10">
      <w:pPr>
        <w:spacing w:after="0" w:line="240" w:lineRule="auto"/>
        <w:rPr>
          <w:del w:id="1247" w:author="Admin" w:date="2026-07-06T14:43:00Z" w16du:dateUtc="2026-07-06T07:43:00Z"/>
          <w:rFonts w:ascii="Times New Roman" w:eastAsia="Times New Roman" w:hAnsi="Times New Roman" w:cs="Times New Roman"/>
          <w:sz w:val="24"/>
          <w:szCs w:val="24"/>
        </w:rPr>
      </w:pPr>
      <w:del w:id="1248" w:author="Admin" w:date="2026-07-06T14:43:00Z" w16du:dateUtc="2026-07-06T07:43:00Z">
        <w:r w:rsidDel="00BA5589">
          <w:rPr>
            <w:rFonts w:ascii="Times New Roman" w:eastAsia="Times New Roman" w:hAnsi="Times New Roman" w:cs="Times New Roman"/>
            <w:sz w:val="24"/>
            <w:szCs w:val="24"/>
          </w:rPr>
          <w:pict w14:anchorId="5004B511">
            <v:rect id="_x0000_i1328" style="width:0;height:1.5pt" o:hralign="center" o:hrstd="t" o:hr="t" fillcolor="#a0a0a0" stroked="f"/>
          </w:pict>
        </w:r>
      </w:del>
    </w:p>
    <w:p w14:paraId="784409E5"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49" w:author="Admin" w:date="2026-07-06T14:43:00Z" w16du:dateUtc="2026-07-06T07:4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7.3. Chu </w:t>
      </w:r>
      <w:proofErr w:type="spellStart"/>
      <w:r w:rsidRPr="00E32F10">
        <w:rPr>
          <w:rFonts w:ascii="Times New Roman" w:eastAsia="Times New Roman" w:hAnsi="Times New Roman" w:cs="Times New Roman"/>
          <w:b/>
          <w:bCs/>
          <w:kern w:val="36"/>
          <w:sz w:val="48"/>
          <w:szCs w:val="48"/>
        </w:rPr>
        <w:t>trình</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học</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hỏi</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của</w:t>
      </w:r>
      <w:proofErr w:type="spellEnd"/>
      <w:r w:rsidRPr="00E32F10">
        <w:rPr>
          <w:rFonts w:ascii="Times New Roman" w:eastAsia="Times New Roman" w:hAnsi="Times New Roman" w:cs="Times New Roman"/>
          <w:b/>
          <w:bCs/>
          <w:kern w:val="36"/>
          <w:sz w:val="48"/>
          <w:szCs w:val="48"/>
        </w:rPr>
        <w:t xml:space="preserve"> THUCHOCVN</w:t>
      </w:r>
    </w:p>
    <w:p w14:paraId="09AE02A6" w14:textId="49A8895F" w:rsidR="00315C06"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CLS </w:t>
      </w:r>
      <w:proofErr w:type="spellStart"/>
      <w:r w:rsidRPr="00E32F10">
        <w:rPr>
          <w:rFonts w:ascii="Times New Roman" w:eastAsia="Times New Roman" w:hAnsi="Times New Roman" w:cs="Times New Roman"/>
          <w:sz w:val="24"/>
          <w:szCs w:val="24"/>
        </w:rPr>
        <w:t>hoạt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vòng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lặp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tục</w:t>
      </w:r>
      <w:proofErr w:type="spellEnd"/>
      <w:r w:rsidRPr="00E32F10">
        <w:rPr>
          <w:rFonts w:ascii="Times New Roman" w:eastAsia="Times New Roman" w:hAnsi="Times New Roman" w:cs="Times New Roman"/>
          <w:sz w:val="24"/>
          <w:szCs w:val="24"/>
        </w:rPr>
        <w:t>.</w:t>
      </w:r>
    </w:p>
    <w:p w14:paraId="615C8743"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0"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Business Project</w:t>
      </w:r>
    </w:p>
    <w:p w14:paraId="35BDEF68" w14:textId="3FF7B2E6"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1"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529628FE" w14:textId="1C96E824"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2"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65AF8BA9"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3"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Project Review</w:t>
      </w:r>
    </w:p>
    <w:p w14:paraId="1A8DC81C" w14:textId="64546499"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4"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4C429B5C" w14:textId="14A4324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5"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324EF350"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6"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Lessons Learned</w:t>
      </w:r>
    </w:p>
    <w:p w14:paraId="19D90434" w14:textId="7A298875"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7"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358304F3" w14:textId="2664F953"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8"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7E61B1BE"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59"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Knowledge Standardization</w:t>
      </w:r>
    </w:p>
    <w:p w14:paraId="04ECD391" w14:textId="0ABDB2B5"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0"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0C7D19CD" w14:textId="2A7D7D28"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1"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365382D3"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2"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Knowledge Base</w:t>
      </w:r>
    </w:p>
    <w:p w14:paraId="3CCE98B7" w14:textId="2B37323D"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3"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5CC589EF" w14:textId="7F8F054E"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4"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21496D6B"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5"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Template &amp; SOP Update</w:t>
      </w:r>
    </w:p>
    <w:p w14:paraId="18F76250" w14:textId="2CCB758D"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6"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658352A1" w14:textId="14697193"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7"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7A05D3D6"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8"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Business Consulting OS Update</w:t>
      </w:r>
    </w:p>
    <w:p w14:paraId="4C9CA16B" w14:textId="2C36D59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69"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2FE95645" w14:textId="4EACDCBE"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70"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259F6B16"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271" w:author="Admin" w:date="2026-07-06T14:52:00Z" w16du:dateUtc="2026-07-06T07:5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Next Project</w:t>
      </w:r>
    </w:p>
    <w:p w14:paraId="6FDBF28C"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Đây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vòng</w:t>
      </w:r>
      <w:proofErr w:type="spellEnd"/>
      <w:r w:rsidRPr="00E32F10">
        <w:rPr>
          <w:rFonts w:ascii="Times New Roman" w:eastAsia="Times New Roman" w:hAnsi="Times New Roman" w:cs="Times New Roman"/>
          <w:sz w:val="24"/>
          <w:szCs w:val="24"/>
        </w:rPr>
        <w:t xml:space="preserve"> quay </w:t>
      </w:r>
      <w:proofErr w:type="spellStart"/>
      <w:r w:rsidRPr="00E32F10">
        <w:rPr>
          <w:rFonts w:ascii="Times New Roman" w:eastAsia="Times New Roman" w:hAnsi="Times New Roman" w:cs="Times New Roman"/>
          <w:sz w:val="24"/>
          <w:szCs w:val="24"/>
        </w:rPr>
        <w:t>giúp</w:t>
      </w:r>
      <w:proofErr w:type="spellEnd"/>
      <w:r w:rsidRPr="00E32F10">
        <w:rPr>
          <w:rFonts w:ascii="Times New Roman" w:eastAsia="Times New Roman" w:hAnsi="Times New Roman" w:cs="Times New Roman"/>
          <w:sz w:val="24"/>
          <w:szCs w:val="24"/>
        </w:rPr>
        <w:t xml:space="preserve"> THUCHOCVN </w:t>
      </w:r>
      <w:proofErr w:type="spellStart"/>
      <w:r w:rsidRPr="00E32F10">
        <w:rPr>
          <w:rFonts w:ascii="Times New Roman" w:eastAsia="Times New Roman" w:hAnsi="Times New Roman" w:cs="Times New Roman"/>
          <w:sz w:val="24"/>
          <w:szCs w:val="24"/>
        </w:rPr>
        <w:t>ngày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càng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khai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hơn</w:t>
      </w:r>
      <w:proofErr w:type="spellEnd"/>
      <w:r w:rsidRPr="00E32F10">
        <w:rPr>
          <w:rFonts w:ascii="Times New Roman" w:eastAsia="Times New Roman" w:hAnsi="Times New Roman" w:cs="Times New Roman"/>
          <w:sz w:val="24"/>
          <w:szCs w:val="24"/>
        </w:rPr>
        <w:t>.</w:t>
      </w:r>
    </w:p>
    <w:p w14:paraId="63F4D09B" w14:textId="5393B290" w:rsidR="00E32F10" w:rsidRPr="00E32F10" w:rsidDel="00BA5589" w:rsidRDefault="00000000" w:rsidP="00E32F10">
      <w:pPr>
        <w:spacing w:after="0" w:line="240" w:lineRule="auto"/>
        <w:rPr>
          <w:del w:id="1272" w:author="Admin" w:date="2026-07-06T14:43:00Z" w16du:dateUtc="2026-07-06T07:43:00Z"/>
          <w:rFonts w:ascii="Times New Roman" w:eastAsia="Times New Roman" w:hAnsi="Times New Roman" w:cs="Times New Roman"/>
          <w:sz w:val="24"/>
          <w:szCs w:val="24"/>
        </w:rPr>
      </w:pPr>
      <w:del w:id="1273" w:author="Admin" w:date="2026-07-06T14:43:00Z" w16du:dateUtc="2026-07-06T07:43:00Z">
        <w:r w:rsidDel="00BA5589">
          <w:rPr>
            <w:rFonts w:ascii="Times New Roman" w:eastAsia="Times New Roman" w:hAnsi="Times New Roman" w:cs="Times New Roman"/>
            <w:sz w:val="24"/>
            <w:szCs w:val="24"/>
          </w:rPr>
          <w:pict w14:anchorId="5FA32909">
            <v:rect id="_x0000_i1329" style="width:0;height:1.5pt" o:hralign="center" o:hrstd="t" o:hr="t" fillcolor="#a0a0a0" stroked="f"/>
          </w:pict>
        </w:r>
      </w:del>
    </w:p>
    <w:p w14:paraId="41F3ABF1" w14:textId="77777777" w:rsidR="00E32F10" w:rsidRPr="00E32F10" w:rsidRDefault="00E32F10" w:rsidP="00BA5589">
      <w:pPr>
        <w:spacing w:after="0" w:line="240" w:lineRule="auto"/>
        <w:rPr>
          <w:rFonts w:ascii="Times New Roman" w:eastAsia="Times New Roman" w:hAnsi="Times New Roman" w:cs="Times New Roman"/>
          <w:b/>
          <w:bCs/>
          <w:kern w:val="36"/>
          <w:sz w:val="48"/>
          <w:szCs w:val="48"/>
        </w:rPr>
        <w:pPrChange w:id="1274" w:author="Admin" w:date="2026-07-06T14:43:00Z" w16du:dateUtc="2026-07-06T07:4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7.4. Các </w:t>
      </w:r>
      <w:proofErr w:type="spellStart"/>
      <w:r w:rsidRPr="00E32F10">
        <w:rPr>
          <w:rFonts w:ascii="Times New Roman" w:eastAsia="Times New Roman" w:hAnsi="Times New Roman" w:cs="Times New Roman"/>
          <w:b/>
          <w:bCs/>
          <w:kern w:val="36"/>
          <w:sz w:val="48"/>
          <w:szCs w:val="48"/>
        </w:rPr>
        <w:t>loại</w:t>
      </w:r>
      <w:proofErr w:type="spellEnd"/>
      <w:r w:rsidRPr="00E32F10">
        <w:rPr>
          <w:rFonts w:ascii="Times New Roman" w:eastAsia="Times New Roman" w:hAnsi="Times New Roman" w:cs="Times New Roman"/>
          <w:b/>
          <w:bCs/>
          <w:kern w:val="36"/>
          <w:sz w:val="48"/>
          <w:szCs w:val="48"/>
        </w:rPr>
        <w:t xml:space="preserve"> tri </w:t>
      </w:r>
      <w:proofErr w:type="spellStart"/>
      <w:r w:rsidRPr="00E32F10">
        <w:rPr>
          <w:rFonts w:ascii="Times New Roman" w:eastAsia="Times New Roman" w:hAnsi="Times New Roman" w:cs="Times New Roman"/>
          <w:b/>
          <w:bCs/>
          <w:kern w:val="36"/>
          <w:sz w:val="48"/>
          <w:szCs w:val="48"/>
        </w:rPr>
        <w:t>thức</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cần</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lưu</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giữ</w:t>
      </w:r>
      <w:proofErr w:type="spellEnd"/>
    </w:p>
    <w:p w14:paraId="3C180A0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mọi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thông</w:t>
      </w:r>
      <w:proofErr w:type="spellEnd"/>
      <w:r w:rsidRPr="00E32F10">
        <w:rPr>
          <w:rFonts w:ascii="Times New Roman" w:eastAsia="Times New Roman" w:hAnsi="Times New Roman" w:cs="Times New Roman"/>
          <w:sz w:val="24"/>
          <w:szCs w:val="24"/>
        </w:rPr>
        <w:t xml:space="preserve"> tin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vào</w:t>
      </w:r>
      <w:proofErr w:type="spellEnd"/>
      <w:r w:rsidRPr="00E32F10">
        <w:rPr>
          <w:rFonts w:ascii="Times New Roman" w:eastAsia="Times New Roman" w:hAnsi="Times New Roman" w:cs="Times New Roman"/>
          <w:sz w:val="24"/>
          <w:szCs w:val="24"/>
        </w:rPr>
        <w:t xml:space="preserve"> Knowledge Base.</w:t>
      </w:r>
    </w:p>
    <w:p w14:paraId="0145815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THUCHOCVN </w:t>
      </w:r>
      <w:proofErr w:type="spellStart"/>
      <w:r w:rsidRPr="00E32F10">
        <w:rPr>
          <w:rFonts w:ascii="Times New Roman" w:eastAsia="Times New Roman" w:hAnsi="Times New Roman" w:cs="Times New Roman"/>
          <w:sz w:val="24"/>
          <w:szCs w:val="24"/>
        </w:rPr>
        <w:t>tập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trung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chuẩn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hóa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nhóm</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sau</w:t>
      </w:r>
      <w:proofErr w:type="spellEnd"/>
      <w:r w:rsidRPr="00E32F10">
        <w:rPr>
          <w:rFonts w:ascii="Times New Roman" w:eastAsia="Times New Roman" w:hAnsi="Times New Roman" w:cs="Times New Roman"/>
          <w:sz w:val="24"/>
          <w:szCs w:val="24"/>
        </w:rPr>
        <w:t>:</w:t>
      </w:r>
    </w:p>
    <w:p w14:paraId="627FB56E" w14:textId="77777777" w:rsidR="00E32F10" w:rsidRPr="00E32F10" w:rsidRDefault="00E32F10" w:rsidP="00E32F10">
      <w:pPr>
        <w:spacing w:before="100" w:beforeAutospacing="1" w:after="100" w:afterAutospacing="1" w:line="240" w:lineRule="auto"/>
        <w:outlineLvl w:val="1"/>
        <w:rPr>
          <w:rFonts w:ascii="Times New Roman" w:eastAsia="Times New Roman" w:hAnsi="Times New Roman" w:cs="Times New Roman"/>
          <w:b/>
          <w:bCs/>
          <w:sz w:val="36"/>
          <w:szCs w:val="36"/>
        </w:rPr>
      </w:pPr>
      <w:r w:rsidRPr="00E32F10">
        <w:rPr>
          <w:rFonts w:ascii="Times New Roman" w:eastAsia="Times New Roman" w:hAnsi="Times New Roman" w:cs="Times New Roman"/>
          <w:b/>
          <w:bCs/>
          <w:sz w:val="36"/>
          <w:szCs w:val="36"/>
        </w:rPr>
        <w:t>1. Case Study</w:t>
      </w:r>
    </w:p>
    <w:p w14:paraId="58601A19"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Mô</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đầy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đủ</w:t>
      </w:r>
      <w:proofErr w:type="spellEnd"/>
      <w:r w:rsidRPr="00E32F10">
        <w:rPr>
          <w:rFonts w:ascii="Times New Roman" w:eastAsia="Times New Roman" w:hAnsi="Times New Roman" w:cs="Times New Roman"/>
          <w:sz w:val="24"/>
          <w:szCs w:val="24"/>
        </w:rPr>
        <w:t>:</w:t>
      </w:r>
    </w:p>
    <w:p w14:paraId="79D60DEA" w14:textId="77777777" w:rsidR="00E32F10" w:rsidRPr="00E32F10" w:rsidRDefault="00E32F10">
      <w:pPr>
        <w:numPr>
          <w:ilvl w:val="0"/>
          <w:numId w:val="156"/>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lastRenderedPageBreak/>
        <w:t>Bối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doanh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w:t>
      </w:r>
    </w:p>
    <w:p w14:paraId="23E0CC3C" w14:textId="77777777" w:rsidR="00E32F10" w:rsidRPr="00E32F10" w:rsidRDefault="00E32F10">
      <w:pPr>
        <w:numPr>
          <w:ilvl w:val="0"/>
          <w:numId w:val="156"/>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Bài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toán</w:t>
      </w:r>
      <w:proofErr w:type="spellEnd"/>
      <w:r w:rsidRPr="00E32F10">
        <w:rPr>
          <w:rFonts w:ascii="Times New Roman" w:eastAsia="Times New Roman" w:hAnsi="Times New Roman" w:cs="Times New Roman"/>
          <w:sz w:val="24"/>
          <w:szCs w:val="24"/>
        </w:rPr>
        <w:t>.</w:t>
      </w:r>
    </w:p>
    <w:p w14:paraId="0207E7F4" w14:textId="77777777" w:rsidR="00E32F10" w:rsidRPr="00E32F10" w:rsidRDefault="00E32F10">
      <w:pPr>
        <w:numPr>
          <w:ilvl w:val="0"/>
          <w:numId w:val="156"/>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Giải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pháp</w:t>
      </w:r>
      <w:proofErr w:type="spellEnd"/>
      <w:r w:rsidRPr="00E32F10">
        <w:rPr>
          <w:rFonts w:ascii="Times New Roman" w:eastAsia="Times New Roman" w:hAnsi="Times New Roman" w:cs="Times New Roman"/>
          <w:sz w:val="24"/>
          <w:szCs w:val="24"/>
        </w:rPr>
        <w:t>.</w:t>
      </w:r>
    </w:p>
    <w:p w14:paraId="045A1A11" w14:textId="77777777" w:rsidR="00E32F10" w:rsidRPr="00E32F10" w:rsidRDefault="00E32F10">
      <w:pPr>
        <w:numPr>
          <w:ilvl w:val="0"/>
          <w:numId w:val="156"/>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Kết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w:t>
      </w:r>
      <w:proofErr w:type="spellEnd"/>
      <w:r w:rsidRPr="00E32F10">
        <w:rPr>
          <w:rFonts w:ascii="Times New Roman" w:eastAsia="Times New Roman" w:hAnsi="Times New Roman" w:cs="Times New Roman"/>
          <w:sz w:val="24"/>
          <w:szCs w:val="24"/>
        </w:rPr>
        <w:t>.</w:t>
      </w:r>
    </w:p>
    <w:p w14:paraId="0FA6A7EB" w14:textId="77777777" w:rsidR="00E32F10" w:rsidRPr="00E32F10" w:rsidRDefault="00E32F10">
      <w:pPr>
        <w:numPr>
          <w:ilvl w:val="0"/>
          <w:numId w:val="156"/>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Bài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học</w:t>
      </w:r>
      <w:proofErr w:type="spellEnd"/>
      <w:r w:rsidRPr="00E32F10">
        <w:rPr>
          <w:rFonts w:ascii="Times New Roman" w:eastAsia="Times New Roman" w:hAnsi="Times New Roman" w:cs="Times New Roman"/>
          <w:sz w:val="24"/>
          <w:szCs w:val="24"/>
        </w:rPr>
        <w:t>.</w:t>
      </w:r>
    </w:p>
    <w:p w14:paraId="07848D26" w14:textId="721A13B9" w:rsidR="00E32F10" w:rsidRPr="00E32F10" w:rsidDel="00BA5589" w:rsidRDefault="00000000" w:rsidP="00E32F10">
      <w:pPr>
        <w:spacing w:after="0" w:line="240" w:lineRule="auto"/>
        <w:rPr>
          <w:del w:id="1275" w:author="Admin" w:date="2026-07-06T14:43:00Z" w16du:dateUtc="2026-07-06T07:43:00Z"/>
          <w:rFonts w:ascii="Times New Roman" w:eastAsia="Times New Roman" w:hAnsi="Times New Roman" w:cs="Times New Roman"/>
          <w:sz w:val="24"/>
          <w:szCs w:val="24"/>
        </w:rPr>
      </w:pPr>
      <w:del w:id="1276" w:author="Admin" w:date="2026-07-06T14:43:00Z" w16du:dateUtc="2026-07-06T07:43:00Z">
        <w:r w:rsidDel="00BA5589">
          <w:rPr>
            <w:rFonts w:ascii="Times New Roman" w:eastAsia="Times New Roman" w:hAnsi="Times New Roman" w:cs="Times New Roman"/>
            <w:sz w:val="24"/>
            <w:szCs w:val="24"/>
          </w:rPr>
          <w:pict w14:anchorId="116A32A3">
            <v:rect id="_x0000_i1330" style="width:0;height:1.5pt" o:hralign="center" o:hrstd="t" o:hr="t" fillcolor="#a0a0a0" stroked="f"/>
          </w:pict>
        </w:r>
      </w:del>
    </w:p>
    <w:p w14:paraId="0327AA89" w14:textId="77777777" w:rsidR="00E32F10" w:rsidRPr="00E32F10" w:rsidRDefault="00E32F10" w:rsidP="00BA5589">
      <w:pPr>
        <w:spacing w:after="0" w:line="240" w:lineRule="auto"/>
        <w:rPr>
          <w:rFonts w:ascii="Times New Roman" w:eastAsia="Times New Roman" w:hAnsi="Times New Roman" w:cs="Times New Roman"/>
          <w:b/>
          <w:bCs/>
          <w:sz w:val="36"/>
          <w:szCs w:val="36"/>
        </w:rPr>
        <w:pPrChange w:id="1277" w:author="Admin" w:date="2026-07-06T14:43:00Z" w16du:dateUtc="2026-07-06T07:43:00Z">
          <w:pPr>
            <w:spacing w:before="100" w:beforeAutospacing="1" w:after="100" w:afterAutospacing="1" w:line="240" w:lineRule="auto"/>
            <w:outlineLvl w:val="1"/>
          </w:pPr>
        </w:pPrChange>
      </w:pPr>
      <w:r w:rsidRPr="00E32F10">
        <w:rPr>
          <w:rFonts w:ascii="Times New Roman" w:eastAsia="Times New Roman" w:hAnsi="Times New Roman" w:cs="Times New Roman"/>
          <w:b/>
          <w:bCs/>
          <w:sz w:val="36"/>
          <w:szCs w:val="36"/>
        </w:rPr>
        <w:t>2. Lessons Learned</w:t>
      </w:r>
    </w:p>
    <w:p w14:paraId="23C5FCAF"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Những </w:t>
      </w: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w:t>
      </w:r>
    </w:p>
    <w:p w14:paraId="7D7B9C87" w14:textId="77777777" w:rsidR="00E32F10" w:rsidRPr="00E32F10" w:rsidRDefault="00E32F10">
      <w:pPr>
        <w:numPr>
          <w:ilvl w:val="0"/>
          <w:numId w:val="157"/>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Làm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tốt</w:t>
      </w:r>
      <w:proofErr w:type="spellEnd"/>
      <w:r w:rsidRPr="00E32F10">
        <w:rPr>
          <w:rFonts w:ascii="Times New Roman" w:eastAsia="Times New Roman" w:hAnsi="Times New Roman" w:cs="Times New Roman"/>
          <w:sz w:val="24"/>
          <w:szCs w:val="24"/>
        </w:rPr>
        <w:t>.</w:t>
      </w:r>
    </w:p>
    <w:p w14:paraId="0A30E32A" w14:textId="77777777" w:rsidR="00E32F10" w:rsidRPr="00E32F10" w:rsidRDefault="00E32F10">
      <w:pPr>
        <w:numPr>
          <w:ilvl w:val="0"/>
          <w:numId w:val="157"/>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Chưa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tốt</w:t>
      </w:r>
      <w:proofErr w:type="spellEnd"/>
      <w:r w:rsidRPr="00E32F10">
        <w:rPr>
          <w:rFonts w:ascii="Times New Roman" w:eastAsia="Times New Roman" w:hAnsi="Times New Roman" w:cs="Times New Roman"/>
          <w:sz w:val="24"/>
          <w:szCs w:val="24"/>
        </w:rPr>
        <w:t>.</w:t>
      </w:r>
    </w:p>
    <w:p w14:paraId="108784B9" w14:textId="77777777" w:rsidR="00E32F10" w:rsidRPr="00E32F10" w:rsidRDefault="00E32F10">
      <w:pPr>
        <w:numPr>
          <w:ilvl w:val="0"/>
          <w:numId w:val="157"/>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w:t>
      </w:r>
    </w:p>
    <w:p w14:paraId="39FB651B" w14:textId="3CDC8B16" w:rsidR="00E32F10" w:rsidRPr="00E32F10" w:rsidDel="00BA5589" w:rsidRDefault="00000000" w:rsidP="00E32F10">
      <w:pPr>
        <w:spacing w:after="0" w:line="240" w:lineRule="auto"/>
        <w:rPr>
          <w:del w:id="1278" w:author="Admin" w:date="2026-07-06T14:43:00Z" w16du:dateUtc="2026-07-06T07:43:00Z"/>
          <w:rFonts w:ascii="Times New Roman" w:eastAsia="Times New Roman" w:hAnsi="Times New Roman" w:cs="Times New Roman"/>
          <w:sz w:val="24"/>
          <w:szCs w:val="24"/>
        </w:rPr>
      </w:pPr>
      <w:del w:id="1279" w:author="Admin" w:date="2026-07-06T14:43:00Z" w16du:dateUtc="2026-07-06T07:43:00Z">
        <w:r w:rsidDel="00BA5589">
          <w:rPr>
            <w:rFonts w:ascii="Times New Roman" w:eastAsia="Times New Roman" w:hAnsi="Times New Roman" w:cs="Times New Roman"/>
            <w:sz w:val="24"/>
            <w:szCs w:val="24"/>
          </w:rPr>
          <w:pict w14:anchorId="32254E10">
            <v:rect id="_x0000_i1331" style="width:0;height:1.5pt" o:hralign="center" o:hrstd="t" o:hr="t" fillcolor="#a0a0a0" stroked="f"/>
          </w:pict>
        </w:r>
      </w:del>
    </w:p>
    <w:p w14:paraId="7C62839D" w14:textId="77777777" w:rsidR="00E32F10" w:rsidRPr="00E32F10" w:rsidRDefault="00E32F10" w:rsidP="00BA5589">
      <w:pPr>
        <w:spacing w:after="0" w:line="240" w:lineRule="auto"/>
        <w:rPr>
          <w:rFonts w:ascii="Times New Roman" w:eastAsia="Times New Roman" w:hAnsi="Times New Roman" w:cs="Times New Roman"/>
          <w:b/>
          <w:bCs/>
          <w:sz w:val="36"/>
          <w:szCs w:val="36"/>
        </w:rPr>
        <w:pPrChange w:id="1280" w:author="Admin" w:date="2026-07-06T14:43:00Z" w16du:dateUtc="2026-07-06T07:43:00Z">
          <w:pPr>
            <w:spacing w:before="100" w:beforeAutospacing="1" w:after="100" w:afterAutospacing="1" w:line="240" w:lineRule="auto"/>
            <w:outlineLvl w:val="1"/>
          </w:pPr>
        </w:pPrChange>
      </w:pPr>
      <w:r w:rsidRPr="00E32F10">
        <w:rPr>
          <w:rFonts w:ascii="Times New Roman" w:eastAsia="Times New Roman" w:hAnsi="Times New Roman" w:cs="Times New Roman"/>
          <w:b/>
          <w:bCs/>
          <w:sz w:val="36"/>
          <w:szCs w:val="36"/>
        </w:rPr>
        <w:t>3. Best Practice</w:t>
      </w:r>
    </w:p>
    <w:p w14:paraId="6A6010D3"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Các </w:t>
      </w:r>
      <w:proofErr w:type="spellStart"/>
      <w:r w:rsidRPr="00E32F10">
        <w:rPr>
          <w:rFonts w:ascii="Times New Roman" w:eastAsia="Times New Roman" w:hAnsi="Times New Roman" w:cs="Times New Roman"/>
          <w:sz w:val="24"/>
          <w:szCs w:val="24"/>
        </w:rPr>
        <w:t>cách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chứng</w:t>
      </w:r>
      <w:proofErr w:type="spellEnd"/>
      <w:r w:rsidRPr="00E32F10">
        <w:rPr>
          <w:rFonts w:ascii="Times New Roman" w:eastAsia="Times New Roman" w:hAnsi="Times New Roman" w:cs="Times New Roman"/>
          <w:sz w:val="24"/>
          <w:szCs w:val="24"/>
        </w:rPr>
        <w:t xml:space="preserve"> qua </w:t>
      </w:r>
      <w:proofErr w:type="spellStart"/>
      <w:r w:rsidRPr="00E32F10">
        <w:rPr>
          <w:rFonts w:ascii="Times New Roman" w:eastAsia="Times New Roman" w:hAnsi="Times New Roman" w:cs="Times New Roman"/>
          <w:sz w:val="24"/>
          <w:szCs w:val="24"/>
        </w:rPr>
        <w:t>nhiều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w:t>
      </w:r>
    </w:p>
    <w:p w14:paraId="027252FC" w14:textId="57B44E2D" w:rsidR="00E32F10" w:rsidRPr="00E32F10" w:rsidDel="00BA5589" w:rsidRDefault="00000000" w:rsidP="00E32F10">
      <w:pPr>
        <w:spacing w:after="0" w:line="240" w:lineRule="auto"/>
        <w:rPr>
          <w:del w:id="1281" w:author="Admin" w:date="2026-07-06T14:43:00Z" w16du:dateUtc="2026-07-06T07:43:00Z"/>
          <w:rFonts w:ascii="Times New Roman" w:eastAsia="Times New Roman" w:hAnsi="Times New Roman" w:cs="Times New Roman"/>
          <w:sz w:val="24"/>
          <w:szCs w:val="24"/>
        </w:rPr>
      </w:pPr>
      <w:del w:id="1282" w:author="Admin" w:date="2026-07-06T14:43:00Z" w16du:dateUtc="2026-07-06T07:43:00Z">
        <w:r w:rsidDel="00BA5589">
          <w:rPr>
            <w:rFonts w:ascii="Times New Roman" w:eastAsia="Times New Roman" w:hAnsi="Times New Roman" w:cs="Times New Roman"/>
            <w:sz w:val="24"/>
            <w:szCs w:val="24"/>
          </w:rPr>
          <w:pict w14:anchorId="5C309427">
            <v:rect id="_x0000_i2418" style="width:0;height:1.5pt" o:hralign="center" o:hrstd="t" o:hr="t" fillcolor="#a0a0a0" stroked="f"/>
          </w:pict>
        </w:r>
      </w:del>
    </w:p>
    <w:p w14:paraId="76E64956" w14:textId="77777777" w:rsidR="00E32F10" w:rsidRPr="00E32F10" w:rsidRDefault="00E32F10" w:rsidP="00BA5589">
      <w:pPr>
        <w:spacing w:after="0" w:line="240" w:lineRule="auto"/>
        <w:rPr>
          <w:rFonts w:ascii="Times New Roman" w:eastAsia="Times New Roman" w:hAnsi="Times New Roman" w:cs="Times New Roman"/>
          <w:b/>
          <w:bCs/>
          <w:sz w:val="36"/>
          <w:szCs w:val="36"/>
        </w:rPr>
        <w:pPrChange w:id="1283" w:author="Admin" w:date="2026-07-06T14:43:00Z" w16du:dateUtc="2026-07-06T07:43:00Z">
          <w:pPr>
            <w:spacing w:before="100" w:beforeAutospacing="1" w:after="100" w:afterAutospacing="1" w:line="240" w:lineRule="auto"/>
            <w:outlineLvl w:val="1"/>
          </w:pPr>
        </w:pPrChange>
      </w:pPr>
      <w:r w:rsidRPr="00E32F10">
        <w:rPr>
          <w:rFonts w:ascii="Times New Roman" w:eastAsia="Times New Roman" w:hAnsi="Times New Roman" w:cs="Times New Roman"/>
          <w:b/>
          <w:bCs/>
          <w:sz w:val="36"/>
          <w:szCs w:val="36"/>
        </w:rPr>
        <w:t>4. SOP</w:t>
      </w:r>
    </w:p>
    <w:p w14:paraId="7B98667F" w14:textId="77777777" w:rsidR="00E32F10" w:rsidRPr="00E32F10" w:rsidDel="00BA5589" w:rsidRDefault="00E32F10" w:rsidP="00E32F10">
      <w:pPr>
        <w:spacing w:before="100" w:beforeAutospacing="1" w:after="100" w:afterAutospacing="1" w:line="240" w:lineRule="auto"/>
        <w:rPr>
          <w:del w:id="1284" w:author="Admin" w:date="2026-07-06T14:44:00Z" w16du:dateUtc="2026-07-06T07:44:00Z"/>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Chuẩn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hóa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trình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khai.</w:t>
      </w:r>
    </w:p>
    <w:p w14:paraId="20A10974" w14:textId="00B7673A" w:rsidR="00E32F10" w:rsidRPr="00E32F10" w:rsidDel="00BA5589" w:rsidRDefault="00000000" w:rsidP="00BA5589">
      <w:pPr>
        <w:spacing w:before="100" w:beforeAutospacing="1" w:after="100" w:afterAutospacing="1" w:line="240" w:lineRule="auto"/>
        <w:rPr>
          <w:del w:id="1285" w:author="Admin" w:date="2026-07-06T14:44:00Z" w16du:dateUtc="2026-07-06T07:44:00Z"/>
          <w:rFonts w:ascii="Times New Roman" w:eastAsia="Times New Roman" w:hAnsi="Times New Roman" w:cs="Times New Roman"/>
          <w:sz w:val="24"/>
          <w:szCs w:val="24"/>
        </w:rPr>
        <w:pPrChange w:id="1286" w:author="Admin" w:date="2026-07-06T14:44:00Z" w16du:dateUtc="2026-07-06T07:44:00Z">
          <w:pPr>
            <w:spacing w:after="0" w:line="240" w:lineRule="auto"/>
          </w:pPr>
        </w:pPrChange>
      </w:pPr>
      <w:del w:id="1287" w:author="Admin" w:date="2026-07-06T14:44:00Z" w16du:dateUtc="2026-07-06T07:44:00Z">
        <w:r w:rsidDel="00BA5589">
          <w:rPr>
            <w:rFonts w:ascii="Times New Roman" w:eastAsia="Times New Roman" w:hAnsi="Times New Roman" w:cs="Times New Roman"/>
            <w:sz w:val="24"/>
            <w:szCs w:val="24"/>
          </w:rPr>
          <w:pict w14:anchorId="4EB07BED">
            <v:rect id="_x0000_i1333" style="width:0;height:1.5pt" o:hralign="center" o:hrstd="t" o:hr="t" fillcolor="#a0a0a0" stroked="f"/>
          </w:pict>
        </w:r>
      </w:del>
    </w:p>
    <w:p w14:paraId="39142AE7" w14:textId="77777777" w:rsidR="00BA5589" w:rsidRDefault="00BA5589" w:rsidP="00BA5589">
      <w:pPr>
        <w:spacing w:before="100" w:beforeAutospacing="1" w:after="100" w:afterAutospacing="1" w:line="240" w:lineRule="auto"/>
        <w:rPr>
          <w:ins w:id="1288" w:author="Admin" w:date="2026-07-06T14:44:00Z" w16du:dateUtc="2026-07-06T07:44:00Z"/>
          <w:rFonts w:ascii="Times New Roman" w:eastAsia="Times New Roman" w:hAnsi="Times New Roman" w:cs="Times New Roman"/>
          <w:b/>
          <w:bCs/>
          <w:sz w:val="36"/>
          <w:szCs w:val="36"/>
        </w:rPr>
      </w:pPr>
    </w:p>
    <w:p w14:paraId="5CF46F98" w14:textId="7BDF1ACD" w:rsidR="00E32F10" w:rsidRPr="00E32F10" w:rsidRDefault="00E32F10" w:rsidP="00BA5589">
      <w:pPr>
        <w:spacing w:before="100" w:beforeAutospacing="1" w:after="100" w:afterAutospacing="1" w:line="240" w:lineRule="auto"/>
        <w:rPr>
          <w:rFonts w:ascii="Times New Roman" w:eastAsia="Times New Roman" w:hAnsi="Times New Roman" w:cs="Times New Roman"/>
          <w:b/>
          <w:bCs/>
          <w:sz w:val="36"/>
          <w:szCs w:val="36"/>
        </w:rPr>
        <w:pPrChange w:id="1289" w:author="Admin" w:date="2026-07-06T14:44:00Z" w16du:dateUtc="2026-07-06T07:44:00Z">
          <w:pPr>
            <w:spacing w:before="100" w:beforeAutospacing="1" w:after="100" w:afterAutospacing="1" w:line="240" w:lineRule="auto"/>
            <w:outlineLvl w:val="1"/>
          </w:pPr>
        </w:pPrChange>
      </w:pPr>
      <w:r w:rsidRPr="00E32F10">
        <w:rPr>
          <w:rFonts w:ascii="Times New Roman" w:eastAsia="Times New Roman" w:hAnsi="Times New Roman" w:cs="Times New Roman"/>
          <w:b/>
          <w:bCs/>
          <w:sz w:val="36"/>
          <w:szCs w:val="36"/>
        </w:rPr>
        <w:t>5. Template Library</w:t>
      </w:r>
    </w:p>
    <w:p w14:paraId="286A0CDC"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Bao </w:t>
      </w:r>
      <w:proofErr w:type="spellStart"/>
      <w:r w:rsidRPr="00E32F10">
        <w:rPr>
          <w:rFonts w:ascii="Times New Roman" w:eastAsia="Times New Roman" w:hAnsi="Times New Roman" w:cs="Times New Roman"/>
          <w:sz w:val="24"/>
          <w:szCs w:val="24"/>
        </w:rPr>
        <w:t>gồm</w:t>
      </w:r>
      <w:proofErr w:type="spellEnd"/>
      <w:r w:rsidRPr="00E32F10">
        <w:rPr>
          <w:rFonts w:ascii="Times New Roman" w:eastAsia="Times New Roman" w:hAnsi="Times New Roman" w:cs="Times New Roman"/>
          <w:sz w:val="24"/>
          <w:szCs w:val="24"/>
        </w:rPr>
        <w:t>:</w:t>
      </w:r>
    </w:p>
    <w:p w14:paraId="077C2A51" w14:textId="77777777" w:rsidR="00E32F10" w:rsidRPr="00E32F10" w:rsidRDefault="00E32F10">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TPS Canvas.</w:t>
      </w:r>
    </w:p>
    <w:p w14:paraId="41702976" w14:textId="77777777" w:rsidR="00E32F10" w:rsidRPr="00E32F10" w:rsidRDefault="00E32F10">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Proposal.</w:t>
      </w:r>
    </w:p>
    <w:p w14:paraId="06F36B03" w14:textId="77777777" w:rsidR="00E32F10" w:rsidRPr="00E32F10" w:rsidRDefault="00E32F10">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SOW.</w:t>
      </w:r>
    </w:p>
    <w:p w14:paraId="435D0F15" w14:textId="77777777" w:rsidR="00E32F10" w:rsidRPr="00E32F10" w:rsidRDefault="00E32F10">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Roadmap.</w:t>
      </w:r>
    </w:p>
    <w:p w14:paraId="64186CEC" w14:textId="77777777" w:rsidR="00E32F10" w:rsidRPr="00E32F10" w:rsidRDefault="00E32F10">
      <w:pPr>
        <w:numPr>
          <w:ilvl w:val="0"/>
          <w:numId w:val="158"/>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Weekly Report.</w:t>
      </w:r>
    </w:p>
    <w:p w14:paraId="181780D7" w14:textId="77777777" w:rsidR="00E32F10" w:rsidRPr="00E32F10" w:rsidDel="00BA5589" w:rsidRDefault="00E32F10">
      <w:pPr>
        <w:numPr>
          <w:ilvl w:val="0"/>
          <w:numId w:val="158"/>
        </w:numPr>
        <w:spacing w:before="100" w:beforeAutospacing="1" w:after="100" w:afterAutospacing="1" w:line="240" w:lineRule="auto"/>
        <w:rPr>
          <w:del w:id="1290" w:author="Admin" w:date="2026-07-06T14:44:00Z" w16du:dateUtc="2026-07-06T07:44:00Z"/>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Final Report.</w:t>
      </w:r>
    </w:p>
    <w:p w14:paraId="58B6692F" w14:textId="27EE24F0" w:rsidR="00E32F10" w:rsidRPr="00BA5589" w:rsidDel="00BA5589" w:rsidRDefault="00000000" w:rsidP="00E32F10">
      <w:pPr>
        <w:numPr>
          <w:ilvl w:val="0"/>
          <w:numId w:val="158"/>
        </w:numPr>
        <w:spacing w:before="100" w:beforeAutospacing="1" w:after="100" w:afterAutospacing="1" w:line="240" w:lineRule="auto"/>
        <w:outlineLvl w:val="1"/>
        <w:rPr>
          <w:del w:id="1291" w:author="Admin" w:date="2026-07-06T14:44:00Z" w16du:dateUtc="2026-07-06T07:44:00Z"/>
          <w:rFonts w:ascii="Times New Roman" w:eastAsia="Times New Roman" w:hAnsi="Times New Roman" w:cs="Times New Roman"/>
          <w:sz w:val="24"/>
          <w:szCs w:val="24"/>
        </w:rPr>
        <w:pPrChange w:id="1292" w:author="Admin" w:date="2026-07-06T14:44:00Z" w16du:dateUtc="2026-07-06T07:44:00Z">
          <w:pPr>
            <w:spacing w:after="0" w:line="240" w:lineRule="auto"/>
          </w:pPr>
        </w:pPrChange>
      </w:pPr>
      <w:del w:id="1293" w:author="Admin" w:date="2026-07-06T14:44:00Z" w16du:dateUtc="2026-07-06T07:44:00Z">
        <w:r w:rsidDel="00BA5589">
          <w:rPr>
            <w:rFonts w:ascii="Times New Roman" w:eastAsia="Times New Roman" w:hAnsi="Times New Roman" w:cs="Times New Roman"/>
            <w:sz w:val="24"/>
            <w:szCs w:val="24"/>
          </w:rPr>
          <w:pict w14:anchorId="638F122E">
            <v:rect id="_x0000_i1334" style="width:0;height:1.5pt" o:hralign="center" o:hrstd="t" o:hr="t" fillcolor="#a0a0a0" stroked="f"/>
          </w:pict>
        </w:r>
      </w:del>
    </w:p>
    <w:p w14:paraId="74B3E682" w14:textId="77777777" w:rsidR="00BA5589" w:rsidRPr="00BA5589" w:rsidRDefault="00BA5589" w:rsidP="00BA5589">
      <w:pPr>
        <w:numPr>
          <w:ilvl w:val="0"/>
          <w:numId w:val="158"/>
        </w:numPr>
        <w:spacing w:before="100" w:beforeAutospacing="1" w:after="100" w:afterAutospacing="1" w:line="240" w:lineRule="auto"/>
        <w:outlineLvl w:val="1"/>
        <w:rPr>
          <w:ins w:id="1294" w:author="Admin" w:date="2026-07-06T14:44:00Z" w16du:dateUtc="2026-07-06T07:44:00Z"/>
          <w:rFonts w:ascii="Times New Roman" w:eastAsia="Times New Roman" w:hAnsi="Times New Roman" w:cs="Times New Roman"/>
          <w:b/>
          <w:bCs/>
          <w:sz w:val="36"/>
          <w:szCs w:val="36"/>
        </w:rPr>
      </w:pPr>
    </w:p>
    <w:p w14:paraId="68EE08F0" w14:textId="4DB004C5" w:rsidR="00E32F10" w:rsidRPr="00BA5589" w:rsidRDefault="00E32F10" w:rsidP="00BA5589">
      <w:pPr>
        <w:spacing w:before="100" w:beforeAutospacing="1" w:after="100" w:afterAutospacing="1" w:line="240" w:lineRule="auto"/>
        <w:outlineLvl w:val="1"/>
        <w:rPr>
          <w:rFonts w:ascii="Times New Roman" w:eastAsia="Times New Roman" w:hAnsi="Times New Roman" w:cs="Times New Roman"/>
          <w:b/>
          <w:bCs/>
          <w:sz w:val="36"/>
          <w:szCs w:val="36"/>
        </w:rPr>
      </w:pPr>
      <w:r w:rsidRPr="00BA5589">
        <w:rPr>
          <w:rFonts w:ascii="Times New Roman" w:eastAsia="Times New Roman" w:hAnsi="Times New Roman" w:cs="Times New Roman"/>
          <w:b/>
          <w:bCs/>
          <w:sz w:val="36"/>
          <w:szCs w:val="36"/>
        </w:rPr>
        <w:t>6. Industry Knowledge</w:t>
      </w:r>
    </w:p>
    <w:p w14:paraId="0ED9C95D"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từng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ngành</w:t>
      </w:r>
      <w:proofErr w:type="spellEnd"/>
      <w:r w:rsidRPr="00E32F10">
        <w:rPr>
          <w:rFonts w:ascii="Times New Roman" w:eastAsia="Times New Roman" w:hAnsi="Times New Roman" w:cs="Times New Roman"/>
          <w:sz w:val="24"/>
          <w:szCs w:val="24"/>
        </w:rPr>
        <w:t>:</w:t>
      </w:r>
    </w:p>
    <w:p w14:paraId="540EB705" w14:textId="77777777" w:rsidR="00E32F10" w:rsidRPr="00E32F10" w:rsidRDefault="00E32F10">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Bảo </w:t>
      </w:r>
      <w:proofErr w:type="spellStart"/>
      <w:r w:rsidRPr="00E32F10">
        <w:rPr>
          <w:rFonts w:ascii="Times New Roman" w:eastAsia="Times New Roman" w:hAnsi="Times New Roman" w:cs="Times New Roman"/>
          <w:sz w:val="24"/>
          <w:szCs w:val="24"/>
        </w:rPr>
        <w:t>hiểm</w:t>
      </w:r>
      <w:proofErr w:type="spellEnd"/>
      <w:r w:rsidRPr="00E32F10">
        <w:rPr>
          <w:rFonts w:ascii="Times New Roman" w:eastAsia="Times New Roman" w:hAnsi="Times New Roman" w:cs="Times New Roman"/>
          <w:sz w:val="24"/>
          <w:szCs w:val="24"/>
        </w:rPr>
        <w:t>.</w:t>
      </w:r>
    </w:p>
    <w:p w14:paraId="53902A89" w14:textId="77777777" w:rsidR="00E32F10" w:rsidRPr="00E32F10" w:rsidRDefault="00E32F10">
      <w:pPr>
        <w:numPr>
          <w:ilvl w:val="0"/>
          <w:numId w:val="159"/>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Nông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nghiệp</w:t>
      </w:r>
      <w:proofErr w:type="spellEnd"/>
      <w:r w:rsidRPr="00E32F10">
        <w:rPr>
          <w:rFonts w:ascii="Times New Roman" w:eastAsia="Times New Roman" w:hAnsi="Times New Roman" w:cs="Times New Roman"/>
          <w:sz w:val="24"/>
          <w:szCs w:val="24"/>
        </w:rPr>
        <w:t>.</w:t>
      </w:r>
    </w:p>
    <w:p w14:paraId="5CBC9CF0" w14:textId="77777777" w:rsidR="00E32F10" w:rsidRPr="00E32F10" w:rsidRDefault="00E32F10">
      <w:pPr>
        <w:numPr>
          <w:ilvl w:val="0"/>
          <w:numId w:val="159"/>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xuất</w:t>
      </w:r>
      <w:proofErr w:type="spellEnd"/>
      <w:r w:rsidRPr="00E32F10">
        <w:rPr>
          <w:rFonts w:ascii="Times New Roman" w:eastAsia="Times New Roman" w:hAnsi="Times New Roman" w:cs="Times New Roman"/>
          <w:sz w:val="24"/>
          <w:szCs w:val="24"/>
        </w:rPr>
        <w:t>.</w:t>
      </w:r>
    </w:p>
    <w:p w14:paraId="4ADD94DA" w14:textId="77777777" w:rsidR="00E32F10" w:rsidRPr="00E32F10" w:rsidRDefault="00E32F10">
      <w:pPr>
        <w:numPr>
          <w:ilvl w:val="0"/>
          <w:numId w:val="159"/>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Giáo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dục</w:t>
      </w:r>
      <w:proofErr w:type="spellEnd"/>
      <w:r w:rsidRPr="00E32F10">
        <w:rPr>
          <w:rFonts w:ascii="Times New Roman" w:eastAsia="Times New Roman" w:hAnsi="Times New Roman" w:cs="Times New Roman"/>
          <w:sz w:val="24"/>
          <w:szCs w:val="24"/>
        </w:rPr>
        <w:t>.</w:t>
      </w:r>
    </w:p>
    <w:p w14:paraId="31A45E17" w14:textId="77777777" w:rsidR="00E32F10" w:rsidRPr="00E32F10" w:rsidRDefault="00E32F10">
      <w:pPr>
        <w:numPr>
          <w:ilvl w:val="0"/>
          <w:numId w:val="159"/>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Logistics.</w:t>
      </w:r>
    </w:p>
    <w:p w14:paraId="09BA6B9B" w14:textId="77777777" w:rsidR="00E32F10" w:rsidRPr="00E32F10" w:rsidRDefault="00E32F10">
      <w:pPr>
        <w:numPr>
          <w:ilvl w:val="0"/>
          <w:numId w:val="159"/>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Dịch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vụ</w:t>
      </w:r>
      <w:proofErr w:type="spellEnd"/>
      <w:r w:rsidRPr="00E32F10">
        <w:rPr>
          <w:rFonts w:ascii="Times New Roman" w:eastAsia="Times New Roman" w:hAnsi="Times New Roman" w:cs="Times New Roman"/>
          <w:sz w:val="24"/>
          <w:szCs w:val="24"/>
        </w:rPr>
        <w:t>.</w:t>
      </w:r>
    </w:p>
    <w:p w14:paraId="4FBEC537" w14:textId="77777777" w:rsidR="00E32F10" w:rsidRPr="00E32F10" w:rsidRDefault="00000000" w:rsidP="00E32F1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2B95BD0">
          <v:rect id="_x0000_i1335" style="width:0;height:1.5pt" o:hralign="center" o:hrstd="t" o:hr="t" fillcolor="#a0a0a0" stroked="f"/>
        </w:pict>
      </w:r>
    </w:p>
    <w:p w14:paraId="64A0B9C0" w14:textId="77777777" w:rsidR="00E32F10" w:rsidRPr="00E32F10" w:rsidRDefault="00E32F10" w:rsidP="00E32F1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32F10">
        <w:rPr>
          <w:rFonts w:ascii="Times New Roman" w:eastAsia="Times New Roman" w:hAnsi="Times New Roman" w:cs="Times New Roman"/>
          <w:b/>
          <w:bCs/>
          <w:kern w:val="36"/>
          <w:sz w:val="48"/>
          <w:szCs w:val="48"/>
        </w:rPr>
        <w:t xml:space="preserve">7.5. Quy </w:t>
      </w:r>
      <w:proofErr w:type="spellStart"/>
      <w:r w:rsidRPr="00E32F10">
        <w:rPr>
          <w:rFonts w:ascii="Times New Roman" w:eastAsia="Times New Roman" w:hAnsi="Times New Roman" w:cs="Times New Roman"/>
          <w:b/>
          <w:bCs/>
          <w:kern w:val="36"/>
          <w:sz w:val="48"/>
          <w:szCs w:val="48"/>
        </w:rPr>
        <w:t>trình</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cập</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nhật</w:t>
      </w:r>
      <w:proofErr w:type="spellEnd"/>
      <w:r w:rsidRPr="00E32F10">
        <w:rPr>
          <w:rFonts w:ascii="Times New Roman" w:eastAsia="Times New Roman" w:hAnsi="Times New Roman" w:cs="Times New Roman"/>
          <w:b/>
          <w:bCs/>
          <w:kern w:val="36"/>
          <w:sz w:val="48"/>
          <w:szCs w:val="48"/>
        </w:rPr>
        <w:t xml:space="preserve"> tri </w:t>
      </w:r>
      <w:proofErr w:type="spellStart"/>
      <w:r w:rsidRPr="00E32F10">
        <w:rPr>
          <w:rFonts w:ascii="Times New Roman" w:eastAsia="Times New Roman" w:hAnsi="Times New Roman" w:cs="Times New Roman"/>
          <w:b/>
          <w:bCs/>
          <w:kern w:val="36"/>
          <w:sz w:val="48"/>
          <w:szCs w:val="48"/>
        </w:rPr>
        <w:t>thức</w:t>
      </w:r>
      <w:proofErr w:type="spellEnd"/>
    </w:p>
    <w:p w14:paraId="0502F4BD"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Sau </w:t>
      </w: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Consultant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hiện</w:t>
      </w:r>
      <w:proofErr w:type="spellEnd"/>
      <w:r w:rsidRPr="00E32F10">
        <w:rPr>
          <w:rFonts w:ascii="Times New Roman" w:eastAsia="Times New Roman" w:hAnsi="Times New Roman" w:cs="Times New Roman"/>
          <w:sz w:val="24"/>
          <w:szCs w:val="24"/>
        </w:rPr>
        <w:t>:</w:t>
      </w:r>
    </w:p>
    <w:p w14:paraId="5D739F0C" w14:textId="77777777" w:rsidR="00E32F10" w:rsidRPr="00E32F10" w:rsidRDefault="00E32F10" w:rsidP="00E32F10">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32F10">
        <w:rPr>
          <w:rFonts w:ascii="Times New Roman" w:eastAsia="Times New Roman" w:hAnsi="Times New Roman" w:cs="Times New Roman"/>
          <w:b/>
          <w:bCs/>
          <w:sz w:val="27"/>
          <w:szCs w:val="27"/>
        </w:rPr>
        <w:t>Bước</w:t>
      </w:r>
      <w:proofErr w:type="spellEnd"/>
      <w:r w:rsidRPr="00E32F10">
        <w:rPr>
          <w:rFonts w:ascii="Times New Roman" w:eastAsia="Times New Roman" w:hAnsi="Times New Roman" w:cs="Times New Roman"/>
          <w:b/>
          <w:bCs/>
          <w:sz w:val="27"/>
          <w:szCs w:val="27"/>
        </w:rPr>
        <w:t xml:space="preserve"> 1</w:t>
      </w:r>
    </w:p>
    <w:p w14:paraId="37A9658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Project Retrospective.</w:t>
      </w:r>
    </w:p>
    <w:p w14:paraId="78A8C18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Đánh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w:t>
      </w:r>
    </w:p>
    <w:p w14:paraId="7D158845" w14:textId="7F6DABB0" w:rsidR="00E32F10" w:rsidRPr="00E32F10" w:rsidDel="00315C06" w:rsidRDefault="00000000" w:rsidP="00E32F10">
      <w:pPr>
        <w:spacing w:after="0" w:line="240" w:lineRule="auto"/>
        <w:rPr>
          <w:del w:id="1295" w:author="Admin" w:date="2026-07-06T14:52:00Z" w16du:dateUtc="2026-07-06T07:52:00Z"/>
          <w:rFonts w:ascii="Times New Roman" w:eastAsia="Times New Roman" w:hAnsi="Times New Roman" w:cs="Times New Roman"/>
          <w:sz w:val="24"/>
          <w:szCs w:val="24"/>
        </w:rPr>
      </w:pPr>
      <w:del w:id="1296" w:author="Admin" w:date="2026-07-06T14:52:00Z" w16du:dateUtc="2026-07-06T07:52:00Z">
        <w:r w:rsidDel="00315C06">
          <w:rPr>
            <w:rFonts w:ascii="Times New Roman" w:eastAsia="Times New Roman" w:hAnsi="Times New Roman" w:cs="Times New Roman"/>
            <w:sz w:val="24"/>
            <w:szCs w:val="24"/>
          </w:rPr>
          <w:pict w14:anchorId="1C03D9A9">
            <v:rect id="_x0000_i1336" style="width:0;height:1.5pt" o:hralign="center" o:hrstd="t" o:hr="t" fillcolor="#a0a0a0" stroked="f"/>
          </w:pict>
        </w:r>
      </w:del>
    </w:p>
    <w:p w14:paraId="3E19C7A9" w14:textId="77777777" w:rsidR="00E32F10" w:rsidRPr="00E32F10" w:rsidRDefault="00E32F10" w:rsidP="00315C06">
      <w:pPr>
        <w:spacing w:after="0" w:line="240" w:lineRule="auto"/>
        <w:rPr>
          <w:rFonts w:ascii="Times New Roman" w:eastAsia="Times New Roman" w:hAnsi="Times New Roman" w:cs="Times New Roman"/>
          <w:b/>
          <w:bCs/>
          <w:sz w:val="27"/>
          <w:szCs w:val="27"/>
        </w:rPr>
        <w:pPrChange w:id="1297" w:author="Admin" w:date="2026-07-06T14:52:00Z" w16du:dateUtc="2026-07-06T07:52:00Z">
          <w:pPr>
            <w:spacing w:before="100" w:beforeAutospacing="1" w:after="100" w:afterAutospacing="1" w:line="240" w:lineRule="auto"/>
            <w:outlineLvl w:val="2"/>
          </w:pPr>
        </w:pPrChange>
      </w:pPr>
      <w:proofErr w:type="spellStart"/>
      <w:r w:rsidRPr="00E32F10">
        <w:rPr>
          <w:rFonts w:ascii="Times New Roman" w:eastAsia="Times New Roman" w:hAnsi="Times New Roman" w:cs="Times New Roman"/>
          <w:b/>
          <w:bCs/>
          <w:sz w:val="27"/>
          <w:szCs w:val="27"/>
        </w:rPr>
        <w:t>Bước</w:t>
      </w:r>
      <w:proofErr w:type="spellEnd"/>
      <w:r w:rsidRPr="00E32F10">
        <w:rPr>
          <w:rFonts w:ascii="Times New Roman" w:eastAsia="Times New Roman" w:hAnsi="Times New Roman" w:cs="Times New Roman"/>
          <w:b/>
          <w:bCs/>
          <w:sz w:val="27"/>
          <w:szCs w:val="27"/>
        </w:rPr>
        <w:t xml:space="preserve"> 2</w:t>
      </w:r>
    </w:p>
    <w:p w14:paraId="7E0D7D53"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Lessons Learned.</w:t>
      </w:r>
    </w:p>
    <w:p w14:paraId="668DDEAC"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Liệt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kê</w:t>
      </w:r>
      <w:proofErr w:type="spellEnd"/>
      <w:r w:rsidRPr="00E32F10">
        <w:rPr>
          <w:rFonts w:ascii="Times New Roman" w:eastAsia="Times New Roman" w:hAnsi="Times New Roman" w:cs="Times New Roman"/>
          <w:sz w:val="24"/>
          <w:szCs w:val="24"/>
        </w:rPr>
        <w:t>.</w:t>
      </w:r>
    </w:p>
    <w:p w14:paraId="6BA460B2" w14:textId="77777777" w:rsidR="00E32F10" w:rsidRPr="00E32F10" w:rsidRDefault="00E32F10">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Thành </w:t>
      </w:r>
      <w:proofErr w:type="spellStart"/>
      <w:r w:rsidRPr="00E32F10">
        <w:rPr>
          <w:rFonts w:ascii="Times New Roman" w:eastAsia="Times New Roman" w:hAnsi="Times New Roman" w:cs="Times New Roman"/>
          <w:sz w:val="24"/>
          <w:szCs w:val="24"/>
        </w:rPr>
        <w:t>công</w:t>
      </w:r>
      <w:proofErr w:type="spellEnd"/>
      <w:r w:rsidRPr="00E32F10">
        <w:rPr>
          <w:rFonts w:ascii="Times New Roman" w:eastAsia="Times New Roman" w:hAnsi="Times New Roman" w:cs="Times New Roman"/>
          <w:sz w:val="24"/>
          <w:szCs w:val="24"/>
        </w:rPr>
        <w:t>.</w:t>
      </w:r>
    </w:p>
    <w:p w14:paraId="1C1E824E" w14:textId="77777777" w:rsidR="00E32F10" w:rsidRPr="00E32F10" w:rsidRDefault="00E32F10">
      <w:pPr>
        <w:numPr>
          <w:ilvl w:val="0"/>
          <w:numId w:val="160"/>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Thất </w:t>
      </w:r>
      <w:proofErr w:type="spellStart"/>
      <w:r w:rsidRPr="00E32F10">
        <w:rPr>
          <w:rFonts w:ascii="Times New Roman" w:eastAsia="Times New Roman" w:hAnsi="Times New Roman" w:cs="Times New Roman"/>
          <w:sz w:val="24"/>
          <w:szCs w:val="24"/>
        </w:rPr>
        <w:t>bại</w:t>
      </w:r>
      <w:proofErr w:type="spellEnd"/>
      <w:r w:rsidRPr="00E32F10">
        <w:rPr>
          <w:rFonts w:ascii="Times New Roman" w:eastAsia="Times New Roman" w:hAnsi="Times New Roman" w:cs="Times New Roman"/>
          <w:sz w:val="24"/>
          <w:szCs w:val="24"/>
        </w:rPr>
        <w:t>.</w:t>
      </w:r>
    </w:p>
    <w:p w14:paraId="5979A4B4" w14:textId="77777777" w:rsidR="00E32F10" w:rsidRPr="00E32F10" w:rsidRDefault="00E32F10">
      <w:pPr>
        <w:numPr>
          <w:ilvl w:val="0"/>
          <w:numId w:val="160"/>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Đề</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xuất</w:t>
      </w:r>
      <w:proofErr w:type="spellEnd"/>
      <w:r w:rsidRPr="00E32F10">
        <w:rPr>
          <w:rFonts w:ascii="Times New Roman" w:eastAsia="Times New Roman" w:hAnsi="Times New Roman" w:cs="Times New Roman"/>
          <w:sz w:val="24"/>
          <w:szCs w:val="24"/>
        </w:rPr>
        <w:t>.</w:t>
      </w:r>
    </w:p>
    <w:p w14:paraId="2AB07A57" w14:textId="1B7788C0" w:rsidR="00E32F10" w:rsidRPr="00E32F10" w:rsidDel="00315C06" w:rsidRDefault="00000000" w:rsidP="00E32F10">
      <w:pPr>
        <w:spacing w:after="0" w:line="240" w:lineRule="auto"/>
        <w:rPr>
          <w:del w:id="1298" w:author="Admin" w:date="2026-07-06T14:52:00Z" w16du:dateUtc="2026-07-06T07:52:00Z"/>
          <w:rFonts w:ascii="Times New Roman" w:eastAsia="Times New Roman" w:hAnsi="Times New Roman" w:cs="Times New Roman"/>
          <w:sz w:val="24"/>
          <w:szCs w:val="24"/>
        </w:rPr>
      </w:pPr>
      <w:del w:id="1299" w:author="Admin" w:date="2026-07-06T14:52:00Z" w16du:dateUtc="2026-07-06T07:52:00Z">
        <w:r w:rsidDel="00315C06">
          <w:rPr>
            <w:rFonts w:ascii="Times New Roman" w:eastAsia="Times New Roman" w:hAnsi="Times New Roman" w:cs="Times New Roman"/>
            <w:sz w:val="24"/>
            <w:szCs w:val="24"/>
          </w:rPr>
          <w:pict w14:anchorId="5AC1EA7B">
            <v:rect id="_x0000_i1337" style="width:0;height:1.5pt" o:hralign="center" o:hrstd="t" o:hr="t" fillcolor="#a0a0a0" stroked="f"/>
          </w:pict>
        </w:r>
      </w:del>
    </w:p>
    <w:p w14:paraId="4F521320" w14:textId="77777777" w:rsidR="00E32F10" w:rsidRPr="00E32F10" w:rsidRDefault="00E32F10" w:rsidP="00315C06">
      <w:pPr>
        <w:spacing w:after="0" w:line="240" w:lineRule="auto"/>
        <w:rPr>
          <w:rFonts w:ascii="Times New Roman" w:eastAsia="Times New Roman" w:hAnsi="Times New Roman" w:cs="Times New Roman"/>
          <w:b/>
          <w:bCs/>
          <w:sz w:val="27"/>
          <w:szCs w:val="27"/>
        </w:rPr>
        <w:pPrChange w:id="1300" w:author="Admin" w:date="2026-07-06T14:52:00Z" w16du:dateUtc="2026-07-06T07:52:00Z">
          <w:pPr>
            <w:spacing w:before="100" w:beforeAutospacing="1" w:after="100" w:afterAutospacing="1" w:line="240" w:lineRule="auto"/>
            <w:outlineLvl w:val="2"/>
          </w:pPr>
        </w:pPrChange>
      </w:pPr>
      <w:proofErr w:type="spellStart"/>
      <w:r w:rsidRPr="00E32F10">
        <w:rPr>
          <w:rFonts w:ascii="Times New Roman" w:eastAsia="Times New Roman" w:hAnsi="Times New Roman" w:cs="Times New Roman"/>
          <w:b/>
          <w:bCs/>
          <w:sz w:val="27"/>
          <w:szCs w:val="27"/>
        </w:rPr>
        <w:t>Bước</w:t>
      </w:r>
      <w:proofErr w:type="spellEnd"/>
      <w:r w:rsidRPr="00E32F10">
        <w:rPr>
          <w:rFonts w:ascii="Times New Roman" w:eastAsia="Times New Roman" w:hAnsi="Times New Roman" w:cs="Times New Roman"/>
          <w:b/>
          <w:bCs/>
          <w:sz w:val="27"/>
          <w:szCs w:val="27"/>
        </w:rPr>
        <w:t xml:space="preserve"> 3</w:t>
      </w:r>
    </w:p>
    <w:p w14:paraId="1AB4A352"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Knowledge Review.</w:t>
      </w:r>
    </w:p>
    <w:p w14:paraId="1EEA3B76"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Trưởng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nhóm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xem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xét</w:t>
      </w:r>
      <w:proofErr w:type="spellEnd"/>
      <w:r w:rsidRPr="00E32F10">
        <w:rPr>
          <w:rFonts w:ascii="Times New Roman" w:eastAsia="Times New Roman" w:hAnsi="Times New Roman" w:cs="Times New Roman"/>
          <w:sz w:val="24"/>
          <w:szCs w:val="24"/>
        </w:rPr>
        <w:t>.</w:t>
      </w:r>
    </w:p>
    <w:p w14:paraId="1AF7D9F6" w14:textId="1D542293" w:rsidR="00E32F10" w:rsidRPr="00E32F10" w:rsidDel="00315C06" w:rsidRDefault="00000000" w:rsidP="00E32F10">
      <w:pPr>
        <w:spacing w:after="0" w:line="240" w:lineRule="auto"/>
        <w:rPr>
          <w:del w:id="1301" w:author="Admin" w:date="2026-07-06T14:52:00Z" w16du:dateUtc="2026-07-06T07:52:00Z"/>
          <w:rFonts w:ascii="Times New Roman" w:eastAsia="Times New Roman" w:hAnsi="Times New Roman" w:cs="Times New Roman"/>
          <w:sz w:val="24"/>
          <w:szCs w:val="24"/>
        </w:rPr>
      </w:pPr>
      <w:del w:id="1302" w:author="Admin" w:date="2026-07-06T14:52:00Z" w16du:dateUtc="2026-07-06T07:52:00Z">
        <w:r w:rsidDel="00315C06">
          <w:rPr>
            <w:rFonts w:ascii="Times New Roman" w:eastAsia="Times New Roman" w:hAnsi="Times New Roman" w:cs="Times New Roman"/>
            <w:sz w:val="24"/>
            <w:szCs w:val="24"/>
          </w:rPr>
          <w:pict w14:anchorId="5C4D6977">
            <v:rect id="_x0000_i1338" style="width:0;height:1.5pt" o:hralign="center" o:hrstd="t" o:hr="t" fillcolor="#a0a0a0" stroked="f"/>
          </w:pict>
        </w:r>
      </w:del>
    </w:p>
    <w:p w14:paraId="31717FC5" w14:textId="77777777" w:rsidR="00E32F10" w:rsidRPr="00E32F10" w:rsidRDefault="00E32F10" w:rsidP="00315C06">
      <w:pPr>
        <w:spacing w:after="0" w:line="240" w:lineRule="auto"/>
        <w:rPr>
          <w:rFonts w:ascii="Times New Roman" w:eastAsia="Times New Roman" w:hAnsi="Times New Roman" w:cs="Times New Roman"/>
          <w:b/>
          <w:bCs/>
          <w:sz w:val="27"/>
          <w:szCs w:val="27"/>
        </w:rPr>
        <w:pPrChange w:id="1303" w:author="Admin" w:date="2026-07-06T14:52:00Z" w16du:dateUtc="2026-07-06T07:52:00Z">
          <w:pPr>
            <w:spacing w:before="100" w:beforeAutospacing="1" w:after="100" w:afterAutospacing="1" w:line="240" w:lineRule="auto"/>
            <w:outlineLvl w:val="2"/>
          </w:pPr>
        </w:pPrChange>
      </w:pPr>
      <w:proofErr w:type="spellStart"/>
      <w:r w:rsidRPr="00E32F10">
        <w:rPr>
          <w:rFonts w:ascii="Times New Roman" w:eastAsia="Times New Roman" w:hAnsi="Times New Roman" w:cs="Times New Roman"/>
          <w:b/>
          <w:bCs/>
          <w:sz w:val="27"/>
          <w:szCs w:val="27"/>
        </w:rPr>
        <w:t>Bước</w:t>
      </w:r>
      <w:proofErr w:type="spellEnd"/>
      <w:r w:rsidRPr="00E32F10">
        <w:rPr>
          <w:rFonts w:ascii="Times New Roman" w:eastAsia="Times New Roman" w:hAnsi="Times New Roman" w:cs="Times New Roman"/>
          <w:b/>
          <w:bCs/>
          <w:sz w:val="27"/>
          <w:szCs w:val="27"/>
        </w:rPr>
        <w:t xml:space="preserve"> 4</w:t>
      </w:r>
    </w:p>
    <w:p w14:paraId="6A3F7464"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Knowledge Standardization.</w:t>
      </w:r>
    </w:p>
    <w:p w14:paraId="1F6119A4"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Chuẩn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hóa</w:t>
      </w:r>
      <w:proofErr w:type="spellEnd"/>
      <w:r w:rsidRPr="00E32F10">
        <w:rPr>
          <w:rFonts w:ascii="Times New Roman" w:eastAsia="Times New Roman" w:hAnsi="Times New Roman" w:cs="Times New Roman"/>
          <w:sz w:val="24"/>
          <w:szCs w:val="24"/>
        </w:rPr>
        <w:t>.</w:t>
      </w:r>
    </w:p>
    <w:p w14:paraId="6B215EF9" w14:textId="04964070" w:rsidR="00E32F10" w:rsidRPr="00E32F10" w:rsidDel="00315C06" w:rsidRDefault="00000000" w:rsidP="00E32F10">
      <w:pPr>
        <w:spacing w:after="0" w:line="240" w:lineRule="auto"/>
        <w:rPr>
          <w:del w:id="1304" w:author="Admin" w:date="2026-07-06T14:52:00Z" w16du:dateUtc="2026-07-06T07:52:00Z"/>
          <w:rFonts w:ascii="Times New Roman" w:eastAsia="Times New Roman" w:hAnsi="Times New Roman" w:cs="Times New Roman"/>
          <w:sz w:val="24"/>
          <w:szCs w:val="24"/>
        </w:rPr>
      </w:pPr>
      <w:del w:id="1305" w:author="Admin" w:date="2026-07-06T14:52:00Z" w16du:dateUtc="2026-07-06T07:52:00Z">
        <w:r w:rsidDel="00315C06">
          <w:rPr>
            <w:rFonts w:ascii="Times New Roman" w:eastAsia="Times New Roman" w:hAnsi="Times New Roman" w:cs="Times New Roman"/>
            <w:sz w:val="24"/>
            <w:szCs w:val="24"/>
          </w:rPr>
          <w:pict w14:anchorId="20D3F2F1">
            <v:rect id="_x0000_i1339" style="width:0;height:1.5pt" o:hralign="center" o:hrstd="t" o:hr="t" fillcolor="#a0a0a0" stroked="f"/>
          </w:pict>
        </w:r>
      </w:del>
    </w:p>
    <w:p w14:paraId="7A4571B6" w14:textId="77777777" w:rsidR="00E32F10" w:rsidRPr="00E32F10" w:rsidRDefault="00E32F10" w:rsidP="00315C06">
      <w:pPr>
        <w:spacing w:after="0" w:line="240" w:lineRule="auto"/>
        <w:rPr>
          <w:rFonts w:ascii="Times New Roman" w:eastAsia="Times New Roman" w:hAnsi="Times New Roman" w:cs="Times New Roman"/>
          <w:b/>
          <w:bCs/>
          <w:sz w:val="27"/>
          <w:szCs w:val="27"/>
        </w:rPr>
        <w:pPrChange w:id="1306" w:author="Admin" w:date="2026-07-06T14:52:00Z" w16du:dateUtc="2026-07-06T07:52:00Z">
          <w:pPr>
            <w:spacing w:before="100" w:beforeAutospacing="1" w:after="100" w:afterAutospacing="1" w:line="240" w:lineRule="auto"/>
            <w:outlineLvl w:val="2"/>
          </w:pPr>
        </w:pPrChange>
      </w:pPr>
      <w:proofErr w:type="spellStart"/>
      <w:r w:rsidRPr="00E32F10">
        <w:rPr>
          <w:rFonts w:ascii="Times New Roman" w:eastAsia="Times New Roman" w:hAnsi="Times New Roman" w:cs="Times New Roman"/>
          <w:b/>
          <w:bCs/>
          <w:sz w:val="27"/>
          <w:szCs w:val="27"/>
        </w:rPr>
        <w:t>Bước</w:t>
      </w:r>
      <w:proofErr w:type="spellEnd"/>
      <w:r w:rsidRPr="00E32F10">
        <w:rPr>
          <w:rFonts w:ascii="Times New Roman" w:eastAsia="Times New Roman" w:hAnsi="Times New Roman" w:cs="Times New Roman"/>
          <w:b/>
          <w:bCs/>
          <w:sz w:val="27"/>
          <w:szCs w:val="27"/>
        </w:rPr>
        <w:t xml:space="preserve"> 5</w:t>
      </w:r>
    </w:p>
    <w:p w14:paraId="55284BAD"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Publish.</w:t>
      </w:r>
    </w:p>
    <w:p w14:paraId="05EC0FBB"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Đưa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vào</w:t>
      </w:r>
      <w:proofErr w:type="spellEnd"/>
      <w:r w:rsidRPr="00E32F10">
        <w:rPr>
          <w:rFonts w:ascii="Times New Roman" w:eastAsia="Times New Roman" w:hAnsi="Times New Roman" w:cs="Times New Roman"/>
          <w:sz w:val="24"/>
          <w:szCs w:val="24"/>
        </w:rPr>
        <w:t xml:space="preserve"> Knowledge Base.</w:t>
      </w:r>
    </w:p>
    <w:p w14:paraId="4C243147" w14:textId="6AF732C9" w:rsidR="00E32F10" w:rsidRPr="00E32F10" w:rsidDel="00315C06" w:rsidRDefault="00000000" w:rsidP="00E32F10">
      <w:pPr>
        <w:spacing w:after="0" w:line="240" w:lineRule="auto"/>
        <w:rPr>
          <w:del w:id="1307" w:author="Admin" w:date="2026-07-06T14:52:00Z" w16du:dateUtc="2026-07-06T07:52:00Z"/>
          <w:rFonts w:ascii="Times New Roman" w:eastAsia="Times New Roman" w:hAnsi="Times New Roman" w:cs="Times New Roman"/>
          <w:sz w:val="24"/>
          <w:szCs w:val="24"/>
        </w:rPr>
      </w:pPr>
      <w:del w:id="1308" w:author="Admin" w:date="2026-07-06T14:52:00Z" w16du:dateUtc="2026-07-06T07:52:00Z">
        <w:r w:rsidDel="00315C06">
          <w:rPr>
            <w:rFonts w:ascii="Times New Roman" w:eastAsia="Times New Roman" w:hAnsi="Times New Roman" w:cs="Times New Roman"/>
            <w:sz w:val="24"/>
            <w:szCs w:val="24"/>
          </w:rPr>
          <w:pict w14:anchorId="7E1BD2ED">
            <v:rect id="_x0000_i1340" style="width:0;height:1.5pt" o:hralign="center" o:hrstd="t" o:hr="t" fillcolor="#a0a0a0" stroked="f"/>
          </w:pict>
        </w:r>
      </w:del>
    </w:p>
    <w:p w14:paraId="2383616A" w14:textId="77777777" w:rsidR="00E32F10" w:rsidDel="00315C06" w:rsidRDefault="00E32F10" w:rsidP="00315C06">
      <w:pPr>
        <w:spacing w:after="0" w:line="240" w:lineRule="auto"/>
        <w:rPr>
          <w:del w:id="1309" w:author="Admin" w:date="2026-07-06T14:52:00Z" w16du:dateUtc="2026-07-06T07:52:00Z"/>
          <w:rFonts w:ascii="Times New Roman" w:eastAsia="Times New Roman" w:hAnsi="Times New Roman" w:cs="Times New Roman"/>
          <w:b/>
          <w:bCs/>
          <w:kern w:val="36"/>
          <w:sz w:val="48"/>
          <w:szCs w:val="48"/>
        </w:rPr>
      </w:pPr>
      <w:r w:rsidRPr="00E32F10">
        <w:rPr>
          <w:rFonts w:ascii="Times New Roman" w:eastAsia="Times New Roman" w:hAnsi="Times New Roman" w:cs="Times New Roman"/>
          <w:b/>
          <w:bCs/>
          <w:kern w:val="36"/>
          <w:sz w:val="48"/>
          <w:szCs w:val="48"/>
        </w:rPr>
        <w:t xml:space="preserve">7.6. </w:t>
      </w:r>
      <w:proofErr w:type="spellStart"/>
      <w:r w:rsidRPr="00E32F10">
        <w:rPr>
          <w:rFonts w:ascii="Times New Roman" w:eastAsia="Times New Roman" w:hAnsi="Times New Roman" w:cs="Times New Roman"/>
          <w:b/>
          <w:bCs/>
          <w:kern w:val="36"/>
          <w:sz w:val="48"/>
          <w:szCs w:val="48"/>
        </w:rPr>
        <w:t>Mô</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hình</w:t>
      </w:r>
      <w:proofErr w:type="spellEnd"/>
      <w:r w:rsidRPr="00E32F10">
        <w:rPr>
          <w:rFonts w:ascii="Times New Roman" w:eastAsia="Times New Roman" w:hAnsi="Times New Roman" w:cs="Times New Roman"/>
          <w:b/>
          <w:bCs/>
          <w:kern w:val="36"/>
          <w:sz w:val="48"/>
          <w:szCs w:val="48"/>
        </w:rPr>
        <w:t xml:space="preserve"> tri </w:t>
      </w:r>
      <w:proofErr w:type="spellStart"/>
      <w:r w:rsidRPr="00E32F10">
        <w:rPr>
          <w:rFonts w:ascii="Times New Roman" w:eastAsia="Times New Roman" w:hAnsi="Times New Roman" w:cs="Times New Roman"/>
          <w:b/>
          <w:bCs/>
          <w:kern w:val="36"/>
          <w:sz w:val="48"/>
          <w:szCs w:val="48"/>
        </w:rPr>
        <w:t>thức</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của</w:t>
      </w:r>
      <w:proofErr w:type="spellEnd"/>
      <w:r w:rsidRPr="00E32F10">
        <w:rPr>
          <w:rFonts w:ascii="Times New Roman" w:eastAsia="Times New Roman" w:hAnsi="Times New Roman" w:cs="Times New Roman"/>
          <w:b/>
          <w:bCs/>
          <w:kern w:val="36"/>
          <w:sz w:val="48"/>
          <w:szCs w:val="48"/>
        </w:rPr>
        <w:t xml:space="preserve"> THUCHOCVN</w:t>
      </w:r>
    </w:p>
    <w:p w14:paraId="4AAC4EB5" w14:textId="77777777" w:rsidR="00315C06" w:rsidRDefault="00315C06" w:rsidP="00315C06">
      <w:pPr>
        <w:spacing w:after="0" w:line="240" w:lineRule="auto"/>
        <w:rPr>
          <w:ins w:id="1310" w:author="Admin" w:date="2026-07-06T14:53:00Z" w16du:dateUtc="2026-07-06T07:53:00Z"/>
          <w:rFonts w:ascii="Times New Roman" w:eastAsia="Times New Roman" w:hAnsi="Times New Roman" w:cs="Times New Roman"/>
          <w:b/>
          <w:bCs/>
          <w:kern w:val="36"/>
          <w:sz w:val="48"/>
          <w:szCs w:val="48"/>
        </w:rPr>
      </w:pPr>
    </w:p>
    <w:p w14:paraId="586F2263" w14:textId="77777777" w:rsidR="00315C06" w:rsidRDefault="00315C06" w:rsidP="00315C06">
      <w:pPr>
        <w:spacing w:after="0" w:line="240" w:lineRule="auto"/>
        <w:rPr>
          <w:ins w:id="1311" w:author="Admin" w:date="2026-07-06T14:53:00Z" w16du:dateUtc="2026-07-06T07:53:00Z"/>
          <w:rFonts w:ascii="Courier New" w:eastAsia="Times New Roman" w:hAnsi="Courier New" w:cs="Courier New"/>
          <w:sz w:val="20"/>
          <w:szCs w:val="20"/>
        </w:rPr>
      </w:pPr>
    </w:p>
    <w:p w14:paraId="023CD336" w14:textId="77777777" w:rsidR="00E32F10" w:rsidRPr="00E32F10" w:rsidRDefault="00E32F10" w:rsidP="00315C06">
      <w:pPr>
        <w:spacing w:after="0" w:line="240" w:lineRule="auto"/>
        <w:jc w:val="center"/>
        <w:rPr>
          <w:rFonts w:ascii="Courier New" w:eastAsia="Times New Roman" w:hAnsi="Courier New" w:cs="Courier New"/>
          <w:sz w:val="20"/>
          <w:szCs w:val="20"/>
        </w:rPr>
        <w:pPrChange w:id="1312"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roofErr w:type="spellStart"/>
      <w:r w:rsidRPr="00E32F10">
        <w:rPr>
          <w:rFonts w:ascii="Courier New" w:eastAsia="Times New Roman" w:hAnsi="Courier New" w:cs="Courier New"/>
          <w:sz w:val="20"/>
          <w:szCs w:val="20"/>
        </w:rPr>
        <w:t>Experience</w:t>
      </w:r>
      <w:proofErr w:type="spellEnd"/>
    </w:p>
    <w:p w14:paraId="727F7ED4"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13"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0317E69"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14"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lastRenderedPageBreak/>
        <w:t>↓</w:t>
      </w:r>
    </w:p>
    <w:p w14:paraId="25CB4236"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15"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1B7D0B6"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16"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Lesson</w:t>
      </w:r>
    </w:p>
    <w:p w14:paraId="03CE8759"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17"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52B21C6"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18"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02BB7B7F"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19"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D7D61CE"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0"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Best Practice</w:t>
      </w:r>
    </w:p>
    <w:p w14:paraId="7E1E19E7"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1"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3D4A807"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2"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703F1125"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3"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E81BB44"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4"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Framework</w:t>
      </w:r>
    </w:p>
    <w:p w14:paraId="11F9FF3D"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5"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EC19157"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6"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22F189B4"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7"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73C82BA"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8"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Methodology</w:t>
      </w:r>
    </w:p>
    <w:p w14:paraId="576FE639"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29"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ADFEB93"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30"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w:t>
      </w:r>
    </w:p>
    <w:p w14:paraId="7B5D628E"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31"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89AE10A" w14:textId="77777777" w:rsidR="00E32F10" w:rsidRPr="00E32F10" w:rsidRDefault="00E32F10"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32" w:author="Admin" w:date="2026-07-06T14:53:00Z" w16du:dateUtc="2026-07-06T07: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E32F10">
        <w:rPr>
          <w:rFonts w:ascii="Courier New" w:eastAsia="Times New Roman" w:hAnsi="Courier New" w:cs="Courier New"/>
          <w:sz w:val="20"/>
          <w:szCs w:val="20"/>
        </w:rPr>
        <w:t>System</w:t>
      </w:r>
    </w:p>
    <w:p w14:paraId="78B8156B"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học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nhỏ</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thể</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trở</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phương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luận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tương</w:t>
      </w:r>
      <w:proofErr w:type="spellEnd"/>
      <w:r w:rsidRPr="00E32F10">
        <w:rPr>
          <w:rFonts w:ascii="Times New Roman" w:eastAsia="Times New Roman" w:hAnsi="Times New Roman" w:cs="Times New Roman"/>
          <w:sz w:val="24"/>
          <w:szCs w:val="24"/>
        </w:rPr>
        <w:t xml:space="preserve"> lai.</w:t>
      </w:r>
    </w:p>
    <w:p w14:paraId="491AB370" w14:textId="43F40517" w:rsidR="00E32F10" w:rsidRPr="00E32F10" w:rsidDel="00315C06" w:rsidRDefault="00000000" w:rsidP="00E32F10">
      <w:pPr>
        <w:spacing w:after="0" w:line="240" w:lineRule="auto"/>
        <w:rPr>
          <w:del w:id="1333" w:author="Admin" w:date="2026-07-06T14:53:00Z" w16du:dateUtc="2026-07-06T07:53:00Z"/>
          <w:rFonts w:ascii="Times New Roman" w:eastAsia="Times New Roman" w:hAnsi="Times New Roman" w:cs="Times New Roman"/>
          <w:sz w:val="24"/>
          <w:szCs w:val="24"/>
        </w:rPr>
      </w:pPr>
      <w:del w:id="1334" w:author="Admin" w:date="2026-07-06T14:53:00Z" w16du:dateUtc="2026-07-06T07:53:00Z">
        <w:r w:rsidDel="00315C06">
          <w:rPr>
            <w:rFonts w:ascii="Times New Roman" w:eastAsia="Times New Roman" w:hAnsi="Times New Roman" w:cs="Times New Roman"/>
            <w:sz w:val="24"/>
            <w:szCs w:val="24"/>
          </w:rPr>
          <w:pict w14:anchorId="0C77C3F7">
            <v:rect id="_x0000_i1341" style="width:0;height:1.5pt" o:hralign="center" o:hrstd="t" o:hr="t" fillcolor="#a0a0a0" stroked="f"/>
          </w:pict>
        </w:r>
      </w:del>
    </w:p>
    <w:p w14:paraId="2062BC69" w14:textId="77777777" w:rsidR="00E32F10" w:rsidRPr="00E32F10" w:rsidRDefault="00E32F10" w:rsidP="00315C06">
      <w:pPr>
        <w:spacing w:after="0" w:line="240" w:lineRule="auto"/>
        <w:rPr>
          <w:rFonts w:ascii="Times New Roman" w:eastAsia="Times New Roman" w:hAnsi="Times New Roman" w:cs="Times New Roman"/>
          <w:b/>
          <w:bCs/>
          <w:kern w:val="36"/>
          <w:sz w:val="48"/>
          <w:szCs w:val="48"/>
        </w:rPr>
        <w:pPrChange w:id="1335" w:author="Admin" w:date="2026-07-06T14:53:00Z" w16du:dateUtc="2026-07-06T07:5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7.7. Product Backlog </w:t>
      </w:r>
      <w:proofErr w:type="spellStart"/>
      <w:r w:rsidRPr="00E32F10">
        <w:rPr>
          <w:rFonts w:ascii="Times New Roman" w:eastAsia="Times New Roman" w:hAnsi="Times New Roman" w:cs="Times New Roman"/>
          <w:b/>
          <w:bCs/>
          <w:kern w:val="36"/>
          <w:sz w:val="48"/>
          <w:szCs w:val="48"/>
        </w:rPr>
        <w:t>từ</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dự</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án</w:t>
      </w:r>
      <w:proofErr w:type="spellEnd"/>
    </w:p>
    <w:p w14:paraId="06E2D121"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thể</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yêu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cầu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w:t>
      </w:r>
    </w:p>
    <w:p w14:paraId="467D8F51"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Ví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w:t>
      </w:r>
      <w:proofErr w:type="spellEnd"/>
      <w:r w:rsidRPr="00E32F10">
        <w:rPr>
          <w:rFonts w:ascii="Times New Roman" w:eastAsia="Times New Roman" w:hAnsi="Times New Roman" w:cs="Times New Roman"/>
          <w:sz w:val="24"/>
          <w:szCs w:val="24"/>
        </w:rPr>
        <w:t>:</w:t>
      </w:r>
    </w:p>
    <w:p w14:paraId="59EFF655" w14:textId="77777777" w:rsidR="00E32F10" w:rsidRPr="00E32F10" w:rsidRDefault="00E32F10">
      <w:pPr>
        <w:numPr>
          <w:ilvl w:val="0"/>
          <w:numId w:val="161"/>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thêm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biểu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mẫu</w:t>
      </w:r>
      <w:proofErr w:type="spellEnd"/>
      <w:r w:rsidRPr="00E32F10">
        <w:rPr>
          <w:rFonts w:ascii="Times New Roman" w:eastAsia="Times New Roman" w:hAnsi="Times New Roman" w:cs="Times New Roman"/>
          <w:sz w:val="24"/>
          <w:szCs w:val="24"/>
        </w:rPr>
        <w:t>.</w:t>
      </w:r>
    </w:p>
    <w:p w14:paraId="65CA07E6" w14:textId="77777777" w:rsidR="00E32F10" w:rsidRPr="00E32F10" w:rsidRDefault="00E32F10">
      <w:pPr>
        <w:numPr>
          <w:ilvl w:val="0"/>
          <w:numId w:val="161"/>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thêm</w:t>
      </w:r>
      <w:proofErr w:type="spellEnd"/>
      <w:r w:rsidRPr="00E32F10">
        <w:rPr>
          <w:rFonts w:ascii="Times New Roman" w:eastAsia="Times New Roman" w:hAnsi="Times New Roman" w:cs="Times New Roman"/>
          <w:sz w:val="24"/>
          <w:szCs w:val="24"/>
        </w:rPr>
        <w:t xml:space="preserve"> Dashboard.</w:t>
      </w:r>
    </w:p>
    <w:p w14:paraId="129DE769" w14:textId="77777777" w:rsidR="00E32F10" w:rsidRPr="00E32F10" w:rsidRDefault="00E32F10">
      <w:pPr>
        <w:numPr>
          <w:ilvl w:val="0"/>
          <w:numId w:val="161"/>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động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hóa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cáo</w:t>
      </w:r>
      <w:proofErr w:type="spellEnd"/>
      <w:r w:rsidRPr="00E32F10">
        <w:rPr>
          <w:rFonts w:ascii="Times New Roman" w:eastAsia="Times New Roman" w:hAnsi="Times New Roman" w:cs="Times New Roman"/>
          <w:sz w:val="24"/>
          <w:szCs w:val="24"/>
        </w:rPr>
        <w:t>.</w:t>
      </w:r>
    </w:p>
    <w:p w14:paraId="4EC36D5A" w14:textId="77777777" w:rsidR="00E32F10" w:rsidRPr="00E32F10" w:rsidRDefault="00E32F10">
      <w:pPr>
        <w:numPr>
          <w:ilvl w:val="0"/>
          <w:numId w:val="161"/>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Cần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r w:rsidRPr="00E32F10">
        <w:rPr>
          <w:rFonts w:ascii="Times New Roman" w:eastAsia="Times New Roman" w:hAnsi="Times New Roman" w:cs="Times New Roman"/>
          <w:sz w:val="24"/>
          <w:szCs w:val="24"/>
        </w:rPr>
        <w:t xml:space="preserve"> TPS Canvas.</w:t>
      </w:r>
    </w:p>
    <w:p w14:paraId="3A46F71A"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Các </w:t>
      </w:r>
      <w:proofErr w:type="spellStart"/>
      <w:r w:rsidRPr="00E32F10">
        <w:rPr>
          <w:rFonts w:ascii="Times New Roman" w:eastAsia="Times New Roman" w:hAnsi="Times New Roman" w:cs="Times New Roman"/>
          <w:sz w:val="24"/>
          <w:szCs w:val="24"/>
        </w:rPr>
        <w:t>yêu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cầu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này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ghi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Product Backlog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ưu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giá</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trị</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mang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lại</w:t>
      </w:r>
      <w:proofErr w:type="spellEnd"/>
      <w:r w:rsidRPr="00E32F10">
        <w:rPr>
          <w:rFonts w:ascii="Times New Roman" w:eastAsia="Times New Roman" w:hAnsi="Times New Roman" w:cs="Times New Roman"/>
          <w:sz w:val="24"/>
          <w:szCs w:val="24"/>
        </w:rPr>
        <w:t>.</w:t>
      </w:r>
    </w:p>
    <w:p w14:paraId="4F827F61"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này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giúp</w:t>
      </w:r>
      <w:proofErr w:type="spellEnd"/>
      <w:r w:rsidRPr="00E32F10">
        <w:rPr>
          <w:rFonts w:ascii="Times New Roman" w:eastAsia="Times New Roman" w:hAnsi="Times New Roman" w:cs="Times New Roman"/>
          <w:sz w:val="24"/>
          <w:szCs w:val="24"/>
        </w:rPr>
        <w:t xml:space="preserve"> Business Consulting OS </w:t>
      </w:r>
      <w:proofErr w:type="spellStart"/>
      <w:r w:rsidRPr="00E32F10">
        <w:rPr>
          <w:rFonts w:ascii="Times New Roman" w:eastAsia="Times New Roman" w:hAnsi="Times New Roman" w:cs="Times New Roman"/>
          <w:sz w:val="24"/>
          <w:szCs w:val="24"/>
        </w:rPr>
        <w:t>luôn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từ</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cầu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tế</w:t>
      </w:r>
      <w:proofErr w:type="spellEnd"/>
      <w:r w:rsidRPr="00E32F10">
        <w:rPr>
          <w:rFonts w:ascii="Times New Roman" w:eastAsia="Times New Roman" w:hAnsi="Times New Roman" w:cs="Times New Roman"/>
          <w:sz w:val="24"/>
          <w:szCs w:val="24"/>
        </w:rPr>
        <w:t>.</w:t>
      </w:r>
    </w:p>
    <w:p w14:paraId="5C5D8B65" w14:textId="0BC9A73B" w:rsidR="00E32F10" w:rsidRPr="00E32F10" w:rsidDel="00315C06" w:rsidRDefault="00000000" w:rsidP="00E32F10">
      <w:pPr>
        <w:spacing w:after="0" w:line="240" w:lineRule="auto"/>
        <w:rPr>
          <w:del w:id="1336" w:author="Admin" w:date="2026-07-06T14:53:00Z" w16du:dateUtc="2026-07-06T07:53:00Z"/>
          <w:rFonts w:ascii="Times New Roman" w:eastAsia="Times New Roman" w:hAnsi="Times New Roman" w:cs="Times New Roman"/>
          <w:sz w:val="24"/>
          <w:szCs w:val="24"/>
        </w:rPr>
      </w:pPr>
      <w:del w:id="1337" w:author="Admin" w:date="2026-07-06T14:53:00Z" w16du:dateUtc="2026-07-06T07:53:00Z">
        <w:r w:rsidDel="00315C06">
          <w:rPr>
            <w:rFonts w:ascii="Times New Roman" w:eastAsia="Times New Roman" w:hAnsi="Times New Roman" w:cs="Times New Roman"/>
            <w:sz w:val="24"/>
            <w:szCs w:val="24"/>
          </w:rPr>
          <w:pict w14:anchorId="69A58390">
            <v:rect id="_x0000_i1342" style="width:0;height:1.5pt" o:hralign="center" o:hrstd="t" o:hr="t" fillcolor="#a0a0a0" stroked="f"/>
          </w:pict>
        </w:r>
      </w:del>
    </w:p>
    <w:p w14:paraId="0BB995C2" w14:textId="77777777" w:rsidR="00E32F10" w:rsidRPr="00E32F10" w:rsidRDefault="00E32F10" w:rsidP="00315C06">
      <w:pPr>
        <w:spacing w:after="0" w:line="240" w:lineRule="auto"/>
        <w:rPr>
          <w:rFonts w:ascii="Times New Roman" w:eastAsia="Times New Roman" w:hAnsi="Times New Roman" w:cs="Times New Roman"/>
          <w:b/>
          <w:bCs/>
          <w:kern w:val="36"/>
          <w:sz w:val="48"/>
          <w:szCs w:val="48"/>
        </w:rPr>
        <w:pPrChange w:id="1338" w:author="Admin" w:date="2026-07-06T14:53:00Z" w16du:dateUtc="2026-07-06T07:5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7.8. Knowledge Base</w:t>
      </w:r>
    </w:p>
    <w:p w14:paraId="69B2F4D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Knowledge Base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thư</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viện</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nội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bộ</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THUCHOCVN.</w:t>
      </w:r>
    </w:p>
    <w:p w14:paraId="1166B864"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tổ</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nhóm</w:t>
      </w:r>
      <w:proofErr w:type="spellEnd"/>
      <w:r w:rsidRPr="00E32F10">
        <w:rPr>
          <w:rFonts w:ascii="Times New Roman" w:eastAsia="Times New Roman" w:hAnsi="Times New Roman" w:cs="Times New Roman"/>
          <w:sz w:val="24"/>
          <w:szCs w:val="24"/>
        </w:rPr>
        <w:t>:</w:t>
      </w:r>
    </w:p>
    <w:p w14:paraId="2CBC8C3A"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Knowledge Base</w:t>
      </w:r>
    </w:p>
    <w:p w14:paraId="585C53E0"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w:t>
      </w:r>
    </w:p>
    <w:p w14:paraId="690AAB2A"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Framework</w:t>
      </w:r>
    </w:p>
    <w:p w14:paraId="59554E96"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Methodology</w:t>
      </w:r>
    </w:p>
    <w:p w14:paraId="38B4B2A6"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SOP</w:t>
      </w:r>
    </w:p>
    <w:p w14:paraId="07366233"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Templates</w:t>
      </w:r>
    </w:p>
    <w:p w14:paraId="4C61F47A"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lastRenderedPageBreak/>
        <w:t>├── Case Studies</w:t>
      </w:r>
    </w:p>
    <w:p w14:paraId="64ECBDC4"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Industry Knowledge</w:t>
      </w:r>
    </w:p>
    <w:p w14:paraId="6938F30C"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Lessons Learned</w:t>
      </w:r>
    </w:p>
    <w:p w14:paraId="48D11450"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Best Practices</w:t>
      </w:r>
    </w:p>
    <w:p w14:paraId="18050BB2"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Product Backlog</w:t>
      </w:r>
    </w:p>
    <w:p w14:paraId="149E5BD9"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Đây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nơi</w:t>
      </w:r>
      <w:proofErr w:type="spellEnd"/>
      <w:r w:rsidRPr="00E32F10">
        <w:rPr>
          <w:rFonts w:ascii="Times New Roman" w:eastAsia="Times New Roman" w:hAnsi="Times New Roman" w:cs="Times New Roman"/>
          <w:sz w:val="24"/>
          <w:szCs w:val="24"/>
        </w:rPr>
        <w:t xml:space="preserve"> Consultant </w:t>
      </w:r>
      <w:proofErr w:type="spellStart"/>
      <w:r w:rsidRPr="00E32F10">
        <w:rPr>
          <w:rFonts w:ascii="Times New Roman" w:eastAsia="Times New Roman" w:hAnsi="Times New Roman" w:cs="Times New Roman"/>
          <w:sz w:val="24"/>
          <w:szCs w:val="24"/>
        </w:rPr>
        <w:t>tìm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kiếm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tái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nghiệm</w:t>
      </w:r>
      <w:proofErr w:type="spellEnd"/>
      <w:r w:rsidRPr="00E32F10">
        <w:rPr>
          <w:rFonts w:ascii="Times New Roman" w:eastAsia="Times New Roman" w:hAnsi="Times New Roman" w:cs="Times New Roman"/>
          <w:sz w:val="24"/>
          <w:szCs w:val="24"/>
        </w:rPr>
        <w:t>.</w:t>
      </w:r>
    </w:p>
    <w:p w14:paraId="1A363F71" w14:textId="0792EC5D" w:rsidR="00E32F10" w:rsidRPr="00E32F10" w:rsidDel="00315C06" w:rsidRDefault="00000000" w:rsidP="00E32F10">
      <w:pPr>
        <w:spacing w:after="0" w:line="240" w:lineRule="auto"/>
        <w:rPr>
          <w:del w:id="1339" w:author="Admin" w:date="2026-07-06T14:53:00Z" w16du:dateUtc="2026-07-06T07:53:00Z"/>
          <w:rFonts w:ascii="Times New Roman" w:eastAsia="Times New Roman" w:hAnsi="Times New Roman" w:cs="Times New Roman"/>
          <w:sz w:val="24"/>
          <w:szCs w:val="24"/>
        </w:rPr>
      </w:pPr>
      <w:del w:id="1340" w:author="Admin" w:date="2026-07-06T14:53:00Z" w16du:dateUtc="2026-07-06T07:53:00Z">
        <w:r w:rsidDel="00315C06">
          <w:rPr>
            <w:rFonts w:ascii="Times New Roman" w:eastAsia="Times New Roman" w:hAnsi="Times New Roman" w:cs="Times New Roman"/>
            <w:sz w:val="24"/>
            <w:szCs w:val="24"/>
          </w:rPr>
          <w:pict w14:anchorId="0DB52B4B">
            <v:rect id="_x0000_i1343" style="width:0;height:1.5pt" o:hralign="center" o:hrstd="t" o:hr="t" fillcolor="#a0a0a0" stroked="f"/>
          </w:pict>
        </w:r>
      </w:del>
    </w:p>
    <w:p w14:paraId="2E2CA0F4" w14:textId="77777777" w:rsidR="00E32F10" w:rsidRPr="00E32F10" w:rsidRDefault="00E32F10" w:rsidP="00315C06">
      <w:pPr>
        <w:spacing w:after="0" w:line="240" w:lineRule="auto"/>
        <w:rPr>
          <w:rFonts w:ascii="Times New Roman" w:eastAsia="Times New Roman" w:hAnsi="Times New Roman" w:cs="Times New Roman"/>
          <w:b/>
          <w:bCs/>
          <w:kern w:val="36"/>
          <w:sz w:val="48"/>
          <w:szCs w:val="48"/>
        </w:rPr>
        <w:pPrChange w:id="1341" w:author="Admin" w:date="2026-07-06T14:53:00Z" w16du:dateUtc="2026-07-06T07:5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7.9. Vai </w:t>
      </w:r>
      <w:proofErr w:type="spellStart"/>
      <w:r w:rsidRPr="00E32F10">
        <w:rPr>
          <w:rFonts w:ascii="Times New Roman" w:eastAsia="Times New Roman" w:hAnsi="Times New Roman" w:cs="Times New Roman"/>
          <w:b/>
          <w:bCs/>
          <w:kern w:val="36"/>
          <w:sz w:val="48"/>
          <w:szCs w:val="48"/>
        </w:rPr>
        <w:t>trò</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của</w:t>
      </w:r>
      <w:proofErr w:type="spellEnd"/>
      <w:r w:rsidRPr="00E32F10">
        <w:rPr>
          <w:rFonts w:ascii="Times New Roman" w:eastAsia="Times New Roman" w:hAnsi="Times New Roman" w:cs="Times New Roman"/>
          <w:b/>
          <w:bCs/>
          <w:kern w:val="36"/>
          <w:sz w:val="48"/>
          <w:szCs w:val="48"/>
        </w:rPr>
        <w:t xml:space="preserve"> Business Consulting OS</w:t>
      </w:r>
    </w:p>
    <w:p w14:paraId="01276E63"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Business Consulting OS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w:t>
      </w:r>
    </w:p>
    <w:p w14:paraId="60C272DA"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còn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hỗ</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trợ</w:t>
      </w:r>
      <w:proofErr w:type="spellEnd"/>
      <w:r w:rsidRPr="00E32F10">
        <w:rPr>
          <w:rFonts w:ascii="Times New Roman" w:eastAsia="Times New Roman" w:hAnsi="Times New Roman" w:cs="Times New Roman"/>
          <w:sz w:val="24"/>
          <w:szCs w:val="24"/>
        </w:rPr>
        <w:t>:</w:t>
      </w:r>
    </w:p>
    <w:p w14:paraId="1EBCF974" w14:textId="77777777" w:rsidR="00E32F10" w:rsidRPr="00E32F10" w:rsidRDefault="00E32F10">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Lưu </w:t>
      </w:r>
      <w:proofErr w:type="spellStart"/>
      <w:r w:rsidRPr="00E32F10">
        <w:rPr>
          <w:rFonts w:ascii="Times New Roman" w:eastAsia="Times New Roman" w:hAnsi="Times New Roman" w:cs="Times New Roman"/>
          <w:sz w:val="24"/>
          <w:szCs w:val="24"/>
        </w:rPr>
        <w:t>trữ</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w:t>
      </w:r>
    </w:p>
    <w:p w14:paraId="52BA976E" w14:textId="77777777" w:rsidR="00E32F10" w:rsidRPr="00E32F10" w:rsidRDefault="00E32F10">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Quản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w:t>
      </w:r>
    </w:p>
    <w:p w14:paraId="5B502AF4" w14:textId="77777777" w:rsidR="00E32F10" w:rsidRPr="00E32F10" w:rsidRDefault="00E32F10">
      <w:pPr>
        <w:numPr>
          <w:ilvl w:val="0"/>
          <w:numId w:val="162"/>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Tìm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kiếm</w:t>
      </w:r>
      <w:proofErr w:type="spellEnd"/>
      <w:r w:rsidRPr="00E32F10">
        <w:rPr>
          <w:rFonts w:ascii="Times New Roman" w:eastAsia="Times New Roman" w:hAnsi="Times New Roman" w:cs="Times New Roman"/>
          <w:sz w:val="24"/>
          <w:szCs w:val="24"/>
        </w:rPr>
        <w:t xml:space="preserve"> Case Study.</w:t>
      </w:r>
    </w:p>
    <w:p w14:paraId="2D8CC43C" w14:textId="77777777" w:rsidR="00E32F10" w:rsidRPr="00E32F10" w:rsidRDefault="00E32F10">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Theo </w:t>
      </w:r>
      <w:proofErr w:type="spellStart"/>
      <w:r w:rsidRPr="00E32F10">
        <w:rPr>
          <w:rFonts w:ascii="Times New Roman" w:eastAsia="Times New Roman" w:hAnsi="Times New Roman" w:cs="Times New Roman"/>
          <w:sz w:val="24"/>
          <w:szCs w:val="24"/>
        </w:rPr>
        <w:t>dõi</w:t>
      </w:r>
      <w:proofErr w:type="spellEnd"/>
      <w:r w:rsidRPr="00E32F10">
        <w:rPr>
          <w:rFonts w:ascii="Times New Roman" w:eastAsia="Times New Roman" w:hAnsi="Times New Roman" w:cs="Times New Roman"/>
          <w:sz w:val="24"/>
          <w:szCs w:val="24"/>
        </w:rPr>
        <w:t xml:space="preserve"> Product Backlog.</w:t>
      </w:r>
    </w:p>
    <w:p w14:paraId="0C50F35D" w14:textId="77777777" w:rsidR="00E32F10" w:rsidRPr="00E32F10" w:rsidRDefault="00E32F10">
      <w:pPr>
        <w:numPr>
          <w:ilvl w:val="0"/>
          <w:numId w:val="162"/>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E32F10">
        <w:rPr>
          <w:rFonts w:ascii="Times New Roman" w:eastAsia="Times New Roman" w:hAnsi="Times New Roman" w:cs="Times New Roman"/>
          <w:sz w:val="24"/>
          <w:szCs w:val="24"/>
          <w:lang w:val="fr-FR"/>
        </w:rPr>
        <w:t>Gợi</w:t>
      </w:r>
      <w:proofErr w:type="spellEnd"/>
      <w:r w:rsidRPr="00E32F10">
        <w:rPr>
          <w:rFonts w:ascii="Times New Roman" w:eastAsia="Times New Roman" w:hAnsi="Times New Roman" w:cs="Times New Roman"/>
          <w:sz w:val="24"/>
          <w:szCs w:val="24"/>
          <w:lang w:val="fr-FR"/>
        </w:rPr>
        <w:t xml:space="preserve"> ý Template </w:t>
      </w:r>
      <w:proofErr w:type="spellStart"/>
      <w:r w:rsidRPr="00E32F10">
        <w:rPr>
          <w:rFonts w:ascii="Times New Roman" w:eastAsia="Times New Roman" w:hAnsi="Times New Roman" w:cs="Times New Roman"/>
          <w:sz w:val="24"/>
          <w:szCs w:val="24"/>
          <w:lang w:val="fr-FR"/>
        </w:rPr>
        <w:t>phù</w:t>
      </w:r>
      <w:proofErr w:type="spellEnd"/>
      <w:r w:rsidRPr="00E32F10">
        <w:rPr>
          <w:rFonts w:ascii="Times New Roman" w:eastAsia="Times New Roman" w:hAnsi="Times New Roman" w:cs="Times New Roman"/>
          <w:sz w:val="24"/>
          <w:szCs w:val="24"/>
          <w:lang w:val="fr-FR"/>
        </w:rPr>
        <w:t xml:space="preserve"> </w:t>
      </w:r>
      <w:proofErr w:type="spellStart"/>
      <w:r w:rsidRPr="00E32F10">
        <w:rPr>
          <w:rFonts w:ascii="Times New Roman" w:eastAsia="Times New Roman" w:hAnsi="Times New Roman" w:cs="Times New Roman"/>
          <w:sz w:val="24"/>
          <w:szCs w:val="24"/>
          <w:lang w:val="fr-FR"/>
        </w:rPr>
        <w:t>hợp</w:t>
      </w:r>
      <w:proofErr w:type="spellEnd"/>
      <w:r w:rsidRPr="00E32F10">
        <w:rPr>
          <w:rFonts w:ascii="Times New Roman" w:eastAsia="Times New Roman" w:hAnsi="Times New Roman" w:cs="Times New Roman"/>
          <w:sz w:val="24"/>
          <w:szCs w:val="24"/>
          <w:lang w:val="fr-FR"/>
        </w:rPr>
        <w:t>.</w:t>
      </w:r>
    </w:p>
    <w:p w14:paraId="1894E7CA" w14:textId="77777777" w:rsidR="00E32F10" w:rsidRPr="00E32F10" w:rsidRDefault="00E32F10">
      <w:pPr>
        <w:numPr>
          <w:ilvl w:val="0"/>
          <w:numId w:val="162"/>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Quản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Lessons Learned.</w:t>
      </w:r>
    </w:p>
    <w:p w14:paraId="238D0248"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Trong </w:t>
      </w:r>
      <w:proofErr w:type="spellStart"/>
      <w:r w:rsidRPr="00E32F10">
        <w:rPr>
          <w:rFonts w:ascii="Times New Roman" w:eastAsia="Times New Roman" w:hAnsi="Times New Roman" w:cs="Times New Roman"/>
          <w:sz w:val="24"/>
          <w:szCs w:val="24"/>
        </w:rPr>
        <w:t>tương</w:t>
      </w:r>
      <w:proofErr w:type="spellEnd"/>
      <w:r w:rsidRPr="00E32F10">
        <w:rPr>
          <w:rFonts w:ascii="Times New Roman" w:eastAsia="Times New Roman" w:hAnsi="Times New Roman" w:cs="Times New Roman"/>
          <w:sz w:val="24"/>
          <w:szCs w:val="24"/>
        </w:rPr>
        <w:t xml:space="preserve"> lai, </w:t>
      </w:r>
      <w:proofErr w:type="spellStart"/>
      <w:r w:rsidRPr="00E32F10">
        <w:rPr>
          <w:rFonts w:ascii="Times New Roman" w:eastAsia="Times New Roman" w:hAnsi="Times New Roman" w:cs="Times New Roman"/>
          <w:sz w:val="24"/>
          <w:szCs w:val="24"/>
        </w:rPr>
        <w:t>khi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kiện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phù</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hợp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đây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cũng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nền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tảng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để</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tích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hợp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tính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năng</w:t>
      </w:r>
      <w:proofErr w:type="spellEnd"/>
      <w:r w:rsidRPr="00E32F10">
        <w:rPr>
          <w:rFonts w:ascii="Times New Roman" w:eastAsia="Times New Roman" w:hAnsi="Times New Roman" w:cs="Times New Roman"/>
          <w:sz w:val="24"/>
          <w:szCs w:val="24"/>
        </w:rPr>
        <w:t xml:space="preserve"> AI </w:t>
      </w:r>
      <w:proofErr w:type="spellStart"/>
      <w:r w:rsidRPr="00E32F10">
        <w:rPr>
          <w:rFonts w:ascii="Times New Roman" w:eastAsia="Times New Roman" w:hAnsi="Times New Roman" w:cs="Times New Roman"/>
          <w:sz w:val="24"/>
          <w:szCs w:val="24"/>
        </w:rPr>
        <w:t>hỗ</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tìm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kiếm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gợi</w:t>
      </w:r>
      <w:proofErr w:type="spellEnd"/>
      <w:r w:rsidRPr="00E32F10">
        <w:rPr>
          <w:rFonts w:ascii="Times New Roman" w:eastAsia="Times New Roman" w:hAnsi="Times New Roman" w:cs="Times New Roman"/>
          <w:sz w:val="24"/>
          <w:szCs w:val="24"/>
        </w:rPr>
        <w:t xml:space="preserve"> ý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w:t>
      </w:r>
    </w:p>
    <w:p w14:paraId="739D4C16" w14:textId="413EAE14" w:rsidR="00E32F10" w:rsidRPr="00E32F10" w:rsidDel="00315C06" w:rsidRDefault="00000000" w:rsidP="00E32F10">
      <w:pPr>
        <w:spacing w:after="0" w:line="240" w:lineRule="auto"/>
        <w:rPr>
          <w:del w:id="1342" w:author="Admin" w:date="2026-07-06T14:53:00Z" w16du:dateUtc="2026-07-06T07:53:00Z"/>
          <w:rFonts w:ascii="Times New Roman" w:eastAsia="Times New Roman" w:hAnsi="Times New Roman" w:cs="Times New Roman"/>
          <w:sz w:val="24"/>
          <w:szCs w:val="24"/>
        </w:rPr>
      </w:pPr>
      <w:del w:id="1343" w:author="Admin" w:date="2026-07-06T14:53:00Z" w16du:dateUtc="2026-07-06T07:53:00Z">
        <w:r w:rsidDel="00315C06">
          <w:rPr>
            <w:rFonts w:ascii="Times New Roman" w:eastAsia="Times New Roman" w:hAnsi="Times New Roman" w:cs="Times New Roman"/>
            <w:sz w:val="24"/>
            <w:szCs w:val="24"/>
          </w:rPr>
          <w:pict w14:anchorId="7A4A9902">
            <v:rect id="_x0000_i1344" style="width:0;height:1.5pt" o:hralign="center" o:hrstd="t" o:hr="t" fillcolor="#a0a0a0" stroked="f"/>
          </w:pict>
        </w:r>
      </w:del>
    </w:p>
    <w:p w14:paraId="747CD037" w14:textId="77777777" w:rsidR="00E32F10" w:rsidRPr="00E32F10" w:rsidRDefault="00E32F10" w:rsidP="00315C06">
      <w:pPr>
        <w:spacing w:after="0" w:line="240" w:lineRule="auto"/>
        <w:rPr>
          <w:rFonts w:ascii="Times New Roman" w:eastAsia="Times New Roman" w:hAnsi="Times New Roman" w:cs="Times New Roman"/>
          <w:b/>
          <w:bCs/>
          <w:kern w:val="36"/>
          <w:sz w:val="48"/>
          <w:szCs w:val="48"/>
        </w:rPr>
        <w:pPrChange w:id="1344" w:author="Admin" w:date="2026-07-06T14:53:00Z" w16du:dateUtc="2026-07-06T07:5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7.10. </w:t>
      </w:r>
      <w:proofErr w:type="spellStart"/>
      <w:r w:rsidRPr="00E32F10">
        <w:rPr>
          <w:rFonts w:ascii="Times New Roman" w:eastAsia="Times New Roman" w:hAnsi="Times New Roman" w:cs="Times New Roman"/>
          <w:b/>
          <w:bCs/>
          <w:kern w:val="36"/>
          <w:sz w:val="48"/>
          <w:szCs w:val="48"/>
        </w:rPr>
        <w:t>Chỉ</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số</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đánh</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giá</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hệ</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thống</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học</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hỏi</w:t>
      </w:r>
      <w:proofErr w:type="spellEnd"/>
    </w:p>
    <w:p w14:paraId="734CC14B"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THUCHOCVN </w:t>
      </w:r>
      <w:proofErr w:type="spellStart"/>
      <w:r w:rsidRPr="00E32F10">
        <w:rPr>
          <w:rFonts w:ascii="Times New Roman" w:eastAsia="Times New Roman" w:hAnsi="Times New Roman" w:cs="Times New Roman"/>
          <w:sz w:val="24"/>
          <w:szCs w:val="24"/>
        </w:rPr>
        <w:t>theo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dõi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CLS </w:t>
      </w:r>
      <w:proofErr w:type="spellStart"/>
      <w:r w:rsidRPr="00E32F10">
        <w:rPr>
          <w:rFonts w:ascii="Times New Roman" w:eastAsia="Times New Roman" w:hAnsi="Times New Roman" w:cs="Times New Roman"/>
          <w:sz w:val="24"/>
          <w:szCs w:val="24"/>
        </w:rPr>
        <w:t>thông</w:t>
      </w:r>
      <w:proofErr w:type="spellEnd"/>
      <w:r w:rsidRPr="00E32F10">
        <w:rPr>
          <w:rFonts w:ascii="Times New Roman" w:eastAsia="Times New Roman" w:hAnsi="Times New Roman" w:cs="Times New Roman"/>
          <w:sz w:val="24"/>
          <w:szCs w:val="24"/>
        </w:rPr>
        <w:t xml:space="preserve"> qua </w:t>
      </w:r>
      <w:proofErr w:type="spellStart"/>
      <w:r w:rsidRPr="00E32F10">
        <w:rPr>
          <w:rFonts w:ascii="Times New Roman" w:eastAsia="Times New Roman" w:hAnsi="Times New Roman" w:cs="Times New Roman"/>
          <w:sz w:val="24"/>
          <w:szCs w:val="24"/>
        </w:rPr>
        <w:t>các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chỉ</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8"/>
        <w:gridCol w:w="3758"/>
      </w:tblGrid>
      <w:tr w:rsidR="00E32F10" w:rsidRPr="00E32F10" w14:paraId="73826167" w14:textId="77777777">
        <w:trPr>
          <w:tblHeader/>
          <w:tblCellSpacing w:w="15" w:type="dxa"/>
        </w:trPr>
        <w:tc>
          <w:tcPr>
            <w:tcW w:w="0" w:type="auto"/>
            <w:vAlign w:val="center"/>
            <w:hideMark/>
          </w:tcPr>
          <w:p w14:paraId="62A04910" w14:textId="77777777" w:rsidR="00E32F10" w:rsidRPr="00E32F10" w:rsidRDefault="00E32F10" w:rsidP="00E32F10">
            <w:pPr>
              <w:spacing w:after="0" w:line="240" w:lineRule="auto"/>
              <w:jc w:val="center"/>
              <w:rPr>
                <w:rFonts w:ascii="Times New Roman" w:eastAsia="Times New Roman" w:hAnsi="Times New Roman" w:cs="Times New Roman"/>
                <w:b/>
                <w:bCs/>
                <w:sz w:val="24"/>
                <w:szCs w:val="24"/>
              </w:rPr>
            </w:pPr>
            <w:proofErr w:type="spellStart"/>
            <w:r w:rsidRPr="00E32F10">
              <w:rPr>
                <w:rFonts w:ascii="Times New Roman" w:eastAsia="Times New Roman" w:hAnsi="Times New Roman" w:cs="Times New Roman"/>
                <w:b/>
                <w:bCs/>
                <w:sz w:val="24"/>
                <w:szCs w:val="24"/>
              </w:rPr>
              <w:t>Nhóm</w:t>
            </w:r>
            <w:proofErr w:type="spellEnd"/>
          </w:p>
        </w:tc>
        <w:tc>
          <w:tcPr>
            <w:tcW w:w="0" w:type="auto"/>
            <w:vAlign w:val="center"/>
            <w:hideMark/>
          </w:tcPr>
          <w:p w14:paraId="3A1FDD87" w14:textId="77777777" w:rsidR="00E32F10" w:rsidRPr="00E32F10" w:rsidRDefault="00E32F10" w:rsidP="00E32F10">
            <w:pPr>
              <w:spacing w:after="0" w:line="240" w:lineRule="auto"/>
              <w:jc w:val="center"/>
              <w:rPr>
                <w:rFonts w:ascii="Times New Roman" w:eastAsia="Times New Roman" w:hAnsi="Times New Roman" w:cs="Times New Roman"/>
                <w:b/>
                <w:bCs/>
                <w:sz w:val="24"/>
                <w:szCs w:val="24"/>
              </w:rPr>
            </w:pPr>
            <w:proofErr w:type="spellStart"/>
            <w:r w:rsidRPr="00E32F10">
              <w:rPr>
                <w:rFonts w:ascii="Times New Roman" w:eastAsia="Times New Roman" w:hAnsi="Times New Roman" w:cs="Times New Roman"/>
                <w:b/>
                <w:bCs/>
                <w:sz w:val="24"/>
                <w:szCs w:val="24"/>
              </w:rPr>
              <w:t>Chỉ</w:t>
            </w:r>
            <w:proofErr w:type="spellEnd"/>
            <w:r w:rsidRPr="00E32F10">
              <w:rPr>
                <w:rFonts w:ascii="Times New Roman" w:eastAsia="Times New Roman" w:hAnsi="Times New Roman" w:cs="Times New Roman"/>
                <w:b/>
                <w:bCs/>
                <w:sz w:val="24"/>
                <w:szCs w:val="24"/>
              </w:rPr>
              <w:t xml:space="preserve"> </w:t>
            </w:r>
            <w:proofErr w:type="spellStart"/>
            <w:r w:rsidRPr="00E32F10">
              <w:rPr>
                <w:rFonts w:ascii="Times New Roman" w:eastAsia="Times New Roman" w:hAnsi="Times New Roman" w:cs="Times New Roman"/>
                <w:b/>
                <w:bCs/>
                <w:sz w:val="24"/>
                <w:szCs w:val="24"/>
              </w:rPr>
              <w:t>số</w:t>
            </w:r>
            <w:proofErr w:type="spellEnd"/>
          </w:p>
        </w:tc>
      </w:tr>
      <w:tr w:rsidR="00E32F10" w:rsidRPr="00E32F10" w14:paraId="055D3A7E" w14:textId="77777777">
        <w:trPr>
          <w:tblCellSpacing w:w="15" w:type="dxa"/>
        </w:trPr>
        <w:tc>
          <w:tcPr>
            <w:tcW w:w="0" w:type="auto"/>
            <w:vAlign w:val="center"/>
            <w:hideMark/>
          </w:tcPr>
          <w:p w14:paraId="6BDF92B1"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Knowledge</w:t>
            </w:r>
          </w:p>
        </w:tc>
        <w:tc>
          <w:tcPr>
            <w:tcW w:w="0" w:type="auto"/>
            <w:vAlign w:val="center"/>
            <w:hideMark/>
          </w:tcPr>
          <w:p w14:paraId="7B0B8E41"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mới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chuẩn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hóa</w:t>
            </w:r>
            <w:proofErr w:type="spellEnd"/>
          </w:p>
        </w:tc>
      </w:tr>
      <w:tr w:rsidR="00E32F10" w:rsidRPr="00E32F10" w14:paraId="4F42AC0A" w14:textId="77777777">
        <w:trPr>
          <w:tblCellSpacing w:w="15" w:type="dxa"/>
        </w:trPr>
        <w:tc>
          <w:tcPr>
            <w:tcW w:w="0" w:type="auto"/>
            <w:vAlign w:val="center"/>
            <w:hideMark/>
          </w:tcPr>
          <w:p w14:paraId="6499B662"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Case Study</w:t>
            </w:r>
          </w:p>
        </w:tc>
        <w:tc>
          <w:tcPr>
            <w:tcW w:w="0" w:type="auto"/>
            <w:vAlign w:val="center"/>
            <w:hideMark/>
          </w:tcPr>
          <w:p w14:paraId="77F6B9CC"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Case Study </w:t>
            </w:r>
            <w:proofErr w:type="spellStart"/>
            <w:r w:rsidRPr="00E32F10">
              <w:rPr>
                <w:rFonts w:ascii="Times New Roman" w:eastAsia="Times New Roman" w:hAnsi="Times New Roman" w:cs="Times New Roman"/>
                <w:sz w:val="24"/>
                <w:szCs w:val="24"/>
              </w:rPr>
              <w:t>hoàn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p>
        </w:tc>
      </w:tr>
      <w:tr w:rsidR="00E32F10" w:rsidRPr="00E32F10" w14:paraId="52E6003F" w14:textId="77777777">
        <w:trPr>
          <w:tblCellSpacing w:w="15" w:type="dxa"/>
        </w:trPr>
        <w:tc>
          <w:tcPr>
            <w:tcW w:w="0" w:type="auto"/>
            <w:vAlign w:val="center"/>
            <w:hideMark/>
          </w:tcPr>
          <w:p w14:paraId="4BCEC8E2"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Template</w:t>
            </w:r>
          </w:p>
        </w:tc>
        <w:tc>
          <w:tcPr>
            <w:tcW w:w="0" w:type="auto"/>
            <w:vAlign w:val="center"/>
            <w:hideMark/>
          </w:tcPr>
          <w:p w14:paraId="56FD6A5B"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biểu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mẫu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tiến</w:t>
            </w:r>
            <w:proofErr w:type="spellEnd"/>
          </w:p>
        </w:tc>
      </w:tr>
      <w:tr w:rsidR="00E32F10" w:rsidRPr="00E32F10" w14:paraId="3EBE89BE" w14:textId="77777777">
        <w:trPr>
          <w:tblCellSpacing w:w="15" w:type="dxa"/>
        </w:trPr>
        <w:tc>
          <w:tcPr>
            <w:tcW w:w="0" w:type="auto"/>
            <w:vAlign w:val="center"/>
            <w:hideMark/>
          </w:tcPr>
          <w:p w14:paraId="5CA44CE6"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SOP</w:t>
            </w:r>
          </w:p>
        </w:tc>
        <w:tc>
          <w:tcPr>
            <w:tcW w:w="0" w:type="auto"/>
            <w:vAlign w:val="center"/>
            <w:hideMark/>
          </w:tcPr>
          <w:p w14:paraId="2626EF7E"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SOP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cập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nhật</w:t>
            </w:r>
            <w:proofErr w:type="spellEnd"/>
          </w:p>
        </w:tc>
      </w:tr>
      <w:tr w:rsidR="00E32F10" w:rsidRPr="00E32F10" w14:paraId="00574F7E" w14:textId="77777777">
        <w:trPr>
          <w:tblCellSpacing w:w="15" w:type="dxa"/>
        </w:trPr>
        <w:tc>
          <w:tcPr>
            <w:tcW w:w="0" w:type="auto"/>
            <w:vAlign w:val="center"/>
            <w:hideMark/>
          </w:tcPr>
          <w:p w14:paraId="2EB7171D"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Reuse</w:t>
            </w:r>
          </w:p>
        </w:tc>
        <w:tc>
          <w:tcPr>
            <w:tcW w:w="0" w:type="auto"/>
            <w:vAlign w:val="center"/>
            <w:hideMark/>
          </w:tcPr>
          <w:p w14:paraId="40FE8C40"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Tỷ</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tái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 xml:space="preserve"> Template</w:t>
            </w:r>
          </w:p>
        </w:tc>
      </w:tr>
      <w:tr w:rsidR="00E32F10" w:rsidRPr="00E32F10" w14:paraId="139AC9ED" w14:textId="77777777">
        <w:trPr>
          <w:tblCellSpacing w:w="15" w:type="dxa"/>
        </w:trPr>
        <w:tc>
          <w:tcPr>
            <w:tcW w:w="0" w:type="auto"/>
            <w:vAlign w:val="center"/>
            <w:hideMark/>
          </w:tcPr>
          <w:p w14:paraId="309138E4" w14:textId="77777777" w:rsidR="00E32F10" w:rsidRPr="00E32F10" w:rsidRDefault="00E32F10" w:rsidP="00E32F10">
            <w:pPr>
              <w:spacing w:after="0"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Improvement</w:t>
            </w:r>
          </w:p>
        </w:tc>
        <w:tc>
          <w:tcPr>
            <w:tcW w:w="0" w:type="auto"/>
            <w:vAlign w:val="center"/>
            <w:hideMark/>
          </w:tcPr>
          <w:p w14:paraId="4E404B6F" w14:textId="77777777" w:rsidR="00E32F10" w:rsidRPr="00E32F10" w:rsidRDefault="00E32F10" w:rsidP="00E32F10">
            <w:pPr>
              <w:spacing w:after="0"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Số</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đề</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xuất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vào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p>
        </w:tc>
      </w:tr>
    </w:tbl>
    <w:p w14:paraId="34415274"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Mục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tiêu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tài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ra</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trong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tế</w:t>
      </w:r>
      <w:proofErr w:type="spellEnd"/>
      <w:r w:rsidRPr="00E32F10">
        <w:rPr>
          <w:rFonts w:ascii="Times New Roman" w:eastAsia="Times New Roman" w:hAnsi="Times New Roman" w:cs="Times New Roman"/>
          <w:sz w:val="24"/>
          <w:szCs w:val="24"/>
        </w:rPr>
        <w:t>.</w:t>
      </w:r>
    </w:p>
    <w:p w14:paraId="4904FF50" w14:textId="6F57FFEC" w:rsidR="00E32F10" w:rsidRPr="00E32F10" w:rsidDel="00315C06" w:rsidRDefault="00000000" w:rsidP="00E32F10">
      <w:pPr>
        <w:spacing w:after="0" w:line="240" w:lineRule="auto"/>
        <w:rPr>
          <w:del w:id="1345" w:author="Admin" w:date="2026-07-06T14:53:00Z" w16du:dateUtc="2026-07-06T07:53:00Z"/>
          <w:rFonts w:ascii="Times New Roman" w:eastAsia="Times New Roman" w:hAnsi="Times New Roman" w:cs="Times New Roman"/>
          <w:sz w:val="24"/>
          <w:szCs w:val="24"/>
        </w:rPr>
      </w:pPr>
      <w:del w:id="1346" w:author="Admin" w:date="2026-07-06T14:53:00Z" w16du:dateUtc="2026-07-06T07:53:00Z">
        <w:r w:rsidDel="00315C06">
          <w:rPr>
            <w:rFonts w:ascii="Times New Roman" w:eastAsia="Times New Roman" w:hAnsi="Times New Roman" w:cs="Times New Roman"/>
            <w:sz w:val="24"/>
            <w:szCs w:val="24"/>
          </w:rPr>
          <w:pict w14:anchorId="1ADCEDD8">
            <v:rect id="_x0000_i1345" style="width:0;height:1.5pt" o:hralign="center" o:hrstd="t" o:hr="t" fillcolor="#a0a0a0" stroked="f"/>
          </w:pict>
        </w:r>
      </w:del>
    </w:p>
    <w:p w14:paraId="5FC36B5D" w14:textId="77777777" w:rsidR="00E32F10" w:rsidRPr="00E32F10" w:rsidRDefault="00E32F10" w:rsidP="00315C06">
      <w:pPr>
        <w:spacing w:after="0" w:line="240" w:lineRule="auto"/>
        <w:rPr>
          <w:rFonts w:ascii="Times New Roman" w:eastAsia="Times New Roman" w:hAnsi="Times New Roman" w:cs="Times New Roman"/>
          <w:b/>
          <w:bCs/>
          <w:kern w:val="36"/>
          <w:sz w:val="48"/>
          <w:szCs w:val="48"/>
        </w:rPr>
        <w:pPrChange w:id="1347" w:author="Admin" w:date="2026-07-06T14:53:00Z" w16du:dateUtc="2026-07-06T07:5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7.11. CLS </w:t>
      </w:r>
      <w:proofErr w:type="spellStart"/>
      <w:r w:rsidRPr="00E32F10">
        <w:rPr>
          <w:rFonts w:ascii="Times New Roman" w:eastAsia="Times New Roman" w:hAnsi="Times New Roman" w:cs="Times New Roman"/>
          <w:b/>
          <w:bCs/>
          <w:kern w:val="36"/>
          <w:sz w:val="48"/>
          <w:szCs w:val="48"/>
        </w:rPr>
        <w:t>trong</w:t>
      </w:r>
      <w:proofErr w:type="spellEnd"/>
      <w:r w:rsidRPr="00E32F10">
        <w:rPr>
          <w:rFonts w:ascii="Times New Roman" w:eastAsia="Times New Roman" w:hAnsi="Times New Roman" w:cs="Times New Roman"/>
          <w:b/>
          <w:bCs/>
          <w:kern w:val="36"/>
          <w:sz w:val="48"/>
          <w:szCs w:val="48"/>
        </w:rPr>
        <w:t xml:space="preserve"> Business Consulting OS</w:t>
      </w:r>
    </w:p>
    <w:p w14:paraId="66FABDAD"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CLS </w:t>
      </w:r>
      <w:proofErr w:type="spellStart"/>
      <w:r w:rsidRPr="00E32F10">
        <w:rPr>
          <w:rFonts w:ascii="Times New Roman" w:eastAsia="Times New Roman" w:hAnsi="Times New Roman" w:cs="Times New Roman"/>
          <w:sz w:val="24"/>
          <w:szCs w:val="24"/>
        </w:rPr>
        <w:t>sẽ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trở</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thành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một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phân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quan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trọng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w:t>
      </w:r>
    </w:p>
    <w:p w14:paraId="3C4B8F75"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Knowledge Workspace</w:t>
      </w:r>
    </w:p>
    <w:p w14:paraId="39CB4DC7"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lastRenderedPageBreak/>
        <w:t>│</w:t>
      </w:r>
    </w:p>
    <w:p w14:paraId="47738FB4"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Framework Library</w:t>
      </w:r>
    </w:p>
    <w:p w14:paraId="375CC003"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Methodology Library</w:t>
      </w:r>
    </w:p>
    <w:p w14:paraId="7C3F01D6"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SOP Library</w:t>
      </w:r>
    </w:p>
    <w:p w14:paraId="18366B47"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Template Library</w:t>
      </w:r>
    </w:p>
    <w:p w14:paraId="7ABE3212"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Case Study Library</w:t>
      </w:r>
    </w:p>
    <w:p w14:paraId="6D93CDFA"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Lessons Learned</w:t>
      </w:r>
    </w:p>
    <w:p w14:paraId="5A51F052"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Best Practices</w:t>
      </w:r>
    </w:p>
    <w:p w14:paraId="147D676A"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Product Backlog</w:t>
      </w:r>
    </w:p>
    <w:p w14:paraId="29F4F705" w14:textId="77777777" w:rsidR="00E32F10" w:rsidRPr="00E32F10" w:rsidRDefault="00E32F10" w:rsidP="00E32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E32F10">
        <w:rPr>
          <w:rFonts w:ascii="Courier New" w:eastAsia="Times New Roman" w:hAnsi="Courier New" w:cs="Courier New"/>
          <w:sz w:val="20"/>
          <w:szCs w:val="20"/>
        </w:rPr>
        <w:t>└── Version History</w:t>
      </w:r>
    </w:p>
    <w:p w14:paraId="35B5466C"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Mỗi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nội</w:t>
      </w:r>
      <w:proofErr w:type="spellEnd"/>
      <w:r w:rsidRPr="00E32F10">
        <w:rPr>
          <w:rFonts w:ascii="Times New Roman" w:eastAsia="Times New Roman" w:hAnsi="Times New Roman" w:cs="Times New Roman"/>
          <w:sz w:val="24"/>
          <w:szCs w:val="24"/>
        </w:rPr>
        <w:t xml:space="preserve"> dung </w:t>
      </w:r>
      <w:proofErr w:type="spellStart"/>
      <w:r w:rsidRPr="00E32F10">
        <w:rPr>
          <w:rFonts w:ascii="Times New Roman" w:eastAsia="Times New Roman" w:hAnsi="Times New Roman" w:cs="Times New Roman"/>
          <w:sz w:val="24"/>
          <w:szCs w:val="24"/>
        </w:rPr>
        <w:t>đều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w:t>
      </w:r>
    </w:p>
    <w:p w14:paraId="065B5B47" w14:textId="77777777" w:rsidR="00E32F10" w:rsidRPr="00E32F10" w:rsidRDefault="00E32F10">
      <w:pPr>
        <w:numPr>
          <w:ilvl w:val="0"/>
          <w:numId w:val="163"/>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Phiên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bản</w:t>
      </w:r>
      <w:proofErr w:type="spellEnd"/>
      <w:r w:rsidRPr="00E32F10">
        <w:rPr>
          <w:rFonts w:ascii="Times New Roman" w:eastAsia="Times New Roman" w:hAnsi="Times New Roman" w:cs="Times New Roman"/>
          <w:sz w:val="24"/>
          <w:szCs w:val="24"/>
        </w:rPr>
        <w:t>.</w:t>
      </w:r>
    </w:p>
    <w:p w14:paraId="79C9758D" w14:textId="77777777" w:rsidR="00E32F10" w:rsidRPr="00E32F10" w:rsidRDefault="00E32F10">
      <w:pPr>
        <w:numPr>
          <w:ilvl w:val="0"/>
          <w:numId w:val="163"/>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Người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tạo</w:t>
      </w:r>
      <w:proofErr w:type="spellEnd"/>
      <w:r w:rsidRPr="00E32F10">
        <w:rPr>
          <w:rFonts w:ascii="Times New Roman" w:eastAsia="Times New Roman" w:hAnsi="Times New Roman" w:cs="Times New Roman"/>
          <w:sz w:val="24"/>
          <w:szCs w:val="24"/>
        </w:rPr>
        <w:t>.</w:t>
      </w:r>
    </w:p>
    <w:p w14:paraId="40AF9C5B" w14:textId="77777777" w:rsidR="00E32F10" w:rsidRPr="00E32F10" w:rsidRDefault="00E32F10">
      <w:pPr>
        <w:numPr>
          <w:ilvl w:val="0"/>
          <w:numId w:val="163"/>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Người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phê</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duyệt</w:t>
      </w:r>
      <w:proofErr w:type="spellEnd"/>
      <w:r w:rsidRPr="00E32F10">
        <w:rPr>
          <w:rFonts w:ascii="Times New Roman" w:eastAsia="Times New Roman" w:hAnsi="Times New Roman" w:cs="Times New Roman"/>
          <w:sz w:val="24"/>
          <w:szCs w:val="24"/>
        </w:rPr>
        <w:t>.</w:t>
      </w:r>
    </w:p>
    <w:p w14:paraId="2C0E2BE5" w14:textId="77777777" w:rsidR="00E32F10" w:rsidRPr="00E32F10" w:rsidRDefault="00E32F10">
      <w:pPr>
        <w:numPr>
          <w:ilvl w:val="0"/>
          <w:numId w:val="163"/>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Ngày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cập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nhật</w:t>
      </w:r>
      <w:proofErr w:type="spellEnd"/>
      <w:r w:rsidRPr="00E32F10">
        <w:rPr>
          <w:rFonts w:ascii="Times New Roman" w:eastAsia="Times New Roman" w:hAnsi="Times New Roman" w:cs="Times New Roman"/>
          <w:sz w:val="24"/>
          <w:szCs w:val="24"/>
        </w:rPr>
        <w:t>.</w:t>
      </w:r>
    </w:p>
    <w:p w14:paraId="36B6CC0E" w14:textId="77777777" w:rsidR="00E32F10" w:rsidRPr="00E32F10" w:rsidRDefault="00E32F10">
      <w:pPr>
        <w:numPr>
          <w:ilvl w:val="0"/>
          <w:numId w:val="163"/>
        </w:num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Trạng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thái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sử</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dụng</w:t>
      </w:r>
      <w:proofErr w:type="spellEnd"/>
      <w:r w:rsidRPr="00E32F10">
        <w:rPr>
          <w:rFonts w:ascii="Times New Roman" w:eastAsia="Times New Roman" w:hAnsi="Times New Roman" w:cs="Times New Roman"/>
          <w:sz w:val="24"/>
          <w:szCs w:val="24"/>
        </w:rPr>
        <w:t>.</w:t>
      </w:r>
    </w:p>
    <w:p w14:paraId="1DBF0317"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Điều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này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giúp</w:t>
      </w:r>
      <w:proofErr w:type="spellEnd"/>
      <w:r w:rsidRPr="00E32F10">
        <w:rPr>
          <w:rFonts w:ascii="Times New Roman" w:eastAsia="Times New Roman" w:hAnsi="Times New Roman" w:cs="Times New Roman"/>
          <w:sz w:val="24"/>
          <w:szCs w:val="24"/>
        </w:rPr>
        <w:t xml:space="preserve">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luôn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hệ</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thống</w:t>
      </w:r>
      <w:proofErr w:type="spellEnd"/>
      <w:r w:rsidRPr="00E32F10">
        <w:rPr>
          <w:rFonts w:ascii="Times New Roman" w:eastAsia="Times New Roman" w:hAnsi="Times New Roman" w:cs="Times New Roman"/>
          <w:sz w:val="24"/>
          <w:szCs w:val="24"/>
        </w:rPr>
        <w:t>.</w:t>
      </w:r>
    </w:p>
    <w:p w14:paraId="43E64034" w14:textId="036AFEE7" w:rsidR="00E32F10" w:rsidRPr="00E32F10" w:rsidDel="00315C06" w:rsidRDefault="00000000" w:rsidP="00E32F10">
      <w:pPr>
        <w:spacing w:after="0" w:line="240" w:lineRule="auto"/>
        <w:rPr>
          <w:del w:id="1348" w:author="Admin" w:date="2026-07-06T14:53:00Z" w16du:dateUtc="2026-07-06T07:53:00Z"/>
          <w:rFonts w:ascii="Times New Roman" w:eastAsia="Times New Roman" w:hAnsi="Times New Roman" w:cs="Times New Roman"/>
          <w:sz w:val="24"/>
          <w:szCs w:val="24"/>
        </w:rPr>
      </w:pPr>
      <w:del w:id="1349" w:author="Admin" w:date="2026-07-06T14:53:00Z" w16du:dateUtc="2026-07-06T07:53:00Z">
        <w:r w:rsidDel="00315C06">
          <w:rPr>
            <w:rFonts w:ascii="Times New Roman" w:eastAsia="Times New Roman" w:hAnsi="Times New Roman" w:cs="Times New Roman"/>
            <w:sz w:val="24"/>
            <w:szCs w:val="24"/>
          </w:rPr>
          <w:pict w14:anchorId="289D44B9">
            <v:rect id="_x0000_i1346" style="width:0;height:1.5pt" o:hralign="center" o:hrstd="t" o:hr="t" fillcolor="#a0a0a0" stroked="f"/>
          </w:pict>
        </w:r>
      </w:del>
    </w:p>
    <w:p w14:paraId="7339E33A" w14:textId="77777777" w:rsidR="00E32F10" w:rsidRPr="00E32F10" w:rsidRDefault="00E32F10" w:rsidP="00315C06">
      <w:pPr>
        <w:spacing w:after="0" w:line="240" w:lineRule="auto"/>
        <w:rPr>
          <w:rFonts w:ascii="Times New Roman" w:eastAsia="Times New Roman" w:hAnsi="Times New Roman" w:cs="Times New Roman"/>
          <w:b/>
          <w:bCs/>
          <w:kern w:val="36"/>
          <w:sz w:val="48"/>
          <w:szCs w:val="48"/>
        </w:rPr>
        <w:pPrChange w:id="1350" w:author="Admin" w:date="2026-07-06T14:53:00Z" w16du:dateUtc="2026-07-06T07:53:00Z">
          <w:pPr>
            <w:spacing w:before="100" w:beforeAutospacing="1" w:after="100" w:afterAutospacing="1" w:line="240" w:lineRule="auto"/>
            <w:outlineLvl w:val="0"/>
          </w:pPr>
        </w:pPrChange>
      </w:pPr>
      <w:r w:rsidRPr="00E32F10">
        <w:rPr>
          <w:rFonts w:ascii="Times New Roman" w:eastAsia="Times New Roman" w:hAnsi="Times New Roman" w:cs="Times New Roman"/>
          <w:b/>
          <w:bCs/>
          <w:kern w:val="36"/>
          <w:sz w:val="48"/>
          <w:szCs w:val="48"/>
        </w:rPr>
        <w:t xml:space="preserve">7.12. </w:t>
      </w:r>
      <w:proofErr w:type="spellStart"/>
      <w:r w:rsidRPr="00E32F10">
        <w:rPr>
          <w:rFonts w:ascii="Times New Roman" w:eastAsia="Times New Roman" w:hAnsi="Times New Roman" w:cs="Times New Roman"/>
          <w:b/>
          <w:bCs/>
          <w:kern w:val="36"/>
          <w:sz w:val="48"/>
          <w:szCs w:val="48"/>
        </w:rPr>
        <w:t>Kết</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thúc</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một</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vòng</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lặp</w:t>
      </w:r>
      <w:proofErr w:type="spellEnd"/>
      <w:r w:rsidRPr="00E32F10">
        <w:rPr>
          <w:rFonts w:ascii="Times New Roman" w:eastAsia="Times New Roman" w:hAnsi="Times New Roman" w:cs="Times New Roman"/>
          <w:b/>
          <w:bCs/>
          <w:kern w:val="36"/>
          <w:sz w:val="48"/>
          <w:szCs w:val="48"/>
        </w:rPr>
        <w:t xml:space="preserve"> – </w:t>
      </w:r>
      <w:proofErr w:type="spellStart"/>
      <w:r w:rsidRPr="00E32F10">
        <w:rPr>
          <w:rFonts w:ascii="Times New Roman" w:eastAsia="Times New Roman" w:hAnsi="Times New Roman" w:cs="Times New Roman"/>
          <w:b/>
          <w:bCs/>
          <w:kern w:val="36"/>
          <w:sz w:val="48"/>
          <w:szCs w:val="48"/>
        </w:rPr>
        <w:t>Bắt</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đầu</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vòng</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lặp</w:t>
      </w:r>
      <w:proofErr w:type="spellEnd"/>
      <w:r w:rsidRPr="00E32F10">
        <w:rPr>
          <w:rFonts w:ascii="Times New Roman" w:eastAsia="Times New Roman" w:hAnsi="Times New Roman" w:cs="Times New Roman"/>
          <w:b/>
          <w:bCs/>
          <w:kern w:val="36"/>
          <w:sz w:val="48"/>
          <w:szCs w:val="48"/>
        </w:rPr>
        <w:t xml:space="preserve"> </w:t>
      </w:r>
      <w:proofErr w:type="spellStart"/>
      <w:r w:rsidRPr="00E32F10">
        <w:rPr>
          <w:rFonts w:ascii="Times New Roman" w:eastAsia="Times New Roman" w:hAnsi="Times New Roman" w:cs="Times New Roman"/>
          <w:b/>
          <w:bCs/>
          <w:kern w:val="36"/>
          <w:sz w:val="48"/>
          <w:szCs w:val="48"/>
        </w:rPr>
        <w:t>mới</w:t>
      </w:r>
      <w:proofErr w:type="spellEnd"/>
    </w:p>
    <w:p w14:paraId="0ECF2E32"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Consulting Learning System </w:t>
      </w:r>
      <w:proofErr w:type="spellStart"/>
      <w:r w:rsidRPr="00E32F10">
        <w:rPr>
          <w:rFonts w:ascii="Times New Roman" w:eastAsia="Times New Roman" w:hAnsi="Times New Roman" w:cs="Times New Roman"/>
          <w:sz w:val="24"/>
          <w:szCs w:val="24"/>
        </w:rPr>
        <w:t>không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phải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bước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cuối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cùng</w:t>
      </w:r>
      <w:proofErr w:type="spellEnd"/>
      <w:r w:rsidRPr="00E32F10">
        <w:rPr>
          <w:rFonts w:ascii="Times New Roman" w:eastAsia="Times New Roman" w:hAnsi="Times New Roman" w:cs="Times New Roman"/>
          <w:sz w:val="24"/>
          <w:szCs w:val="24"/>
        </w:rPr>
        <w:t>.</w:t>
      </w:r>
    </w:p>
    <w:p w14:paraId="3D2BED09"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Nó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điểm</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khởi</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đầu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cho</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dự</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án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tiếp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theo.</w:t>
      </w:r>
      <w:proofErr w:type="spellEnd"/>
    </w:p>
    <w:p w14:paraId="593146F0"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Những tri </w:t>
      </w:r>
      <w:proofErr w:type="spellStart"/>
      <w:r w:rsidRPr="00E32F10">
        <w:rPr>
          <w:rFonts w:ascii="Times New Roman" w:eastAsia="Times New Roman" w:hAnsi="Times New Roman" w:cs="Times New Roman"/>
          <w:sz w:val="24"/>
          <w:szCs w:val="24"/>
        </w:rPr>
        <w:t>thức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được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tích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lũy</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sẽ</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giúp</w:t>
      </w:r>
      <w:proofErr w:type="spellEnd"/>
      <w:r w:rsidRPr="00E32F10">
        <w:rPr>
          <w:rFonts w:ascii="Times New Roman" w:eastAsia="Times New Roman" w:hAnsi="Times New Roman" w:cs="Times New Roman"/>
          <w:sz w:val="24"/>
          <w:szCs w:val="24"/>
        </w:rPr>
        <w:t>:</w:t>
      </w:r>
    </w:p>
    <w:p w14:paraId="527B48C4" w14:textId="77777777" w:rsidR="00E32F10" w:rsidRPr="00E32F10" w:rsidRDefault="00E32F10">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Business Context </w:t>
      </w:r>
      <w:proofErr w:type="spellStart"/>
      <w:r w:rsidRPr="00E32F10">
        <w:rPr>
          <w:rFonts w:ascii="Times New Roman" w:eastAsia="Times New Roman" w:hAnsi="Times New Roman" w:cs="Times New Roman"/>
          <w:sz w:val="24"/>
          <w:szCs w:val="24"/>
        </w:rPr>
        <w:t>nhanh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hơn</w:t>
      </w:r>
      <w:proofErr w:type="spellEnd"/>
      <w:r w:rsidRPr="00E32F10">
        <w:rPr>
          <w:rFonts w:ascii="Times New Roman" w:eastAsia="Times New Roman" w:hAnsi="Times New Roman" w:cs="Times New Roman"/>
          <w:sz w:val="24"/>
          <w:szCs w:val="24"/>
        </w:rPr>
        <w:t>.</w:t>
      </w:r>
    </w:p>
    <w:p w14:paraId="5EA37067" w14:textId="77777777" w:rsidR="00E32F10" w:rsidRPr="00E32F10" w:rsidRDefault="00E32F10">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Discovery </w:t>
      </w:r>
      <w:proofErr w:type="spellStart"/>
      <w:r w:rsidRPr="00E32F10">
        <w:rPr>
          <w:rFonts w:ascii="Times New Roman" w:eastAsia="Times New Roman" w:hAnsi="Times New Roman" w:cs="Times New Roman"/>
          <w:sz w:val="24"/>
          <w:szCs w:val="24"/>
        </w:rPr>
        <w:t>sâu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hơn</w:t>
      </w:r>
      <w:proofErr w:type="spellEnd"/>
      <w:r w:rsidRPr="00E32F10">
        <w:rPr>
          <w:rFonts w:ascii="Times New Roman" w:eastAsia="Times New Roman" w:hAnsi="Times New Roman" w:cs="Times New Roman"/>
          <w:sz w:val="24"/>
          <w:szCs w:val="24"/>
        </w:rPr>
        <w:t>.</w:t>
      </w:r>
    </w:p>
    <w:p w14:paraId="3F1BFA28" w14:textId="77777777" w:rsidR="00E32F10" w:rsidRPr="00E32F10" w:rsidRDefault="00E32F10">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Diagnosis </w:t>
      </w:r>
      <w:proofErr w:type="spellStart"/>
      <w:r w:rsidRPr="00E32F10">
        <w:rPr>
          <w:rFonts w:ascii="Times New Roman" w:eastAsia="Times New Roman" w:hAnsi="Times New Roman" w:cs="Times New Roman"/>
          <w:sz w:val="24"/>
          <w:szCs w:val="24"/>
        </w:rPr>
        <w:t>chính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xác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hơn</w:t>
      </w:r>
      <w:proofErr w:type="spellEnd"/>
      <w:r w:rsidRPr="00E32F10">
        <w:rPr>
          <w:rFonts w:ascii="Times New Roman" w:eastAsia="Times New Roman" w:hAnsi="Times New Roman" w:cs="Times New Roman"/>
          <w:sz w:val="24"/>
          <w:szCs w:val="24"/>
        </w:rPr>
        <w:t>.</w:t>
      </w:r>
    </w:p>
    <w:p w14:paraId="2F58A919" w14:textId="77777777" w:rsidR="00E32F10" w:rsidRPr="00E32F10" w:rsidRDefault="00E32F10">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Roadmap </w:t>
      </w:r>
      <w:proofErr w:type="spellStart"/>
      <w:r w:rsidRPr="00E32F10">
        <w:rPr>
          <w:rFonts w:ascii="Times New Roman" w:eastAsia="Times New Roman" w:hAnsi="Times New Roman" w:cs="Times New Roman"/>
          <w:sz w:val="24"/>
          <w:szCs w:val="24"/>
        </w:rPr>
        <w:t>thực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tế</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hơn</w:t>
      </w:r>
      <w:proofErr w:type="spellEnd"/>
      <w:r w:rsidRPr="00E32F10">
        <w:rPr>
          <w:rFonts w:ascii="Times New Roman" w:eastAsia="Times New Roman" w:hAnsi="Times New Roman" w:cs="Times New Roman"/>
          <w:sz w:val="24"/>
          <w:szCs w:val="24"/>
        </w:rPr>
        <w:t>.</w:t>
      </w:r>
    </w:p>
    <w:p w14:paraId="775BF261" w14:textId="77777777" w:rsidR="00E32F10" w:rsidRPr="00E32F10" w:rsidRDefault="00E32F10">
      <w:pPr>
        <w:numPr>
          <w:ilvl w:val="0"/>
          <w:numId w:val="164"/>
        </w:numPr>
        <w:spacing w:before="100" w:beforeAutospacing="1" w:after="100" w:afterAutospacing="1" w:line="240" w:lineRule="auto"/>
        <w:rPr>
          <w:rFonts w:ascii="Times New Roman" w:eastAsia="Times New Roman" w:hAnsi="Times New Roman" w:cs="Times New Roman"/>
          <w:sz w:val="24"/>
          <w:szCs w:val="24"/>
        </w:rPr>
      </w:pPr>
      <w:r w:rsidRPr="00E32F10">
        <w:rPr>
          <w:rFonts w:ascii="Times New Roman" w:eastAsia="Times New Roman" w:hAnsi="Times New Roman" w:cs="Times New Roman"/>
          <w:sz w:val="24"/>
          <w:szCs w:val="24"/>
        </w:rPr>
        <w:t xml:space="preserve">Delivery </w:t>
      </w:r>
      <w:proofErr w:type="spellStart"/>
      <w:r w:rsidRPr="00E32F10">
        <w:rPr>
          <w:rFonts w:ascii="Times New Roman" w:eastAsia="Times New Roman" w:hAnsi="Times New Roman" w:cs="Times New Roman"/>
          <w:sz w:val="24"/>
          <w:szCs w:val="24"/>
        </w:rPr>
        <w:t>hiệu</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quả</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hơn</w:t>
      </w:r>
      <w:proofErr w:type="spellEnd"/>
      <w:r w:rsidRPr="00E32F10">
        <w:rPr>
          <w:rFonts w:ascii="Times New Roman" w:eastAsia="Times New Roman" w:hAnsi="Times New Roman" w:cs="Times New Roman"/>
          <w:sz w:val="24"/>
          <w:szCs w:val="24"/>
        </w:rPr>
        <w:t>.</w:t>
      </w:r>
    </w:p>
    <w:p w14:paraId="1D6E6C53" w14:textId="77777777" w:rsidR="00E32F10" w:rsidRPr="00E32F10" w:rsidRDefault="00E32F10" w:rsidP="00E32F10">
      <w:pPr>
        <w:spacing w:before="100" w:beforeAutospacing="1" w:after="100" w:afterAutospacing="1" w:line="240" w:lineRule="auto"/>
        <w:rPr>
          <w:rFonts w:ascii="Times New Roman" w:eastAsia="Times New Roman" w:hAnsi="Times New Roman" w:cs="Times New Roman"/>
          <w:sz w:val="24"/>
          <w:szCs w:val="24"/>
        </w:rPr>
      </w:pPr>
      <w:proofErr w:type="spellStart"/>
      <w:r w:rsidRPr="00E32F10">
        <w:rPr>
          <w:rFonts w:ascii="Times New Roman" w:eastAsia="Times New Roman" w:hAnsi="Times New Roman" w:cs="Times New Roman"/>
          <w:sz w:val="24"/>
          <w:szCs w:val="24"/>
        </w:rPr>
        <w:t>Đó</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chính</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là</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vòng</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lặp</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phát</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triển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liên</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tục</w:t>
      </w:r>
      <w:proofErr w:type="spellEnd"/>
      <w:r w:rsidRPr="00E32F10">
        <w:rPr>
          <w:rFonts w:ascii="Times New Roman" w:eastAsia="Times New Roman" w:hAnsi="Times New Roman" w:cs="Times New Roman"/>
          <w:sz w:val="24"/>
          <w:szCs w:val="24"/>
        </w:rPr>
        <w:t xml:space="preserve"> </w:t>
      </w:r>
      <w:proofErr w:type="spellStart"/>
      <w:r w:rsidRPr="00E32F10">
        <w:rPr>
          <w:rFonts w:ascii="Times New Roman" w:eastAsia="Times New Roman" w:hAnsi="Times New Roman" w:cs="Times New Roman"/>
          <w:sz w:val="24"/>
          <w:szCs w:val="24"/>
        </w:rPr>
        <w:t>của</w:t>
      </w:r>
      <w:proofErr w:type="spellEnd"/>
      <w:r w:rsidRPr="00E32F10">
        <w:rPr>
          <w:rFonts w:ascii="Times New Roman" w:eastAsia="Times New Roman" w:hAnsi="Times New Roman" w:cs="Times New Roman"/>
          <w:sz w:val="24"/>
          <w:szCs w:val="24"/>
        </w:rPr>
        <w:t xml:space="preserve"> THUCHOCVN.</w:t>
      </w:r>
    </w:p>
    <w:p w14:paraId="303E7403" w14:textId="503DA499" w:rsidR="006D2961" w:rsidDel="00315C06" w:rsidRDefault="00000000" w:rsidP="00E32F10">
      <w:pPr>
        <w:spacing w:after="0" w:line="240" w:lineRule="auto"/>
        <w:rPr>
          <w:del w:id="1351" w:author="Admin" w:date="2026-07-06T14:53:00Z" w16du:dateUtc="2026-07-06T07:53:00Z"/>
          <w:rFonts w:ascii="Times New Roman" w:eastAsia="Times New Roman" w:hAnsi="Times New Roman" w:cs="Times New Roman"/>
          <w:sz w:val="24"/>
          <w:szCs w:val="24"/>
        </w:rPr>
      </w:pPr>
      <w:del w:id="1352" w:author="Admin" w:date="2026-07-06T14:53:00Z" w16du:dateUtc="2026-07-06T07:53:00Z">
        <w:r w:rsidDel="00315C06">
          <w:rPr>
            <w:rFonts w:ascii="Times New Roman" w:eastAsia="Times New Roman" w:hAnsi="Times New Roman" w:cs="Times New Roman"/>
            <w:sz w:val="24"/>
            <w:szCs w:val="24"/>
          </w:rPr>
          <w:pict w14:anchorId="34622B19">
            <v:rect id="_x0000_i1347" style="width:0;height:1.5pt" o:hralign="center" o:hrstd="t" o:hr="t" fillcolor="#a0a0a0" stroked="f"/>
          </w:pict>
        </w:r>
      </w:del>
    </w:p>
    <w:p w14:paraId="6B78C7D1" w14:textId="505E4586" w:rsidR="00315C06" w:rsidRDefault="006D2961" w:rsidP="00315C06">
      <w:pPr>
        <w:spacing w:after="0" w:line="240" w:lineRule="auto"/>
        <w:rPr>
          <w:ins w:id="1353" w:author="Admin" w:date="2026-07-06T14:53:00Z" w16du:dateUtc="2026-07-06T07:53:00Z"/>
          <w:rFonts w:ascii="Times New Roman" w:eastAsia="Times New Roman" w:hAnsi="Times New Roman" w:cs="Times New Roman"/>
          <w:sz w:val="24"/>
          <w:szCs w:val="24"/>
        </w:rPr>
      </w:pPr>
      <w:del w:id="1354" w:author="Admin" w:date="2026-07-06T14:53:00Z" w16du:dateUtc="2026-07-06T07:53:00Z">
        <w:r w:rsidDel="00315C06">
          <w:rPr>
            <w:rFonts w:ascii="Times New Roman" w:eastAsia="Times New Roman" w:hAnsi="Times New Roman" w:cs="Times New Roman"/>
            <w:sz w:val="24"/>
            <w:szCs w:val="24"/>
          </w:rPr>
          <w:br w:type="page"/>
        </w:r>
      </w:del>
    </w:p>
    <w:p w14:paraId="4B9E13D3" w14:textId="77777777" w:rsidR="00315C06" w:rsidRDefault="00315C06">
      <w:pPr>
        <w:rPr>
          <w:ins w:id="1355" w:author="Admin" w:date="2026-07-06T14:53:00Z" w16du:dateUtc="2026-07-06T07:53:00Z"/>
          <w:rFonts w:ascii="Times New Roman" w:eastAsia="Times New Roman" w:hAnsi="Times New Roman" w:cs="Times New Roman"/>
          <w:sz w:val="24"/>
          <w:szCs w:val="24"/>
        </w:rPr>
      </w:pPr>
      <w:ins w:id="1356" w:author="Admin" w:date="2026-07-06T14:53:00Z" w16du:dateUtc="2026-07-06T07:53:00Z">
        <w:r>
          <w:rPr>
            <w:rFonts w:ascii="Times New Roman" w:eastAsia="Times New Roman" w:hAnsi="Times New Roman" w:cs="Times New Roman"/>
            <w:sz w:val="24"/>
            <w:szCs w:val="24"/>
          </w:rPr>
          <w:br w:type="page"/>
        </w:r>
      </w:ins>
    </w:p>
    <w:p w14:paraId="544C75AB" w14:textId="55EC4B26" w:rsidR="006D2961" w:rsidDel="00315C06" w:rsidRDefault="006D2961" w:rsidP="00315C06">
      <w:pPr>
        <w:spacing w:after="0" w:line="240" w:lineRule="auto"/>
        <w:rPr>
          <w:del w:id="1357" w:author="Admin" w:date="2026-07-06T14:54:00Z" w16du:dateUtc="2026-07-06T07:54:00Z"/>
          <w:rFonts w:ascii="Times New Roman" w:eastAsia="Times New Roman" w:hAnsi="Times New Roman" w:cs="Times New Roman"/>
          <w:sz w:val="24"/>
          <w:szCs w:val="24"/>
        </w:rPr>
        <w:pPrChange w:id="1358" w:author="Admin" w:date="2026-07-06T14:53:00Z" w16du:dateUtc="2026-07-06T07:53:00Z">
          <w:pPr/>
        </w:pPrChange>
      </w:pPr>
    </w:p>
    <w:p w14:paraId="2717F78F" w14:textId="77777777" w:rsidR="006D2961" w:rsidRPr="006D2961" w:rsidRDefault="006D2961" w:rsidP="006D29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D2961">
        <w:rPr>
          <w:rFonts w:ascii="Times New Roman" w:eastAsia="Times New Roman" w:hAnsi="Times New Roman" w:cs="Times New Roman"/>
          <w:b/>
          <w:bCs/>
          <w:kern w:val="36"/>
          <w:sz w:val="48"/>
          <w:szCs w:val="48"/>
        </w:rPr>
        <w:t>VOLUME 04 – THUCHOCVN CONSULTING OPERATING SYSTEM</w:t>
      </w:r>
    </w:p>
    <w:p w14:paraId="5D80F034" w14:textId="43C24A11" w:rsidR="00315C06" w:rsidRDefault="006D2961" w:rsidP="006D2961">
      <w:pPr>
        <w:spacing w:before="100" w:beforeAutospacing="1" w:after="100" w:afterAutospacing="1" w:line="240" w:lineRule="auto"/>
        <w:outlineLvl w:val="1"/>
        <w:rPr>
          <w:ins w:id="1359" w:author="Admin" w:date="2026-07-06T14:54:00Z" w16du:dateUtc="2026-07-06T07:54:00Z"/>
          <w:rFonts w:ascii="Times New Roman" w:eastAsia="Times New Roman" w:hAnsi="Times New Roman" w:cs="Times New Roman"/>
          <w:b/>
          <w:bCs/>
          <w:sz w:val="36"/>
          <w:szCs w:val="36"/>
        </w:rPr>
      </w:pPr>
      <w:proofErr w:type="spellStart"/>
      <w:r w:rsidRPr="006D2961">
        <w:rPr>
          <w:rFonts w:ascii="Times New Roman" w:eastAsia="Times New Roman" w:hAnsi="Times New Roman" w:cs="Times New Roman"/>
          <w:b/>
          <w:bCs/>
          <w:sz w:val="36"/>
          <w:szCs w:val="36"/>
        </w:rPr>
        <w:t>Mô</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hình</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vận</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hành</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hoạt</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động</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tư</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vấn</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doanh</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nghiệp</w:t>
      </w:r>
      <w:proofErr w:type="spellEnd"/>
    </w:p>
    <w:p w14:paraId="0FA04E16" w14:textId="77777777" w:rsidR="00315C06" w:rsidRDefault="00315C06">
      <w:pPr>
        <w:rPr>
          <w:ins w:id="1360" w:author="Admin" w:date="2026-07-06T14:54:00Z" w16du:dateUtc="2026-07-06T07:54:00Z"/>
          <w:rFonts w:ascii="Times New Roman" w:eastAsia="Times New Roman" w:hAnsi="Times New Roman" w:cs="Times New Roman"/>
          <w:b/>
          <w:bCs/>
          <w:sz w:val="36"/>
          <w:szCs w:val="36"/>
        </w:rPr>
      </w:pPr>
      <w:ins w:id="1361" w:author="Admin" w:date="2026-07-06T14:54:00Z" w16du:dateUtc="2026-07-06T07:54:00Z">
        <w:r>
          <w:rPr>
            <w:rFonts w:ascii="Times New Roman" w:eastAsia="Times New Roman" w:hAnsi="Times New Roman" w:cs="Times New Roman"/>
            <w:b/>
            <w:bCs/>
            <w:sz w:val="36"/>
            <w:szCs w:val="36"/>
          </w:rPr>
          <w:br w:type="page"/>
        </w:r>
      </w:ins>
    </w:p>
    <w:p w14:paraId="231B8D29" w14:textId="071F2A0F" w:rsidR="006D2961" w:rsidRPr="006D2961" w:rsidDel="00315C06" w:rsidRDefault="006D2961" w:rsidP="006D2961">
      <w:pPr>
        <w:spacing w:before="100" w:beforeAutospacing="1" w:after="100" w:afterAutospacing="1" w:line="240" w:lineRule="auto"/>
        <w:outlineLvl w:val="1"/>
        <w:rPr>
          <w:del w:id="1362" w:author="Admin" w:date="2026-07-06T14:54:00Z" w16du:dateUtc="2026-07-06T07:54:00Z"/>
          <w:rFonts w:ascii="Times New Roman" w:eastAsia="Times New Roman" w:hAnsi="Times New Roman" w:cs="Times New Roman"/>
          <w:b/>
          <w:bCs/>
          <w:sz w:val="36"/>
          <w:szCs w:val="36"/>
        </w:rPr>
      </w:pPr>
    </w:p>
    <w:p w14:paraId="368BF121" w14:textId="494EB074" w:rsidR="006D2961" w:rsidRPr="006D2961" w:rsidDel="00315C06" w:rsidRDefault="00000000" w:rsidP="006D2961">
      <w:pPr>
        <w:spacing w:after="0" w:line="240" w:lineRule="auto"/>
        <w:rPr>
          <w:del w:id="1363" w:author="Admin" w:date="2026-07-06T14:54:00Z" w16du:dateUtc="2026-07-06T07:54:00Z"/>
          <w:rFonts w:ascii="Times New Roman" w:eastAsia="Times New Roman" w:hAnsi="Times New Roman" w:cs="Times New Roman"/>
          <w:sz w:val="24"/>
          <w:szCs w:val="24"/>
        </w:rPr>
      </w:pPr>
      <w:del w:id="1364" w:author="Admin" w:date="2026-07-06T14:54:00Z" w16du:dateUtc="2026-07-06T07:54:00Z">
        <w:r w:rsidDel="00315C06">
          <w:rPr>
            <w:rFonts w:ascii="Times New Roman" w:eastAsia="Times New Roman" w:hAnsi="Times New Roman" w:cs="Times New Roman"/>
            <w:sz w:val="24"/>
            <w:szCs w:val="24"/>
          </w:rPr>
          <w:pict w14:anchorId="551DD11D">
            <v:rect id="_x0000_i1348" style="width:0;height:1.5pt" o:hralign="center" o:hrstd="t" o:hr="t" fillcolor="#a0a0a0" stroked="f"/>
          </w:pict>
        </w:r>
      </w:del>
    </w:p>
    <w:p w14:paraId="31AE4A98"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365" w:author="Admin" w:date="2026-07-06T14:54:00Z" w16du:dateUtc="2026-07-06T07:54: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CHƯƠNG 1</w:t>
      </w:r>
    </w:p>
    <w:p w14:paraId="06706743" w14:textId="77777777" w:rsidR="006D2961" w:rsidRPr="006D2961" w:rsidRDefault="006D2961" w:rsidP="006D296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D2961">
        <w:rPr>
          <w:rFonts w:ascii="Times New Roman" w:eastAsia="Times New Roman" w:hAnsi="Times New Roman" w:cs="Times New Roman"/>
          <w:b/>
          <w:bCs/>
          <w:kern w:val="36"/>
          <w:sz w:val="48"/>
          <w:szCs w:val="48"/>
        </w:rPr>
        <w:t>CONSULTING OPERATING MODEL (COM)</w:t>
      </w:r>
    </w:p>
    <w:p w14:paraId="2136381A" w14:textId="77777777" w:rsidR="006D2961" w:rsidRPr="006D2961" w:rsidRDefault="006D2961" w:rsidP="006D2961">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6D2961">
        <w:rPr>
          <w:rFonts w:ascii="Times New Roman" w:eastAsia="Times New Roman" w:hAnsi="Times New Roman" w:cs="Times New Roman"/>
          <w:b/>
          <w:bCs/>
          <w:sz w:val="36"/>
          <w:szCs w:val="36"/>
        </w:rPr>
        <w:t>Mô</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hình</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vận</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hành</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tổng</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thể</w:t>
      </w:r>
      <w:proofErr w:type="spellEnd"/>
      <w:r w:rsidRPr="006D2961">
        <w:rPr>
          <w:rFonts w:ascii="Times New Roman" w:eastAsia="Times New Roman" w:hAnsi="Times New Roman" w:cs="Times New Roman"/>
          <w:b/>
          <w:bCs/>
          <w:sz w:val="36"/>
          <w:szCs w:val="36"/>
        </w:rPr>
        <w:t xml:space="preserve"> </w:t>
      </w:r>
      <w:proofErr w:type="spellStart"/>
      <w:r w:rsidRPr="006D2961">
        <w:rPr>
          <w:rFonts w:ascii="Times New Roman" w:eastAsia="Times New Roman" w:hAnsi="Times New Roman" w:cs="Times New Roman"/>
          <w:b/>
          <w:bCs/>
          <w:sz w:val="36"/>
          <w:szCs w:val="36"/>
        </w:rPr>
        <w:t>của</w:t>
      </w:r>
      <w:proofErr w:type="spellEnd"/>
      <w:r w:rsidRPr="006D2961">
        <w:rPr>
          <w:rFonts w:ascii="Times New Roman" w:eastAsia="Times New Roman" w:hAnsi="Times New Roman" w:cs="Times New Roman"/>
          <w:b/>
          <w:bCs/>
          <w:sz w:val="36"/>
          <w:szCs w:val="36"/>
        </w:rPr>
        <w:t xml:space="preserve"> THUCHOCVN</w:t>
      </w:r>
    </w:p>
    <w:p w14:paraId="38131137"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b/>
          <w:bCs/>
          <w:sz w:val="24"/>
          <w:szCs w:val="24"/>
        </w:rPr>
        <w:t>"</w:t>
      </w:r>
      <w:proofErr w:type="spellStart"/>
      <w:r w:rsidRPr="006D2961">
        <w:rPr>
          <w:rFonts w:ascii="Times New Roman" w:eastAsia="Times New Roman" w:hAnsi="Times New Roman" w:cs="Times New Roman"/>
          <w:b/>
          <w:bCs/>
          <w:sz w:val="24"/>
          <w:szCs w:val="24"/>
        </w:rPr>
        <w:t>Một</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phương</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pháp</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tốt</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giúp</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giải</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quyết</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vấn</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đề</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Một</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mô</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hình</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vận</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hành</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tốt</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giúp</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giải</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quyết</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vấn</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đề</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một</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cách</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nhất</w:t>
      </w:r>
      <w:proofErr w:type="spellEnd"/>
      <w:r w:rsidRPr="006D2961">
        <w:rPr>
          <w:rFonts w:ascii="Times New Roman" w:eastAsia="Times New Roman" w:hAnsi="Times New Roman" w:cs="Times New Roman"/>
          <w:b/>
          <w:bCs/>
          <w:sz w:val="24"/>
          <w:szCs w:val="24"/>
        </w:rPr>
        <w:t xml:space="preserve"> </w:t>
      </w:r>
      <w:proofErr w:type="spellStart"/>
      <w:r w:rsidRPr="006D2961">
        <w:rPr>
          <w:rFonts w:ascii="Times New Roman" w:eastAsia="Times New Roman" w:hAnsi="Times New Roman" w:cs="Times New Roman"/>
          <w:b/>
          <w:bCs/>
          <w:sz w:val="24"/>
          <w:szCs w:val="24"/>
        </w:rPr>
        <w:t>quán</w:t>
      </w:r>
      <w:proofErr w:type="spellEnd"/>
      <w:r w:rsidRPr="006D2961">
        <w:rPr>
          <w:rFonts w:ascii="Times New Roman" w:eastAsia="Times New Roman" w:hAnsi="Times New Roman" w:cs="Times New Roman"/>
          <w:b/>
          <w:bCs/>
          <w:sz w:val="24"/>
          <w:szCs w:val="24"/>
        </w:rPr>
        <w:t>."</w:t>
      </w:r>
    </w:p>
    <w:p w14:paraId="4E8847AB" w14:textId="7A28779F" w:rsidR="006D2961" w:rsidRPr="006D2961" w:rsidDel="00315C06" w:rsidRDefault="00000000" w:rsidP="006D2961">
      <w:pPr>
        <w:spacing w:after="0" w:line="240" w:lineRule="auto"/>
        <w:rPr>
          <w:del w:id="1366" w:author="Admin" w:date="2026-07-06T14:54:00Z" w16du:dateUtc="2026-07-06T07:54:00Z"/>
          <w:rFonts w:ascii="Times New Roman" w:eastAsia="Times New Roman" w:hAnsi="Times New Roman" w:cs="Times New Roman"/>
          <w:sz w:val="24"/>
          <w:szCs w:val="24"/>
        </w:rPr>
      </w:pPr>
      <w:del w:id="1367" w:author="Admin" w:date="2026-07-06T14:54:00Z" w16du:dateUtc="2026-07-06T07:54:00Z">
        <w:r w:rsidDel="00315C06">
          <w:rPr>
            <w:rFonts w:ascii="Times New Roman" w:eastAsia="Times New Roman" w:hAnsi="Times New Roman" w:cs="Times New Roman"/>
            <w:sz w:val="24"/>
            <w:szCs w:val="24"/>
          </w:rPr>
          <w:pict w14:anchorId="73EC2BA9">
            <v:rect id="_x0000_i1349" style="width:0;height:1.5pt" o:hralign="center" o:hrstd="t" o:hr="t" fillcolor="#a0a0a0" stroked="f"/>
          </w:pict>
        </w:r>
      </w:del>
    </w:p>
    <w:p w14:paraId="5D32390C"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368" w:author="Admin" w:date="2026-07-06T14:54:00Z" w16du:dateUtc="2026-07-06T07:54: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1.1. </w:t>
      </w:r>
      <w:proofErr w:type="spellStart"/>
      <w:r w:rsidRPr="006D2961">
        <w:rPr>
          <w:rFonts w:ascii="Times New Roman" w:eastAsia="Times New Roman" w:hAnsi="Times New Roman" w:cs="Times New Roman"/>
          <w:b/>
          <w:bCs/>
          <w:kern w:val="36"/>
          <w:sz w:val="48"/>
          <w:szCs w:val="48"/>
        </w:rPr>
        <w:t>Vì</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sao</w:t>
      </w:r>
      <w:proofErr w:type="spellEnd"/>
      <w:r w:rsidRPr="006D2961">
        <w:rPr>
          <w:rFonts w:ascii="Times New Roman" w:eastAsia="Times New Roman" w:hAnsi="Times New Roman" w:cs="Times New Roman"/>
          <w:b/>
          <w:bCs/>
          <w:kern w:val="36"/>
          <w:sz w:val="48"/>
          <w:szCs w:val="48"/>
        </w:rPr>
        <w:t xml:space="preserve"> THUCHOCVN </w:t>
      </w:r>
      <w:proofErr w:type="spellStart"/>
      <w:r w:rsidRPr="006D2961">
        <w:rPr>
          <w:rFonts w:ascii="Times New Roman" w:eastAsia="Times New Roman" w:hAnsi="Times New Roman" w:cs="Times New Roman"/>
          <w:b/>
          <w:bCs/>
          <w:kern w:val="36"/>
          <w:sz w:val="48"/>
          <w:szCs w:val="48"/>
        </w:rPr>
        <w:t>cần</w:t>
      </w:r>
      <w:proofErr w:type="spellEnd"/>
      <w:r w:rsidRPr="006D2961">
        <w:rPr>
          <w:rFonts w:ascii="Times New Roman" w:eastAsia="Times New Roman" w:hAnsi="Times New Roman" w:cs="Times New Roman"/>
          <w:b/>
          <w:bCs/>
          <w:kern w:val="36"/>
          <w:sz w:val="48"/>
          <w:szCs w:val="48"/>
        </w:rPr>
        <w:t xml:space="preserve"> Operating Model?</w:t>
      </w:r>
    </w:p>
    <w:p w14:paraId="6AC35799"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Trong </w:t>
      </w:r>
      <w:proofErr w:type="spellStart"/>
      <w:r w:rsidRPr="006D2961">
        <w:rPr>
          <w:rFonts w:ascii="Times New Roman" w:eastAsia="Times New Roman" w:hAnsi="Times New Roman" w:cs="Times New Roman"/>
          <w:sz w:val="24"/>
          <w:szCs w:val="24"/>
        </w:rPr>
        <w:t>giai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đoạn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khởi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nghiệp</w:t>
      </w:r>
      <w:proofErr w:type="spellEnd"/>
      <w:r w:rsidRPr="006D2961">
        <w:rPr>
          <w:rFonts w:ascii="Times New Roman" w:eastAsia="Times New Roman" w:hAnsi="Times New Roman" w:cs="Times New Roman"/>
          <w:sz w:val="24"/>
          <w:szCs w:val="24"/>
        </w:rPr>
        <w:t xml:space="preserve">, Founder </w:t>
      </w:r>
      <w:proofErr w:type="spellStart"/>
      <w:r w:rsidRPr="006D2961">
        <w:rPr>
          <w:rFonts w:ascii="Times New Roman" w:eastAsia="Times New Roman" w:hAnsi="Times New Roman" w:cs="Times New Roman"/>
          <w:sz w:val="24"/>
          <w:szCs w:val="24"/>
        </w:rPr>
        <w:t>thường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trực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tiếp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tham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mọi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w:t>
      </w:r>
    </w:p>
    <w:p w14:paraId="63048B68"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Founder:</w:t>
      </w:r>
    </w:p>
    <w:p w14:paraId="4064F42A" w14:textId="77777777" w:rsidR="006D2961" w:rsidRPr="006D2961" w:rsidRDefault="006D2961">
      <w:pPr>
        <w:numPr>
          <w:ilvl w:val="0"/>
          <w:numId w:val="16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Gặp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hàng</w:t>
      </w:r>
      <w:proofErr w:type="spellEnd"/>
      <w:r w:rsidRPr="006D2961">
        <w:rPr>
          <w:rFonts w:ascii="Times New Roman" w:eastAsia="Times New Roman" w:hAnsi="Times New Roman" w:cs="Times New Roman"/>
          <w:sz w:val="24"/>
          <w:szCs w:val="24"/>
        </w:rPr>
        <w:t>.</w:t>
      </w:r>
    </w:p>
    <w:p w14:paraId="7BF7D1DC" w14:textId="77777777" w:rsidR="006D2961" w:rsidRPr="006D2961" w:rsidRDefault="006D2961">
      <w:pPr>
        <w:numPr>
          <w:ilvl w:val="0"/>
          <w:numId w:val="16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Khảo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sát</w:t>
      </w:r>
      <w:proofErr w:type="spellEnd"/>
      <w:r w:rsidRPr="006D2961">
        <w:rPr>
          <w:rFonts w:ascii="Times New Roman" w:eastAsia="Times New Roman" w:hAnsi="Times New Roman" w:cs="Times New Roman"/>
          <w:sz w:val="24"/>
          <w:szCs w:val="24"/>
        </w:rPr>
        <w:t>.</w:t>
      </w:r>
    </w:p>
    <w:p w14:paraId="6D3AE69F" w14:textId="77777777" w:rsidR="006D2961" w:rsidRPr="006D2961" w:rsidRDefault="006D2961">
      <w:pPr>
        <w:numPr>
          <w:ilvl w:val="0"/>
          <w:numId w:val="16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Phân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tích</w:t>
      </w:r>
      <w:proofErr w:type="spellEnd"/>
      <w:r w:rsidRPr="006D2961">
        <w:rPr>
          <w:rFonts w:ascii="Times New Roman" w:eastAsia="Times New Roman" w:hAnsi="Times New Roman" w:cs="Times New Roman"/>
          <w:sz w:val="24"/>
          <w:szCs w:val="24"/>
        </w:rPr>
        <w:t>.</w:t>
      </w:r>
    </w:p>
    <w:p w14:paraId="07AE4BCA" w14:textId="77777777" w:rsidR="006D2961" w:rsidRPr="006D2961" w:rsidRDefault="006D2961">
      <w:pPr>
        <w:numPr>
          <w:ilvl w:val="0"/>
          <w:numId w:val="16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Thiết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kế</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giải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pháp</w:t>
      </w:r>
      <w:proofErr w:type="spellEnd"/>
      <w:r w:rsidRPr="006D2961">
        <w:rPr>
          <w:rFonts w:ascii="Times New Roman" w:eastAsia="Times New Roman" w:hAnsi="Times New Roman" w:cs="Times New Roman"/>
          <w:sz w:val="24"/>
          <w:szCs w:val="24"/>
        </w:rPr>
        <w:t>.</w:t>
      </w:r>
    </w:p>
    <w:p w14:paraId="449E38C2" w14:textId="77777777" w:rsidR="006D2961" w:rsidRPr="006D2961" w:rsidRDefault="006D2961">
      <w:pPr>
        <w:numPr>
          <w:ilvl w:val="0"/>
          <w:numId w:val="165"/>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Theo </w:t>
      </w:r>
      <w:proofErr w:type="spellStart"/>
      <w:r w:rsidRPr="006D2961">
        <w:rPr>
          <w:rFonts w:ascii="Times New Roman" w:eastAsia="Times New Roman" w:hAnsi="Times New Roman" w:cs="Times New Roman"/>
          <w:sz w:val="24"/>
          <w:szCs w:val="24"/>
        </w:rPr>
        <w:t>dõi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triển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khai</w:t>
      </w:r>
      <w:proofErr w:type="spellEnd"/>
      <w:r w:rsidRPr="006D2961">
        <w:rPr>
          <w:rFonts w:ascii="Times New Roman" w:eastAsia="Times New Roman" w:hAnsi="Times New Roman" w:cs="Times New Roman"/>
          <w:sz w:val="24"/>
          <w:szCs w:val="24"/>
        </w:rPr>
        <w:t>.</w:t>
      </w:r>
    </w:p>
    <w:p w14:paraId="04F4430C" w14:textId="77777777" w:rsidR="006D2961" w:rsidRPr="006D2961" w:rsidRDefault="006D2961">
      <w:pPr>
        <w:numPr>
          <w:ilvl w:val="0"/>
          <w:numId w:val="16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Viết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báo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cáo</w:t>
      </w:r>
      <w:proofErr w:type="spellEnd"/>
      <w:r w:rsidRPr="006D2961">
        <w:rPr>
          <w:rFonts w:ascii="Times New Roman" w:eastAsia="Times New Roman" w:hAnsi="Times New Roman" w:cs="Times New Roman"/>
          <w:sz w:val="24"/>
          <w:szCs w:val="24"/>
        </w:rPr>
        <w:t>.</w:t>
      </w:r>
    </w:p>
    <w:p w14:paraId="29BCCB4C"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Mô</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hình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này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có</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thể</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phù</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hợp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chỉ</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có</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vài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w:t>
      </w:r>
    </w:p>
    <w:p w14:paraId="4ACFF554"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Tuy </w:t>
      </w:r>
      <w:proofErr w:type="spellStart"/>
      <w:r w:rsidRPr="006D2961">
        <w:rPr>
          <w:rFonts w:ascii="Times New Roman" w:eastAsia="Times New Roman" w:hAnsi="Times New Roman" w:cs="Times New Roman"/>
          <w:sz w:val="24"/>
          <w:szCs w:val="24"/>
        </w:rPr>
        <w:t>nhiên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số</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lượng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hàng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tăng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lên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này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sẽ</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tạo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rủi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lớn</w:t>
      </w:r>
      <w:proofErr w:type="spellEnd"/>
      <w:r w:rsidRPr="006D2961">
        <w:rPr>
          <w:rFonts w:ascii="Times New Roman" w:eastAsia="Times New Roman" w:hAnsi="Times New Roman" w:cs="Times New Roman"/>
          <w:sz w:val="24"/>
          <w:szCs w:val="24"/>
        </w:rPr>
        <w:t>:</w:t>
      </w:r>
    </w:p>
    <w:p w14:paraId="270385BD" w14:textId="77777777" w:rsidR="006D2961" w:rsidRPr="006D2961" w:rsidRDefault="006D2961">
      <w:pPr>
        <w:numPr>
          <w:ilvl w:val="0"/>
          <w:numId w:val="166"/>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Phụ</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thuộc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vào</w:t>
      </w:r>
      <w:proofErr w:type="spellEnd"/>
      <w:r w:rsidRPr="006D2961">
        <w:rPr>
          <w:rFonts w:ascii="Times New Roman" w:eastAsia="Times New Roman" w:hAnsi="Times New Roman" w:cs="Times New Roman"/>
          <w:sz w:val="24"/>
          <w:szCs w:val="24"/>
        </w:rPr>
        <w:t xml:space="preserve"> Founder.</w:t>
      </w:r>
    </w:p>
    <w:p w14:paraId="4D2E5E8E" w14:textId="77777777" w:rsidR="006D2961" w:rsidRPr="006D2961" w:rsidRDefault="006D2961">
      <w:pPr>
        <w:numPr>
          <w:ilvl w:val="0"/>
          <w:numId w:val="166"/>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Chất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lượng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đồng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đều</w:t>
      </w:r>
      <w:proofErr w:type="spellEnd"/>
      <w:r w:rsidRPr="006D2961">
        <w:rPr>
          <w:rFonts w:ascii="Times New Roman" w:eastAsia="Times New Roman" w:hAnsi="Times New Roman" w:cs="Times New Roman"/>
          <w:sz w:val="24"/>
          <w:szCs w:val="24"/>
        </w:rPr>
        <w:t>.</w:t>
      </w:r>
    </w:p>
    <w:p w14:paraId="06EE3E96" w14:textId="77777777" w:rsidR="006D2961" w:rsidRPr="006D2961" w:rsidRDefault="006D2961">
      <w:pPr>
        <w:numPr>
          <w:ilvl w:val="0"/>
          <w:numId w:val="166"/>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Khó</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mở</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rộng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ngũ</w:t>
      </w:r>
      <w:proofErr w:type="spellEnd"/>
      <w:r w:rsidRPr="006D2961">
        <w:rPr>
          <w:rFonts w:ascii="Times New Roman" w:eastAsia="Times New Roman" w:hAnsi="Times New Roman" w:cs="Times New Roman"/>
          <w:sz w:val="24"/>
          <w:szCs w:val="24"/>
        </w:rPr>
        <w:t xml:space="preserve"> Consultant.</w:t>
      </w:r>
    </w:p>
    <w:p w14:paraId="7CE3C187"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THUCHOCVN </w:t>
      </w:r>
      <w:proofErr w:type="spellStart"/>
      <w:r w:rsidRPr="006D2961">
        <w:rPr>
          <w:rFonts w:ascii="Times New Roman" w:eastAsia="Times New Roman" w:hAnsi="Times New Roman" w:cs="Times New Roman"/>
          <w:sz w:val="24"/>
          <w:szCs w:val="24"/>
        </w:rPr>
        <w:t>xây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dựng</w:t>
      </w:r>
      <w:proofErr w:type="spellEnd"/>
      <w:r w:rsidRPr="006D2961">
        <w:rPr>
          <w:rFonts w:ascii="Times New Roman" w:eastAsia="Times New Roman" w:hAnsi="Times New Roman" w:cs="Times New Roman"/>
          <w:sz w:val="24"/>
          <w:szCs w:val="24"/>
        </w:rPr>
        <w:t xml:space="preserve"> Consulting Operating Model </w:t>
      </w:r>
      <w:proofErr w:type="spellStart"/>
      <w:r w:rsidRPr="006D2961">
        <w:rPr>
          <w:rFonts w:ascii="Times New Roman" w:eastAsia="Times New Roman" w:hAnsi="Times New Roman" w:cs="Times New Roman"/>
          <w:sz w:val="24"/>
          <w:szCs w:val="24"/>
        </w:rPr>
        <w:t>nhằm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chuẩn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hóa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vận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hành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giúp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mọi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được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triển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khai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cùng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tiêu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chuẩn</w:t>
      </w:r>
      <w:proofErr w:type="spellEnd"/>
      <w:r w:rsidRPr="006D2961">
        <w:rPr>
          <w:rFonts w:ascii="Times New Roman" w:eastAsia="Times New Roman" w:hAnsi="Times New Roman" w:cs="Times New Roman"/>
          <w:sz w:val="24"/>
          <w:szCs w:val="24"/>
        </w:rPr>
        <w:t>.</w:t>
      </w:r>
    </w:p>
    <w:p w14:paraId="48844B5B" w14:textId="0D24C8BD" w:rsidR="006D2961" w:rsidRPr="006D2961" w:rsidDel="00315C06" w:rsidRDefault="00000000" w:rsidP="006D2961">
      <w:pPr>
        <w:spacing w:after="0" w:line="240" w:lineRule="auto"/>
        <w:rPr>
          <w:del w:id="1369" w:author="Admin" w:date="2026-07-06T14:54:00Z" w16du:dateUtc="2026-07-06T07:54:00Z"/>
          <w:rFonts w:ascii="Times New Roman" w:eastAsia="Times New Roman" w:hAnsi="Times New Roman" w:cs="Times New Roman"/>
          <w:sz w:val="24"/>
          <w:szCs w:val="24"/>
        </w:rPr>
      </w:pPr>
      <w:del w:id="1370" w:author="Admin" w:date="2026-07-06T14:54:00Z" w16du:dateUtc="2026-07-06T07:54:00Z">
        <w:r w:rsidDel="00315C06">
          <w:rPr>
            <w:rFonts w:ascii="Times New Roman" w:eastAsia="Times New Roman" w:hAnsi="Times New Roman" w:cs="Times New Roman"/>
            <w:sz w:val="24"/>
            <w:szCs w:val="24"/>
          </w:rPr>
          <w:pict w14:anchorId="4653E256">
            <v:rect id="_x0000_i1350" style="width:0;height:1.5pt" o:hralign="center" o:hrstd="t" o:hr="t" fillcolor="#a0a0a0" stroked="f"/>
          </w:pict>
        </w:r>
      </w:del>
    </w:p>
    <w:p w14:paraId="164BD0E1"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371" w:author="Admin" w:date="2026-07-06T14:54:00Z" w16du:dateUtc="2026-07-06T07:54: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1.2. Consulting Operating Model </w:t>
      </w:r>
      <w:proofErr w:type="spellStart"/>
      <w:r w:rsidRPr="006D2961">
        <w:rPr>
          <w:rFonts w:ascii="Times New Roman" w:eastAsia="Times New Roman" w:hAnsi="Times New Roman" w:cs="Times New Roman"/>
          <w:b/>
          <w:bCs/>
          <w:kern w:val="36"/>
          <w:sz w:val="48"/>
          <w:szCs w:val="48"/>
        </w:rPr>
        <w:t>là</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gì</w:t>
      </w:r>
      <w:proofErr w:type="spellEnd"/>
      <w:r w:rsidRPr="006D2961">
        <w:rPr>
          <w:rFonts w:ascii="Times New Roman" w:eastAsia="Times New Roman" w:hAnsi="Times New Roman" w:cs="Times New Roman"/>
          <w:b/>
          <w:bCs/>
          <w:kern w:val="36"/>
          <w:sz w:val="48"/>
          <w:szCs w:val="48"/>
        </w:rPr>
        <w:t>?</w:t>
      </w:r>
    </w:p>
    <w:p w14:paraId="75991403"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Consulting Operating Model (COM) </w:t>
      </w:r>
      <w:proofErr w:type="spellStart"/>
      <w:r w:rsidRPr="006D2961">
        <w:rPr>
          <w:rFonts w:ascii="Times New Roman" w:eastAsia="Times New Roman" w:hAnsi="Times New Roman" w:cs="Times New Roman"/>
          <w:sz w:val="24"/>
          <w:szCs w:val="24"/>
        </w:rPr>
        <w:t>mô</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tả</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cách</w:t>
      </w:r>
      <w:proofErr w:type="spellEnd"/>
      <w:r w:rsidRPr="006D2961">
        <w:rPr>
          <w:rFonts w:ascii="Times New Roman" w:eastAsia="Times New Roman" w:hAnsi="Times New Roman" w:cs="Times New Roman"/>
          <w:sz w:val="24"/>
          <w:szCs w:val="24"/>
        </w:rPr>
        <w:t xml:space="preserve"> THUCHOCVN </w:t>
      </w:r>
      <w:proofErr w:type="spellStart"/>
      <w:r w:rsidRPr="006D2961">
        <w:rPr>
          <w:rFonts w:ascii="Times New Roman" w:eastAsia="Times New Roman" w:hAnsi="Times New Roman" w:cs="Times New Roman"/>
          <w:sz w:val="24"/>
          <w:szCs w:val="24"/>
        </w:rPr>
        <w:t>tổ</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chức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điều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hành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quản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lý</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toàn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tư</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vấn</w:t>
      </w:r>
      <w:proofErr w:type="spellEnd"/>
      <w:r w:rsidRPr="006D2961">
        <w:rPr>
          <w:rFonts w:ascii="Times New Roman" w:eastAsia="Times New Roman" w:hAnsi="Times New Roman" w:cs="Times New Roman"/>
          <w:sz w:val="24"/>
          <w:szCs w:val="24"/>
        </w:rPr>
        <w:t>.</w:t>
      </w:r>
    </w:p>
    <w:p w14:paraId="0CA1B3D9"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lastRenderedPageBreak/>
        <w:t xml:space="preserve">COM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thay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thế</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phương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luận</w:t>
      </w:r>
      <w:proofErr w:type="spellEnd"/>
      <w:r w:rsidRPr="006D2961">
        <w:rPr>
          <w:rFonts w:ascii="Times New Roman" w:eastAsia="Times New Roman" w:hAnsi="Times New Roman" w:cs="Times New Roman"/>
          <w:sz w:val="24"/>
          <w:szCs w:val="24"/>
        </w:rPr>
        <w:t xml:space="preserve"> (Methodology).</w:t>
      </w:r>
    </w:p>
    <w:p w14:paraId="327D4FF1"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Nếu</w:t>
      </w:r>
      <w:proofErr w:type="spellEnd"/>
      <w:r w:rsidRPr="006D2961">
        <w:rPr>
          <w:rFonts w:ascii="Times New Roman" w:eastAsia="Times New Roman" w:hAnsi="Times New Roman" w:cs="Times New Roman"/>
          <w:sz w:val="24"/>
          <w:szCs w:val="24"/>
        </w:rPr>
        <w:t>:</w:t>
      </w:r>
    </w:p>
    <w:p w14:paraId="0C70AEAA" w14:textId="77777777" w:rsidR="006D2961" w:rsidRPr="006D2961" w:rsidRDefault="006D2961">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b/>
          <w:bCs/>
          <w:sz w:val="24"/>
          <w:szCs w:val="24"/>
        </w:rPr>
        <w:t>Methodology</w:t>
      </w:r>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trả</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lời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i/>
          <w:iCs/>
          <w:sz w:val="24"/>
          <w:szCs w:val="24"/>
        </w:rPr>
        <w:t>Làm</w:t>
      </w:r>
      <w:proofErr w:type="spellEnd"/>
      <w:r w:rsidRPr="006D2961">
        <w:rPr>
          <w:rFonts w:ascii="Times New Roman" w:eastAsia="Times New Roman" w:hAnsi="Times New Roman" w:cs="Times New Roman"/>
          <w:i/>
          <w:iCs/>
          <w:sz w:val="24"/>
          <w:szCs w:val="24"/>
        </w:rPr>
        <w:t xml:space="preserve"> </w:t>
      </w:r>
      <w:proofErr w:type="spellStart"/>
      <w:r w:rsidRPr="006D2961">
        <w:rPr>
          <w:rFonts w:ascii="Times New Roman" w:eastAsia="Times New Roman" w:hAnsi="Times New Roman" w:cs="Times New Roman"/>
          <w:i/>
          <w:iCs/>
          <w:sz w:val="24"/>
          <w:szCs w:val="24"/>
        </w:rPr>
        <w:t>như</w:t>
      </w:r>
      <w:proofErr w:type="spellEnd"/>
      <w:r w:rsidRPr="006D2961">
        <w:rPr>
          <w:rFonts w:ascii="Times New Roman" w:eastAsia="Times New Roman" w:hAnsi="Times New Roman" w:cs="Times New Roman"/>
          <w:i/>
          <w:iCs/>
          <w:sz w:val="24"/>
          <w:szCs w:val="24"/>
        </w:rPr>
        <w:t xml:space="preserve"> </w:t>
      </w:r>
      <w:proofErr w:type="spellStart"/>
      <w:r w:rsidRPr="006D2961">
        <w:rPr>
          <w:rFonts w:ascii="Times New Roman" w:eastAsia="Times New Roman" w:hAnsi="Times New Roman" w:cs="Times New Roman"/>
          <w:i/>
          <w:iCs/>
          <w:sz w:val="24"/>
          <w:szCs w:val="24"/>
        </w:rPr>
        <w:t>thế</w:t>
      </w:r>
      <w:proofErr w:type="spellEnd"/>
      <w:r w:rsidRPr="006D2961">
        <w:rPr>
          <w:rFonts w:ascii="Times New Roman" w:eastAsia="Times New Roman" w:hAnsi="Times New Roman" w:cs="Times New Roman"/>
          <w:i/>
          <w:iCs/>
          <w:sz w:val="24"/>
          <w:szCs w:val="24"/>
        </w:rPr>
        <w:t xml:space="preserve"> </w:t>
      </w:r>
      <w:proofErr w:type="spellStart"/>
      <w:r w:rsidRPr="006D2961">
        <w:rPr>
          <w:rFonts w:ascii="Times New Roman" w:eastAsia="Times New Roman" w:hAnsi="Times New Roman" w:cs="Times New Roman"/>
          <w:i/>
          <w:iCs/>
          <w:sz w:val="24"/>
          <w:szCs w:val="24"/>
        </w:rPr>
        <w:t>nào</w:t>
      </w:r>
      <w:proofErr w:type="spellEnd"/>
      <w:r w:rsidRPr="006D2961">
        <w:rPr>
          <w:rFonts w:ascii="Times New Roman" w:eastAsia="Times New Roman" w:hAnsi="Times New Roman" w:cs="Times New Roman"/>
          <w:i/>
          <w:iCs/>
          <w:sz w:val="24"/>
          <w:szCs w:val="24"/>
        </w:rPr>
        <w:t>?</w:t>
      </w:r>
    </w:p>
    <w:p w14:paraId="59E968A1" w14:textId="77777777" w:rsidR="006D2961" w:rsidRPr="006D2961" w:rsidRDefault="006D2961">
      <w:pPr>
        <w:numPr>
          <w:ilvl w:val="0"/>
          <w:numId w:val="167"/>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b/>
          <w:bCs/>
          <w:sz w:val="24"/>
          <w:szCs w:val="24"/>
        </w:rPr>
        <w:t>Operating Model</w:t>
      </w:r>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trả</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lời</w:t>
      </w:r>
      <w:proofErr w:type="spellEnd"/>
      <w:r w:rsidRPr="006D2961">
        <w:rPr>
          <w:rFonts w:ascii="Times New Roman" w:eastAsia="Times New Roman" w:hAnsi="Times New Roman" w:cs="Times New Roman"/>
          <w:sz w:val="24"/>
          <w:szCs w:val="24"/>
        </w:rPr>
        <w:t xml:space="preserve">: </w:t>
      </w:r>
      <w:r w:rsidRPr="006D2961">
        <w:rPr>
          <w:rFonts w:ascii="Times New Roman" w:eastAsia="Times New Roman" w:hAnsi="Times New Roman" w:cs="Times New Roman"/>
          <w:i/>
          <w:iCs/>
          <w:sz w:val="24"/>
          <w:szCs w:val="24"/>
        </w:rPr>
        <w:t xml:space="preserve">Ai </w:t>
      </w:r>
      <w:proofErr w:type="spellStart"/>
      <w:r w:rsidRPr="006D2961">
        <w:rPr>
          <w:rFonts w:ascii="Times New Roman" w:eastAsia="Times New Roman" w:hAnsi="Times New Roman" w:cs="Times New Roman"/>
          <w:i/>
          <w:iCs/>
          <w:sz w:val="24"/>
          <w:szCs w:val="24"/>
        </w:rPr>
        <w:t>làm</w:t>
      </w:r>
      <w:proofErr w:type="spellEnd"/>
      <w:r w:rsidRPr="006D2961">
        <w:rPr>
          <w:rFonts w:ascii="Times New Roman" w:eastAsia="Times New Roman" w:hAnsi="Times New Roman" w:cs="Times New Roman"/>
          <w:i/>
          <w:iCs/>
          <w:sz w:val="24"/>
          <w:szCs w:val="24"/>
        </w:rPr>
        <w:t xml:space="preserve">? Khi </w:t>
      </w:r>
      <w:proofErr w:type="spellStart"/>
      <w:r w:rsidRPr="006D2961">
        <w:rPr>
          <w:rFonts w:ascii="Times New Roman" w:eastAsia="Times New Roman" w:hAnsi="Times New Roman" w:cs="Times New Roman"/>
          <w:i/>
          <w:iCs/>
          <w:sz w:val="24"/>
          <w:szCs w:val="24"/>
        </w:rPr>
        <w:t>nào</w:t>
      </w:r>
      <w:proofErr w:type="spellEnd"/>
      <w:r w:rsidRPr="006D2961">
        <w:rPr>
          <w:rFonts w:ascii="Times New Roman" w:eastAsia="Times New Roman" w:hAnsi="Times New Roman" w:cs="Times New Roman"/>
          <w:i/>
          <w:iCs/>
          <w:sz w:val="24"/>
          <w:szCs w:val="24"/>
        </w:rPr>
        <w:t xml:space="preserve">? </w:t>
      </w:r>
      <w:proofErr w:type="spellStart"/>
      <w:r w:rsidRPr="006D2961">
        <w:rPr>
          <w:rFonts w:ascii="Times New Roman" w:eastAsia="Times New Roman" w:hAnsi="Times New Roman" w:cs="Times New Roman"/>
          <w:i/>
          <w:iCs/>
          <w:sz w:val="24"/>
          <w:szCs w:val="24"/>
        </w:rPr>
        <w:t>Làm</w:t>
      </w:r>
      <w:proofErr w:type="spellEnd"/>
      <w:r w:rsidRPr="006D2961">
        <w:rPr>
          <w:rFonts w:ascii="Times New Roman" w:eastAsia="Times New Roman" w:hAnsi="Times New Roman" w:cs="Times New Roman"/>
          <w:i/>
          <w:iCs/>
          <w:sz w:val="24"/>
          <w:szCs w:val="24"/>
        </w:rPr>
        <w:t xml:space="preserve"> ở </w:t>
      </w:r>
      <w:proofErr w:type="spellStart"/>
      <w:r w:rsidRPr="006D2961">
        <w:rPr>
          <w:rFonts w:ascii="Times New Roman" w:eastAsia="Times New Roman" w:hAnsi="Times New Roman" w:cs="Times New Roman"/>
          <w:i/>
          <w:iCs/>
          <w:sz w:val="24"/>
          <w:szCs w:val="24"/>
        </w:rPr>
        <w:t>đâu</w:t>
      </w:r>
      <w:proofErr w:type="spellEnd"/>
      <w:r w:rsidRPr="006D2961">
        <w:rPr>
          <w:rFonts w:ascii="Times New Roman" w:eastAsia="Times New Roman" w:hAnsi="Times New Roman" w:cs="Times New Roman"/>
          <w:i/>
          <w:iCs/>
          <w:sz w:val="24"/>
          <w:szCs w:val="24"/>
        </w:rPr>
        <w:t xml:space="preserve">? Quản </w:t>
      </w:r>
      <w:proofErr w:type="spellStart"/>
      <w:r w:rsidRPr="006D2961">
        <w:rPr>
          <w:rFonts w:ascii="Times New Roman" w:eastAsia="Times New Roman" w:hAnsi="Times New Roman" w:cs="Times New Roman"/>
          <w:i/>
          <w:iCs/>
          <w:sz w:val="24"/>
          <w:szCs w:val="24"/>
        </w:rPr>
        <w:t>lý</w:t>
      </w:r>
      <w:proofErr w:type="spellEnd"/>
      <w:r w:rsidRPr="006D2961">
        <w:rPr>
          <w:rFonts w:ascii="Times New Roman" w:eastAsia="Times New Roman" w:hAnsi="Times New Roman" w:cs="Times New Roman"/>
          <w:i/>
          <w:iCs/>
          <w:sz w:val="24"/>
          <w:szCs w:val="24"/>
        </w:rPr>
        <w:t xml:space="preserve"> </w:t>
      </w:r>
      <w:proofErr w:type="spellStart"/>
      <w:r w:rsidRPr="006D2961">
        <w:rPr>
          <w:rFonts w:ascii="Times New Roman" w:eastAsia="Times New Roman" w:hAnsi="Times New Roman" w:cs="Times New Roman"/>
          <w:i/>
          <w:iCs/>
          <w:sz w:val="24"/>
          <w:szCs w:val="24"/>
        </w:rPr>
        <w:t>bằng</w:t>
      </w:r>
      <w:proofErr w:type="spellEnd"/>
      <w:r w:rsidRPr="006D2961">
        <w:rPr>
          <w:rFonts w:ascii="Times New Roman" w:eastAsia="Times New Roman" w:hAnsi="Times New Roman" w:cs="Times New Roman"/>
          <w:i/>
          <w:iCs/>
          <w:sz w:val="24"/>
          <w:szCs w:val="24"/>
        </w:rPr>
        <w:t xml:space="preserve"> </w:t>
      </w:r>
      <w:proofErr w:type="spellStart"/>
      <w:r w:rsidRPr="006D2961">
        <w:rPr>
          <w:rFonts w:ascii="Times New Roman" w:eastAsia="Times New Roman" w:hAnsi="Times New Roman" w:cs="Times New Roman"/>
          <w:i/>
          <w:iCs/>
          <w:sz w:val="24"/>
          <w:szCs w:val="24"/>
        </w:rPr>
        <w:t>cách</w:t>
      </w:r>
      <w:proofErr w:type="spellEnd"/>
      <w:r w:rsidRPr="006D2961">
        <w:rPr>
          <w:rFonts w:ascii="Times New Roman" w:eastAsia="Times New Roman" w:hAnsi="Times New Roman" w:cs="Times New Roman"/>
          <w:i/>
          <w:iCs/>
          <w:sz w:val="24"/>
          <w:szCs w:val="24"/>
        </w:rPr>
        <w:t xml:space="preserve"> </w:t>
      </w:r>
      <w:proofErr w:type="spellStart"/>
      <w:r w:rsidRPr="006D2961">
        <w:rPr>
          <w:rFonts w:ascii="Times New Roman" w:eastAsia="Times New Roman" w:hAnsi="Times New Roman" w:cs="Times New Roman"/>
          <w:i/>
          <w:iCs/>
          <w:sz w:val="24"/>
          <w:szCs w:val="24"/>
        </w:rPr>
        <w:t>nào</w:t>
      </w:r>
      <w:proofErr w:type="spellEnd"/>
      <w:r w:rsidRPr="006D2961">
        <w:rPr>
          <w:rFonts w:ascii="Times New Roman" w:eastAsia="Times New Roman" w:hAnsi="Times New Roman" w:cs="Times New Roman"/>
          <w:i/>
          <w:iCs/>
          <w:sz w:val="24"/>
          <w:szCs w:val="24"/>
        </w:rPr>
        <w:t>?</w:t>
      </w:r>
    </w:p>
    <w:p w14:paraId="6A5FBD28"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Đây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cầu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nối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giữa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phương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luận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phần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mềm</w:t>
      </w:r>
      <w:proofErr w:type="spellEnd"/>
      <w:r w:rsidRPr="006D2961">
        <w:rPr>
          <w:rFonts w:ascii="Times New Roman" w:eastAsia="Times New Roman" w:hAnsi="Times New Roman" w:cs="Times New Roman"/>
          <w:sz w:val="24"/>
          <w:szCs w:val="24"/>
        </w:rPr>
        <w:t>.</w:t>
      </w:r>
    </w:p>
    <w:p w14:paraId="75E88B1C" w14:textId="4516062E" w:rsidR="006D2961" w:rsidRPr="006D2961" w:rsidDel="00315C06" w:rsidRDefault="00000000" w:rsidP="006D2961">
      <w:pPr>
        <w:spacing w:after="0" w:line="240" w:lineRule="auto"/>
        <w:rPr>
          <w:del w:id="1372" w:author="Admin" w:date="2026-07-06T14:54:00Z" w16du:dateUtc="2026-07-06T07:54:00Z"/>
          <w:rFonts w:ascii="Times New Roman" w:eastAsia="Times New Roman" w:hAnsi="Times New Roman" w:cs="Times New Roman"/>
          <w:sz w:val="24"/>
          <w:szCs w:val="24"/>
        </w:rPr>
      </w:pPr>
      <w:del w:id="1373" w:author="Admin" w:date="2026-07-06T14:54:00Z" w16du:dateUtc="2026-07-06T07:54:00Z">
        <w:r w:rsidDel="00315C06">
          <w:rPr>
            <w:rFonts w:ascii="Times New Roman" w:eastAsia="Times New Roman" w:hAnsi="Times New Roman" w:cs="Times New Roman"/>
            <w:sz w:val="24"/>
            <w:szCs w:val="24"/>
          </w:rPr>
          <w:pict w14:anchorId="1B1EE578">
            <v:rect id="_x0000_i1351" style="width:0;height:1.5pt" o:hralign="center" o:hrstd="t" o:hr="t" fillcolor="#a0a0a0" stroked="f"/>
          </w:pict>
        </w:r>
      </w:del>
    </w:p>
    <w:p w14:paraId="752D9A5E"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374" w:author="Admin" w:date="2026-07-06T14:54:00Z" w16du:dateUtc="2026-07-06T07:54: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1.3. </w:t>
      </w:r>
      <w:proofErr w:type="spellStart"/>
      <w:r w:rsidRPr="006D2961">
        <w:rPr>
          <w:rFonts w:ascii="Times New Roman" w:eastAsia="Times New Roman" w:hAnsi="Times New Roman" w:cs="Times New Roman"/>
          <w:b/>
          <w:bCs/>
          <w:kern w:val="36"/>
          <w:sz w:val="48"/>
          <w:szCs w:val="48"/>
        </w:rPr>
        <w:t>Mô</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hình</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vận</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hành</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tổng</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thể</w:t>
      </w:r>
      <w:proofErr w:type="spellEnd"/>
    </w:p>
    <w:p w14:paraId="7188093F" w14:textId="77777777" w:rsidR="006D2961" w:rsidRDefault="006D2961" w:rsidP="006D2961">
      <w:pPr>
        <w:spacing w:before="100" w:beforeAutospacing="1" w:after="100" w:afterAutospacing="1" w:line="240" w:lineRule="auto"/>
        <w:rPr>
          <w:ins w:id="1375" w:author="Admin" w:date="2026-07-06T14:54:00Z" w16du:dateUtc="2026-07-06T07:54:00Z"/>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Toàn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của</w:t>
      </w:r>
      <w:proofErr w:type="spellEnd"/>
      <w:r w:rsidRPr="006D2961">
        <w:rPr>
          <w:rFonts w:ascii="Times New Roman" w:eastAsia="Times New Roman" w:hAnsi="Times New Roman" w:cs="Times New Roman"/>
          <w:sz w:val="24"/>
          <w:szCs w:val="24"/>
        </w:rPr>
        <w:t xml:space="preserve"> THUCHOCVN </w:t>
      </w:r>
      <w:proofErr w:type="spellStart"/>
      <w:r w:rsidRPr="006D2961">
        <w:rPr>
          <w:rFonts w:ascii="Times New Roman" w:eastAsia="Times New Roman" w:hAnsi="Times New Roman" w:cs="Times New Roman"/>
          <w:sz w:val="24"/>
          <w:szCs w:val="24"/>
        </w:rPr>
        <w:t>được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tổ</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chức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vòng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đời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nhất</w:t>
      </w:r>
      <w:proofErr w:type="spellEnd"/>
      <w:r w:rsidRPr="006D2961">
        <w:rPr>
          <w:rFonts w:ascii="Times New Roman" w:eastAsia="Times New Roman" w:hAnsi="Times New Roman" w:cs="Times New Roman"/>
          <w:sz w:val="24"/>
          <w:szCs w:val="24"/>
        </w:rPr>
        <w:t>.</w:t>
      </w:r>
    </w:p>
    <w:p w14:paraId="7ED0A548" w14:textId="3B20BE54" w:rsidR="00315C06" w:rsidRPr="006D2961" w:rsidDel="00315C06" w:rsidRDefault="00315C06" w:rsidP="00315C06">
      <w:pPr>
        <w:spacing w:before="100" w:beforeAutospacing="1" w:after="100" w:afterAutospacing="1" w:line="240" w:lineRule="auto"/>
        <w:jc w:val="center"/>
        <w:rPr>
          <w:del w:id="1376" w:author="Admin" w:date="2026-07-06T14:54:00Z" w16du:dateUtc="2026-07-06T07:54:00Z"/>
          <w:rFonts w:ascii="Times New Roman" w:eastAsia="Times New Roman" w:hAnsi="Times New Roman" w:cs="Times New Roman"/>
          <w:sz w:val="24"/>
          <w:szCs w:val="24"/>
        </w:rPr>
        <w:pPrChange w:id="1377" w:author="Admin" w:date="2026-07-06T14:54:00Z" w16du:dateUtc="2026-07-06T07:54:00Z">
          <w:pPr>
            <w:spacing w:before="100" w:beforeAutospacing="1" w:after="100" w:afterAutospacing="1" w:line="240" w:lineRule="auto"/>
          </w:pPr>
        </w:pPrChange>
      </w:pPr>
    </w:p>
    <w:p w14:paraId="0AD7B4E5"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78"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Lead</w:t>
      </w:r>
    </w:p>
    <w:p w14:paraId="1043642D" w14:textId="5CB8D3F0"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79"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0466C18E" w14:textId="39A791CD"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0"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751C28B1"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1"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Business Project</w:t>
      </w:r>
    </w:p>
    <w:p w14:paraId="545212C6" w14:textId="6C9149B9"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2"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6BA71529" w14:textId="1CC63FC3"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3"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03E3C0EE"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4"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Business Context</w:t>
      </w:r>
    </w:p>
    <w:p w14:paraId="536D27D4" w14:textId="7C88D18F"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5"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1D9DC0CA" w14:textId="27DC6438"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6"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47F9D7E1"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7"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Business Discovery</w:t>
      </w:r>
    </w:p>
    <w:p w14:paraId="56DBAC0D" w14:textId="4CFD8931"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8"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44645C58" w14:textId="3584F644"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89"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59376BD7"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0"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Business Diagnosis</w:t>
      </w:r>
    </w:p>
    <w:p w14:paraId="3E310912" w14:textId="48E863E5"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1"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7A35DBF1" w14:textId="164D3630"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2"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7F4395AC"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3"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Business Transformation</w:t>
      </w:r>
    </w:p>
    <w:p w14:paraId="5ED1E1B1" w14:textId="2B249BCB"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4"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34CC2708" w14:textId="367971BF"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5"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17022EAF"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6"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Consulting Delivery</w:t>
      </w:r>
    </w:p>
    <w:p w14:paraId="49C59BB5" w14:textId="6C0D6C4C"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7"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3CF34812" w14:textId="5A009D7D"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8"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5C20A1CB"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399"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Knowledge Capture</w:t>
      </w:r>
    </w:p>
    <w:p w14:paraId="6AEBDEFB" w14:textId="64A6A43E"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00"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75D63526" w14:textId="67F7C493"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01"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35C1D749"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02" w:author="Admin" w:date="2026-07-06T14:54:00Z" w16du:dateUtc="2026-07-06T07: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Customer Success</w:t>
      </w:r>
    </w:p>
    <w:p w14:paraId="686CD552"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Đây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luồng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nghiệp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vụ</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chuẩn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mọi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w:t>
      </w:r>
    </w:p>
    <w:p w14:paraId="3240A7C5" w14:textId="081742BE" w:rsidR="006D2961" w:rsidRPr="006D2961" w:rsidDel="00315C06" w:rsidRDefault="00000000" w:rsidP="006D2961">
      <w:pPr>
        <w:spacing w:after="0" w:line="240" w:lineRule="auto"/>
        <w:rPr>
          <w:del w:id="1403" w:author="Admin" w:date="2026-07-06T14:54:00Z" w16du:dateUtc="2026-07-06T07:54:00Z"/>
          <w:rFonts w:ascii="Times New Roman" w:eastAsia="Times New Roman" w:hAnsi="Times New Roman" w:cs="Times New Roman"/>
          <w:sz w:val="24"/>
          <w:szCs w:val="24"/>
        </w:rPr>
      </w:pPr>
      <w:del w:id="1404" w:author="Admin" w:date="2026-07-06T14:54:00Z" w16du:dateUtc="2026-07-06T07:54:00Z">
        <w:r w:rsidDel="00315C06">
          <w:rPr>
            <w:rFonts w:ascii="Times New Roman" w:eastAsia="Times New Roman" w:hAnsi="Times New Roman" w:cs="Times New Roman"/>
            <w:sz w:val="24"/>
            <w:szCs w:val="24"/>
          </w:rPr>
          <w:pict w14:anchorId="0B55F979">
            <v:rect id="_x0000_i1352" style="width:0;height:1.5pt" o:hralign="center" o:hrstd="t" o:hr="t" fillcolor="#a0a0a0" stroked="f"/>
          </w:pict>
        </w:r>
      </w:del>
    </w:p>
    <w:p w14:paraId="75710981"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405" w:author="Admin" w:date="2026-07-06T14:54:00Z" w16du:dateUtc="2026-07-06T07:54: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1.4. Workspace </w:t>
      </w:r>
      <w:proofErr w:type="spellStart"/>
      <w:r w:rsidRPr="006D2961">
        <w:rPr>
          <w:rFonts w:ascii="Times New Roman" w:eastAsia="Times New Roman" w:hAnsi="Times New Roman" w:cs="Times New Roman"/>
          <w:b/>
          <w:bCs/>
          <w:kern w:val="36"/>
          <w:sz w:val="48"/>
          <w:szCs w:val="48"/>
        </w:rPr>
        <w:t>là</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trung</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tâm</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của</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hệ</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thống</w:t>
      </w:r>
      <w:proofErr w:type="spellEnd"/>
    </w:p>
    <w:p w14:paraId="0C868B02"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điểm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khác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biệt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trong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kiến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trúc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của</w:t>
      </w:r>
      <w:proofErr w:type="spellEnd"/>
      <w:r w:rsidRPr="006D2961">
        <w:rPr>
          <w:rFonts w:ascii="Times New Roman" w:eastAsia="Times New Roman" w:hAnsi="Times New Roman" w:cs="Times New Roman"/>
          <w:sz w:val="24"/>
          <w:szCs w:val="24"/>
        </w:rPr>
        <w:t xml:space="preserve"> THUCHOCVN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xây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w:t>
      </w:r>
      <w:proofErr w:type="spellEnd"/>
      <w:r w:rsidRPr="006D2961">
        <w:rPr>
          <w:rFonts w:ascii="Times New Roman" w:eastAsia="Times New Roman" w:hAnsi="Times New Roman" w:cs="Times New Roman"/>
          <w:sz w:val="24"/>
          <w:szCs w:val="24"/>
        </w:rPr>
        <w:t xml:space="preserve"> module </w:t>
      </w:r>
      <w:proofErr w:type="spellStart"/>
      <w:r w:rsidRPr="006D2961">
        <w:rPr>
          <w:rFonts w:ascii="Times New Roman" w:eastAsia="Times New Roman" w:hAnsi="Times New Roman" w:cs="Times New Roman"/>
          <w:sz w:val="24"/>
          <w:szCs w:val="24"/>
        </w:rPr>
        <w:t>rời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rạc</w:t>
      </w:r>
      <w:proofErr w:type="spellEnd"/>
      <w:r w:rsidRPr="006D2961">
        <w:rPr>
          <w:rFonts w:ascii="Times New Roman" w:eastAsia="Times New Roman" w:hAnsi="Times New Roman" w:cs="Times New Roman"/>
          <w:sz w:val="24"/>
          <w:szCs w:val="24"/>
        </w:rPr>
        <w:t>.</w:t>
      </w:r>
    </w:p>
    <w:p w14:paraId="208F89FF"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Thay </w:t>
      </w:r>
      <w:proofErr w:type="spellStart"/>
      <w:r w:rsidRPr="006D2961">
        <w:rPr>
          <w:rFonts w:ascii="Times New Roman" w:eastAsia="Times New Roman" w:hAnsi="Times New Roman" w:cs="Times New Roman"/>
          <w:sz w:val="24"/>
          <w:szCs w:val="24"/>
        </w:rPr>
        <w:t>vào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đó</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toàn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được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tổ</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chức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w:t>
      </w:r>
      <w:proofErr w:type="spellEnd"/>
      <w:r w:rsidRPr="006D2961">
        <w:rPr>
          <w:rFonts w:ascii="Times New Roman" w:eastAsia="Times New Roman" w:hAnsi="Times New Roman" w:cs="Times New Roman"/>
          <w:sz w:val="24"/>
          <w:szCs w:val="24"/>
        </w:rPr>
        <w:t xml:space="preserve"> </w:t>
      </w:r>
      <w:r w:rsidRPr="006D2961">
        <w:rPr>
          <w:rFonts w:ascii="Times New Roman" w:eastAsia="Times New Roman" w:hAnsi="Times New Roman" w:cs="Times New Roman"/>
          <w:b/>
          <w:bCs/>
          <w:sz w:val="24"/>
          <w:szCs w:val="24"/>
        </w:rPr>
        <w:t>Workspace</w:t>
      </w:r>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phản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đúng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cách</w:t>
      </w:r>
      <w:proofErr w:type="spellEnd"/>
      <w:r w:rsidRPr="006D2961">
        <w:rPr>
          <w:rFonts w:ascii="Times New Roman" w:eastAsia="Times New Roman" w:hAnsi="Times New Roman" w:cs="Times New Roman"/>
          <w:sz w:val="24"/>
          <w:szCs w:val="24"/>
        </w:rPr>
        <w:t xml:space="preserve"> Consultant </w:t>
      </w:r>
      <w:proofErr w:type="spellStart"/>
      <w:r w:rsidRPr="006D2961">
        <w:rPr>
          <w:rFonts w:ascii="Times New Roman" w:eastAsia="Times New Roman" w:hAnsi="Times New Roman" w:cs="Times New Roman"/>
          <w:sz w:val="24"/>
          <w:szCs w:val="24"/>
        </w:rPr>
        <w:t>làm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việc</w:t>
      </w:r>
      <w:proofErr w:type="spellEnd"/>
      <w:r w:rsidRPr="006D2961">
        <w:rPr>
          <w:rFonts w:ascii="Times New Roman" w:eastAsia="Times New Roman" w:hAnsi="Times New Roman" w:cs="Times New Roman"/>
          <w:sz w:val="24"/>
          <w:szCs w:val="24"/>
        </w:rPr>
        <w:t>.</w:t>
      </w:r>
    </w:p>
    <w:p w14:paraId="3DADACF1"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lastRenderedPageBreak/>
        <w:t>Mỗi</w:t>
      </w:r>
      <w:proofErr w:type="spellEnd"/>
      <w:r w:rsidRPr="006D2961">
        <w:rPr>
          <w:rFonts w:ascii="Times New Roman" w:eastAsia="Times New Roman" w:hAnsi="Times New Roman" w:cs="Times New Roman"/>
          <w:sz w:val="24"/>
          <w:szCs w:val="24"/>
        </w:rPr>
        <w:t xml:space="preserve"> Workspace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gian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việc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tập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trung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nơi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lưu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trữ</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toàn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dữ</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liệu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tài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liệu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của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giai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đoạn</w:t>
      </w:r>
      <w:proofErr w:type="spellEnd"/>
      <w:r w:rsidRPr="006D2961">
        <w:rPr>
          <w:rFonts w:ascii="Times New Roman" w:eastAsia="Times New Roman" w:hAnsi="Times New Roman" w:cs="Times New Roman"/>
          <w:sz w:val="24"/>
          <w:szCs w:val="24"/>
        </w:rPr>
        <w:t>.</w:t>
      </w:r>
    </w:p>
    <w:p w14:paraId="4AD060F5"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Điều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này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giúp</w:t>
      </w:r>
      <w:proofErr w:type="spellEnd"/>
      <w:r w:rsidRPr="006D2961">
        <w:rPr>
          <w:rFonts w:ascii="Times New Roman" w:eastAsia="Times New Roman" w:hAnsi="Times New Roman" w:cs="Times New Roman"/>
          <w:sz w:val="24"/>
          <w:szCs w:val="24"/>
        </w:rPr>
        <w:t xml:space="preserve"> Consultant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phải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chuyển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đổi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giữa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nhiều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màn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hình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hoặc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nhiều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khác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nhau</w:t>
      </w:r>
      <w:proofErr w:type="spellEnd"/>
      <w:r w:rsidRPr="006D2961">
        <w:rPr>
          <w:rFonts w:ascii="Times New Roman" w:eastAsia="Times New Roman" w:hAnsi="Times New Roman" w:cs="Times New Roman"/>
          <w:sz w:val="24"/>
          <w:szCs w:val="24"/>
        </w:rPr>
        <w:t>.</w:t>
      </w:r>
    </w:p>
    <w:p w14:paraId="372474D1" w14:textId="0366D4B6" w:rsidR="006D2961" w:rsidRPr="006D2961" w:rsidDel="00315C06" w:rsidRDefault="00000000" w:rsidP="006D2961">
      <w:pPr>
        <w:spacing w:after="0" w:line="240" w:lineRule="auto"/>
        <w:rPr>
          <w:del w:id="1406" w:author="Admin" w:date="2026-07-06T14:54:00Z" w16du:dateUtc="2026-07-06T07:54:00Z"/>
          <w:rFonts w:ascii="Times New Roman" w:eastAsia="Times New Roman" w:hAnsi="Times New Roman" w:cs="Times New Roman"/>
          <w:sz w:val="24"/>
          <w:szCs w:val="24"/>
        </w:rPr>
      </w:pPr>
      <w:del w:id="1407" w:author="Admin" w:date="2026-07-06T14:54:00Z" w16du:dateUtc="2026-07-06T07:54:00Z">
        <w:r w:rsidDel="00315C06">
          <w:rPr>
            <w:rFonts w:ascii="Times New Roman" w:eastAsia="Times New Roman" w:hAnsi="Times New Roman" w:cs="Times New Roman"/>
            <w:sz w:val="24"/>
            <w:szCs w:val="24"/>
          </w:rPr>
          <w:pict w14:anchorId="7C50585E">
            <v:rect id="_x0000_i1353" style="width:0;height:1.5pt" o:hralign="center" o:hrstd="t" o:hr="t" fillcolor="#a0a0a0" stroked="f"/>
          </w:pict>
        </w:r>
      </w:del>
    </w:p>
    <w:p w14:paraId="0CA2394A"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408" w:author="Admin" w:date="2026-07-06T14:54:00Z" w16du:dateUtc="2026-07-06T07:54: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1.5. Bảy Workspace </w:t>
      </w:r>
      <w:proofErr w:type="spellStart"/>
      <w:r w:rsidRPr="006D2961">
        <w:rPr>
          <w:rFonts w:ascii="Times New Roman" w:eastAsia="Times New Roman" w:hAnsi="Times New Roman" w:cs="Times New Roman"/>
          <w:b/>
          <w:bCs/>
          <w:kern w:val="36"/>
          <w:sz w:val="48"/>
          <w:szCs w:val="48"/>
        </w:rPr>
        <w:t>cốt</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lõi</w:t>
      </w:r>
      <w:proofErr w:type="spellEnd"/>
    </w:p>
    <w:p w14:paraId="467C8AAC" w14:textId="77777777" w:rsidR="006D2961" w:rsidRPr="006D2961" w:rsidRDefault="006D2961" w:rsidP="006D2961">
      <w:pPr>
        <w:spacing w:before="100" w:beforeAutospacing="1" w:after="100" w:afterAutospacing="1" w:line="240" w:lineRule="auto"/>
        <w:outlineLvl w:val="1"/>
        <w:rPr>
          <w:rFonts w:ascii="Times New Roman" w:eastAsia="Times New Roman" w:hAnsi="Times New Roman" w:cs="Times New Roman"/>
          <w:b/>
          <w:bCs/>
          <w:sz w:val="36"/>
          <w:szCs w:val="36"/>
        </w:rPr>
      </w:pPr>
      <w:r w:rsidRPr="006D2961">
        <w:rPr>
          <w:rFonts w:ascii="Times New Roman" w:eastAsia="Times New Roman" w:hAnsi="Times New Roman" w:cs="Times New Roman"/>
          <w:b/>
          <w:bCs/>
          <w:sz w:val="36"/>
          <w:szCs w:val="36"/>
        </w:rPr>
        <w:t>1. Business Workspace</w:t>
      </w:r>
    </w:p>
    <w:p w14:paraId="32E0CA91"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Quản </w:t>
      </w:r>
      <w:proofErr w:type="spellStart"/>
      <w:r w:rsidRPr="006D2961">
        <w:rPr>
          <w:rFonts w:ascii="Times New Roman" w:eastAsia="Times New Roman" w:hAnsi="Times New Roman" w:cs="Times New Roman"/>
          <w:sz w:val="24"/>
          <w:szCs w:val="24"/>
        </w:rPr>
        <w:t>lý</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thông</w:t>
      </w:r>
      <w:proofErr w:type="spellEnd"/>
      <w:r w:rsidRPr="006D2961">
        <w:rPr>
          <w:rFonts w:ascii="Times New Roman" w:eastAsia="Times New Roman" w:hAnsi="Times New Roman" w:cs="Times New Roman"/>
          <w:sz w:val="24"/>
          <w:szCs w:val="24"/>
        </w:rPr>
        <w:t xml:space="preserve"> tin </w:t>
      </w:r>
      <w:proofErr w:type="spellStart"/>
      <w:r w:rsidRPr="006D2961">
        <w:rPr>
          <w:rFonts w:ascii="Times New Roman" w:eastAsia="Times New Roman" w:hAnsi="Times New Roman" w:cs="Times New Roman"/>
          <w:sz w:val="24"/>
          <w:szCs w:val="24"/>
        </w:rPr>
        <w:t>doanh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nghiệp</w:t>
      </w:r>
      <w:proofErr w:type="spellEnd"/>
      <w:r w:rsidRPr="006D2961">
        <w:rPr>
          <w:rFonts w:ascii="Times New Roman" w:eastAsia="Times New Roman" w:hAnsi="Times New Roman" w:cs="Times New Roman"/>
          <w:sz w:val="24"/>
          <w:szCs w:val="24"/>
        </w:rPr>
        <w:t>.</w:t>
      </w:r>
    </w:p>
    <w:p w14:paraId="74C7ED98"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Bao </w:t>
      </w:r>
      <w:proofErr w:type="spellStart"/>
      <w:r w:rsidRPr="006D2961">
        <w:rPr>
          <w:rFonts w:ascii="Times New Roman" w:eastAsia="Times New Roman" w:hAnsi="Times New Roman" w:cs="Times New Roman"/>
          <w:sz w:val="24"/>
          <w:szCs w:val="24"/>
        </w:rPr>
        <w:t>gồm</w:t>
      </w:r>
      <w:proofErr w:type="spellEnd"/>
      <w:r w:rsidRPr="006D2961">
        <w:rPr>
          <w:rFonts w:ascii="Times New Roman" w:eastAsia="Times New Roman" w:hAnsi="Times New Roman" w:cs="Times New Roman"/>
          <w:sz w:val="24"/>
          <w:szCs w:val="24"/>
        </w:rPr>
        <w:t>:</w:t>
      </w:r>
    </w:p>
    <w:p w14:paraId="34F2E704" w14:textId="77777777" w:rsidR="006D2961" w:rsidRPr="006D2961" w:rsidRDefault="006D2961">
      <w:pPr>
        <w:numPr>
          <w:ilvl w:val="0"/>
          <w:numId w:val="168"/>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Hồ</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sơ</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doanh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nghiệp</w:t>
      </w:r>
      <w:proofErr w:type="spellEnd"/>
      <w:r w:rsidRPr="006D2961">
        <w:rPr>
          <w:rFonts w:ascii="Times New Roman" w:eastAsia="Times New Roman" w:hAnsi="Times New Roman" w:cs="Times New Roman"/>
          <w:sz w:val="24"/>
          <w:szCs w:val="24"/>
        </w:rPr>
        <w:t>.</w:t>
      </w:r>
    </w:p>
    <w:p w14:paraId="65955599" w14:textId="77777777" w:rsidR="006D2961" w:rsidRPr="006D2961" w:rsidRDefault="006D2961">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Business Context.</w:t>
      </w:r>
    </w:p>
    <w:p w14:paraId="2D01C3EC" w14:textId="77777777" w:rsidR="006D2961" w:rsidRPr="006D2961" w:rsidRDefault="006D2961">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TPS Canvas.</w:t>
      </w:r>
    </w:p>
    <w:p w14:paraId="37C5F972" w14:textId="77777777" w:rsidR="006D2961" w:rsidRPr="006D2961" w:rsidRDefault="006D2961">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Discovery Notes.</w:t>
      </w:r>
    </w:p>
    <w:p w14:paraId="40FF538B" w14:textId="77777777" w:rsidR="006D2961" w:rsidRPr="006D2961" w:rsidRDefault="006D2961">
      <w:pPr>
        <w:numPr>
          <w:ilvl w:val="0"/>
          <w:numId w:val="168"/>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Tài </w:t>
      </w:r>
      <w:proofErr w:type="spellStart"/>
      <w:r w:rsidRPr="006D2961">
        <w:rPr>
          <w:rFonts w:ascii="Times New Roman" w:eastAsia="Times New Roman" w:hAnsi="Times New Roman" w:cs="Times New Roman"/>
          <w:sz w:val="24"/>
          <w:szCs w:val="24"/>
        </w:rPr>
        <w:t>liệu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doanh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nghiệp</w:t>
      </w:r>
      <w:proofErr w:type="spellEnd"/>
      <w:r w:rsidRPr="006D2961">
        <w:rPr>
          <w:rFonts w:ascii="Times New Roman" w:eastAsia="Times New Roman" w:hAnsi="Times New Roman" w:cs="Times New Roman"/>
          <w:sz w:val="24"/>
          <w:szCs w:val="24"/>
        </w:rPr>
        <w:t>.</w:t>
      </w:r>
    </w:p>
    <w:p w14:paraId="1E34E021" w14:textId="4F181643" w:rsidR="006D2961" w:rsidRPr="006D2961" w:rsidDel="00315C06" w:rsidRDefault="00000000" w:rsidP="006D2961">
      <w:pPr>
        <w:spacing w:after="0" w:line="240" w:lineRule="auto"/>
        <w:rPr>
          <w:del w:id="1409" w:author="Admin" w:date="2026-07-06T14:54:00Z" w16du:dateUtc="2026-07-06T07:54:00Z"/>
          <w:rFonts w:ascii="Times New Roman" w:eastAsia="Times New Roman" w:hAnsi="Times New Roman" w:cs="Times New Roman"/>
          <w:sz w:val="24"/>
          <w:szCs w:val="24"/>
        </w:rPr>
      </w:pPr>
      <w:del w:id="1410" w:author="Admin" w:date="2026-07-06T14:54:00Z" w16du:dateUtc="2026-07-06T07:54:00Z">
        <w:r w:rsidDel="00315C06">
          <w:rPr>
            <w:rFonts w:ascii="Times New Roman" w:eastAsia="Times New Roman" w:hAnsi="Times New Roman" w:cs="Times New Roman"/>
            <w:sz w:val="24"/>
            <w:szCs w:val="24"/>
          </w:rPr>
          <w:pict w14:anchorId="315AFDF1">
            <v:rect id="_x0000_i1354" style="width:0;height:1.5pt" o:hralign="center" o:hrstd="t" o:hr="t" fillcolor="#a0a0a0" stroked="f"/>
          </w:pict>
        </w:r>
      </w:del>
    </w:p>
    <w:p w14:paraId="6D87034A" w14:textId="77777777" w:rsidR="006D2961" w:rsidRPr="006D2961" w:rsidRDefault="006D2961" w:rsidP="00315C06">
      <w:pPr>
        <w:spacing w:after="0" w:line="240" w:lineRule="auto"/>
        <w:rPr>
          <w:rFonts w:ascii="Times New Roman" w:eastAsia="Times New Roman" w:hAnsi="Times New Roman" w:cs="Times New Roman"/>
          <w:b/>
          <w:bCs/>
          <w:sz w:val="36"/>
          <w:szCs w:val="36"/>
        </w:rPr>
        <w:pPrChange w:id="1411" w:author="Admin" w:date="2026-07-06T14:54:00Z" w16du:dateUtc="2026-07-06T07:54:00Z">
          <w:pPr>
            <w:spacing w:before="100" w:beforeAutospacing="1" w:after="100" w:afterAutospacing="1" w:line="240" w:lineRule="auto"/>
            <w:outlineLvl w:val="1"/>
          </w:pPr>
        </w:pPrChange>
      </w:pPr>
      <w:r w:rsidRPr="006D2961">
        <w:rPr>
          <w:rFonts w:ascii="Times New Roman" w:eastAsia="Times New Roman" w:hAnsi="Times New Roman" w:cs="Times New Roman"/>
          <w:b/>
          <w:bCs/>
          <w:sz w:val="36"/>
          <w:szCs w:val="36"/>
        </w:rPr>
        <w:t>2. Project Workspace</w:t>
      </w:r>
    </w:p>
    <w:p w14:paraId="6F961BA6"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Quản </w:t>
      </w:r>
      <w:proofErr w:type="spellStart"/>
      <w:r w:rsidRPr="006D2961">
        <w:rPr>
          <w:rFonts w:ascii="Times New Roman" w:eastAsia="Times New Roman" w:hAnsi="Times New Roman" w:cs="Times New Roman"/>
          <w:sz w:val="24"/>
          <w:szCs w:val="24"/>
        </w:rPr>
        <w:t>lý</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toàn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w:t>
      </w:r>
    </w:p>
    <w:p w14:paraId="6CAFB38D"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Bao </w:t>
      </w:r>
      <w:proofErr w:type="spellStart"/>
      <w:r w:rsidRPr="006D2961">
        <w:rPr>
          <w:rFonts w:ascii="Times New Roman" w:eastAsia="Times New Roman" w:hAnsi="Times New Roman" w:cs="Times New Roman"/>
          <w:sz w:val="24"/>
          <w:szCs w:val="24"/>
        </w:rPr>
        <w:t>gồm</w:t>
      </w:r>
      <w:proofErr w:type="spellEnd"/>
      <w:r w:rsidRPr="006D2961">
        <w:rPr>
          <w:rFonts w:ascii="Times New Roman" w:eastAsia="Times New Roman" w:hAnsi="Times New Roman" w:cs="Times New Roman"/>
          <w:sz w:val="24"/>
          <w:szCs w:val="24"/>
        </w:rPr>
        <w:t>:</w:t>
      </w:r>
    </w:p>
    <w:p w14:paraId="2B8818FE" w14:textId="77777777" w:rsidR="006D2961" w:rsidRPr="006D2961" w:rsidRDefault="006D2961">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Timeline.</w:t>
      </w:r>
    </w:p>
    <w:p w14:paraId="1F3389FD" w14:textId="77777777" w:rsidR="006D2961" w:rsidRPr="006D2961" w:rsidRDefault="006D2961">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Milestone.</w:t>
      </w:r>
    </w:p>
    <w:p w14:paraId="17416DDA" w14:textId="77777777" w:rsidR="006D2961" w:rsidRPr="006D2961" w:rsidRDefault="006D2961">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Task.</w:t>
      </w:r>
    </w:p>
    <w:p w14:paraId="44200DDA" w14:textId="77777777" w:rsidR="006D2961" w:rsidRPr="006D2961" w:rsidRDefault="006D2961">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Deliverables.</w:t>
      </w:r>
    </w:p>
    <w:p w14:paraId="1CC02CE1" w14:textId="77777777" w:rsidR="006D2961" w:rsidRPr="006D2961" w:rsidRDefault="006D2961">
      <w:pPr>
        <w:numPr>
          <w:ilvl w:val="0"/>
          <w:numId w:val="169"/>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Thành </w:t>
      </w:r>
      <w:proofErr w:type="spellStart"/>
      <w:r w:rsidRPr="006D2961">
        <w:rPr>
          <w:rFonts w:ascii="Times New Roman" w:eastAsia="Times New Roman" w:hAnsi="Times New Roman" w:cs="Times New Roman"/>
          <w:sz w:val="24"/>
          <w:szCs w:val="24"/>
        </w:rPr>
        <w:t>viên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w:t>
      </w:r>
    </w:p>
    <w:p w14:paraId="13866E8F" w14:textId="6CBE7693" w:rsidR="006D2961" w:rsidRPr="006D2961" w:rsidDel="00315C06" w:rsidRDefault="00000000" w:rsidP="006D2961">
      <w:pPr>
        <w:spacing w:after="0" w:line="240" w:lineRule="auto"/>
        <w:rPr>
          <w:del w:id="1412" w:author="Admin" w:date="2026-07-06T14:54:00Z" w16du:dateUtc="2026-07-06T07:54:00Z"/>
          <w:rFonts w:ascii="Times New Roman" w:eastAsia="Times New Roman" w:hAnsi="Times New Roman" w:cs="Times New Roman"/>
          <w:sz w:val="24"/>
          <w:szCs w:val="24"/>
        </w:rPr>
      </w:pPr>
      <w:del w:id="1413" w:author="Admin" w:date="2026-07-06T14:54:00Z" w16du:dateUtc="2026-07-06T07:54:00Z">
        <w:r w:rsidDel="00315C06">
          <w:rPr>
            <w:rFonts w:ascii="Times New Roman" w:eastAsia="Times New Roman" w:hAnsi="Times New Roman" w:cs="Times New Roman"/>
            <w:sz w:val="24"/>
            <w:szCs w:val="24"/>
          </w:rPr>
          <w:pict w14:anchorId="0ACCE0B1">
            <v:rect id="_x0000_i1355" style="width:0;height:1.5pt" o:hralign="center" o:hrstd="t" o:hr="t" fillcolor="#a0a0a0" stroked="f"/>
          </w:pict>
        </w:r>
      </w:del>
    </w:p>
    <w:p w14:paraId="274C2DFB" w14:textId="77777777" w:rsidR="006D2961" w:rsidRPr="006D2961" w:rsidRDefault="006D2961" w:rsidP="00315C06">
      <w:pPr>
        <w:spacing w:after="0" w:line="240" w:lineRule="auto"/>
        <w:rPr>
          <w:rFonts w:ascii="Times New Roman" w:eastAsia="Times New Roman" w:hAnsi="Times New Roman" w:cs="Times New Roman"/>
          <w:b/>
          <w:bCs/>
          <w:sz w:val="36"/>
          <w:szCs w:val="36"/>
        </w:rPr>
        <w:pPrChange w:id="1414" w:author="Admin" w:date="2026-07-06T14:54:00Z" w16du:dateUtc="2026-07-06T07:54:00Z">
          <w:pPr>
            <w:spacing w:before="100" w:beforeAutospacing="1" w:after="100" w:afterAutospacing="1" w:line="240" w:lineRule="auto"/>
            <w:outlineLvl w:val="1"/>
          </w:pPr>
        </w:pPrChange>
      </w:pPr>
      <w:r w:rsidRPr="006D2961">
        <w:rPr>
          <w:rFonts w:ascii="Times New Roman" w:eastAsia="Times New Roman" w:hAnsi="Times New Roman" w:cs="Times New Roman"/>
          <w:b/>
          <w:bCs/>
          <w:sz w:val="36"/>
          <w:szCs w:val="36"/>
        </w:rPr>
        <w:t>3. Transformation Workspace</w:t>
      </w:r>
    </w:p>
    <w:p w14:paraId="308CBB58"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Quản </w:t>
      </w:r>
      <w:proofErr w:type="spellStart"/>
      <w:r w:rsidRPr="006D2961">
        <w:rPr>
          <w:rFonts w:ascii="Times New Roman" w:eastAsia="Times New Roman" w:hAnsi="Times New Roman" w:cs="Times New Roman"/>
          <w:sz w:val="24"/>
          <w:szCs w:val="24"/>
        </w:rPr>
        <w:t>lý</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kế</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chuyển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đổi</w:t>
      </w:r>
      <w:proofErr w:type="spellEnd"/>
      <w:r w:rsidRPr="006D2961">
        <w:rPr>
          <w:rFonts w:ascii="Times New Roman" w:eastAsia="Times New Roman" w:hAnsi="Times New Roman" w:cs="Times New Roman"/>
          <w:sz w:val="24"/>
          <w:szCs w:val="24"/>
        </w:rPr>
        <w:t>.</w:t>
      </w:r>
    </w:p>
    <w:p w14:paraId="21FBEB8C"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Bao </w:t>
      </w:r>
      <w:proofErr w:type="spellStart"/>
      <w:r w:rsidRPr="006D2961">
        <w:rPr>
          <w:rFonts w:ascii="Times New Roman" w:eastAsia="Times New Roman" w:hAnsi="Times New Roman" w:cs="Times New Roman"/>
          <w:sz w:val="24"/>
          <w:szCs w:val="24"/>
        </w:rPr>
        <w:t>gồm</w:t>
      </w:r>
      <w:proofErr w:type="spellEnd"/>
      <w:r w:rsidRPr="006D2961">
        <w:rPr>
          <w:rFonts w:ascii="Times New Roman" w:eastAsia="Times New Roman" w:hAnsi="Times New Roman" w:cs="Times New Roman"/>
          <w:sz w:val="24"/>
          <w:szCs w:val="24"/>
        </w:rPr>
        <w:t>:</w:t>
      </w:r>
    </w:p>
    <w:p w14:paraId="588825C3" w14:textId="77777777" w:rsidR="006D2961" w:rsidRPr="006D2961" w:rsidRDefault="006D2961">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Priority.</w:t>
      </w:r>
    </w:p>
    <w:p w14:paraId="7A1D83C0" w14:textId="77777777" w:rsidR="006D2961" w:rsidRPr="006D2961" w:rsidRDefault="006D2961">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Initiative.</w:t>
      </w:r>
    </w:p>
    <w:p w14:paraId="59545BC1" w14:textId="77777777" w:rsidR="006D2961" w:rsidRPr="006D2961" w:rsidRDefault="006D2961">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Roadmap.</w:t>
      </w:r>
    </w:p>
    <w:p w14:paraId="1450D076" w14:textId="77777777" w:rsidR="006D2961" w:rsidRPr="006D2961" w:rsidRDefault="006D2961">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KPI.</w:t>
      </w:r>
    </w:p>
    <w:p w14:paraId="7B59EE12" w14:textId="77777777" w:rsidR="006D2961" w:rsidRPr="006D2961" w:rsidRDefault="006D2961">
      <w:pPr>
        <w:numPr>
          <w:ilvl w:val="0"/>
          <w:numId w:val="170"/>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Theo </w:t>
      </w:r>
      <w:proofErr w:type="spellStart"/>
      <w:r w:rsidRPr="006D2961">
        <w:rPr>
          <w:rFonts w:ascii="Times New Roman" w:eastAsia="Times New Roman" w:hAnsi="Times New Roman" w:cs="Times New Roman"/>
          <w:sz w:val="24"/>
          <w:szCs w:val="24"/>
        </w:rPr>
        <w:t>dõi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kết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quả</w:t>
      </w:r>
      <w:proofErr w:type="spellEnd"/>
      <w:r w:rsidRPr="006D2961">
        <w:rPr>
          <w:rFonts w:ascii="Times New Roman" w:eastAsia="Times New Roman" w:hAnsi="Times New Roman" w:cs="Times New Roman"/>
          <w:sz w:val="24"/>
          <w:szCs w:val="24"/>
        </w:rPr>
        <w:t>.</w:t>
      </w:r>
    </w:p>
    <w:p w14:paraId="440F1303" w14:textId="3524F53A" w:rsidR="006D2961" w:rsidRPr="006D2961" w:rsidDel="00315C06" w:rsidRDefault="00000000" w:rsidP="006D2961">
      <w:pPr>
        <w:spacing w:after="0" w:line="240" w:lineRule="auto"/>
        <w:rPr>
          <w:del w:id="1415" w:author="Admin" w:date="2026-07-06T14:54:00Z" w16du:dateUtc="2026-07-06T07:54:00Z"/>
          <w:rFonts w:ascii="Times New Roman" w:eastAsia="Times New Roman" w:hAnsi="Times New Roman" w:cs="Times New Roman"/>
          <w:sz w:val="24"/>
          <w:szCs w:val="24"/>
        </w:rPr>
      </w:pPr>
      <w:del w:id="1416" w:author="Admin" w:date="2026-07-06T14:54:00Z" w16du:dateUtc="2026-07-06T07:54:00Z">
        <w:r w:rsidDel="00315C06">
          <w:rPr>
            <w:rFonts w:ascii="Times New Roman" w:eastAsia="Times New Roman" w:hAnsi="Times New Roman" w:cs="Times New Roman"/>
            <w:sz w:val="24"/>
            <w:szCs w:val="24"/>
          </w:rPr>
          <w:lastRenderedPageBreak/>
          <w:pict w14:anchorId="70D4AD7B">
            <v:rect id="_x0000_i1356" style="width:0;height:1.5pt" o:hralign="center" o:hrstd="t" o:hr="t" fillcolor="#a0a0a0" stroked="f"/>
          </w:pict>
        </w:r>
      </w:del>
    </w:p>
    <w:p w14:paraId="11593847" w14:textId="77777777" w:rsidR="006D2961" w:rsidRPr="006D2961" w:rsidRDefault="006D2961" w:rsidP="00315C06">
      <w:pPr>
        <w:spacing w:after="0" w:line="240" w:lineRule="auto"/>
        <w:rPr>
          <w:rFonts w:ascii="Times New Roman" w:eastAsia="Times New Roman" w:hAnsi="Times New Roman" w:cs="Times New Roman"/>
          <w:b/>
          <w:bCs/>
          <w:sz w:val="36"/>
          <w:szCs w:val="36"/>
        </w:rPr>
        <w:pPrChange w:id="1417" w:author="Admin" w:date="2026-07-06T14:54:00Z" w16du:dateUtc="2026-07-06T07:54:00Z">
          <w:pPr>
            <w:spacing w:before="100" w:beforeAutospacing="1" w:after="100" w:afterAutospacing="1" w:line="240" w:lineRule="auto"/>
            <w:outlineLvl w:val="1"/>
          </w:pPr>
        </w:pPrChange>
      </w:pPr>
      <w:r w:rsidRPr="006D2961">
        <w:rPr>
          <w:rFonts w:ascii="Times New Roman" w:eastAsia="Times New Roman" w:hAnsi="Times New Roman" w:cs="Times New Roman"/>
          <w:b/>
          <w:bCs/>
          <w:sz w:val="36"/>
          <w:szCs w:val="36"/>
        </w:rPr>
        <w:t>4. Knowledge Workspace</w:t>
      </w:r>
    </w:p>
    <w:p w14:paraId="26D0BBA2"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Lưu </w:t>
      </w:r>
      <w:proofErr w:type="spellStart"/>
      <w:r w:rsidRPr="006D2961">
        <w:rPr>
          <w:rFonts w:ascii="Times New Roman" w:eastAsia="Times New Roman" w:hAnsi="Times New Roman" w:cs="Times New Roman"/>
          <w:sz w:val="24"/>
          <w:szCs w:val="24"/>
        </w:rPr>
        <w:t>trữ</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tài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sản</w:t>
      </w:r>
      <w:proofErr w:type="spellEnd"/>
      <w:r w:rsidRPr="006D2961">
        <w:rPr>
          <w:rFonts w:ascii="Times New Roman" w:eastAsia="Times New Roman" w:hAnsi="Times New Roman" w:cs="Times New Roman"/>
          <w:sz w:val="24"/>
          <w:szCs w:val="24"/>
        </w:rPr>
        <w:t xml:space="preserve"> tri </w:t>
      </w:r>
      <w:proofErr w:type="spellStart"/>
      <w:r w:rsidRPr="006D2961">
        <w:rPr>
          <w:rFonts w:ascii="Times New Roman" w:eastAsia="Times New Roman" w:hAnsi="Times New Roman" w:cs="Times New Roman"/>
          <w:sz w:val="24"/>
          <w:szCs w:val="24"/>
        </w:rPr>
        <w:t>thức</w:t>
      </w:r>
      <w:proofErr w:type="spellEnd"/>
      <w:r w:rsidRPr="006D2961">
        <w:rPr>
          <w:rFonts w:ascii="Times New Roman" w:eastAsia="Times New Roman" w:hAnsi="Times New Roman" w:cs="Times New Roman"/>
          <w:sz w:val="24"/>
          <w:szCs w:val="24"/>
        </w:rPr>
        <w:t>.</w:t>
      </w:r>
    </w:p>
    <w:p w14:paraId="30BB0667"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Bao </w:t>
      </w:r>
      <w:proofErr w:type="spellStart"/>
      <w:r w:rsidRPr="006D2961">
        <w:rPr>
          <w:rFonts w:ascii="Times New Roman" w:eastAsia="Times New Roman" w:hAnsi="Times New Roman" w:cs="Times New Roman"/>
          <w:sz w:val="24"/>
          <w:szCs w:val="24"/>
        </w:rPr>
        <w:t>gồm</w:t>
      </w:r>
      <w:proofErr w:type="spellEnd"/>
      <w:r w:rsidRPr="006D2961">
        <w:rPr>
          <w:rFonts w:ascii="Times New Roman" w:eastAsia="Times New Roman" w:hAnsi="Times New Roman" w:cs="Times New Roman"/>
          <w:sz w:val="24"/>
          <w:szCs w:val="24"/>
        </w:rPr>
        <w:t>:</w:t>
      </w:r>
    </w:p>
    <w:p w14:paraId="11F15B03" w14:textId="77777777" w:rsidR="006D2961" w:rsidRPr="006D2961" w:rsidRDefault="006D2961">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SOP.</w:t>
      </w:r>
    </w:p>
    <w:p w14:paraId="733D4167" w14:textId="77777777" w:rsidR="006D2961" w:rsidRPr="006D2961" w:rsidRDefault="006D2961">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Template.</w:t>
      </w:r>
    </w:p>
    <w:p w14:paraId="1002F8EB" w14:textId="77777777" w:rsidR="006D2961" w:rsidRPr="006D2961" w:rsidRDefault="006D2961">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Lessons Learned.</w:t>
      </w:r>
    </w:p>
    <w:p w14:paraId="5D140372" w14:textId="77777777" w:rsidR="006D2961" w:rsidRPr="006D2961" w:rsidRDefault="006D2961">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Case Study.</w:t>
      </w:r>
    </w:p>
    <w:p w14:paraId="63D50F78" w14:textId="77777777" w:rsidR="006D2961" w:rsidRPr="006D2961" w:rsidRDefault="006D2961">
      <w:pPr>
        <w:numPr>
          <w:ilvl w:val="0"/>
          <w:numId w:val="171"/>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Best Practice.</w:t>
      </w:r>
    </w:p>
    <w:p w14:paraId="7FBF4D60" w14:textId="00621821" w:rsidR="006D2961" w:rsidRPr="006D2961" w:rsidDel="00315C06" w:rsidRDefault="00000000" w:rsidP="006D2961">
      <w:pPr>
        <w:spacing w:after="0" w:line="240" w:lineRule="auto"/>
        <w:rPr>
          <w:del w:id="1418" w:author="Admin" w:date="2026-07-06T14:54:00Z" w16du:dateUtc="2026-07-06T07:54:00Z"/>
          <w:rFonts w:ascii="Times New Roman" w:eastAsia="Times New Roman" w:hAnsi="Times New Roman" w:cs="Times New Roman"/>
          <w:sz w:val="24"/>
          <w:szCs w:val="24"/>
        </w:rPr>
      </w:pPr>
      <w:del w:id="1419" w:author="Admin" w:date="2026-07-06T14:54:00Z" w16du:dateUtc="2026-07-06T07:54:00Z">
        <w:r w:rsidDel="00315C06">
          <w:rPr>
            <w:rFonts w:ascii="Times New Roman" w:eastAsia="Times New Roman" w:hAnsi="Times New Roman" w:cs="Times New Roman"/>
            <w:sz w:val="24"/>
            <w:szCs w:val="24"/>
          </w:rPr>
          <w:pict w14:anchorId="2A1036F4">
            <v:rect id="_x0000_i1357" style="width:0;height:1.5pt" o:hralign="center" o:hrstd="t" o:hr="t" fillcolor="#a0a0a0" stroked="f"/>
          </w:pict>
        </w:r>
      </w:del>
    </w:p>
    <w:p w14:paraId="69085375" w14:textId="77777777" w:rsidR="006D2961" w:rsidRPr="006D2961" w:rsidRDefault="006D2961" w:rsidP="00315C06">
      <w:pPr>
        <w:spacing w:after="0" w:line="240" w:lineRule="auto"/>
        <w:rPr>
          <w:rFonts w:ascii="Times New Roman" w:eastAsia="Times New Roman" w:hAnsi="Times New Roman" w:cs="Times New Roman"/>
          <w:b/>
          <w:bCs/>
          <w:sz w:val="36"/>
          <w:szCs w:val="36"/>
        </w:rPr>
        <w:pPrChange w:id="1420" w:author="Admin" w:date="2026-07-06T14:54:00Z" w16du:dateUtc="2026-07-06T07:54:00Z">
          <w:pPr>
            <w:spacing w:before="100" w:beforeAutospacing="1" w:after="100" w:afterAutospacing="1" w:line="240" w:lineRule="auto"/>
            <w:outlineLvl w:val="1"/>
          </w:pPr>
        </w:pPrChange>
      </w:pPr>
      <w:r w:rsidRPr="006D2961">
        <w:rPr>
          <w:rFonts w:ascii="Times New Roman" w:eastAsia="Times New Roman" w:hAnsi="Times New Roman" w:cs="Times New Roman"/>
          <w:b/>
          <w:bCs/>
          <w:sz w:val="36"/>
          <w:szCs w:val="36"/>
        </w:rPr>
        <w:t>5. People Workspace</w:t>
      </w:r>
    </w:p>
    <w:p w14:paraId="7F76ABCE"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Quản </w:t>
      </w:r>
      <w:proofErr w:type="spellStart"/>
      <w:r w:rsidRPr="006D2961">
        <w:rPr>
          <w:rFonts w:ascii="Times New Roman" w:eastAsia="Times New Roman" w:hAnsi="Times New Roman" w:cs="Times New Roman"/>
          <w:sz w:val="24"/>
          <w:szCs w:val="24"/>
        </w:rPr>
        <w:t>lý</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ngũ</w:t>
      </w:r>
      <w:proofErr w:type="spellEnd"/>
      <w:r w:rsidRPr="006D2961">
        <w:rPr>
          <w:rFonts w:ascii="Times New Roman" w:eastAsia="Times New Roman" w:hAnsi="Times New Roman" w:cs="Times New Roman"/>
          <w:sz w:val="24"/>
          <w:szCs w:val="24"/>
        </w:rPr>
        <w:t xml:space="preserve"> Consultant.</w:t>
      </w:r>
    </w:p>
    <w:p w14:paraId="06AA0B28"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Bao </w:t>
      </w:r>
      <w:proofErr w:type="spellStart"/>
      <w:r w:rsidRPr="006D2961">
        <w:rPr>
          <w:rFonts w:ascii="Times New Roman" w:eastAsia="Times New Roman" w:hAnsi="Times New Roman" w:cs="Times New Roman"/>
          <w:sz w:val="24"/>
          <w:szCs w:val="24"/>
        </w:rPr>
        <w:t>gồm</w:t>
      </w:r>
      <w:proofErr w:type="spellEnd"/>
      <w:r w:rsidRPr="006D2961">
        <w:rPr>
          <w:rFonts w:ascii="Times New Roman" w:eastAsia="Times New Roman" w:hAnsi="Times New Roman" w:cs="Times New Roman"/>
          <w:sz w:val="24"/>
          <w:szCs w:val="24"/>
        </w:rPr>
        <w:t>:</w:t>
      </w:r>
    </w:p>
    <w:p w14:paraId="447AA0D3" w14:textId="77777777" w:rsidR="006D2961" w:rsidRPr="006D2961" w:rsidRDefault="006D2961">
      <w:pPr>
        <w:numPr>
          <w:ilvl w:val="0"/>
          <w:numId w:val="172"/>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Hồ</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sơ</w:t>
      </w:r>
      <w:proofErr w:type="spellEnd"/>
      <w:r w:rsidRPr="006D2961">
        <w:rPr>
          <w:rFonts w:ascii="Times New Roman" w:eastAsia="Times New Roman" w:hAnsi="Times New Roman" w:cs="Times New Roman"/>
          <w:sz w:val="24"/>
          <w:szCs w:val="24"/>
        </w:rPr>
        <w:t xml:space="preserve"> Consultant.</w:t>
      </w:r>
    </w:p>
    <w:p w14:paraId="2F788756" w14:textId="77777777" w:rsidR="006D2961" w:rsidRPr="006D2961" w:rsidRDefault="006D2961">
      <w:pPr>
        <w:numPr>
          <w:ilvl w:val="0"/>
          <w:numId w:val="172"/>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Phân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công</w:t>
      </w:r>
      <w:proofErr w:type="spellEnd"/>
      <w:r w:rsidRPr="006D2961">
        <w:rPr>
          <w:rFonts w:ascii="Times New Roman" w:eastAsia="Times New Roman" w:hAnsi="Times New Roman" w:cs="Times New Roman"/>
          <w:sz w:val="24"/>
          <w:szCs w:val="24"/>
        </w:rPr>
        <w:t>.</w:t>
      </w:r>
    </w:p>
    <w:p w14:paraId="3DECA910" w14:textId="77777777" w:rsidR="006D2961" w:rsidRPr="006D2961" w:rsidRDefault="006D2961">
      <w:pPr>
        <w:numPr>
          <w:ilvl w:val="0"/>
          <w:numId w:val="172"/>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Năng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lực</w:t>
      </w:r>
      <w:proofErr w:type="spellEnd"/>
      <w:r w:rsidRPr="006D2961">
        <w:rPr>
          <w:rFonts w:ascii="Times New Roman" w:eastAsia="Times New Roman" w:hAnsi="Times New Roman" w:cs="Times New Roman"/>
          <w:sz w:val="24"/>
          <w:szCs w:val="24"/>
        </w:rPr>
        <w:t>.</w:t>
      </w:r>
    </w:p>
    <w:p w14:paraId="3B1E94D8" w14:textId="77777777" w:rsidR="006D2961" w:rsidRPr="006D2961" w:rsidRDefault="006D2961">
      <w:pPr>
        <w:numPr>
          <w:ilvl w:val="0"/>
          <w:numId w:val="172"/>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KPI.</w:t>
      </w:r>
    </w:p>
    <w:p w14:paraId="1F40E7A1" w14:textId="77777777" w:rsidR="006D2961" w:rsidRPr="006D2961" w:rsidRDefault="006D2961">
      <w:pPr>
        <w:numPr>
          <w:ilvl w:val="0"/>
          <w:numId w:val="172"/>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Kế</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triển</w:t>
      </w:r>
      <w:proofErr w:type="spellEnd"/>
      <w:r w:rsidRPr="006D2961">
        <w:rPr>
          <w:rFonts w:ascii="Times New Roman" w:eastAsia="Times New Roman" w:hAnsi="Times New Roman" w:cs="Times New Roman"/>
          <w:sz w:val="24"/>
          <w:szCs w:val="24"/>
        </w:rPr>
        <w:t>.</w:t>
      </w:r>
    </w:p>
    <w:p w14:paraId="1802D811" w14:textId="1D8A08CF" w:rsidR="006D2961" w:rsidRPr="006D2961" w:rsidDel="00315C06" w:rsidRDefault="00000000" w:rsidP="006D2961">
      <w:pPr>
        <w:spacing w:after="0" w:line="240" w:lineRule="auto"/>
        <w:rPr>
          <w:del w:id="1421" w:author="Admin" w:date="2026-07-06T14:54:00Z" w16du:dateUtc="2026-07-06T07:54:00Z"/>
          <w:rFonts w:ascii="Times New Roman" w:eastAsia="Times New Roman" w:hAnsi="Times New Roman" w:cs="Times New Roman"/>
          <w:sz w:val="24"/>
          <w:szCs w:val="24"/>
        </w:rPr>
      </w:pPr>
      <w:del w:id="1422" w:author="Admin" w:date="2026-07-06T14:54:00Z" w16du:dateUtc="2026-07-06T07:54:00Z">
        <w:r w:rsidDel="00315C06">
          <w:rPr>
            <w:rFonts w:ascii="Times New Roman" w:eastAsia="Times New Roman" w:hAnsi="Times New Roman" w:cs="Times New Roman"/>
            <w:sz w:val="24"/>
            <w:szCs w:val="24"/>
          </w:rPr>
          <w:pict w14:anchorId="4B18FE70">
            <v:rect id="_x0000_i1358" style="width:0;height:1.5pt" o:hralign="center" o:hrstd="t" o:hr="t" fillcolor="#a0a0a0" stroked="f"/>
          </w:pict>
        </w:r>
      </w:del>
    </w:p>
    <w:p w14:paraId="4027D014" w14:textId="77777777" w:rsidR="006D2961" w:rsidRPr="006D2961" w:rsidRDefault="006D2961" w:rsidP="00315C06">
      <w:pPr>
        <w:spacing w:after="0" w:line="240" w:lineRule="auto"/>
        <w:rPr>
          <w:rFonts w:ascii="Times New Roman" w:eastAsia="Times New Roman" w:hAnsi="Times New Roman" w:cs="Times New Roman"/>
          <w:b/>
          <w:bCs/>
          <w:sz w:val="36"/>
          <w:szCs w:val="36"/>
        </w:rPr>
        <w:pPrChange w:id="1423" w:author="Admin" w:date="2026-07-06T14:54:00Z" w16du:dateUtc="2026-07-06T07:54:00Z">
          <w:pPr>
            <w:spacing w:before="100" w:beforeAutospacing="1" w:after="100" w:afterAutospacing="1" w:line="240" w:lineRule="auto"/>
            <w:outlineLvl w:val="1"/>
          </w:pPr>
        </w:pPrChange>
      </w:pPr>
      <w:r w:rsidRPr="006D2961">
        <w:rPr>
          <w:rFonts w:ascii="Times New Roman" w:eastAsia="Times New Roman" w:hAnsi="Times New Roman" w:cs="Times New Roman"/>
          <w:b/>
          <w:bCs/>
          <w:sz w:val="36"/>
          <w:szCs w:val="36"/>
        </w:rPr>
        <w:t>6. Customer Success Workspace</w:t>
      </w:r>
    </w:p>
    <w:p w14:paraId="5266692E"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Theo </w:t>
      </w:r>
      <w:proofErr w:type="spellStart"/>
      <w:r w:rsidRPr="006D2961">
        <w:rPr>
          <w:rFonts w:ascii="Times New Roman" w:eastAsia="Times New Roman" w:hAnsi="Times New Roman" w:cs="Times New Roman"/>
          <w:sz w:val="24"/>
          <w:szCs w:val="24"/>
        </w:rPr>
        <w:t>dõi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hàng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sau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w:t>
      </w:r>
    </w:p>
    <w:p w14:paraId="3DDDE25A"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Bao </w:t>
      </w:r>
      <w:proofErr w:type="spellStart"/>
      <w:r w:rsidRPr="006D2961">
        <w:rPr>
          <w:rFonts w:ascii="Times New Roman" w:eastAsia="Times New Roman" w:hAnsi="Times New Roman" w:cs="Times New Roman"/>
          <w:sz w:val="24"/>
          <w:szCs w:val="24"/>
        </w:rPr>
        <w:t>gồm</w:t>
      </w:r>
      <w:proofErr w:type="spellEnd"/>
      <w:r w:rsidRPr="006D2961">
        <w:rPr>
          <w:rFonts w:ascii="Times New Roman" w:eastAsia="Times New Roman" w:hAnsi="Times New Roman" w:cs="Times New Roman"/>
          <w:sz w:val="24"/>
          <w:szCs w:val="24"/>
        </w:rPr>
        <w:t>:</w:t>
      </w:r>
    </w:p>
    <w:p w14:paraId="04416BF8" w14:textId="77777777" w:rsidR="006D2961" w:rsidRPr="006D2961" w:rsidRDefault="006D2961">
      <w:pPr>
        <w:numPr>
          <w:ilvl w:val="0"/>
          <w:numId w:val="173"/>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Mức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hài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lòng</w:t>
      </w:r>
      <w:proofErr w:type="spellEnd"/>
      <w:r w:rsidRPr="006D2961">
        <w:rPr>
          <w:rFonts w:ascii="Times New Roman" w:eastAsia="Times New Roman" w:hAnsi="Times New Roman" w:cs="Times New Roman"/>
          <w:sz w:val="24"/>
          <w:szCs w:val="24"/>
        </w:rPr>
        <w:t>.</w:t>
      </w:r>
    </w:p>
    <w:p w14:paraId="5CD7B154" w14:textId="77777777" w:rsidR="006D2961" w:rsidRPr="006D2961" w:rsidRDefault="006D2961">
      <w:pPr>
        <w:numPr>
          <w:ilvl w:val="0"/>
          <w:numId w:val="173"/>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Kế</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đồng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hành</w:t>
      </w:r>
      <w:proofErr w:type="spellEnd"/>
      <w:r w:rsidRPr="006D2961">
        <w:rPr>
          <w:rFonts w:ascii="Times New Roman" w:eastAsia="Times New Roman" w:hAnsi="Times New Roman" w:cs="Times New Roman"/>
          <w:sz w:val="24"/>
          <w:szCs w:val="24"/>
        </w:rPr>
        <w:t>.</w:t>
      </w:r>
    </w:p>
    <w:p w14:paraId="59BAD21C" w14:textId="77777777" w:rsidR="006D2961" w:rsidRPr="006D2961" w:rsidRDefault="006D2961">
      <w:pPr>
        <w:numPr>
          <w:ilvl w:val="0"/>
          <w:numId w:val="173"/>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tiếp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p>
    <w:p w14:paraId="6F1B59E8" w14:textId="77777777" w:rsidR="006D2961" w:rsidRPr="006D2961" w:rsidRDefault="006D2961">
      <w:pPr>
        <w:numPr>
          <w:ilvl w:val="0"/>
          <w:numId w:val="173"/>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Cơ</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hội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mở</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rộng</w:t>
      </w:r>
      <w:proofErr w:type="spellEnd"/>
      <w:r w:rsidRPr="006D2961">
        <w:rPr>
          <w:rFonts w:ascii="Times New Roman" w:eastAsia="Times New Roman" w:hAnsi="Times New Roman" w:cs="Times New Roman"/>
          <w:sz w:val="24"/>
          <w:szCs w:val="24"/>
        </w:rPr>
        <w:t>.</w:t>
      </w:r>
    </w:p>
    <w:p w14:paraId="0754FC0A" w14:textId="56335284" w:rsidR="006D2961" w:rsidRPr="006D2961" w:rsidDel="00315C06" w:rsidRDefault="00000000" w:rsidP="006D2961">
      <w:pPr>
        <w:spacing w:after="0" w:line="240" w:lineRule="auto"/>
        <w:rPr>
          <w:del w:id="1424" w:author="Admin" w:date="2026-07-06T14:54:00Z" w16du:dateUtc="2026-07-06T07:54:00Z"/>
          <w:rFonts w:ascii="Times New Roman" w:eastAsia="Times New Roman" w:hAnsi="Times New Roman" w:cs="Times New Roman"/>
          <w:sz w:val="24"/>
          <w:szCs w:val="24"/>
        </w:rPr>
      </w:pPr>
      <w:del w:id="1425" w:author="Admin" w:date="2026-07-06T14:54:00Z" w16du:dateUtc="2026-07-06T07:54:00Z">
        <w:r w:rsidDel="00315C06">
          <w:rPr>
            <w:rFonts w:ascii="Times New Roman" w:eastAsia="Times New Roman" w:hAnsi="Times New Roman" w:cs="Times New Roman"/>
            <w:sz w:val="24"/>
            <w:szCs w:val="24"/>
          </w:rPr>
          <w:pict w14:anchorId="18E5F9B0">
            <v:rect id="_x0000_i1359" style="width:0;height:1.5pt" o:hralign="center" o:hrstd="t" o:hr="t" fillcolor="#a0a0a0" stroked="f"/>
          </w:pict>
        </w:r>
      </w:del>
    </w:p>
    <w:p w14:paraId="6255CEB1" w14:textId="77777777" w:rsidR="006D2961" w:rsidRPr="006D2961" w:rsidRDefault="006D2961" w:rsidP="00315C06">
      <w:pPr>
        <w:spacing w:after="0" w:line="240" w:lineRule="auto"/>
        <w:rPr>
          <w:rFonts w:ascii="Times New Roman" w:eastAsia="Times New Roman" w:hAnsi="Times New Roman" w:cs="Times New Roman"/>
          <w:b/>
          <w:bCs/>
          <w:sz w:val="36"/>
          <w:szCs w:val="36"/>
        </w:rPr>
        <w:pPrChange w:id="1426" w:author="Admin" w:date="2026-07-06T14:54:00Z" w16du:dateUtc="2026-07-06T07:54:00Z">
          <w:pPr>
            <w:spacing w:before="100" w:beforeAutospacing="1" w:after="100" w:afterAutospacing="1" w:line="240" w:lineRule="auto"/>
            <w:outlineLvl w:val="1"/>
          </w:pPr>
        </w:pPrChange>
      </w:pPr>
      <w:r w:rsidRPr="006D2961">
        <w:rPr>
          <w:rFonts w:ascii="Times New Roman" w:eastAsia="Times New Roman" w:hAnsi="Times New Roman" w:cs="Times New Roman"/>
          <w:b/>
          <w:bCs/>
          <w:sz w:val="36"/>
          <w:szCs w:val="36"/>
        </w:rPr>
        <w:t>7. Admin Workspace</w:t>
      </w:r>
    </w:p>
    <w:p w14:paraId="10E74BF2"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Quản </w:t>
      </w:r>
      <w:proofErr w:type="spellStart"/>
      <w:r w:rsidRPr="006D2961">
        <w:rPr>
          <w:rFonts w:ascii="Times New Roman" w:eastAsia="Times New Roman" w:hAnsi="Times New Roman" w:cs="Times New Roman"/>
          <w:sz w:val="24"/>
          <w:szCs w:val="24"/>
        </w:rPr>
        <w:t>trị</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w:t>
      </w:r>
    </w:p>
    <w:p w14:paraId="14594F1E"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Bao </w:t>
      </w:r>
      <w:proofErr w:type="spellStart"/>
      <w:r w:rsidRPr="006D2961">
        <w:rPr>
          <w:rFonts w:ascii="Times New Roman" w:eastAsia="Times New Roman" w:hAnsi="Times New Roman" w:cs="Times New Roman"/>
          <w:sz w:val="24"/>
          <w:szCs w:val="24"/>
        </w:rPr>
        <w:t>gồm</w:t>
      </w:r>
      <w:proofErr w:type="spellEnd"/>
      <w:r w:rsidRPr="006D2961">
        <w:rPr>
          <w:rFonts w:ascii="Times New Roman" w:eastAsia="Times New Roman" w:hAnsi="Times New Roman" w:cs="Times New Roman"/>
          <w:sz w:val="24"/>
          <w:szCs w:val="24"/>
        </w:rPr>
        <w:t>:</w:t>
      </w:r>
    </w:p>
    <w:p w14:paraId="413D0153" w14:textId="77777777" w:rsidR="006D2961" w:rsidRPr="006D2961" w:rsidRDefault="006D2961">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Framework.</w:t>
      </w:r>
    </w:p>
    <w:p w14:paraId="5C68954F" w14:textId="77777777" w:rsidR="006D2961" w:rsidRPr="006D2961" w:rsidRDefault="006D2961">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Template.</w:t>
      </w:r>
    </w:p>
    <w:p w14:paraId="3334CE78" w14:textId="77777777" w:rsidR="006D2961" w:rsidRPr="006D2961" w:rsidRDefault="006D2961">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Danh </w:t>
      </w:r>
      <w:proofErr w:type="spellStart"/>
      <w:r w:rsidRPr="006D2961">
        <w:rPr>
          <w:rFonts w:ascii="Times New Roman" w:eastAsia="Times New Roman" w:hAnsi="Times New Roman" w:cs="Times New Roman"/>
          <w:sz w:val="24"/>
          <w:szCs w:val="24"/>
        </w:rPr>
        <w:t>mục</w:t>
      </w:r>
      <w:proofErr w:type="spellEnd"/>
      <w:r w:rsidRPr="006D2961">
        <w:rPr>
          <w:rFonts w:ascii="Times New Roman" w:eastAsia="Times New Roman" w:hAnsi="Times New Roman" w:cs="Times New Roman"/>
          <w:sz w:val="24"/>
          <w:szCs w:val="24"/>
        </w:rPr>
        <w:t>.</w:t>
      </w:r>
    </w:p>
    <w:p w14:paraId="0BE1921C" w14:textId="77777777" w:rsidR="006D2961" w:rsidRPr="006D2961" w:rsidRDefault="006D2961">
      <w:pPr>
        <w:numPr>
          <w:ilvl w:val="0"/>
          <w:numId w:val="174"/>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lastRenderedPageBreak/>
        <w:t xml:space="preserve">Quyền </w:t>
      </w:r>
      <w:proofErr w:type="spellStart"/>
      <w:r w:rsidRPr="006D2961">
        <w:rPr>
          <w:rFonts w:ascii="Times New Roman" w:eastAsia="Times New Roman" w:hAnsi="Times New Roman" w:cs="Times New Roman"/>
          <w:sz w:val="24"/>
          <w:szCs w:val="24"/>
        </w:rPr>
        <w:t>truy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cập</w:t>
      </w:r>
      <w:proofErr w:type="spellEnd"/>
      <w:r w:rsidRPr="006D2961">
        <w:rPr>
          <w:rFonts w:ascii="Times New Roman" w:eastAsia="Times New Roman" w:hAnsi="Times New Roman" w:cs="Times New Roman"/>
          <w:sz w:val="24"/>
          <w:szCs w:val="24"/>
        </w:rPr>
        <w:t>.</w:t>
      </w:r>
    </w:p>
    <w:p w14:paraId="67AEFEB5" w14:textId="77777777" w:rsidR="006D2961" w:rsidRPr="006D2961" w:rsidRDefault="006D2961">
      <w:pPr>
        <w:numPr>
          <w:ilvl w:val="0"/>
          <w:numId w:val="174"/>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Phiên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bản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tài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liệu</w:t>
      </w:r>
      <w:proofErr w:type="spellEnd"/>
      <w:r w:rsidRPr="006D2961">
        <w:rPr>
          <w:rFonts w:ascii="Times New Roman" w:eastAsia="Times New Roman" w:hAnsi="Times New Roman" w:cs="Times New Roman"/>
          <w:sz w:val="24"/>
          <w:szCs w:val="24"/>
        </w:rPr>
        <w:t>.</w:t>
      </w:r>
    </w:p>
    <w:p w14:paraId="3F6E4AFB" w14:textId="0428FC8F" w:rsidR="006D2961" w:rsidRPr="006D2961" w:rsidDel="00315C06" w:rsidRDefault="00000000" w:rsidP="006D2961">
      <w:pPr>
        <w:spacing w:after="0" w:line="240" w:lineRule="auto"/>
        <w:rPr>
          <w:del w:id="1427" w:author="Admin" w:date="2026-07-06T14:54:00Z" w16du:dateUtc="2026-07-06T07:54:00Z"/>
          <w:rFonts w:ascii="Times New Roman" w:eastAsia="Times New Roman" w:hAnsi="Times New Roman" w:cs="Times New Roman"/>
          <w:sz w:val="24"/>
          <w:szCs w:val="24"/>
        </w:rPr>
      </w:pPr>
      <w:del w:id="1428" w:author="Admin" w:date="2026-07-06T14:54:00Z" w16du:dateUtc="2026-07-06T07:54:00Z">
        <w:r w:rsidDel="00315C06">
          <w:rPr>
            <w:rFonts w:ascii="Times New Roman" w:eastAsia="Times New Roman" w:hAnsi="Times New Roman" w:cs="Times New Roman"/>
            <w:sz w:val="24"/>
            <w:szCs w:val="24"/>
          </w:rPr>
          <w:pict w14:anchorId="49A89719">
            <v:rect id="_x0000_i1360" style="width:0;height:1.5pt" o:hralign="center" o:hrstd="t" o:hr="t" fillcolor="#a0a0a0" stroked="f"/>
          </w:pict>
        </w:r>
      </w:del>
    </w:p>
    <w:p w14:paraId="053F683D"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429" w:author="Admin" w:date="2026-07-06T14:54:00Z" w16du:dateUtc="2026-07-06T07:54: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1.6. </w:t>
      </w:r>
      <w:proofErr w:type="spellStart"/>
      <w:r w:rsidRPr="006D2961">
        <w:rPr>
          <w:rFonts w:ascii="Times New Roman" w:eastAsia="Times New Roman" w:hAnsi="Times New Roman" w:cs="Times New Roman"/>
          <w:b/>
          <w:bCs/>
          <w:kern w:val="36"/>
          <w:sz w:val="48"/>
          <w:szCs w:val="48"/>
        </w:rPr>
        <w:t>Luồng</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vận</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hành</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giữa</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các</w:t>
      </w:r>
      <w:proofErr w:type="spellEnd"/>
      <w:r w:rsidRPr="006D2961">
        <w:rPr>
          <w:rFonts w:ascii="Times New Roman" w:eastAsia="Times New Roman" w:hAnsi="Times New Roman" w:cs="Times New Roman"/>
          <w:b/>
          <w:bCs/>
          <w:kern w:val="36"/>
          <w:sz w:val="48"/>
          <w:szCs w:val="48"/>
        </w:rPr>
        <w:t xml:space="preserve"> Workspace</w:t>
      </w:r>
    </w:p>
    <w:p w14:paraId="6C8E9299"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Các Workspace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lập</w:t>
      </w:r>
      <w:proofErr w:type="spellEnd"/>
      <w:r w:rsidRPr="006D2961">
        <w:rPr>
          <w:rFonts w:ascii="Times New Roman" w:eastAsia="Times New Roman" w:hAnsi="Times New Roman" w:cs="Times New Roman"/>
          <w:sz w:val="24"/>
          <w:szCs w:val="24"/>
        </w:rPr>
        <w:t>.</w:t>
      </w:r>
    </w:p>
    <w:p w14:paraId="349AD864"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Chúng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kết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nối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với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nhau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luồng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nghiệp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vụ</w:t>
      </w:r>
      <w:proofErr w:type="spellEnd"/>
      <w:r w:rsidRPr="006D2961">
        <w:rPr>
          <w:rFonts w:ascii="Times New Roman" w:eastAsia="Times New Roman" w:hAnsi="Times New Roman" w:cs="Times New Roman"/>
          <w:sz w:val="24"/>
          <w:szCs w:val="24"/>
        </w:rPr>
        <w:t>.</w:t>
      </w:r>
    </w:p>
    <w:p w14:paraId="336C41E1"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0"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Business Workspace</w:t>
      </w:r>
    </w:p>
    <w:p w14:paraId="5B282E80" w14:textId="135DA3DA"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1"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2F8CD591" w14:textId="0A639DC4"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2"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48E9F930"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3"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Project Workspace</w:t>
      </w:r>
    </w:p>
    <w:p w14:paraId="5309744A" w14:textId="2AA82B31"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4"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2CBF0A29" w14:textId="108DB91E"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5"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37F5811D"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6"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Transformation Workspace</w:t>
      </w:r>
    </w:p>
    <w:p w14:paraId="6067148B" w14:textId="28035DDC"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7"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6D8BFE9F" w14:textId="24348FF9"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8"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2EB409B5"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39"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Knowledge Workspace</w:t>
      </w:r>
    </w:p>
    <w:p w14:paraId="4BE5269E" w14:textId="0F840F23"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40"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31074847" w14:textId="584576B9"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41"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w:t>
      </w:r>
    </w:p>
    <w:p w14:paraId="7F6C8D34" w14:textId="77777777" w:rsidR="006D2961" w:rsidRPr="006D2961" w:rsidRDefault="006D2961" w:rsidP="00315C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42" w:author="Admin" w:date="2026-07-06T14:55:00Z" w16du:dateUtc="2026-07-06T07:5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6D2961">
        <w:rPr>
          <w:rFonts w:ascii="Courier New" w:eastAsia="Times New Roman" w:hAnsi="Courier New" w:cs="Courier New"/>
          <w:sz w:val="20"/>
          <w:szCs w:val="20"/>
        </w:rPr>
        <w:t>Customer Success Workspace</w:t>
      </w:r>
    </w:p>
    <w:p w14:paraId="0271F3B0"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People Workspace </w:t>
      </w:r>
      <w:proofErr w:type="spellStart"/>
      <w:r w:rsidRPr="006D2961">
        <w:rPr>
          <w:rFonts w:ascii="Times New Roman" w:eastAsia="Times New Roman" w:hAnsi="Times New Roman" w:cs="Times New Roman"/>
          <w:sz w:val="24"/>
          <w:szCs w:val="24"/>
        </w:rPr>
        <w:t>và</w:t>
      </w:r>
      <w:proofErr w:type="spellEnd"/>
      <w:r w:rsidRPr="006D2961">
        <w:rPr>
          <w:rFonts w:ascii="Times New Roman" w:eastAsia="Times New Roman" w:hAnsi="Times New Roman" w:cs="Times New Roman"/>
          <w:sz w:val="24"/>
          <w:szCs w:val="24"/>
        </w:rPr>
        <w:t xml:space="preserve"> Admin Workspace </w:t>
      </w:r>
      <w:proofErr w:type="spellStart"/>
      <w:r w:rsidRPr="006D2961">
        <w:rPr>
          <w:rFonts w:ascii="Times New Roman" w:eastAsia="Times New Roman" w:hAnsi="Times New Roman" w:cs="Times New Roman"/>
          <w:sz w:val="24"/>
          <w:szCs w:val="24"/>
        </w:rPr>
        <w:t>hỗ</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trợ</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toàn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quá</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trình</w:t>
      </w:r>
      <w:proofErr w:type="spellEnd"/>
      <w:r w:rsidRPr="006D2961">
        <w:rPr>
          <w:rFonts w:ascii="Times New Roman" w:eastAsia="Times New Roman" w:hAnsi="Times New Roman" w:cs="Times New Roman"/>
          <w:sz w:val="24"/>
          <w:szCs w:val="24"/>
        </w:rPr>
        <w:t>.</w:t>
      </w:r>
    </w:p>
    <w:p w14:paraId="689E5AB6" w14:textId="2238F8B8" w:rsidR="006D2961" w:rsidRPr="006D2961" w:rsidDel="00315C06" w:rsidRDefault="00000000" w:rsidP="006D2961">
      <w:pPr>
        <w:spacing w:after="0" w:line="240" w:lineRule="auto"/>
        <w:rPr>
          <w:del w:id="1443" w:author="Admin" w:date="2026-07-06T14:54:00Z" w16du:dateUtc="2026-07-06T07:54:00Z"/>
          <w:rFonts w:ascii="Times New Roman" w:eastAsia="Times New Roman" w:hAnsi="Times New Roman" w:cs="Times New Roman"/>
          <w:sz w:val="24"/>
          <w:szCs w:val="24"/>
        </w:rPr>
      </w:pPr>
      <w:del w:id="1444" w:author="Admin" w:date="2026-07-06T14:54:00Z" w16du:dateUtc="2026-07-06T07:54:00Z">
        <w:r w:rsidDel="00315C06">
          <w:rPr>
            <w:rFonts w:ascii="Times New Roman" w:eastAsia="Times New Roman" w:hAnsi="Times New Roman" w:cs="Times New Roman"/>
            <w:sz w:val="24"/>
            <w:szCs w:val="24"/>
          </w:rPr>
          <w:pict w14:anchorId="63B982D4">
            <v:rect id="_x0000_i1361" style="width:0;height:1.5pt" o:hralign="center" o:hrstd="t" o:hr="t" fillcolor="#a0a0a0" stroked="f"/>
          </w:pict>
        </w:r>
      </w:del>
    </w:p>
    <w:p w14:paraId="1E0AE5AB"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445" w:author="Admin" w:date="2026-07-06T14:54:00Z" w16du:dateUtc="2026-07-06T07:54: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1.7. Vai </w:t>
      </w:r>
      <w:proofErr w:type="spellStart"/>
      <w:r w:rsidRPr="006D2961">
        <w:rPr>
          <w:rFonts w:ascii="Times New Roman" w:eastAsia="Times New Roman" w:hAnsi="Times New Roman" w:cs="Times New Roman"/>
          <w:b/>
          <w:bCs/>
          <w:kern w:val="36"/>
          <w:sz w:val="48"/>
          <w:szCs w:val="48"/>
        </w:rPr>
        <w:t>trò</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của</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từng</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đối</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tượng</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342"/>
      </w:tblGrid>
      <w:tr w:rsidR="006D2961" w:rsidRPr="006D2961" w14:paraId="0B311F26" w14:textId="77777777">
        <w:trPr>
          <w:tblHeader/>
          <w:tblCellSpacing w:w="15" w:type="dxa"/>
        </w:trPr>
        <w:tc>
          <w:tcPr>
            <w:tcW w:w="0" w:type="auto"/>
            <w:vAlign w:val="center"/>
            <w:hideMark/>
          </w:tcPr>
          <w:p w14:paraId="23198AAB" w14:textId="77777777" w:rsidR="006D2961" w:rsidRPr="006D2961" w:rsidRDefault="006D2961" w:rsidP="006D2961">
            <w:pPr>
              <w:spacing w:after="0" w:line="240" w:lineRule="auto"/>
              <w:jc w:val="center"/>
              <w:rPr>
                <w:rFonts w:ascii="Times New Roman" w:eastAsia="Times New Roman" w:hAnsi="Times New Roman" w:cs="Times New Roman"/>
                <w:b/>
                <w:bCs/>
                <w:sz w:val="24"/>
                <w:szCs w:val="24"/>
              </w:rPr>
            </w:pPr>
            <w:r w:rsidRPr="006D2961">
              <w:rPr>
                <w:rFonts w:ascii="Times New Roman" w:eastAsia="Times New Roman" w:hAnsi="Times New Roman" w:cs="Times New Roman"/>
                <w:b/>
                <w:bCs/>
                <w:sz w:val="24"/>
                <w:szCs w:val="24"/>
              </w:rPr>
              <w:t xml:space="preserve">Vai </w:t>
            </w:r>
            <w:proofErr w:type="spellStart"/>
            <w:r w:rsidRPr="006D2961">
              <w:rPr>
                <w:rFonts w:ascii="Times New Roman" w:eastAsia="Times New Roman" w:hAnsi="Times New Roman" w:cs="Times New Roman"/>
                <w:b/>
                <w:bCs/>
                <w:sz w:val="24"/>
                <w:szCs w:val="24"/>
              </w:rPr>
              <w:t>trò</w:t>
            </w:r>
            <w:proofErr w:type="spellEnd"/>
          </w:p>
        </w:tc>
        <w:tc>
          <w:tcPr>
            <w:tcW w:w="0" w:type="auto"/>
            <w:vAlign w:val="center"/>
            <w:hideMark/>
          </w:tcPr>
          <w:p w14:paraId="25E988C8" w14:textId="77777777" w:rsidR="006D2961" w:rsidRPr="006D2961" w:rsidRDefault="006D2961" w:rsidP="006D2961">
            <w:pPr>
              <w:spacing w:after="0" w:line="240" w:lineRule="auto"/>
              <w:jc w:val="center"/>
              <w:rPr>
                <w:rFonts w:ascii="Times New Roman" w:eastAsia="Times New Roman" w:hAnsi="Times New Roman" w:cs="Times New Roman"/>
                <w:b/>
                <w:bCs/>
                <w:sz w:val="24"/>
                <w:szCs w:val="24"/>
              </w:rPr>
            </w:pPr>
            <w:r w:rsidRPr="006D2961">
              <w:rPr>
                <w:rFonts w:ascii="Times New Roman" w:eastAsia="Times New Roman" w:hAnsi="Times New Roman" w:cs="Times New Roman"/>
                <w:b/>
                <w:bCs/>
                <w:sz w:val="24"/>
                <w:szCs w:val="24"/>
              </w:rPr>
              <w:t xml:space="preserve">Workspace </w:t>
            </w:r>
            <w:proofErr w:type="spellStart"/>
            <w:r w:rsidRPr="006D2961">
              <w:rPr>
                <w:rFonts w:ascii="Times New Roman" w:eastAsia="Times New Roman" w:hAnsi="Times New Roman" w:cs="Times New Roman"/>
                <w:b/>
                <w:bCs/>
                <w:sz w:val="24"/>
                <w:szCs w:val="24"/>
              </w:rPr>
              <w:t>chính</w:t>
            </w:r>
            <w:proofErr w:type="spellEnd"/>
          </w:p>
        </w:tc>
      </w:tr>
      <w:tr w:rsidR="006D2961" w:rsidRPr="006D2961" w14:paraId="7AB53E11" w14:textId="77777777">
        <w:trPr>
          <w:tblCellSpacing w:w="15" w:type="dxa"/>
        </w:trPr>
        <w:tc>
          <w:tcPr>
            <w:tcW w:w="0" w:type="auto"/>
            <w:vAlign w:val="center"/>
            <w:hideMark/>
          </w:tcPr>
          <w:p w14:paraId="7684BB02"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Founder</w:t>
            </w:r>
          </w:p>
        </w:tc>
        <w:tc>
          <w:tcPr>
            <w:tcW w:w="0" w:type="auto"/>
            <w:vAlign w:val="center"/>
            <w:hideMark/>
          </w:tcPr>
          <w:p w14:paraId="5D07437F"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Dashboard, Business, Project</w:t>
            </w:r>
          </w:p>
        </w:tc>
      </w:tr>
      <w:tr w:rsidR="006D2961" w:rsidRPr="006D2961" w14:paraId="5E93B603" w14:textId="77777777">
        <w:trPr>
          <w:tblCellSpacing w:w="15" w:type="dxa"/>
        </w:trPr>
        <w:tc>
          <w:tcPr>
            <w:tcW w:w="0" w:type="auto"/>
            <w:vAlign w:val="center"/>
            <w:hideMark/>
          </w:tcPr>
          <w:p w14:paraId="161B17B3"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Consultant</w:t>
            </w:r>
          </w:p>
        </w:tc>
        <w:tc>
          <w:tcPr>
            <w:tcW w:w="0" w:type="auto"/>
            <w:vAlign w:val="center"/>
            <w:hideMark/>
          </w:tcPr>
          <w:p w14:paraId="2868FBE1"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Business, Project, Transformation</w:t>
            </w:r>
          </w:p>
        </w:tc>
      </w:tr>
      <w:tr w:rsidR="006D2961" w:rsidRPr="006D2961" w14:paraId="767771E6" w14:textId="77777777">
        <w:trPr>
          <w:tblCellSpacing w:w="15" w:type="dxa"/>
        </w:trPr>
        <w:tc>
          <w:tcPr>
            <w:tcW w:w="0" w:type="auto"/>
            <w:vAlign w:val="center"/>
            <w:hideMark/>
          </w:tcPr>
          <w:p w14:paraId="63BA71AC"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Project Manager</w:t>
            </w:r>
          </w:p>
        </w:tc>
        <w:tc>
          <w:tcPr>
            <w:tcW w:w="0" w:type="auto"/>
            <w:vAlign w:val="center"/>
            <w:hideMark/>
          </w:tcPr>
          <w:p w14:paraId="02A7B27F"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Project, Transformation</w:t>
            </w:r>
          </w:p>
        </w:tc>
      </w:tr>
      <w:tr w:rsidR="006D2961" w:rsidRPr="006D2961" w14:paraId="2AA49917" w14:textId="77777777">
        <w:trPr>
          <w:tblCellSpacing w:w="15" w:type="dxa"/>
        </w:trPr>
        <w:tc>
          <w:tcPr>
            <w:tcW w:w="0" w:type="auto"/>
            <w:vAlign w:val="center"/>
            <w:hideMark/>
          </w:tcPr>
          <w:p w14:paraId="5F597480"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Domain Expert</w:t>
            </w:r>
          </w:p>
        </w:tc>
        <w:tc>
          <w:tcPr>
            <w:tcW w:w="0" w:type="auto"/>
            <w:vAlign w:val="center"/>
            <w:hideMark/>
          </w:tcPr>
          <w:p w14:paraId="05D72B4B"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Business, Knowledge</w:t>
            </w:r>
          </w:p>
        </w:tc>
      </w:tr>
      <w:tr w:rsidR="006D2961" w:rsidRPr="006D2961" w14:paraId="796ABB8E" w14:textId="77777777">
        <w:trPr>
          <w:tblCellSpacing w:w="15" w:type="dxa"/>
        </w:trPr>
        <w:tc>
          <w:tcPr>
            <w:tcW w:w="0" w:type="auto"/>
            <w:vAlign w:val="center"/>
            <w:hideMark/>
          </w:tcPr>
          <w:p w14:paraId="0791CDB8"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Customer Success</w:t>
            </w:r>
          </w:p>
        </w:tc>
        <w:tc>
          <w:tcPr>
            <w:tcW w:w="0" w:type="auto"/>
            <w:vAlign w:val="center"/>
            <w:hideMark/>
          </w:tcPr>
          <w:p w14:paraId="7F8DAE75"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Customer Success</w:t>
            </w:r>
          </w:p>
        </w:tc>
      </w:tr>
      <w:tr w:rsidR="006D2961" w:rsidRPr="006D2961" w14:paraId="29337E62" w14:textId="77777777">
        <w:trPr>
          <w:tblCellSpacing w:w="15" w:type="dxa"/>
        </w:trPr>
        <w:tc>
          <w:tcPr>
            <w:tcW w:w="0" w:type="auto"/>
            <w:vAlign w:val="center"/>
            <w:hideMark/>
          </w:tcPr>
          <w:p w14:paraId="0EAA3CF0"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Admin</w:t>
            </w:r>
          </w:p>
        </w:tc>
        <w:tc>
          <w:tcPr>
            <w:tcW w:w="0" w:type="auto"/>
            <w:vAlign w:val="center"/>
            <w:hideMark/>
          </w:tcPr>
          <w:p w14:paraId="33F06A87" w14:textId="77777777" w:rsidR="006D2961" w:rsidRPr="006D2961" w:rsidRDefault="006D2961" w:rsidP="006D2961">
            <w:pPr>
              <w:spacing w:after="0"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Admin Workspace</w:t>
            </w:r>
          </w:p>
        </w:tc>
      </w:tr>
    </w:tbl>
    <w:p w14:paraId="37843810"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Mỗi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vai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trò</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chỉ</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nhìn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thấy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những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thông</w:t>
      </w:r>
      <w:proofErr w:type="spellEnd"/>
      <w:r w:rsidRPr="006D2961">
        <w:rPr>
          <w:rFonts w:ascii="Times New Roman" w:eastAsia="Times New Roman" w:hAnsi="Times New Roman" w:cs="Times New Roman"/>
          <w:sz w:val="24"/>
          <w:szCs w:val="24"/>
        </w:rPr>
        <w:t xml:space="preserve"> tin </w:t>
      </w:r>
      <w:proofErr w:type="spellStart"/>
      <w:r w:rsidRPr="006D2961">
        <w:rPr>
          <w:rFonts w:ascii="Times New Roman" w:eastAsia="Times New Roman" w:hAnsi="Times New Roman" w:cs="Times New Roman"/>
          <w:sz w:val="24"/>
          <w:szCs w:val="24"/>
        </w:rPr>
        <w:t>cần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thiết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việc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của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mình</w:t>
      </w:r>
      <w:proofErr w:type="spellEnd"/>
      <w:r w:rsidRPr="006D2961">
        <w:rPr>
          <w:rFonts w:ascii="Times New Roman" w:eastAsia="Times New Roman" w:hAnsi="Times New Roman" w:cs="Times New Roman"/>
          <w:sz w:val="24"/>
          <w:szCs w:val="24"/>
        </w:rPr>
        <w:t>.</w:t>
      </w:r>
    </w:p>
    <w:p w14:paraId="66679C12" w14:textId="386D1BAC" w:rsidR="006D2961" w:rsidRPr="006D2961" w:rsidDel="00315C06" w:rsidRDefault="00000000" w:rsidP="006D2961">
      <w:pPr>
        <w:spacing w:after="0" w:line="240" w:lineRule="auto"/>
        <w:rPr>
          <w:del w:id="1446" w:author="Admin" w:date="2026-07-06T14:55:00Z" w16du:dateUtc="2026-07-06T07:55:00Z"/>
          <w:rFonts w:ascii="Times New Roman" w:eastAsia="Times New Roman" w:hAnsi="Times New Roman" w:cs="Times New Roman"/>
          <w:sz w:val="24"/>
          <w:szCs w:val="24"/>
        </w:rPr>
      </w:pPr>
      <w:del w:id="1447" w:author="Admin" w:date="2026-07-06T14:55:00Z" w16du:dateUtc="2026-07-06T07:55:00Z">
        <w:r w:rsidDel="00315C06">
          <w:rPr>
            <w:rFonts w:ascii="Times New Roman" w:eastAsia="Times New Roman" w:hAnsi="Times New Roman" w:cs="Times New Roman"/>
            <w:sz w:val="24"/>
            <w:szCs w:val="24"/>
          </w:rPr>
          <w:pict w14:anchorId="5EDCFCAB">
            <v:rect id="_x0000_i1362" style="width:0;height:1.5pt" o:hralign="center" o:hrstd="t" o:hr="t" fillcolor="#a0a0a0" stroked="f"/>
          </w:pict>
        </w:r>
      </w:del>
    </w:p>
    <w:p w14:paraId="2FDB4BB6"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448" w:author="Admin" w:date="2026-07-06T14:55:00Z" w16du:dateUtc="2026-07-06T07:55: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1.8. M</w:t>
      </w:r>
      <w:proofErr w:type="spellStart"/>
      <w:r w:rsidRPr="006D2961">
        <w:rPr>
          <w:rFonts w:ascii="Times New Roman" w:eastAsia="Times New Roman" w:hAnsi="Times New Roman" w:cs="Times New Roman"/>
          <w:b/>
          <w:bCs/>
          <w:kern w:val="36"/>
          <w:sz w:val="48"/>
          <w:szCs w:val="48"/>
        </w:rPr>
        <w:t>ỗi</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dự</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án</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là</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một</w:t>
      </w:r>
      <w:proofErr w:type="spellEnd"/>
      <w:r w:rsidRPr="006D2961">
        <w:rPr>
          <w:rFonts w:ascii="Times New Roman" w:eastAsia="Times New Roman" w:hAnsi="Times New Roman" w:cs="Times New Roman"/>
          <w:b/>
          <w:bCs/>
          <w:kern w:val="36"/>
          <w:sz w:val="48"/>
          <w:szCs w:val="48"/>
        </w:rPr>
        <w:t xml:space="preserve"> "Business Project"</w:t>
      </w:r>
    </w:p>
    <w:p w14:paraId="0AF4518C"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Trong THUCHOCVN,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chỉ</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tập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hợp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việc</w:t>
      </w:r>
      <w:proofErr w:type="spellEnd"/>
      <w:r w:rsidRPr="006D2961">
        <w:rPr>
          <w:rFonts w:ascii="Times New Roman" w:eastAsia="Times New Roman" w:hAnsi="Times New Roman" w:cs="Times New Roman"/>
          <w:sz w:val="24"/>
          <w:szCs w:val="24"/>
        </w:rPr>
        <w:t>.</w:t>
      </w:r>
    </w:p>
    <w:p w14:paraId="59E925D3"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Mỗi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được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xem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t>
      </w:r>
      <w:r w:rsidRPr="006D2961">
        <w:rPr>
          <w:rFonts w:ascii="Times New Roman" w:eastAsia="Times New Roman" w:hAnsi="Times New Roman" w:cs="Times New Roman"/>
          <w:b/>
          <w:bCs/>
          <w:sz w:val="24"/>
          <w:szCs w:val="24"/>
        </w:rPr>
        <w:t>Business Project</w:t>
      </w:r>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với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đầy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đủ</w:t>
      </w:r>
      <w:proofErr w:type="spellEnd"/>
      <w:r w:rsidRPr="006D2961">
        <w:rPr>
          <w:rFonts w:ascii="Times New Roman" w:eastAsia="Times New Roman" w:hAnsi="Times New Roman" w:cs="Times New Roman"/>
          <w:sz w:val="24"/>
          <w:szCs w:val="24"/>
        </w:rPr>
        <w:t>:</w:t>
      </w:r>
    </w:p>
    <w:p w14:paraId="605CF1CF" w14:textId="77777777" w:rsidR="006D2961" w:rsidRPr="006D2961" w:rsidRDefault="006D2961">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Bối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cảnh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doanh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nghiệp</w:t>
      </w:r>
      <w:proofErr w:type="spellEnd"/>
      <w:r w:rsidRPr="006D2961">
        <w:rPr>
          <w:rFonts w:ascii="Times New Roman" w:eastAsia="Times New Roman" w:hAnsi="Times New Roman" w:cs="Times New Roman"/>
          <w:sz w:val="24"/>
          <w:szCs w:val="24"/>
        </w:rPr>
        <w:t>.</w:t>
      </w:r>
    </w:p>
    <w:p w14:paraId="68B56A17" w14:textId="77777777" w:rsidR="006D2961" w:rsidRPr="006D2961" w:rsidRDefault="006D2961">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Mục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tiêu</w:t>
      </w:r>
      <w:proofErr w:type="spellEnd"/>
      <w:r w:rsidRPr="006D2961">
        <w:rPr>
          <w:rFonts w:ascii="Times New Roman" w:eastAsia="Times New Roman" w:hAnsi="Times New Roman" w:cs="Times New Roman"/>
          <w:sz w:val="24"/>
          <w:szCs w:val="24"/>
        </w:rPr>
        <w:t>.</w:t>
      </w:r>
    </w:p>
    <w:p w14:paraId="12B3D0AC" w14:textId="77777777" w:rsidR="006D2961" w:rsidRPr="006D2961" w:rsidRDefault="006D2961">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lastRenderedPageBreak/>
        <w:t>Vấn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đề</w:t>
      </w:r>
      <w:proofErr w:type="spellEnd"/>
      <w:r w:rsidRPr="006D2961">
        <w:rPr>
          <w:rFonts w:ascii="Times New Roman" w:eastAsia="Times New Roman" w:hAnsi="Times New Roman" w:cs="Times New Roman"/>
          <w:sz w:val="24"/>
          <w:szCs w:val="24"/>
        </w:rPr>
        <w:t>.</w:t>
      </w:r>
    </w:p>
    <w:p w14:paraId="17590192" w14:textId="77777777" w:rsidR="006D2961" w:rsidRPr="006D2961" w:rsidRDefault="006D2961">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Giải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pháp</w:t>
      </w:r>
      <w:proofErr w:type="spellEnd"/>
      <w:r w:rsidRPr="006D2961">
        <w:rPr>
          <w:rFonts w:ascii="Times New Roman" w:eastAsia="Times New Roman" w:hAnsi="Times New Roman" w:cs="Times New Roman"/>
          <w:sz w:val="24"/>
          <w:szCs w:val="24"/>
        </w:rPr>
        <w:t>.</w:t>
      </w:r>
    </w:p>
    <w:p w14:paraId="4C9E0286" w14:textId="77777777" w:rsidR="006D2961" w:rsidRPr="006D2961" w:rsidRDefault="006D2961">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Lộ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trình</w:t>
      </w:r>
      <w:proofErr w:type="spellEnd"/>
      <w:r w:rsidRPr="006D2961">
        <w:rPr>
          <w:rFonts w:ascii="Times New Roman" w:eastAsia="Times New Roman" w:hAnsi="Times New Roman" w:cs="Times New Roman"/>
          <w:sz w:val="24"/>
          <w:szCs w:val="24"/>
        </w:rPr>
        <w:t>.</w:t>
      </w:r>
    </w:p>
    <w:p w14:paraId="64D3A944" w14:textId="77777777" w:rsidR="006D2961" w:rsidRPr="006D2961" w:rsidRDefault="006D2961">
      <w:pPr>
        <w:numPr>
          <w:ilvl w:val="0"/>
          <w:numId w:val="175"/>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Tiến </w:t>
      </w:r>
      <w:proofErr w:type="spellStart"/>
      <w:r w:rsidRPr="006D2961">
        <w:rPr>
          <w:rFonts w:ascii="Times New Roman" w:eastAsia="Times New Roman" w:hAnsi="Times New Roman" w:cs="Times New Roman"/>
          <w:sz w:val="24"/>
          <w:szCs w:val="24"/>
        </w:rPr>
        <w:t>độ</w:t>
      </w:r>
      <w:proofErr w:type="spellEnd"/>
      <w:r w:rsidRPr="006D2961">
        <w:rPr>
          <w:rFonts w:ascii="Times New Roman" w:eastAsia="Times New Roman" w:hAnsi="Times New Roman" w:cs="Times New Roman"/>
          <w:sz w:val="24"/>
          <w:szCs w:val="24"/>
        </w:rPr>
        <w:t>.</w:t>
      </w:r>
    </w:p>
    <w:p w14:paraId="271186B2" w14:textId="77777777" w:rsidR="006D2961" w:rsidRPr="006D2961" w:rsidRDefault="006D2961">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Kết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quả</w:t>
      </w:r>
      <w:proofErr w:type="spellEnd"/>
      <w:r w:rsidRPr="006D2961">
        <w:rPr>
          <w:rFonts w:ascii="Times New Roman" w:eastAsia="Times New Roman" w:hAnsi="Times New Roman" w:cs="Times New Roman"/>
          <w:sz w:val="24"/>
          <w:szCs w:val="24"/>
        </w:rPr>
        <w:t>.</w:t>
      </w:r>
    </w:p>
    <w:p w14:paraId="66693134" w14:textId="77777777" w:rsidR="006D2961" w:rsidRPr="006D2961" w:rsidRDefault="006D2961">
      <w:pPr>
        <w:numPr>
          <w:ilvl w:val="0"/>
          <w:numId w:val="175"/>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Bài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học</w:t>
      </w:r>
      <w:proofErr w:type="spellEnd"/>
      <w:r w:rsidRPr="006D2961">
        <w:rPr>
          <w:rFonts w:ascii="Times New Roman" w:eastAsia="Times New Roman" w:hAnsi="Times New Roman" w:cs="Times New Roman"/>
          <w:sz w:val="24"/>
          <w:szCs w:val="24"/>
        </w:rPr>
        <w:t>.</w:t>
      </w:r>
    </w:p>
    <w:p w14:paraId="6C919039"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Business Project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vị</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quản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lý</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cao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nhất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trong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w:t>
      </w:r>
    </w:p>
    <w:p w14:paraId="2756CFF9"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Mọi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dữ</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liệu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gắn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với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Business Project </w:t>
      </w:r>
      <w:proofErr w:type="spellStart"/>
      <w:r w:rsidRPr="006D2961">
        <w:rPr>
          <w:rFonts w:ascii="Times New Roman" w:eastAsia="Times New Roman" w:hAnsi="Times New Roman" w:cs="Times New Roman"/>
          <w:sz w:val="24"/>
          <w:szCs w:val="24"/>
        </w:rPr>
        <w:t>cụ</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thể</w:t>
      </w:r>
      <w:proofErr w:type="spellEnd"/>
      <w:r w:rsidRPr="006D2961">
        <w:rPr>
          <w:rFonts w:ascii="Times New Roman" w:eastAsia="Times New Roman" w:hAnsi="Times New Roman" w:cs="Times New Roman"/>
          <w:sz w:val="24"/>
          <w:szCs w:val="24"/>
        </w:rPr>
        <w:t>.</w:t>
      </w:r>
    </w:p>
    <w:p w14:paraId="48754146" w14:textId="232FAEF9" w:rsidR="006D2961" w:rsidRPr="006D2961" w:rsidDel="00315C06" w:rsidRDefault="00000000" w:rsidP="006D2961">
      <w:pPr>
        <w:spacing w:after="0" w:line="240" w:lineRule="auto"/>
        <w:rPr>
          <w:del w:id="1449" w:author="Admin" w:date="2026-07-06T14:55:00Z" w16du:dateUtc="2026-07-06T07:55:00Z"/>
          <w:rFonts w:ascii="Times New Roman" w:eastAsia="Times New Roman" w:hAnsi="Times New Roman" w:cs="Times New Roman"/>
          <w:sz w:val="24"/>
          <w:szCs w:val="24"/>
        </w:rPr>
      </w:pPr>
      <w:del w:id="1450" w:author="Admin" w:date="2026-07-06T14:55:00Z" w16du:dateUtc="2026-07-06T07:55:00Z">
        <w:r w:rsidDel="00315C06">
          <w:rPr>
            <w:rFonts w:ascii="Times New Roman" w:eastAsia="Times New Roman" w:hAnsi="Times New Roman" w:cs="Times New Roman"/>
            <w:sz w:val="24"/>
            <w:szCs w:val="24"/>
          </w:rPr>
          <w:pict w14:anchorId="5ED61D69">
            <v:rect id="_x0000_i1363" style="width:0;height:1.5pt" o:hralign="center" o:hrstd="t" o:hr="t" fillcolor="#a0a0a0" stroked="f"/>
          </w:pict>
        </w:r>
      </w:del>
    </w:p>
    <w:p w14:paraId="5555EEA6" w14:textId="77777777" w:rsidR="006D2961" w:rsidRPr="006D2961" w:rsidRDefault="006D2961" w:rsidP="00315C06">
      <w:pPr>
        <w:spacing w:after="0" w:line="240" w:lineRule="auto"/>
        <w:rPr>
          <w:rFonts w:ascii="Times New Roman" w:eastAsia="Times New Roman" w:hAnsi="Times New Roman" w:cs="Times New Roman"/>
          <w:b/>
          <w:bCs/>
          <w:kern w:val="36"/>
          <w:sz w:val="48"/>
          <w:szCs w:val="48"/>
        </w:rPr>
        <w:pPrChange w:id="1451" w:author="Admin" w:date="2026-07-06T14:55:00Z" w16du:dateUtc="2026-07-06T07:55: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1.9. </w:t>
      </w:r>
      <w:proofErr w:type="spellStart"/>
      <w:r w:rsidRPr="006D2961">
        <w:rPr>
          <w:rFonts w:ascii="Times New Roman" w:eastAsia="Times New Roman" w:hAnsi="Times New Roman" w:cs="Times New Roman"/>
          <w:b/>
          <w:bCs/>
          <w:kern w:val="36"/>
          <w:sz w:val="48"/>
          <w:szCs w:val="48"/>
        </w:rPr>
        <w:t>Từ</w:t>
      </w:r>
      <w:proofErr w:type="spellEnd"/>
      <w:r w:rsidRPr="006D2961">
        <w:rPr>
          <w:rFonts w:ascii="Times New Roman" w:eastAsia="Times New Roman" w:hAnsi="Times New Roman" w:cs="Times New Roman"/>
          <w:b/>
          <w:bCs/>
          <w:kern w:val="36"/>
          <w:sz w:val="48"/>
          <w:szCs w:val="48"/>
        </w:rPr>
        <w:t xml:space="preserve"> Operating Model </w:t>
      </w:r>
      <w:proofErr w:type="spellStart"/>
      <w:r w:rsidRPr="006D2961">
        <w:rPr>
          <w:rFonts w:ascii="Times New Roman" w:eastAsia="Times New Roman" w:hAnsi="Times New Roman" w:cs="Times New Roman"/>
          <w:b/>
          <w:bCs/>
          <w:kern w:val="36"/>
          <w:sz w:val="48"/>
          <w:szCs w:val="48"/>
        </w:rPr>
        <w:t>đến</w:t>
      </w:r>
      <w:proofErr w:type="spellEnd"/>
      <w:r w:rsidRPr="006D2961">
        <w:rPr>
          <w:rFonts w:ascii="Times New Roman" w:eastAsia="Times New Roman" w:hAnsi="Times New Roman" w:cs="Times New Roman"/>
          <w:b/>
          <w:bCs/>
          <w:kern w:val="36"/>
          <w:sz w:val="48"/>
          <w:szCs w:val="48"/>
        </w:rPr>
        <w:t xml:space="preserve"> Business Consulting OS</w:t>
      </w:r>
    </w:p>
    <w:p w14:paraId="5CB13670"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Operating Model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chỉ</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tài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liệu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hướng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dẫn</w:t>
      </w:r>
      <w:proofErr w:type="spellEnd"/>
      <w:r w:rsidRPr="006D2961">
        <w:rPr>
          <w:rFonts w:ascii="Times New Roman" w:eastAsia="Times New Roman" w:hAnsi="Times New Roman" w:cs="Times New Roman"/>
          <w:sz w:val="24"/>
          <w:szCs w:val="24"/>
        </w:rPr>
        <w:t>.</w:t>
      </w:r>
    </w:p>
    <w:p w14:paraId="15824241"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Đây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bản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thiết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kế</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 xml:space="preserve"> Business Consulting OS.</w:t>
      </w:r>
    </w:p>
    <w:p w14:paraId="413469BE"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Mỗi</w:t>
      </w:r>
      <w:proofErr w:type="spellEnd"/>
      <w:r w:rsidRPr="006D2961">
        <w:rPr>
          <w:rFonts w:ascii="Times New Roman" w:eastAsia="Times New Roman" w:hAnsi="Times New Roman" w:cs="Times New Roman"/>
          <w:sz w:val="24"/>
          <w:szCs w:val="24"/>
        </w:rPr>
        <w:t xml:space="preserve"> Workspace </w:t>
      </w:r>
      <w:proofErr w:type="spellStart"/>
      <w:r w:rsidRPr="006D2961">
        <w:rPr>
          <w:rFonts w:ascii="Times New Roman" w:eastAsia="Times New Roman" w:hAnsi="Times New Roman" w:cs="Times New Roman"/>
          <w:sz w:val="24"/>
          <w:szCs w:val="24"/>
        </w:rPr>
        <w:t>trong</w:t>
      </w:r>
      <w:proofErr w:type="spellEnd"/>
      <w:r w:rsidRPr="006D2961">
        <w:rPr>
          <w:rFonts w:ascii="Times New Roman" w:eastAsia="Times New Roman" w:hAnsi="Times New Roman" w:cs="Times New Roman"/>
          <w:sz w:val="24"/>
          <w:szCs w:val="24"/>
        </w:rPr>
        <w:t xml:space="preserve"> Operating Model </w:t>
      </w:r>
      <w:proofErr w:type="spellStart"/>
      <w:r w:rsidRPr="006D2961">
        <w:rPr>
          <w:rFonts w:ascii="Times New Roman" w:eastAsia="Times New Roman" w:hAnsi="Times New Roman" w:cs="Times New Roman"/>
          <w:sz w:val="24"/>
          <w:szCs w:val="24"/>
        </w:rPr>
        <w:t>sẽ</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tương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ứng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với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Workspace </w:t>
      </w:r>
      <w:proofErr w:type="spellStart"/>
      <w:r w:rsidRPr="006D2961">
        <w:rPr>
          <w:rFonts w:ascii="Times New Roman" w:eastAsia="Times New Roman" w:hAnsi="Times New Roman" w:cs="Times New Roman"/>
          <w:sz w:val="24"/>
          <w:szCs w:val="24"/>
        </w:rPr>
        <w:t>trên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w:t>
      </w:r>
    </w:p>
    <w:p w14:paraId="12C9655C"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Điều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này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đảm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bảo</w:t>
      </w:r>
      <w:proofErr w:type="spellEnd"/>
      <w:r w:rsidRPr="006D2961">
        <w:rPr>
          <w:rFonts w:ascii="Times New Roman" w:eastAsia="Times New Roman" w:hAnsi="Times New Roman" w:cs="Times New Roman"/>
          <w:sz w:val="24"/>
          <w:szCs w:val="24"/>
        </w:rPr>
        <w:t>:</w:t>
      </w:r>
    </w:p>
    <w:p w14:paraId="53422AE6" w14:textId="77777777" w:rsidR="006D2961" w:rsidRPr="006D2961" w:rsidRDefault="006D2961">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Consultant </w:t>
      </w:r>
      <w:proofErr w:type="spellStart"/>
      <w:r w:rsidRPr="006D2961">
        <w:rPr>
          <w:rFonts w:ascii="Times New Roman" w:eastAsia="Times New Roman" w:hAnsi="Times New Roman" w:cs="Times New Roman"/>
          <w:sz w:val="24"/>
          <w:szCs w:val="24"/>
        </w:rPr>
        <w:t>làm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việc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đúng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phương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pháp</w:t>
      </w:r>
      <w:proofErr w:type="spellEnd"/>
      <w:r w:rsidRPr="006D2961">
        <w:rPr>
          <w:rFonts w:ascii="Times New Roman" w:eastAsia="Times New Roman" w:hAnsi="Times New Roman" w:cs="Times New Roman"/>
          <w:sz w:val="24"/>
          <w:szCs w:val="24"/>
        </w:rPr>
        <w:t>.</w:t>
      </w:r>
    </w:p>
    <w:p w14:paraId="2C74A767" w14:textId="77777777" w:rsidR="006D2961" w:rsidRPr="006D2961" w:rsidRDefault="006D2961">
      <w:pPr>
        <w:numPr>
          <w:ilvl w:val="0"/>
          <w:numId w:val="176"/>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Dữ</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liệu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được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lưu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trữ</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có</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cấu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trúc</w:t>
      </w:r>
      <w:proofErr w:type="spellEnd"/>
      <w:r w:rsidRPr="006D2961">
        <w:rPr>
          <w:rFonts w:ascii="Times New Roman" w:eastAsia="Times New Roman" w:hAnsi="Times New Roman" w:cs="Times New Roman"/>
          <w:sz w:val="24"/>
          <w:szCs w:val="24"/>
        </w:rPr>
        <w:t>.</w:t>
      </w:r>
    </w:p>
    <w:p w14:paraId="1246D8D6" w14:textId="77777777" w:rsidR="006D2961" w:rsidRPr="006D2961" w:rsidRDefault="006D2961">
      <w:pPr>
        <w:numPr>
          <w:ilvl w:val="0"/>
          <w:numId w:val="176"/>
        </w:num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Dev </w:t>
      </w:r>
      <w:proofErr w:type="spellStart"/>
      <w:r w:rsidRPr="006D2961">
        <w:rPr>
          <w:rFonts w:ascii="Times New Roman" w:eastAsia="Times New Roman" w:hAnsi="Times New Roman" w:cs="Times New Roman"/>
          <w:sz w:val="24"/>
          <w:szCs w:val="24"/>
        </w:rPr>
        <w:t>có</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cơ</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sở</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rõ</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ràng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để</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triển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phần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mềm</w:t>
      </w:r>
      <w:proofErr w:type="spellEnd"/>
      <w:r w:rsidRPr="006D2961">
        <w:rPr>
          <w:rFonts w:ascii="Times New Roman" w:eastAsia="Times New Roman" w:hAnsi="Times New Roman" w:cs="Times New Roman"/>
          <w:sz w:val="24"/>
          <w:szCs w:val="24"/>
        </w:rPr>
        <w:t>.</w:t>
      </w:r>
    </w:p>
    <w:p w14:paraId="42F948FB" w14:textId="77777777" w:rsidR="006D2961" w:rsidRPr="006D2961" w:rsidRDefault="006D2961">
      <w:pPr>
        <w:numPr>
          <w:ilvl w:val="0"/>
          <w:numId w:val="176"/>
        </w:num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có</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thể</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mở</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rộng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vỡ</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kiến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trúc</w:t>
      </w:r>
      <w:proofErr w:type="spellEnd"/>
      <w:r w:rsidRPr="006D2961">
        <w:rPr>
          <w:rFonts w:ascii="Times New Roman" w:eastAsia="Times New Roman" w:hAnsi="Times New Roman" w:cs="Times New Roman"/>
          <w:sz w:val="24"/>
          <w:szCs w:val="24"/>
        </w:rPr>
        <w:t>.</w:t>
      </w:r>
    </w:p>
    <w:p w14:paraId="7071AAB5" w14:textId="42AD5BD2" w:rsidR="006D2961" w:rsidRPr="006D2961" w:rsidDel="008A70B5" w:rsidRDefault="00000000" w:rsidP="006D2961">
      <w:pPr>
        <w:spacing w:after="0" w:line="240" w:lineRule="auto"/>
        <w:rPr>
          <w:del w:id="1452" w:author="Admin" w:date="2026-07-06T14:59:00Z" w16du:dateUtc="2026-07-06T07:59:00Z"/>
          <w:rFonts w:ascii="Times New Roman" w:eastAsia="Times New Roman" w:hAnsi="Times New Roman" w:cs="Times New Roman"/>
          <w:sz w:val="24"/>
          <w:szCs w:val="24"/>
        </w:rPr>
      </w:pPr>
      <w:del w:id="1453" w:author="Admin" w:date="2026-07-06T14:59:00Z" w16du:dateUtc="2026-07-06T07:59:00Z">
        <w:r w:rsidDel="008A70B5">
          <w:rPr>
            <w:rFonts w:ascii="Times New Roman" w:eastAsia="Times New Roman" w:hAnsi="Times New Roman" w:cs="Times New Roman"/>
            <w:sz w:val="24"/>
            <w:szCs w:val="24"/>
          </w:rPr>
          <w:pict w14:anchorId="5733378F">
            <v:rect id="_x0000_i1364" style="width:0;height:1.5pt" o:hralign="center" o:hrstd="t" o:hr="t" fillcolor="#a0a0a0" stroked="f"/>
          </w:pict>
        </w:r>
      </w:del>
    </w:p>
    <w:p w14:paraId="53AEE6AD" w14:textId="77777777" w:rsidR="006D2961" w:rsidRPr="006D2961" w:rsidRDefault="006D2961" w:rsidP="008A70B5">
      <w:pPr>
        <w:spacing w:after="0" w:line="240" w:lineRule="auto"/>
        <w:rPr>
          <w:rFonts w:ascii="Times New Roman" w:eastAsia="Times New Roman" w:hAnsi="Times New Roman" w:cs="Times New Roman"/>
          <w:b/>
          <w:bCs/>
          <w:kern w:val="36"/>
          <w:sz w:val="48"/>
          <w:szCs w:val="48"/>
        </w:rPr>
        <w:pPrChange w:id="1454" w:author="Admin" w:date="2026-07-06T14:59:00Z" w16du:dateUtc="2026-07-06T07:59:00Z">
          <w:pPr>
            <w:spacing w:before="100" w:beforeAutospacing="1" w:after="100" w:afterAutospacing="1" w:line="240" w:lineRule="auto"/>
            <w:outlineLvl w:val="0"/>
          </w:pPr>
        </w:pPrChange>
      </w:pPr>
      <w:r w:rsidRPr="006D2961">
        <w:rPr>
          <w:rFonts w:ascii="Times New Roman" w:eastAsia="Times New Roman" w:hAnsi="Times New Roman" w:cs="Times New Roman"/>
          <w:b/>
          <w:bCs/>
          <w:kern w:val="36"/>
          <w:sz w:val="48"/>
          <w:szCs w:val="48"/>
        </w:rPr>
        <w:t xml:space="preserve">1.10. Nguyên </w:t>
      </w:r>
      <w:proofErr w:type="spellStart"/>
      <w:r w:rsidRPr="006D2961">
        <w:rPr>
          <w:rFonts w:ascii="Times New Roman" w:eastAsia="Times New Roman" w:hAnsi="Times New Roman" w:cs="Times New Roman"/>
          <w:b/>
          <w:bCs/>
          <w:kern w:val="36"/>
          <w:sz w:val="48"/>
          <w:szCs w:val="48"/>
        </w:rPr>
        <w:t>tắc</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vận</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hành</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của</w:t>
      </w:r>
      <w:proofErr w:type="spellEnd"/>
      <w:r w:rsidRPr="006D2961">
        <w:rPr>
          <w:rFonts w:ascii="Times New Roman" w:eastAsia="Times New Roman" w:hAnsi="Times New Roman" w:cs="Times New Roman"/>
          <w:b/>
          <w:bCs/>
          <w:kern w:val="36"/>
          <w:sz w:val="48"/>
          <w:szCs w:val="48"/>
        </w:rPr>
        <w:t xml:space="preserve"> THUCHOCVN</w:t>
      </w:r>
    </w:p>
    <w:p w14:paraId="77D45DAD"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Mọi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tuân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năm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nguyên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tắc</w:t>
      </w:r>
      <w:proofErr w:type="spellEnd"/>
      <w:r w:rsidRPr="006D2961">
        <w:rPr>
          <w:rFonts w:ascii="Times New Roman" w:eastAsia="Times New Roman" w:hAnsi="Times New Roman" w:cs="Times New Roman"/>
          <w:sz w:val="24"/>
          <w:szCs w:val="24"/>
        </w:rPr>
        <w:t>.</w:t>
      </w:r>
    </w:p>
    <w:p w14:paraId="291AA618" w14:textId="77777777" w:rsidR="006D2961" w:rsidRPr="006D2961" w:rsidRDefault="006D2961" w:rsidP="006D2961">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6D2961">
        <w:rPr>
          <w:rFonts w:ascii="Times New Roman" w:eastAsia="Times New Roman" w:hAnsi="Times New Roman" w:cs="Times New Roman"/>
          <w:b/>
          <w:bCs/>
          <w:sz w:val="27"/>
          <w:szCs w:val="27"/>
        </w:rPr>
        <w:t>Một</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nguồn</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dữ</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liệu</w:t>
      </w:r>
      <w:proofErr w:type="spellEnd"/>
    </w:p>
    <w:p w14:paraId="7E629E16"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Thông tin </w:t>
      </w:r>
      <w:proofErr w:type="spellStart"/>
      <w:r w:rsidRPr="006D2961">
        <w:rPr>
          <w:rFonts w:ascii="Times New Roman" w:eastAsia="Times New Roman" w:hAnsi="Times New Roman" w:cs="Times New Roman"/>
          <w:sz w:val="24"/>
          <w:szCs w:val="24"/>
        </w:rPr>
        <w:t>chỉ</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nhập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một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lần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được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sử</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dụng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xuyên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suốt</w:t>
      </w:r>
      <w:proofErr w:type="spellEnd"/>
      <w:r w:rsidRPr="006D2961">
        <w:rPr>
          <w:rFonts w:ascii="Times New Roman" w:eastAsia="Times New Roman" w:hAnsi="Times New Roman" w:cs="Times New Roman"/>
          <w:sz w:val="24"/>
          <w:szCs w:val="24"/>
        </w:rPr>
        <w:t>.</w:t>
      </w:r>
    </w:p>
    <w:p w14:paraId="2857BB1D" w14:textId="589FA202" w:rsidR="006D2961" w:rsidRPr="006D2961" w:rsidDel="008A70B5" w:rsidRDefault="00000000" w:rsidP="006D2961">
      <w:pPr>
        <w:spacing w:after="0" w:line="240" w:lineRule="auto"/>
        <w:rPr>
          <w:del w:id="1455" w:author="Admin" w:date="2026-07-06T14:59:00Z" w16du:dateUtc="2026-07-06T07:59:00Z"/>
          <w:rFonts w:ascii="Times New Roman" w:eastAsia="Times New Roman" w:hAnsi="Times New Roman" w:cs="Times New Roman"/>
          <w:sz w:val="24"/>
          <w:szCs w:val="24"/>
        </w:rPr>
      </w:pPr>
      <w:del w:id="1456" w:author="Admin" w:date="2026-07-06T14:59:00Z" w16du:dateUtc="2026-07-06T07:59:00Z">
        <w:r w:rsidDel="008A70B5">
          <w:rPr>
            <w:rFonts w:ascii="Times New Roman" w:eastAsia="Times New Roman" w:hAnsi="Times New Roman" w:cs="Times New Roman"/>
            <w:sz w:val="24"/>
            <w:szCs w:val="24"/>
          </w:rPr>
          <w:pict w14:anchorId="62E750CC">
            <v:rect id="_x0000_i1365" style="width:0;height:1.5pt" o:hralign="center" o:hrstd="t" o:hr="t" fillcolor="#a0a0a0" stroked="f"/>
          </w:pict>
        </w:r>
      </w:del>
    </w:p>
    <w:p w14:paraId="48B20A99" w14:textId="77777777" w:rsidR="006D2961" w:rsidRPr="006D2961" w:rsidRDefault="006D2961" w:rsidP="008A70B5">
      <w:pPr>
        <w:spacing w:after="0" w:line="240" w:lineRule="auto"/>
        <w:rPr>
          <w:rFonts w:ascii="Times New Roman" w:eastAsia="Times New Roman" w:hAnsi="Times New Roman" w:cs="Times New Roman"/>
          <w:b/>
          <w:bCs/>
          <w:sz w:val="27"/>
          <w:szCs w:val="27"/>
        </w:rPr>
        <w:pPrChange w:id="1457" w:author="Admin" w:date="2026-07-06T14:59:00Z" w16du:dateUtc="2026-07-06T07:59:00Z">
          <w:pPr>
            <w:spacing w:before="100" w:beforeAutospacing="1" w:after="100" w:afterAutospacing="1" w:line="240" w:lineRule="auto"/>
            <w:outlineLvl w:val="2"/>
          </w:pPr>
        </w:pPrChange>
      </w:pPr>
      <w:proofErr w:type="spellStart"/>
      <w:r w:rsidRPr="006D2961">
        <w:rPr>
          <w:rFonts w:ascii="Times New Roman" w:eastAsia="Times New Roman" w:hAnsi="Times New Roman" w:cs="Times New Roman"/>
          <w:b/>
          <w:bCs/>
          <w:sz w:val="27"/>
          <w:szCs w:val="27"/>
        </w:rPr>
        <w:t>Một</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quy</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trình</w:t>
      </w:r>
      <w:proofErr w:type="spellEnd"/>
    </w:p>
    <w:p w14:paraId="714D58DC"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Mọi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TCF.</w:t>
      </w:r>
    </w:p>
    <w:p w14:paraId="3F56E27D" w14:textId="40FE9283" w:rsidR="006D2961" w:rsidRPr="006D2961" w:rsidDel="008A70B5" w:rsidRDefault="00000000" w:rsidP="006D2961">
      <w:pPr>
        <w:spacing w:after="0" w:line="240" w:lineRule="auto"/>
        <w:rPr>
          <w:del w:id="1458" w:author="Admin" w:date="2026-07-06T14:59:00Z" w16du:dateUtc="2026-07-06T07:59:00Z"/>
          <w:rFonts w:ascii="Times New Roman" w:eastAsia="Times New Roman" w:hAnsi="Times New Roman" w:cs="Times New Roman"/>
          <w:sz w:val="24"/>
          <w:szCs w:val="24"/>
        </w:rPr>
      </w:pPr>
      <w:del w:id="1459" w:author="Admin" w:date="2026-07-06T14:59:00Z" w16du:dateUtc="2026-07-06T07:59:00Z">
        <w:r w:rsidDel="008A70B5">
          <w:rPr>
            <w:rFonts w:ascii="Times New Roman" w:eastAsia="Times New Roman" w:hAnsi="Times New Roman" w:cs="Times New Roman"/>
            <w:sz w:val="24"/>
            <w:szCs w:val="24"/>
          </w:rPr>
          <w:pict w14:anchorId="5F1398DF">
            <v:rect id="_x0000_i1366" style="width:0;height:1.5pt" o:hralign="center" o:hrstd="t" o:hr="t" fillcolor="#a0a0a0" stroked="f"/>
          </w:pict>
        </w:r>
      </w:del>
    </w:p>
    <w:p w14:paraId="033BA4EA" w14:textId="77777777" w:rsidR="006D2961" w:rsidRPr="006D2961" w:rsidRDefault="006D2961" w:rsidP="008A70B5">
      <w:pPr>
        <w:spacing w:after="0" w:line="240" w:lineRule="auto"/>
        <w:rPr>
          <w:rFonts w:ascii="Times New Roman" w:eastAsia="Times New Roman" w:hAnsi="Times New Roman" w:cs="Times New Roman"/>
          <w:b/>
          <w:bCs/>
          <w:sz w:val="27"/>
          <w:szCs w:val="27"/>
        </w:rPr>
        <w:pPrChange w:id="1460" w:author="Admin" w:date="2026-07-06T14:59:00Z" w16du:dateUtc="2026-07-06T07:59:00Z">
          <w:pPr>
            <w:spacing w:before="100" w:beforeAutospacing="1" w:after="100" w:afterAutospacing="1" w:line="240" w:lineRule="auto"/>
            <w:outlineLvl w:val="2"/>
          </w:pPr>
        </w:pPrChange>
      </w:pPr>
      <w:proofErr w:type="spellStart"/>
      <w:r w:rsidRPr="006D2961">
        <w:rPr>
          <w:rFonts w:ascii="Times New Roman" w:eastAsia="Times New Roman" w:hAnsi="Times New Roman" w:cs="Times New Roman"/>
          <w:b/>
          <w:bCs/>
          <w:sz w:val="27"/>
          <w:szCs w:val="27"/>
        </w:rPr>
        <w:t>Một</w:t>
      </w:r>
      <w:proofErr w:type="spellEnd"/>
      <w:r w:rsidRPr="006D2961">
        <w:rPr>
          <w:rFonts w:ascii="Times New Roman" w:eastAsia="Times New Roman" w:hAnsi="Times New Roman" w:cs="Times New Roman"/>
          <w:b/>
          <w:bCs/>
          <w:sz w:val="27"/>
          <w:szCs w:val="27"/>
        </w:rPr>
        <w:t xml:space="preserve"> Workspace</w:t>
      </w:r>
    </w:p>
    <w:p w14:paraId="22324DC5"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lastRenderedPageBreak/>
        <w:t>Mỗi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việc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có</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không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gian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làm</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việc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rõ</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ràng</w:t>
      </w:r>
      <w:proofErr w:type="spellEnd"/>
      <w:r w:rsidRPr="006D2961">
        <w:rPr>
          <w:rFonts w:ascii="Times New Roman" w:eastAsia="Times New Roman" w:hAnsi="Times New Roman" w:cs="Times New Roman"/>
          <w:sz w:val="24"/>
          <w:szCs w:val="24"/>
        </w:rPr>
        <w:t>.</w:t>
      </w:r>
    </w:p>
    <w:p w14:paraId="7EDE5136" w14:textId="45EFC970" w:rsidR="006D2961" w:rsidRPr="006D2961" w:rsidDel="008A70B5" w:rsidRDefault="00000000" w:rsidP="006D2961">
      <w:pPr>
        <w:spacing w:after="0" w:line="240" w:lineRule="auto"/>
        <w:rPr>
          <w:del w:id="1461" w:author="Admin" w:date="2026-07-06T14:59:00Z" w16du:dateUtc="2026-07-06T07:59:00Z"/>
          <w:rFonts w:ascii="Times New Roman" w:eastAsia="Times New Roman" w:hAnsi="Times New Roman" w:cs="Times New Roman"/>
          <w:sz w:val="24"/>
          <w:szCs w:val="24"/>
        </w:rPr>
      </w:pPr>
      <w:del w:id="1462" w:author="Admin" w:date="2026-07-06T14:59:00Z" w16du:dateUtc="2026-07-06T07:59:00Z">
        <w:r w:rsidDel="008A70B5">
          <w:rPr>
            <w:rFonts w:ascii="Times New Roman" w:eastAsia="Times New Roman" w:hAnsi="Times New Roman" w:cs="Times New Roman"/>
            <w:sz w:val="24"/>
            <w:szCs w:val="24"/>
          </w:rPr>
          <w:pict w14:anchorId="0DDC7908">
            <v:rect id="_x0000_i1367" style="width:0;height:1.5pt" o:hralign="center" o:hrstd="t" o:hr="t" fillcolor="#a0a0a0" stroked="f"/>
          </w:pict>
        </w:r>
      </w:del>
    </w:p>
    <w:p w14:paraId="31DE82DF" w14:textId="77777777" w:rsidR="006D2961" w:rsidRPr="006D2961" w:rsidRDefault="006D2961" w:rsidP="008A70B5">
      <w:pPr>
        <w:spacing w:after="0" w:line="240" w:lineRule="auto"/>
        <w:rPr>
          <w:rFonts w:ascii="Times New Roman" w:eastAsia="Times New Roman" w:hAnsi="Times New Roman" w:cs="Times New Roman"/>
          <w:b/>
          <w:bCs/>
          <w:sz w:val="27"/>
          <w:szCs w:val="27"/>
        </w:rPr>
        <w:pPrChange w:id="1463" w:author="Admin" w:date="2026-07-06T14:59:00Z" w16du:dateUtc="2026-07-06T07:59:00Z">
          <w:pPr>
            <w:spacing w:before="100" w:beforeAutospacing="1" w:after="100" w:afterAutospacing="1" w:line="240" w:lineRule="auto"/>
            <w:outlineLvl w:val="2"/>
          </w:pPr>
        </w:pPrChange>
      </w:pPr>
      <w:proofErr w:type="spellStart"/>
      <w:r w:rsidRPr="006D2961">
        <w:rPr>
          <w:rFonts w:ascii="Times New Roman" w:eastAsia="Times New Roman" w:hAnsi="Times New Roman" w:cs="Times New Roman"/>
          <w:b/>
          <w:bCs/>
          <w:sz w:val="27"/>
          <w:szCs w:val="27"/>
        </w:rPr>
        <w:t>Một</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tiêu</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chuẩn</w:t>
      </w:r>
      <w:proofErr w:type="spellEnd"/>
    </w:p>
    <w:p w14:paraId="404F8166" w14:textId="77777777" w:rsidR="006D2961" w:rsidRPr="006D2961" w:rsidDel="008A70B5" w:rsidRDefault="006D2961" w:rsidP="006D2961">
      <w:pPr>
        <w:spacing w:before="100" w:beforeAutospacing="1" w:after="100" w:afterAutospacing="1" w:line="240" w:lineRule="auto"/>
        <w:rPr>
          <w:del w:id="1464" w:author="Admin" w:date="2026-07-06T14:59:00Z" w16du:dateUtc="2026-07-06T07:59:00Z"/>
          <w:rFonts w:ascii="Times New Roman" w:eastAsia="Times New Roman" w:hAnsi="Times New Roman" w:cs="Times New Roman"/>
          <w:sz w:val="24"/>
          <w:szCs w:val="24"/>
        </w:rPr>
      </w:pPr>
      <w:proofErr w:type="spellStart"/>
      <w:r w:rsidRPr="006D2961">
        <w:rPr>
          <w:rFonts w:ascii="Times New Roman" w:eastAsia="Times New Roman" w:hAnsi="Times New Roman" w:cs="Times New Roman"/>
          <w:sz w:val="24"/>
          <w:szCs w:val="24"/>
        </w:rPr>
        <w:t>Mọi</w:t>
      </w:r>
      <w:proofErr w:type="spellEnd"/>
      <w:r w:rsidRPr="006D2961">
        <w:rPr>
          <w:rFonts w:ascii="Times New Roman" w:eastAsia="Times New Roman" w:hAnsi="Times New Roman" w:cs="Times New Roman"/>
          <w:sz w:val="24"/>
          <w:szCs w:val="24"/>
        </w:rPr>
        <w:t xml:space="preserve"> Consultant </w:t>
      </w:r>
      <w:proofErr w:type="spellStart"/>
      <w:r w:rsidRPr="006D2961">
        <w:rPr>
          <w:rFonts w:ascii="Times New Roman" w:eastAsia="Times New Roman" w:hAnsi="Times New Roman" w:cs="Times New Roman"/>
          <w:sz w:val="24"/>
          <w:szCs w:val="24"/>
        </w:rPr>
        <w:t>sử</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dụng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cùng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biểu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mẫu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quy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trình</w:t>
      </w:r>
      <w:proofErr w:type="spellEnd"/>
      <w:r w:rsidRPr="006D2961">
        <w:rPr>
          <w:rFonts w:ascii="Times New Roman" w:eastAsia="Times New Roman" w:hAnsi="Times New Roman" w:cs="Times New Roman"/>
          <w:sz w:val="24"/>
          <w:szCs w:val="24"/>
        </w:rPr>
        <w:t>.</w:t>
      </w:r>
    </w:p>
    <w:p w14:paraId="4523FE78" w14:textId="3373881A" w:rsidR="006D2961" w:rsidRPr="006D2961" w:rsidRDefault="00000000" w:rsidP="008A70B5">
      <w:pPr>
        <w:spacing w:before="100" w:beforeAutospacing="1" w:after="100" w:afterAutospacing="1" w:line="240" w:lineRule="auto"/>
        <w:rPr>
          <w:rFonts w:ascii="Times New Roman" w:eastAsia="Times New Roman" w:hAnsi="Times New Roman" w:cs="Times New Roman"/>
          <w:sz w:val="24"/>
          <w:szCs w:val="24"/>
        </w:rPr>
        <w:pPrChange w:id="1465" w:author="Admin" w:date="2026-07-06T14:59:00Z" w16du:dateUtc="2026-07-06T07:59:00Z">
          <w:pPr>
            <w:spacing w:after="0" w:line="240" w:lineRule="auto"/>
          </w:pPr>
        </w:pPrChange>
      </w:pPr>
      <w:del w:id="1466" w:author="Admin" w:date="2026-07-06T14:59:00Z" w16du:dateUtc="2026-07-06T07:59:00Z">
        <w:r w:rsidDel="008A70B5">
          <w:rPr>
            <w:rFonts w:ascii="Times New Roman" w:eastAsia="Times New Roman" w:hAnsi="Times New Roman" w:cs="Times New Roman"/>
            <w:sz w:val="24"/>
            <w:szCs w:val="24"/>
          </w:rPr>
          <w:pict w14:anchorId="5E1BEF76">
            <v:rect id="_x0000_i1368" style="width:0;height:1.5pt" o:hralign="center" o:hrstd="t" o:hr="t" fillcolor="#a0a0a0" stroked="f"/>
          </w:pict>
        </w:r>
      </w:del>
    </w:p>
    <w:p w14:paraId="10E62853" w14:textId="56B215FC" w:rsidR="006D2961" w:rsidRPr="006D2961" w:rsidDel="008A70B5" w:rsidRDefault="006D2961" w:rsidP="006D2961">
      <w:pPr>
        <w:spacing w:before="100" w:beforeAutospacing="1" w:after="100" w:afterAutospacing="1" w:line="240" w:lineRule="auto"/>
        <w:outlineLvl w:val="2"/>
        <w:rPr>
          <w:del w:id="1467" w:author="Admin" w:date="2026-07-06T14:59:00Z" w16du:dateUtc="2026-07-06T07:59:00Z"/>
          <w:rFonts w:ascii="Times New Roman" w:eastAsia="Times New Roman" w:hAnsi="Times New Roman" w:cs="Times New Roman"/>
          <w:b/>
          <w:bCs/>
          <w:sz w:val="27"/>
          <w:szCs w:val="27"/>
        </w:rPr>
      </w:pPr>
      <w:proofErr w:type="spellStart"/>
      <w:r w:rsidRPr="006D2961">
        <w:rPr>
          <w:rFonts w:ascii="Times New Roman" w:eastAsia="Times New Roman" w:hAnsi="Times New Roman" w:cs="Times New Roman"/>
          <w:b/>
          <w:bCs/>
          <w:sz w:val="27"/>
          <w:szCs w:val="27"/>
        </w:rPr>
        <w:t>Một</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vòng</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học</w:t>
      </w:r>
      <w:proofErr w:type="spellEnd"/>
      <w:r w:rsidRPr="006D2961">
        <w:rPr>
          <w:rFonts w:ascii="Times New Roman" w:eastAsia="Times New Roman" w:hAnsi="Times New Roman" w:cs="Times New Roman"/>
          <w:b/>
          <w:bCs/>
          <w:sz w:val="27"/>
          <w:szCs w:val="27"/>
        </w:rPr>
        <w:t xml:space="preserve"> </w:t>
      </w:r>
      <w:proofErr w:type="spellStart"/>
      <w:r w:rsidRPr="006D2961">
        <w:rPr>
          <w:rFonts w:ascii="Times New Roman" w:eastAsia="Times New Roman" w:hAnsi="Times New Roman" w:cs="Times New Roman"/>
          <w:b/>
          <w:bCs/>
          <w:sz w:val="27"/>
          <w:szCs w:val="27"/>
        </w:rPr>
        <w:t>hỏi</w:t>
      </w:r>
    </w:p>
    <w:p w14:paraId="6189D525" w14:textId="77777777" w:rsidR="008A70B5" w:rsidRDefault="008A70B5" w:rsidP="008A70B5">
      <w:pPr>
        <w:spacing w:before="100" w:beforeAutospacing="1" w:after="100" w:afterAutospacing="1" w:line="240" w:lineRule="auto"/>
        <w:outlineLvl w:val="2"/>
        <w:rPr>
          <w:ins w:id="1468" w:author="Admin" w:date="2026-07-06T14:59:00Z" w16du:dateUtc="2026-07-06T07:59:00Z"/>
          <w:rFonts w:ascii="Times New Roman" w:eastAsia="Times New Roman" w:hAnsi="Times New Roman" w:cs="Times New Roman"/>
          <w:sz w:val="24"/>
          <w:szCs w:val="24"/>
        </w:rPr>
      </w:pPr>
      <w:proofErr w:type="spellEnd"/>
    </w:p>
    <w:p w14:paraId="68A5ACC0" w14:textId="4A595E77" w:rsidR="006D2961" w:rsidRPr="006D2961" w:rsidRDefault="006D2961" w:rsidP="008A70B5">
      <w:pPr>
        <w:spacing w:before="100" w:beforeAutospacing="1" w:after="100" w:afterAutospacing="1" w:line="240" w:lineRule="auto"/>
        <w:outlineLvl w:val="2"/>
        <w:rPr>
          <w:rFonts w:ascii="Times New Roman" w:eastAsia="Times New Roman" w:hAnsi="Times New Roman" w:cs="Times New Roman"/>
          <w:sz w:val="24"/>
          <w:szCs w:val="24"/>
        </w:rPr>
        <w:pPrChange w:id="1469" w:author="Admin" w:date="2026-07-06T14:59:00Z" w16du:dateUtc="2026-07-06T07:59:00Z">
          <w:pPr>
            <w:spacing w:before="100" w:beforeAutospacing="1" w:after="100" w:afterAutospacing="1" w:line="240" w:lineRule="auto"/>
          </w:pPr>
        </w:pPrChange>
      </w:pPr>
      <w:proofErr w:type="spellStart"/>
      <w:r w:rsidRPr="006D2961">
        <w:rPr>
          <w:rFonts w:ascii="Times New Roman" w:eastAsia="Times New Roman" w:hAnsi="Times New Roman" w:cs="Times New Roman"/>
          <w:sz w:val="24"/>
          <w:szCs w:val="24"/>
        </w:rPr>
        <w:t>Mỗi</w:t>
      </w:r>
      <w:proofErr w:type="spellEnd"/>
      <w:r w:rsidRPr="006D2961">
        <w:rPr>
          <w:rFonts w:ascii="Times New Roman" w:eastAsia="Times New Roman" w:hAnsi="Times New Roman" w:cs="Times New Roman"/>
          <w:sz w:val="24"/>
          <w:szCs w:val="24"/>
        </w:rPr>
        <w:t xml:space="preserve"> dự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đều</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tạo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ra</w:t>
      </w:r>
      <w:proofErr w:type="spellEnd"/>
      <w:r w:rsidRPr="006D2961">
        <w:rPr>
          <w:rFonts w:ascii="Times New Roman" w:eastAsia="Times New Roman" w:hAnsi="Times New Roman" w:cs="Times New Roman"/>
          <w:sz w:val="24"/>
          <w:szCs w:val="24"/>
        </w:rPr>
        <w:t xml:space="preserve"> tri </w:t>
      </w:r>
      <w:proofErr w:type="spellStart"/>
      <w:r w:rsidRPr="006D2961">
        <w:rPr>
          <w:rFonts w:ascii="Times New Roman" w:eastAsia="Times New Roman" w:hAnsi="Times New Roman" w:cs="Times New Roman"/>
          <w:sz w:val="24"/>
          <w:szCs w:val="24"/>
        </w:rPr>
        <w:t>thức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tổ</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chức</w:t>
      </w:r>
      <w:proofErr w:type="spellEnd"/>
      <w:r w:rsidRPr="006D2961">
        <w:rPr>
          <w:rFonts w:ascii="Times New Roman" w:eastAsia="Times New Roman" w:hAnsi="Times New Roman" w:cs="Times New Roman"/>
          <w:sz w:val="24"/>
          <w:szCs w:val="24"/>
        </w:rPr>
        <w:t>.</w:t>
      </w:r>
    </w:p>
    <w:p w14:paraId="74C4DBE9" w14:textId="4CB6833E" w:rsidR="008A70B5" w:rsidRPr="006D2961" w:rsidDel="008A70B5" w:rsidRDefault="00000000" w:rsidP="008A70B5">
      <w:pPr>
        <w:spacing w:after="0" w:line="240" w:lineRule="auto"/>
        <w:rPr>
          <w:del w:id="1470" w:author="Admin" w:date="2026-07-06T14:59:00Z" w16du:dateUtc="2026-07-06T07:59:00Z"/>
          <w:rFonts w:ascii="Times New Roman" w:eastAsia="Times New Roman" w:hAnsi="Times New Roman" w:cs="Times New Roman"/>
          <w:sz w:val="24"/>
          <w:szCs w:val="24"/>
        </w:rPr>
        <w:pPrChange w:id="1471" w:author="Admin" w:date="2026-07-06T14:59:00Z" w16du:dateUtc="2026-07-06T07:59:00Z">
          <w:pPr>
            <w:spacing w:after="0" w:line="240" w:lineRule="auto"/>
          </w:pPr>
        </w:pPrChange>
      </w:pPr>
      <w:del w:id="1472" w:author="Admin" w:date="2026-07-06T14:59:00Z" w16du:dateUtc="2026-07-06T07:59:00Z">
        <w:r w:rsidDel="008A70B5">
          <w:rPr>
            <w:rFonts w:ascii="Times New Roman" w:eastAsia="Times New Roman" w:hAnsi="Times New Roman" w:cs="Times New Roman"/>
            <w:sz w:val="24"/>
            <w:szCs w:val="24"/>
          </w:rPr>
          <w:pict w14:anchorId="70BE6D9D">
            <v:rect id="_x0000_i1369" style="width:0;height:1.5pt" o:hralign="center" o:hrstd="t" o:hr="t" fillcolor="#a0a0a0" stroked="f"/>
          </w:pict>
        </w:r>
      </w:del>
    </w:p>
    <w:p w14:paraId="77DD5FA4" w14:textId="77777777" w:rsidR="006D2961" w:rsidRPr="006D2961" w:rsidRDefault="006D2961" w:rsidP="006D2961">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6D2961">
        <w:rPr>
          <w:rFonts w:ascii="Times New Roman" w:eastAsia="Times New Roman" w:hAnsi="Times New Roman" w:cs="Times New Roman"/>
          <w:b/>
          <w:bCs/>
          <w:kern w:val="36"/>
          <w:sz w:val="48"/>
          <w:szCs w:val="48"/>
        </w:rPr>
        <w:t>Tóm</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tắt</w:t>
      </w:r>
      <w:proofErr w:type="spellEnd"/>
      <w:r w:rsidRPr="006D2961">
        <w:rPr>
          <w:rFonts w:ascii="Times New Roman" w:eastAsia="Times New Roman" w:hAnsi="Times New Roman" w:cs="Times New Roman"/>
          <w:b/>
          <w:bCs/>
          <w:kern w:val="36"/>
          <w:sz w:val="48"/>
          <w:szCs w:val="48"/>
        </w:rPr>
        <w:t xml:space="preserve"> </w:t>
      </w:r>
      <w:proofErr w:type="spellStart"/>
      <w:r w:rsidRPr="006D2961">
        <w:rPr>
          <w:rFonts w:ascii="Times New Roman" w:eastAsia="Times New Roman" w:hAnsi="Times New Roman" w:cs="Times New Roman"/>
          <w:b/>
          <w:bCs/>
          <w:kern w:val="36"/>
          <w:sz w:val="48"/>
          <w:szCs w:val="48"/>
        </w:rPr>
        <w:t>chương</w:t>
      </w:r>
      <w:proofErr w:type="spellEnd"/>
    </w:p>
    <w:p w14:paraId="02AB10CA"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Consulting Operating Model </w:t>
      </w:r>
      <w:proofErr w:type="spellStart"/>
      <w:r w:rsidRPr="006D2961">
        <w:rPr>
          <w:rFonts w:ascii="Times New Roman" w:eastAsia="Times New Roman" w:hAnsi="Times New Roman" w:cs="Times New Roman"/>
          <w:sz w:val="24"/>
          <w:szCs w:val="24"/>
        </w:rPr>
        <w:t>là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mô</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hình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vận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hành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tổng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thể</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của</w:t>
      </w:r>
      <w:proofErr w:type="spellEnd"/>
      <w:r w:rsidRPr="006D2961">
        <w:rPr>
          <w:rFonts w:ascii="Times New Roman" w:eastAsia="Times New Roman" w:hAnsi="Times New Roman" w:cs="Times New Roman"/>
          <w:sz w:val="24"/>
          <w:szCs w:val="24"/>
        </w:rPr>
        <w:t xml:space="preserve"> THUCHOCVN, </w:t>
      </w:r>
      <w:proofErr w:type="spellStart"/>
      <w:r w:rsidRPr="006D2961">
        <w:rPr>
          <w:rFonts w:ascii="Times New Roman" w:eastAsia="Times New Roman" w:hAnsi="Times New Roman" w:cs="Times New Roman"/>
          <w:sz w:val="24"/>
          <w:szCs w:val="24"/>
        </w:rPr>
        <w:t>kết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nối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phương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pháp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luận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với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hệ</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thống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và</w:t>
      </w:r>
      <w:proofErr w:type="spellEnd"/>
      <w:r w:rsidRPr="006D2961">
        <w:rPr>
          <w:rFonts w:ascii="Times New Roman" w:eastAsia="Times New Roman" w:hAnsi="Times New Roman" w:cs="Times New Roman"/>
          <w:sz w:val="24"/>
          <w:szCs w:val="24"/>
        </w:rPr>
        <w:t xml:space="preserve"> con </w:t>
      </w:r>
      <w:proofErr w:type="spellStart"/>
      <w:r w:rsidRPr="006D2961">
        <w:rPr>
          <w:rFonts w:ascii="Times New Roman" w:eastAsia="Times New Roman" w:hAnsi="Times New Roman" w:cs="Times New Roman"/>
          <w:sz w:val="24"/>
          <w:szCs w:val="24"/>
        </w:rPr>
        <w:t>người</w:t>
      </w:r>
      <w:proofErr w:type="spellEnd"/>
      <w:r w:rsidRPr="006D2961">
        <w:rPr>
          <w:rFonts w:ascii="Times New Roman" w:eastAsia="Times New Roman" w:hAnsi="Times New Roman" w:cs="Times New Roman"/>
          <w:sz w:val="24"/>
          <w:szCs w:val="24"/>
        </w:rPr>
        <w:t>.</w:t>
      </w:r>
    </w:p>
    <w:p w14:paraId="77AFD2BF" w14:textId="77777777" w:rsidR="006D2961" w:rsidRPr="006D2961" w:rsidRDefault="006D2961" w:rsidP="006D2961">
      <w:pPr>
        <w:spacing w:before="100" w:beforeAutospacing="1" w:after="100" w:afterAutospacing="1" w:line="240" w:lineRule="auto"/>
        <w:rPr>
          <w:rFonts w:ascii="Times New Roman" w:eastAsia="Times New Roman" w:hAnsi="Times New Roman" w:cs="Times New Roman"/>
          <w:sz w:val="24"/>
          <w:szCs w:val="24"/>
        </w:rPr>
      </w:pPr>
      <w:r w:rsidRPr="006D2961">
        <w:rPr>
          <w:rFonts w:ascii="Times New Roman" w:eastAsia="Times New Roman" w:hAnsi="Times New Roman" w:cs="Times New Roman"/>
          <w:sz w:val="24"/>
          <w:szCs w:val="24"/>
        </w:rPr>
        <w:t xml:space="preserve">Thay </w:t>
      </w:r>
      <w:proofErr w:type="spellStart"/>
      <w:r w:rsidRPr="006D2961">
        <w:rPr>
          <w:rFonts w:ascii="Times New Roman" w:eastAsia="Times New Roman" w:hAnsi="Times New Roman" w:cs="Times New Roman"/>
          <w:sz w:val="24"/>
          <w:szCs w:val="24"/>
        </w:rPr>
        <w:t>vì</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xây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w:t>
      </w:r>
      <w:proofErr w:type="spellEnd"/>
      <w:r w:rsidRPr="006D2961">
        <w:rPr>
          <w:rFonts w:ascii="Times New Roman" w:eastAsia="Times New Roman" w:hAnsi="Times New Roman" w:cs="Times New Roman"/>
          <w:sz w:val="24"/>
          <w:szCs w:val="24"/>
        </w:rPr>
        <w:t xml:space="preserve"> module </w:t>
      </w:r>
      <w:proofErr w:type="spellStart"/>
      <w:r w:rsidRPr="006D2961">
        <w:rPr>
          <w:rFonts w:ascii="Times New Roman" w:eastAsia="Times New Roman" w:hAnsi="Times New Roman" w:cs="Times New Roman"/>
          <w:sz w:val="24"/>
          <w:szCs w:val="24"/>
        </w:rPr>
        <w:t>rời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rạc</w:t>
      </w:r>
      <w:proofErr w:type="spellEnd"/>
      <w:r w:rsidRPr="006D2961">
        <w:rPr>
          <w:rFonts w:ascii="Times New Roman" w:eastAsia="Times New Roman" w:hAnsi="Times New Roman" w:cs="Times New Roman"/>
          <w:sz w:val="24"/>
          <w:szCs w:val="24"/>
        </w:rPr>
        <w:t xml:space="preserve">, THUCHOCVN </w:t>
      </w:r>
      <w:proofErr w:type="spellStart"/>
      <w:r w:rsidRPr="006D2961">
        <w:rPr>
          <w:rFonts w:ascii="Times New Roman" w:eastAsia="Times New Roman" w:hAnsi="Times New Roman" w:cs="Times New Roman"/>
          <w:sz w:val="24"/>
          <w:szCs w:val="24"/>
        </w:rPr>
        <w:t>tổ</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chức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toàn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bộ</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hoạt</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động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theo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w:t>
      </w:r>
      <w:proofErr w:type="spellEnd"/>
      <w:r w:rsidRPr="006D2961">
        <w:rPr>
          <w:rFonts w:ascii="Times New Roman" w:eastAsia="Times New Roman" w:hAnsi="Times New Roman" w:cs="Times New Roman"/>
          <w:sz w:val="24"/>
          <w:szCs w:val="24"/>
        </w:rPr>
        <w:t xml:space="preserve"> Workspace </w:t>
      </w:r>
      <w:proofErr w:type="spellStart"/>
      <w:r w:rsidRPr="006D2961">
        <w:rPr>
          <w:rFonts w:ascii="Times New Roman" w:eastAsia="Times New Roman" w:hAnsi="Times New Roman" w:cs="Times New Roman"/>
          <w:sz w:val="24"/>
          <w:szCs w:val="24"/>
        </w:rPr>
        <w:t>gắn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với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vòng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đời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dự</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án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Cách</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tiếp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cận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này</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giúp</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chuẩn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hóa</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triển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khai</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dễ</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đào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tạo</w:t>
      </w:r>
      <w:proofErr w:type="spellEnd"/>
      <w:r w:rsidRPr="006D2961">
        <w:rPr>
          <w:rFonts w:ascii="Times New Roman" w:eastAsia="Times New Roman" w:hAnsi="Times New Roman" w:cs="Times New Roman"/>
          <w:sz w:val="24"/>
          <w:szCs w:val="24"/>
        </w:rPr>
        <w:t xml:space="preserve"> Consultant </w:t>
      </w:r>
      <w:proofErr w:type="spellStart"/>
      <w:r w:rsidRPr="006D2961">
        <w:rPr>
          <w:rFonts w:ascii="Times New Roman" w:eastAsia="Times New Roman" w:hAnsi="Times New Roman" w:cs="Times New Roman"/>
          <w:sz w:val="24"/>
          <w:szCs w:val="24"/>
        </w:rPr>
        <w:t>và</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tạo</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nền</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tảng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vững</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chắc</w:t>
      </w:r>
      <w:proofErr w:type="spellEnd"/>
      <w:r w:rsidRPr="006D2961">
        <w:rPr>
          <w:rFonts w:ascii="Times New Roman" w:eastAsia="Times New Roman" w:hAnsi="Times New Roman" w:cs="Times New Roman"/>
          <w:sz w:val="24"/>
          <w:szCs w:val="24"/>
        </w:rPr>
        <w:t xml:space="preserve"> </w:t>
      </w:r>
      <w:proofErr w:type="spellStart"/>
      <w:r w:rsidRPr="006D2961">
        <w:rPr>
          <w:rFonts w:ascii="Times New Roman" w:eastAsia="Times New Roman" w:hAnsi="Times New Roman" w:cs="Times New Roman"/>
          <w:sz w:val="24"/>
          <w:szCs w:val="24"/>
        </w:rPr>
        <w:t>cho</w:t>
      </w:r>
      <w:proofErr w:type="spellEnd"/>
      <w:r w:rsidRPr="006D2961">
        <w:rPr>
          <w:rFonts w:ascii="Times New Roman" w:eastAsia="Times New Roman" w:hAnsi="Times New Roman" w:cs="Times New Roman"/>
          <w:sz w:val="24"/>
          <w:szCs w:val="24"/>
        </w:rPr>
        <w:t xml:space="preserve"> Business Consulting OS.</w:t>
      </w:r>
    </w:p>
    <w:p w14:paraId="64684283" w14:textId="77777777" w:rsidR="008A70B5" w:rsidRDefault="008A70B5" w:rsidP="006D2961">
      <w:pPr>
        <w:spacing w:after="0" w:line="240" w:lineRule="auto"/>
        <w:rPr>
          <w:ins w:id="1473" w:author="Admin" w:date="2026-07-06T14:59:00Z" w16du:dateUtc="2026-07-06T07:59:00Z"/>
          <w:rFonts w:ascii="Times New Roman" w:eastAsia="Times New Roman" w:hAnsi="Times New Roman" w:cs="Times New Roman"/>
          <w:sz w:val="24"/>
          <w:szCs w:val="24"/>
        </w:rPr>
      </w:pPr>
    </w:p>
    <w:p w14:paraId="5A08D1D9" w14:textId="77777777" w:rsidR="008A70B5" w:rsidRDefault="008A70B5">
      <w:pPr>
        <w:rPr>
          <w:ins w:id="1474" w:author="Admin" w:date="2026-07-06T14:59:00Z" w16du:dateUtc="2026-07-06T07:59:00Z"/>
          <w:rFonts w:ascii="Times New Roman" w:eastAsia="Times New Roman" w:hAnsi="Times New Roman" w:cs="Times New Roman"/>
          <w:sz w:val="24"/>
          <w:szCs w:val="24"/>
        </w:rPr>
      </w:pPr>
      <w:ins w:id="1475" w:author="Admin" w:date="2026-07-06T14:59:00Z" w16du:dateUtc="2026-07-06T07:59:00Z">
        <w:r>
          <w:rPr>
            <w:rFonts w:ascii="Times New Roman" w:eastAsia="Times New Roman" w:hAnsi="Times New Roman" w:cs="Times New Roman"/>
            <w:sz w:val="24"/>
            <w:szCs w:val="24"/>
          </w:rPr>
          <w:br w:type="page"/>
        </w:r>
      </w:ins>
    </w:p>
    <w:p w14:paraId="2F34E087" w14:textId="588AD6EE" w:rsidR="006D2961" w:rsidDel="008A70B5" w:rsidRDefault="00000000" w:rsidP="006D2961">
      <w:pPr>
        <w:spacing w:after="0" w:line="240" w:lineRule="auto"/>
        <w:rPr>
          <w:del w:id="1476" w:author="Admin" w:date="2026-07-06T14:59:00Z" w16du:dateUtc="2026-07-06T07:59:00Z"/>
          <w:rFonts w:ascii="Times New Roman" w:eastAsia="Times New Roman" w:hAnsi="Times New Roman" w:cs="Times New Roman"/>
          <w:sz w:val="24"/>
          <w:szCs w:val="24"/>
        </w:rPr>
      </w:pPr>
      <w:del w:id="1477" w:author="Admin" w:date="2026-07-06T14:59:00Z" w16du:dateUtc="2026-07-06T07:59:00Z">
        <w:r w:rsidDel="008A70B5">
          <w:rPr>
            <w:rFonts w:ascii="Times New Roman" w:eastAsia="Times New Roman" w:hAnsi="Times New Roman" w:cs="Times New Roman"/>
            <w:sz w:val="24"/>
            <w:szCs w:val="24"/>
          </w:rPr>
          <w:lastRenderedPageBreak/>
          <w:pict w14:anchorId="54800184">
            <v:rect id="_x0000_i1370" style="width:0;height:1.5pt" o:hralign="center" o:hrstd="t" o:hr="t" fillcolor="#a0a0a0" stroked="f"/>
          </w:pict>
        </w:r>
      </w:del>
    </w:p>
    <w:p w14:paraId="5FE91B67" w14:textId="585CD62E" w:rsidR="006D2961" w:rsidDel="008A70B5" w:rsidRDefault="006D2961" w:rsidP="006D2961">
      <w:pPr>
        <w:spacing w:after="0" w:line="240" w:lineRule="auto"/>
        <w:rPr>
          <w:del w:id="1478" w:author="Admin" w:date="2026-07-06T14:59:00Z" w16du:dateUtc="2026-07-06T07:59:00Z"/>
          <w:rFonts w:ascii="Times New Roman" w:eastAsia="Times New Roman" w:hAnsi="Times New Roman" w:cs="Times New Roman"/>
          <w:sz w:val="24"/>
          <w:szCs w:val="24"/>
        </w:rPr>
      </w:pPr>
    </w:p>
    <w:p w14:paraId="106B553E" w14:textId="0072830D" w:rsidR="00900D69" w:rsidRPr="00900D69" w:rsidDel="008A70B5" w:rsidRDefault="00900D69" w:rsidP="00900D69">
      <w:pPr>
        <w:spacing w:after="0" w:line="240" w:lineRule="auto"/>
        <w:rPr>
          <w:del w:id="1479" w:author="Admin" w:date="2026-07-06T14:59:00Z" w16du:dateUtc="2026-07-06T07:59:00Z"/>
          <w:rFonts w:ascii="Times New Roman" w:eastAsia="Times New Roman" w:hAnsi="Times New Roman" w:cs="Times New Roman"/>
          <w:sz w:val="24"/>
          <w:szCs w:val="24"/>
        </w:rPr>
      </w:pPr>
    </w:p>
    <w:p w14:paraId="7828EACD" w14:textId="77777777" w:rsidR="00900D69" w:rsidRPr="00900D69" w:rsidRDefault="00900D69" w:rsidP="00900D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0D69">
        <w:rPr>
          <w:rFonts w:ascii="Times New Roman" w:eastAsia="Times New Roman" w:hAnsi="Times New Roman" w:cs="Times New Roman"/>
          <w:b/>
          <w:bCs/>
          <w:kern w:val="36"/>
          <w:sz w:val="48"/>
          <w:szCs w:val="48"/>
        </w:rPr>
        <w:t>CHƯƠNG 2</w:t>
      </w:r>
    </w:p>
    <w:p w14:paraId="54C4BCD9" w14:textId="77777777" w:rsidR="00900D69" w:rsidRPr="00900D69" w:rsidRDefault="00900D69" w:rsidP="00900D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0D69">
        <w:rPr>
          <w:rFonts w:ascii="Times New Roman" w:eastAsia="Times New Roman" w:hAnsi="Times New Roman" w:cs="Times New Roman"/>
          <w:b/>
          <w:bCs/>
          <w:kern w:val="36"/>
          <w:sz w:val="48"/>
          <w:szCs w:val="48"/>
        </w:rPr>
        <w:t>CONSULTANT OPERATING MODEL (COM)</w:t>
      </w:r>
    </w:p>
    <w:p w14:paraId="1A8DACC6"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900D69">
        <w:rPr>
          <w:rFonts w:ascii="Times New Roman" w:eastAsia="Times New Roman" w:hAnsi="Times New Roman" w:cs="Times New Roman"/>
          <w:b/>
          <w:bCs/>
          <w:sz w:val="36"/>
          <w:szCs w:val="36"/>
        </w:rPr>
        <w:t>Mô</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hình</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làm</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việc</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chuẩn</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của</w:t>
      </w:r>
      <w:proofErr w:type="spellEnd"/>
      <w:r w:rsidRPr="00900D69">
        <w:rPr>
          <w:rFonts w:ascii="Times New Roman" w:eastAsia="Times New Roman" w:hAnsi="Times New Roman" w:cs="Times New Roman"/>
          <w:b/>
          <w:bCs/>
          <w:sz w:val="36"/>
          <w:szCs w:val="36"/>
        </w:rPr>
        <w:t xml:space="preserve"> Consultant THUCHOCVN</w:t>
      </w:r>
    </w:p>
    <w:p w14:paraId="4829D68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b/>
          <w:bCs/>
          <w:sz w:val="24"/>
          <w:szCs w:val="24"/>
        </w:rPr>
        <w:t>"</w:t>
      </w:r>
      <w:proofErr w:type="spellStart"/>
      <w:r w:rsidRPr="00900D69">
        <w:rPr>
          <w:rFonts w:ascii="Times New Roman" w:eastAsia="Times New Roman" w:hAnsi="Times New Roman" w:cs="Times New Roman"/>
          <w:b/>
          <w:bCs/>
          <w:sz w:val="24"/>
          <w:szCs w:val="24"/>
        </w:rPr>
        <w:t>Không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tạo</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ra</w:t>
      </w:r>
      <w:proofErr w:type="spellEnd"/>
      <w:r w:rsidRPr="00900D69">
        <w:rPr>
          <w:rFonts w:ascii="Times New Roman" w:eastAsia="Times New Roman" w:hAnsi="Times New Roman" w:cs="Times New Roman"/>
          <w:b/>
          <w:bCs/>
          <w:sz w:val="24"/>
          <w:szCs w:val="24"/>
        </w:rPr>
        <w:t xml:space="preserve"> Consultant </w:t>
      </w:r>
      <w:proofErr w:type="spellStart"/>
      <w:r w:rsidRPr="00900D69">
        <w:rPr>
          <w:rFonts w:ascii="Times New Roman" w:eastAsia="Times New Roman" w:hAnsi="Times New Roman" w:cs="Times New Roman"/>
          <w:b/>
          <w:bCs/>
          <w:sz w:val="24"/>
          <w:szCs w:val="24"/>
        </w:rPr>
        <w:t>giỏi</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nhờ</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kinh</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nghiệm</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cá</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nhân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Tạo</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ra</w:t>
      </w:r>
      <w:proofErr w:type="spellEnd"/>
      <w:r w:rsidRPr="00900D69">
        <w:rPr>
          <w:rFonts w:ascii="Times New Roman" w:eastAsia="Times New Roman" w:hAnsi="Times New Roman" w:cs="Times New Roman"/>
          <w:b/>
          <w:bCs/>
          <w:sz w:val="24"/>
          <w:szCs w:val="24"/>
        </w:rPr>
        <w:t xml:space="preserve"> Consultant </w:t>
      </w:r>
      <w:proofErr w:type="spellStart"/>
      <w:r w:rsidRPr="00900D69">
        <w:rPr>
          <w:rFonts w:ascii="Times New Roman" w:eastAsia="Times New Roman" w:hAnsi="Times New Roman" w:cs="Times New Roman"/>
          <w:b/>
          <w:bCs/>
          <w:sz w:val="24"/>
          <w:szCs w:val="24"/>
        </w:rPr>
        <w:t>giỏi</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nhờ</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một</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hệ</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thống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làm</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việc</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chuẩn</w:t>
      </w:r>
      <w:proofErr w:type="spellEnd"/>
      <w:r w:rsidRPr="00900D69">
        <w:rPr>
          <w:rFonts w:ascii="Times New Roman" w:eastAsia="Times New Roman" w:hAnsi="Times New Roman" w:cs="Times New Roman"/>
          <w:b/>
          <w:bCs/>
          <w:sz w:val="24"/>
          <w:szCs w:val="24"/>
        </w:rPr>
        <w:t>."</w:t>
      </w:r>
    </w:p>
    <w:p w14:paraId="08181EDD" w14:textId="5D8C4EBB" w:rsidR="00900D69" w:rsidRPr="00900D69" w:rsidDel="008A70B5" w:rsidRDefault="00000000" w:rsidP="00900D69">
      <w:pPr>
        <w:spacing w:after="0" w:line="240" w:lineRule="auto"/>
        <w:rPr>
          <w:del w:id="1480" w:author="Admin" w:date="2026-07-06T15:00:00Z" w16du:dateUtc="2026-07-06T08:00:00Z"/>
          <w:rFonts w:ascii="Times New Roman" w:eastAsia="Times New Roman" w:hAnsi="Times New Roman" w:cs="Times New Roman"/>
          <w:sz w:val="24"/>
          <w:szCs w:val="24"/>
        </w:rPr>
      </w:pPr>
      <w:del w:id="1481" w:author="Admin" w:date="2026-07-06T15:00:00Z" w16du:dateUtc="2026-07-06T08:00:00Z">
        <w:r w:rsidDel="008A70B5">
          <w:rPr>
            <w:rFonts w:ascii="Times New Roman" w:eastAsia="Times New Roman" w:hAnsi="Times New Roman" w:cs="Times New Roman"/>
            <w:sz w:val="24"/>
            <w:szCs w:val="24"/>
          </w:rPr>
          <w:pict w14:anchorId="046856CD">
            <v:rect id="_x0000_i1371" style="width:0;height:1.5pt" o:hralign="center" o:hrstd="t" o:hr="t" fillcolor="#a0a0a0" stroked="f"/>
          </w:pict>
        </w:r>
      </w:del>
    </w:p>
    <w:p w14:paraId="2064B6A4"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482" w:author="Admin" w:date="2026-07-06T15:00:00Z" w16du:dateUtc="2026-07-06T08:0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2.1. Vai </w:t>
      </w:r>
      <w:proofErr w:type="spellStart"/>
      <w:r w:rsidRPr="00900D69">
        <w:rPr>
          <w:rFonts w:ascii="Times New Roman" w:eastAsia="Times New Roman" w:hAnsi="Times New Roman" w:cs="Times New Roman"/>
          <w:b/>
          <w:bCs/>
          <w:kern w:val="36"/>
          <w:sz w:val="48"/>
          <w:szCs w:val="48"/>
        </w:rPr>
        <w:t>trò</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Consultant </w:t>
      </w:r>
      <w:proofErr w:type="spellStart"/>
      <w:r w:rsidRPr="00900D69">
        <w:rPr>
          <w:rFonts w:ascii="Times New Roman" w:eastAsia="Times New Roman" w:hAnsi="Times New Roman" w:cs="Times New Roman"/>
          <w:b/>
          <w:bCs/>
          <w:kern w:val="36"/>
          <w:sz w:val="48"/>
          <w:szCs w:val="48"/>
        </w:rPr>
        <w:t>tại</w:t>
      </w:r>
      <w:proofErr w:type="spellEnd"/>
      <w:r w:rsidRPr="00900D69">
        <w:rPr>
          <w:rFonts w:ascii="Times New Roman" w:eastAsia="Times New Roman" w:hAnsi="Times New Roman" w:cs="Times New Roman"/>
          <w:b/>
          <w:bCs/>
          <w:kern w:val="36"/>
          <w:sz w:val="48"/>
          <w:szCs w:val="48"/>
        </w:rPr>
        <w:t xml:space="preserve"> THUCHOCVN</w:t>
      </w:r>
    </w:p>
    <w:p w14:paraId="52BF677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Consultant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người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tư</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vấn</w:t>
      </w:r>
      <w:proofErr w:type="spellEnd"/>
      <w:r w:rsidRPr="00900D69">
        <w:rPr>
          <w:rFonts w:ascii="Times New Roman" w:eastAsia="Times New Roman" w:hAnsi="Times New Roman" w:cs="Times New Roman"/>
          <w:sz w:val="24"/>
          <w:szCs w:val="24"/>
        </w:rPr>
        <w:t>.</w:t>
      </w:r>
    </w:p>
    <w:p w14:paraId="13F0979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Consultant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người</w:t>
      </w:r>
      <w:proofErr w:type="spellEnd"/>
      <w:r w:rsidRPr="00900D69">
        <w:rPr>
          <w:rFonts w:ascii="Times New Roman" w:eastAsia="Times New Roman" w:hAnsi="Times New Roman" w:cs="Times New Roman"/>
          <w:sz w:val="24"/>
          <w:szCs w:val="24"/>
        </w:rPr>
        <w:t>:</w:t>
      </w:r>
    </w:p>
    <w:p w14:paraId="0FF5775F" w14:textId="77777777" w:rsidR="00900D69" w:rsidRPr="00900D69" w:rsidRDefault="00900D69">
      <w:pPr>
        <w:numPr>
          <w:ilvl w:val="0"/>
          <w:numId w:val="17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Hiểu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w:t>
      </w:r>
    </w:p>
    <w:p w14:paraId="56F12B5C" w14:textId="77777777" w:rsidR="00900D69" w:rsidRPr="00900D69" w:rsidRDefault="00900D69">
      <w:pPr>
        <w:numPr>
          <w:ilvl w:val="0"/>
          <w:numId w:val="17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Phân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tích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toán</w:t>
      </w:r>
      <w:proofErr w:type="spellEnd"/>
      <w:r w:rsidRPr="00900D69">
        <w:rPr>
          <w:rFonts w:ascii="Times New Roman" w:eastAsia="Times New Roman" w:hAnsi="Times New Roman" w:cs="Times New Roman"/>
          <w:sz w:val="24"/>
          <w:szCs w:val="24"/>
        </w:rPr>
        <w:t>.</w:t>
      </w:r>
    </w:p>
    <w:p w14:paraId="7D195CEF" w14:textId="77777777" w:rsidR="00900D69" w:rsidRPr="00900D69" w:rsidRDefault="00900D69">
      <w:pPr>
        <w:numPr>
          <w:ilvl w:val="0"/>
          <w:numId w:val="17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Thiết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trình</w:t>
      </w:r>
      <w:proofErr w:type="spellEnd"/>
      <w:r w:rsidRPr="00900D69">
        <w:rPr>
          <w:rFonts w:ascii="Times New Roman" w:eastAsia="Times New Roman" w:hAnsi="Times New Roman" w:cs="Times New Roman"/>
          <w:sz w:val="24"/>
          <w:szCs w:val="24"/>
        </w:rPr>
        <w:t>.</w:t>
      </w:r>
    </w:p>
    <w:p w14:paraId="510F27F9" w14:textId="77777777" w:rsidR="00900D69" w:rsidRPr="00900D69" w:rsidRDefault="00900D69">
      <w:pPr>
        <w:numPr>
          <w:ilvl w:val="0"/>
          <w:numId w:val="17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Đồng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r w:rsidRPr="00900D69">
        <w:rPr>
          <w:rFonts w:ascii="Times New Roman" w:eastAsia="Times New Roman" w:hAnsi="Times New Roman" w:cs="Times New Roman"/>
          <w:sz w:val="24"/>
          <w:szCs w:val="24"/>
        </w:rPr>
        <w:t>.</w:t>
      </w:r>
    </w:p>
    <w:p w14:paraId="4D7D4BB4" w14:textId="77777777" w:rsidR="00900D69" w:rsidRPr="00900D69" w:rsidRDefault="00900D69">
      <w:pPr>
        <w:numPr>
          <w:ilvl w:val="0"/>
          <w:numId w:val="17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Đúc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w:t>
      </w:r>
    </w:p>
    <w:p w14:paraId="5ACE26D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Consultant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nối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giữa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phương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THUCHOCVN.</w:t>
      </w:r>
    </w:p>
    <w:p w14:paraId="31B4AF8B" w14:textId="7F869473" w:rsidR="00900D69" w:rsidRPr="00900D69" w:rsidDel="008A70B5" w:rsidRDefault="00000000" w:rsidP="00900D69">
      <w:pPr>
        <w:spacing w:after="0" w:line="240" w:lineRule="auto"/>
        <w:rPr>
          <w:del w:id="1483" w:author="Admin" w:date="2026-07-06T15:00:00Z" w16du:dateUtc="2026-07-06T08:00:00Z"/>
          <w:rFonts w:ascii="Times New Roman" w:eastAsia="Times New Roman" w:hAnsi="Times New Roman" w:cs="Times New Roman"/>
          <w:sz w:val="24"/>
          <w:szCs w:val="24"/>
        </w:rPr>
      </w:pPr>
      <w:del w:id="1484" w:author="Admin" w:date="2026-07-06T15:00:00Z" w16du:dateUtc="2026-07-06T08:00:00Z">
        <w:r w:rsidDel="008A70B5">
          <w:rPr>
            <w:rFonts w:ascii="Times New Roman" w:eastAsia="Times New Roman" w:hAnsi="Times New Roman" w:cs="Times New Roman"/>
            <w:sz w:val="24"/>
            <w:szCs w:val="24"/>
          </w:rPr>
          <w:pict w14:anchorId="31D69F62">
            <v:rect id="_x0000_i1372" style="width:0;height:1.5pt" o:hralign="center" o:hrstd="t" o:hr="t" fillcolor="#a0a0a0" stroked="f"/>
          </w:pict>
        </w:r>
      </w:del>
    </w:p>
    <w:p w14:paraId="7BBF2C21"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lang w:val="fr-FR"/>
        </w:rPr>
        <w:pPrChange w:id="1485" w:author="Admin" w:date="2026-07-06T15:00:00Z" w16du:dateUtc="2026-07-06T08:0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lang w:val="fr-FR"/>
        </w:rPr>
        <w:t xml:space="preserve">2.2. </w:t>
      </w:r>
      <w:proofErr w:type="spellStart"/>
      <w:r w:rsidRPr="00900D69">
        <w:rPr>
          <w:rFonts w:ascii="Times New Roman" w:eastAsia="Times New Roman" w:hAnsi="Times New Roman" w:cs="Times New Roman"/>
          <w:b/>
          <w:bCs/>
          <w:kern w:val="36"/>
          <w:sz w:val="48"/>
          <w:szCs w:val="48"/>
          <w:lang w:val="fr-FR"/>
        </w:rPr>
        <w:t>Mô</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hình</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làm</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việc</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của</w:t>
      </w:r>
      <w:proofErr w:type="spellEnd"/>
      <w:r w:rsidRPr="00900D69">
        <w:rPr>
          <w:rFonts w:ascii="Times New Roman" w:eastAsia="Times New Roman" w:hAnsi="Times New Roman" w:cs="Times New Roman"/>
          <w:b/>
          <w:bCs/>
          <w:kern w:val="36"/>
          <w:sz w:val="48"/>
          <w:szCs w:val="48"/>
          <w:lang w:val="fr-FR"/>
        </w:rPr>
        <w:t xml:space="preserve"> Consultant</w:t>
      </w:r>
    </w:p>
    <w:p w14:paraId="700CD68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lang w:val="fr-FR"/>
        </w:rPr>
      </w:pPr>
      <w:r w:rsidRPr="00900D69">
        <w:rPr>
          <w:rFonts w:ascii="Times New Roman" w:eastAsia="Times New Roman" w:hAnsi="Times New Roman" w:cs="Times New Roman"/>
          <w:sz w:val="24"/>
          <w:szCs w:val="24"/>
          <w:lang w:val="fr-FR"/>
        </w:rPr>
        <w:t xml:space="preserve">Consultant </w:t>
      </w:r>
      <w:proofErr w:type="spellStart"/>
      <w:r w:rsidRPr="00900D69">
        <w:rPr>
          <w:rFonts w:ascii="Times New Roman" w:eastAsia="Times New Roman" w:hAnsi="Times New Roman" w:cs="Times New Roman"/>
          <w:sz w:val="24"/>
          <w:szCs w:val="24"/>
          <w:lang w:val="fr-FR"/>
        </w:rPr>
        <w:t>không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làm</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việc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theo</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danh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sách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nhiệm</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vụ</w:t>
      </w:r>
      <w:proofErr w:type="spellEnd"/>
      <w:r w:rsidRPr="00900D69">
        <w:rPr>
          <w:rFonts w:ascii="Times New Roman" w:eastAsia="Times New Roman" w:hAnsi="Times New Roman" w:cs="Times New Roman"/>
          <w:sz w:val="24"/>
          <w:szCs w:val="24"/>
          <w:lang w:val="fr-FR"/>
        </w:rPr>
        <w:t>.</w:t>
      </w:r>
    </w:p>
    <w:p w14:paraId="378E486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Consultant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vòng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Business Project.</w:t>
      </w:r>
    </w:p>
    <w:p w14:paraId="687CE8D7"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86"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Project</w:t>
      </w:r>
    </w:p>
    <w:p w14:paraId="1AFD743F"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87"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8615D32"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88"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1A410582"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89"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B7D047F"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0"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Context</w:t>
      </w:r>
    </w:p>
    <w:p w14:paraId="162265CA"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1"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0A7AE34"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2"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BD2E717"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3"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4F85444"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4"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Discovery</w:t>
      </w:r>
    </w:p>
    <w:p w14:paraId="25C598BC"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5"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8812A95"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6"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E4B5823"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7"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B8137E5"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8"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Diagnosis</w:t>
      </w:r>
    </w:p>
    <w:p w14:paraId="174A055D"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499"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DBC8AF8"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0"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152BF8D4"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1"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2F5A159"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2"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Transformation</w:t>
      </w:r>
    </w:p>
    <w:p w14:paraId="343BC659"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3"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4351733"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4"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33C7FBAF"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5"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A0F41AB"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6"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Consulting Delivery</w:t>
      </w:r>
    </w:p>
    <w:p w14:paraId="5656EF79"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7"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02DD131"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8"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8BF35A4"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09"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A79C38C"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10"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Knowledge Capture</w:t>
      </w:r>
    </w:p>
    <w:p w14:paraId="6C4FAC12"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11"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789230D"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12"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31294F1"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13"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AE8DEFB" w14:textId="77777777" w:rsidR="00900D69" w:rsidRPr="00900D69" w:rsidRDefault="00900D69" w:rsidP="008A7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514" w:author="Admin" w:date="2026-07-06T15:00:00Z" w16du:dateUtc="2026-07-06T08:0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Customer Success</w:t>
      </w:r>
    </w:p>
    <w:p w14:paraId="42BF1FB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"chu </w:t>
      </w:r>
      <w:proofErr w:type="spellStart"/>
      <w:r w:rsidRPr="00900D69">
        <w:rPr>
          <w:rFonts w:ascii="Times New Roman" w:eastAsia="Times New Roman" w:hAnsi="Times New Roman" w:cs="Times New Roman"/>
          <w:sz w:val="24"/>
          <w:szCs w:val="24"/>
        </w:rPr>
        <w:t>kỳ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Consultant.</w:t>
      </w:r>
    </w:p>
    <w:p w14:paraId="3930BC32" w14:textId="01C7E4B5" w:rsidR="00900D69" w:rsidRPr="00900D69" w:rsidDel="008A70B5" w:rsidRDefault="00000000" w:rsidP="00900D69">
      <w:pPr>
        <w:spacing w:after="0" w:line="240" w:lineRule="auto"/>
        <w:rPr>
          <w:del w:id="1515" w:author="Admin" w:date="2026-07-06T15:00:00Z" w16du:dateUtc="2026-07-06T08:00:00Z"/>
          <w:rFonts w:ascii="Times New Roman" w:eastAsia="Times New Roman" w:hAnsi="Times New Roman" w:cs="Times New Roman"/>
          <w:sz w:val="24"/>
          <w:szCs w:val="24"/>
        </w:rPr>
      </w:pPr>
      <w:del w:id="1516" w:author="Admin" w:date="2026-07-06T15:00:00Z" w16du:dateUtc="2026-07-06T08:00:00Z">
        <w:r w:rsidDel="008A70B5">
          <w:rPr>
            <w:rFonts w:ascii="Times New Roman" w:eastAsia="Times New Roman" w:hAnsi="Times New Roman" w:cs="Times New Roman"/>
            <w:sz w:val="24"/>
            <w:szCs w:val="24"/>
          </w:rPr>
          <w:pict w14:anchorId="11AD5330">
            <v:rect id="_x0000_i1373" style="width:0;height:1.5pt" o:hralign="center" o:hrstd="t" o:hr="t" fillcolor="#a0a0a0" stroked="f"/>
          </w:pict>
        </w:r>
      </w:del>
    </w:p>
    <w:p w14:paraId="1DB0A8A7"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17" w:author="Admin" w:date="2026-07-06T15:00:00Z" w16du:dateUtc="2026-07-06T08:0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2.3. Chu </w:t>
      </w:r>
      <w:proofErr w:type="spellStart"/>
      <w:r w:rsidRPr="00900D69">
        <w:rPr>
          <w:rFonts w:ascii="Times New Roman" w:eastAsia="Times New Roman" w:hAnsi="Times New Roman" w:cs="Times New Roman"/>
          <w:b/>
          <w:bCs/>
          <w:kern w:val="36"/>
          <w:sz w:val="48"/>
          <w:szCs w:val="48"/>
        </w:rPr>
        <w:t>trình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làm</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việc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hằng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ngày</w:t>
      </w:r>
      <w:proofErr w:type="spellEnd"/>
      <w:r w:rsidRPr="00900D69">
        <w:rPr>
          <w:rFonts w:ascii="Times New Roman" w:eastAsia="Times New Roman" w:hAnsi="Times New Roman" w:cs="Times New Roman"/>
          <w:b/>
          <w:bCs/>
          <w:kern w:val="36"/>
          <w:sz w:val="48"/>
          <w:szCs w:val="48"/>
        </w:rPr>
        <w:t xml:space="preserve"> (Daily Workflow)</w:t>
      </w:r>
    </w:p>
    <w:p w14:paraId="1D42C40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thực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hiện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nhóm</w:t>
      </w:r>
      <w:proofErr w:type="spellEnd"/>
      <w:r w:rsidRPr="00900D69">
        <w:rPr>
          <w:rFonts w:ascii="Times New Roman" w:eastAsia="Times New Roman" w:hAnsi="Times New Roman" w:cs="Times New Roman"/>
          <w:sz w:val="24"/>
          <w:szCs w:val="24"/>
        </w:rPr>
        <w:t>.</w:t>
      </w:r>
    </w:p>
    <w:p w14:paraId="2566B3E2" w14:textId="77777777" w:rsidR="00900D69" w:rsidRPr="00900D69" w:rsidRDefault="00900D69" w:rsidP="00900D69">
      <w:pPr>
        <w:spacing w:before="100" w:beforeAutospacing="1" w:after="100" w:afterAutospacing="1" w:line="240" w:lineRule="auto"/>
        <w:outlineLvl w:val="2"/>
        <w:rPr>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 xml:space="preserve">A. </w:t>
      </w:r>
      <w:proofErr w:type="spellStart"/>
      <w:r w:rsidRPr="00900D69">
        <w:rPr>
          <w:rFonts w:ascii="Times New Roman" w:eastAsia="Times New Roman" w:hAnsi="Times New Roman" w:cs="Times New Roman"/>
          <w:b/>
          <w:bCs/>
          <w:sz w:val="27"/>
          <w:szCs w:val="27"/>
        </w:rPr>
        <w:t>Chuẩn</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bị</w:t>
      </w:r>
      <w:proofErr w:type="spellEnd"/>
    </w:p>
    <w:p w14:paraId="700FA430" w14:textId="77777777" w:rsidR="00900D69" w:rsidRPr="00900D69" w:rsidRDefault="00900D6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Xem Dashboard </w:t>
      </w:r>
      <w:proofErr w:type="spellStart"/>
      <w:r w:rsidRPr="00900D69">
        <w:rPr>
          <w:rFonts w:ascii="Times New Roman" w:eastAsia="Times New Roman" w:hAnsi="Times New Roman" w:cs="Times New Roman"/>
          <w:sz w:val="24"/>
          <w:szCs w:val="24"/>
        </w:rPr>
        <w:t>cá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nhân</w:t>
      </w:r>
      <w:proofErr w:type="spellEnd"/>
      <w:r w:rsidRPr="00900D69">
        <w:rPr>
          <w:rFonts w:ascii="Times New Roman" w:eastAsia="Times New Roman" w:hAnsi="Times New Roman" w:cs="Times New Roman"/>
          <w:sz w:val="24"/>
          <w:szCs w:val="24"/>
        </w:rPr>
        <w:t>.</w:t>
      </w:r>
    </w:p>
    <w:p w14:paraId="231AC365" w14:textId="77777777" w:rsidR="00900D69" w:rsidRPr="00900D69" w:rsidRDefault="00900D69">
      <w:pPr>
        <w:numPr>
          <w:ilvl w:val="0"/>
          <w:numId w:val="178"/>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Kiểm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lịch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w:t>
      </w:r>
    </w:p>
    <w:p w14:paraId="54C6BA34" w14:textId="77777777" w:rsidR="00900D69" w:rsidRPr="00900D69" w:rsidRDefault="00900D69">
      <w:pPr>
        <w:numPr>
          <w:ilvl w:val="0"/>
          <w:numId w:val="17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Xem Task </w:t>
      </w:r>
      <w:proofErr w:type="spellStart"/>
      <w:r w:rsidRPr="00900D69">
        <w:rPr>
          <w:rFonts w:ascii="Times New Roman" w:eastAsia="Times New Roman" w:hAnsi="Times New Roman" w:cs="Times New Roman"/>
          <w:sz w:val="24"/>
          <w:szCs w:val="24"/>
        </w:rPr>
        <w:t>đến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hạn</w:t>
      </w:r>
      <w:proofErr w:type="spellEnd"/>
      <w:r w:rsidRPr="00900D69">
        <w:rPr>
          <w:rFonts w:ascii="Times New Roman" w:eastAsia="Times New Roman" w:hAnsi="Times New Roman" w:cs="Times New Roman"/>
          <w:sz w:val="24"/>
          <w:szCs w:val="24"/>
        </w:rPr>
        <w:t>.</w:t>
      </w:r>
    </w:p>
    <w:p w14:paraId="66E245CA" w14:textId="77777777" w:rsidR="00900D69" w:rsidRPr="00900D69" w:rsidRDefault="00900D69">
      <w:pPr>
        <w:numPr>
          <w:ilvl w:val="0"/>
          <w:numId w:val="178"/>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cuộc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họp</w:t>
      </w:r>
      <w:proofErr w:type="spellEnd"/>
      <w:r w:rsidRPr="00900D69">
        <w:rPr>
          <w:rFonts w:ascii="Times New Roman" w:eastAsia="Times New Roman" w:hAnsi="Times New Roman" w:cs="Times New Roman"/>
          <w:sz w:val="24"/>
          <w:szCs w:val="24"/>
        </w:rPr>
        <w:t>.</w:t>
      </w:r>
    </w:p>
    <w:p w14:paraId="119C3B9D" w14:textId="209D251E" w:rsidR="00900D69" w:rsidRPr="00900D69" w:rsidDel="008A70B5" w:rsidRDefault="00000000" w:rsidP="00900D69">
      <w:pPr>
        <w:spacing w:after="0" w:line="240" w:lineRule="auto"/>
        <w:rPr>
          <w:del w:id="1518" w:author="Admin" w:date="2026-07-06T15:00:00Z" w16du:dateUtc="2026-07-06T08:00:00Z"/>
          <w:rFonts w:ascii="Times New Roman" w:eastAsia="Times New Roman" w:hAnsi="Times New Roman" w:cs="Times New Roman"/>
          <w:sz w:val="24"/>
          <w:szCs w:val="24"/>
        </w:rPr>
      </w:pPr>
      <w:del w:id="1519" w:author="Admin" w:date="2026-07-06T15:00:00Z" w16du:dateUtc="2026-07-06T08:00:00Z">
        <w:r w:rsidDel="008A70B5">
          <w:rPr>
            <w:rFonts w:ascii="Times New Roman" w:eastAsia="Times New Roman" w:hAnsi="Times New Roman" w:cs="Times New Roman"/>
            <w:sz w:val="24"/>
            <w:szCs w:val="24"/>
          </w:rPr>
          <w:pict w14:anchorId="415D1115">
            <v:rect id="_x0000_i1374" style="width:0;height:1.5pt" o:hralign="center" o:hrstd="t" o:hr="t" fillcolor="#a0a0a0" stroked="f"/>
          </w:pict>
        </w:r>
      </w:del>
    </w:p>
    <w:p w14:paraId="31A7B8B9" w14:textId="77777777" w:rsidR="00900D69" w:rsidRPr="00900D69" w:rsidRDefault="00900D69" w:rsidP="008A70B5">
      <w:pPr>
        <w:spacing w:after="0" w:line="240" w:lineRule="auto"/>
        <w:rPr>
          <w:rFonts w:ascii="Times New Roman" w:eastAsia="Times New Roman" w:hAnsi="Times New Roman" w:cs="Times New Roman"/>
          <w:b/>
          <w:bCs/>
          <w:sz w:val="27"/>
          <w:szCs w:val="27"/>
        </w:rPr>
        <w:pPrChange w:id="1520" w:author="Admin" w:date="2026-07-06T15:00:00Z" w16du:dateUtc="2026-07-06T08:00: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 xml:space="preserve">B. </w:t>
      </w:r>
      <w:proofErr w:type="spellStart"/>
      <w:r w:rsidRPr="00900D69">
        <w:rPr>
          <w:rFonts w:ascii="Times New Roman" w:eastAsia="Times New Roman" w:hAnsi="Times New Roman" w:cs="Times New Roman"/>
          <w:b/>
          <w:bCs/>
          <w:sz w:val="27"/>
          <w:szCs w:val="27"/>
        </w:rPr>
        <w:t>Triển</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khai</w:t>
      </w:r>
      <w:proofErr w:type="spellEnd"/>
    </w:p>
    <w:p w14:paraId="0A665E03" w14:textId="77777777" w:rsidR="00900D69" w:rsidRPr="00900D69" w:rsidRDefault="00900D69">
      <w:pPr>
        <w:numPr>
          <w:ilvl w:val="0"/>
          <w:numId w:val="179"/>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với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w:t>
      </w:r>
    </w:p>
    <w:p w14:paraId="14315389" w14:textId="77777777" w:rsidR="00900D69" w:rsidRPr="00900D69" w:rsidRDefault="00900D6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Thu </w:t>
      </w:r>
      <w:proofErr w:type="spellStart"/>
      <w:r w:rsidRPr="00900D69">
        <w:rPr>
          <w:rFonts w:ascii="Times New Roman" w:eastAsia="Times New Roman" w:hAnsi="Times New Roman" w:cs="Times New Roman"/>
          <w:sz w:val="24"/>
          <w:szCs w:val="24"/>
        </w:rPr>
        <w:t>thập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thông</w:t>
      </w:r>
      <w:proofErr w:type="spellEnd"/>
      <w:r w:rsidRPr="00900D69">
        <w:rPr>
          <w:rFonts w:ascii="Times New Roman" w:eastAsia="Times New Roman" w:hAnsi="Times New Roman" w:cs="Times New Roman"/>
          <w:sz w:val="24"/>
          <w:szCs w:val="24"/>
        </w:rPr>
        <w:t xml:space="preserve"> tin.</w:t>
      </w:r>
    </w:p>
    <w:p w14:paraId="435E7C52" w14:textId="77777777" w:rsidR="00900D69" w:rsidRPr="00900D69" w:rsidRDefault="00900D69">
      <w:pPr>
        <w:numPr>
          <w:ilvl w:val="0"/>
          <w:numId w:val="179"/>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Business Project.</w:t>
      </w:r>
    </w:p>
    <w:p w14:paraId="1AD42F8E" w14:textId="77777777" w:rsidR="00900D69" w:rsidRPr="00900D69" w:rsidRDefault="00900D69">
      <w:pPr>
        <w:numPr>
          <w:ilvl w:val="0"/>
          <w:numId w:val="17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Hoàn </w:t>
      </w:r>
      <w:proofErr w:type="spellStart"/>
      <w:r w:rsidRPr="00900D69">
        <w:rPr>
          <w:rFonts w:ascii="Times New Roman" w:eastAsia="Times New Roman" w:hAnsi="Times New Roman" w:cs="Times New Roman"/>
          <w:sz w:val="24"/>
          <w:szCs w:val="24"/>
        </w:rPr>
        <w:t>thiện</w:t>
      </w:r>
      <w:proofErr w:type="spellEnd"/>
      <w:r w:rsidRPr="00900D69">
        <w:rPr>
          <w:rFonts w:ascii="Times New Roman" w:eastAsia="Times New Roman" w:hAnsi="Times New Roman" w:cs="Times New Roman"/>
          <w:sz w:val="24"/>
          <w:szCs w:val="24"/>
        </w:rPr>
        <w:t xml:space="preserve"> Deliverables.</w:t>
      </w:r>
    </w:p>
    <w:p w14:paraId="5931254A" w14:textId="77777777" w:rsidR="00900D69" w:rsidRPr="00900D69" w:rsidRDefault="00900D69">
      <w:pPr>
        <w:numPr>
          <w:ilvl w:val="0"/>
          <w:numId w:val="179"/>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Phối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hợp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với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quan</w:t>
      </w:r>
      <w:proofErr w:type="spellEnd"/>
      <w:r w:rsidRPr="00900D69">
        <w:rPr>
          <w:rFonts w:ascii="Times New Roman" w:eastAsia="Times New Roman" w:hAnsi="Times New Roman" w:cs="Times New Roman"/>
          <w:sz w:val="24"/>
          <w:szCs w:val="24"/>
        </w:rPr>
        <w:t>.</w:t>
      </w:r>
    </w:p>
    <w:p w14:paraId="4D706565" w14:textId="3C121AB8" w:rsidR="00900D69" w:rsidRPr="00900D69" w:rsidDel="008A70B5" w:rsidRDefault="00000000" w:rsidP="00900D69">
      <w:pPr>
        <w:spacing w:after="0" w:line="240" w:lineRule="auto"/>
        <w:rPr>
          <w:del w:id="1521" w:author="Admin" w:date="2026-07-06T15:00:00Z" w16du:dateUtc="2026-07-06T08:00:00Z"/>
          <w:rFonts w:ascii="Times New Roman" w:eastAsia="Times New Roman" w:hAnsi="Times New Roman" w:cs="Times New Roman"/>
          <w:sz w:val="24"/>
          <w:szCs w:val="24"/>
        </w:rPr>
      </w:pPr>
      <w:del w:id="1522" w:author="Admin" w:date="2026-07-06T15:00:00Z" w16du:dateUtc="2026-07-06T08:00:00Z">
        <w:r w:rsidDel="008A70B5">
          <w:rPr>
            <w:rFonts w:ascii="Times New Roman" w:eastAsia="Times New Roman" w:hAnsi="Times New Roman" w:cs="Times New Roman"/>
            <w:sz w:val="24"/>
            <w:szCs w:val="24"/>
          </w:rPr>
          <w:pict w14:anchorId="2A6538C2">
            <v:rect id="_x0000_i1375" style="width:0;height:1.5pt" o:hralign="center" o:hrstd="t" o:hr="t" fillcolor="#a0a0a0" stroked="f"/>
          </w:pict>
        </w:r>
      </w:del>
    </w:p>
    <w:p w14:paraId="6BEEA18A" w14:textId="77777777" w:rsidR="00900D69" w:rsidRPr="00900D69" w:rsidRDefault="00900D69" w:rsidP="008A70B5">
      <w:pPr>
        <w:spacing w:after="0" w:line="240" w:lineRule="auto"/>
        <w:rPr>
          <w:rFonts w:ascii="Times New Roman" w:eastAsia="Times New Roman" w:hAnsi="Times New Roman" w:cs="Times New Roman"/>
          <w:b/>
          <w:bCs/>
          <w:sz w:val="27"/>
          <w:szCs w:val="27"/>
        </w:rPr>
        <w:pPrChange w:id="1523" w:author="Admin" w:date="2026-07-06T15:00:00Z" w16du:dateUtc="2026-07-06T08:00: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 xml:space="preserve">C. </w:t>
      </w:r>
      <w:proofErr w:type="spellStart"/>
      <w:r w:rsidRPr="00900D69">
        <w:rPr>
          <w:rFonts w:ascii="Times New Roman" w:eastAsia="Times New Roman" w:hAnsi="Times New Roman" w:cs="Times New Roman"/>
          <w:b/>
          <w:bCs/>
          <w:sz w:val="27"/>
          <w:szCs w:val="27"/>
        </w:rPr>
        <w:t>Tổng</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kết</w:t>
      </w:r>
      <w:proofErr w:type="spellEnd"/>
    </w:p>
    <w:p w14:paraId="3CB820C5" w14:textId="77777777" w:rsidR="00900D69" w:rsidRPr="00900D69" w:rsidRDefault="00900D69">
      <w:pPr>
        <w:numPr>
          <w:ilvl w:val="0"/>
          <w:numId w:val="18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w:t>
      </w:r>
    </w:p>
    <w:p w14:paraId="7ECE064C" w14:textId="77777777" w:rsidR="00900D69" w:rsidRPr="00900D69" w:rsidRDefault="00900D69">
      <w:pPr>
        <w:numPr>
          <w:ilvl w:val="0"/>
          <w:numId w:val="18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Ghi</w:t>
      </w:r>
      <w:proofErr w:type="spellEnd"/>
      <w:r w:rsidRPr="00900D69">
        <w:rPr>
          <w:rFonts w:ascii="Times New Roman" w:eastAsia="Times New Roman" w:hAnsi="Times New Roman" w:cs="Times New Roman"/>
          <w:sz w:val="24"/>
          <w:szCs w:val="24"/>
        </w:rPr>
        <w:t xml:space="preserve"> Lessons Learned.</w:t>
      </w:r>
    </w:p>
    <w:p w14:paraId="40D47E8E" w14:textId="77777777" w:rsidR="00900D69" w:rsidRPr="00900D69" w:rsidRDefault="00900D69">
      <w:pPr>
        <w:numPr>
          <w:ilvl w:val="0"/>
          <w:numId w:val="18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Knowledge.</w:t>
      </w:r>
    </w:p>
    <w:p w14:paraId="3307EB9F" w14:textId="77777777" w:rsidR="00900D69" w:rsidRPr="00900D69" w:rsidRDefault="00900D69">
      <w:pPr>
        <w:numPr>
          <w:ilvl w:val="0"/>
          <w:numId w:val="18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p>
    <w:p w14:paraId="51E70B07" w14:textId="04655DDD" w:rsidR="00900D69" w:rsidRPr="00900D69" w:rsidDel="008A70B5" w:rsidRDefault="00000000" w:rsidP="00900D69">
      <w:pPr>
        <w:spacing w:after="0" w:line="240" w:lineRule="auto"/>
        <w:rPr>
          <w:del w:id="1524" w:author="Admin" w:date="2026-07-06T15:00:00Z" w16du:dateUtc="2026-07-06T08:00:00Z"/>
          <w:rFonts w:ascii="Times New Roman" w:eastAsia="Times New Roman" w:hAnsi="Times New Roman" w:cs="Times New Roman"/>
          <w:sz w:val="24"/>
          <w:szCs w:val="24"/>
        </w:rPr>
      </w:pPr>
      <w:del w:id="1525" w:author="Admin" w:date="2026-07-06T15:00:00Z" w16du:dateUtc="2026-07-06T08:00:00Z">
        <w:r w:rsidDel="008A70B5">
          <w:rPr>
            <w:rFonts w:ascii="Times New Roman" w:eastAsia="Times New Roman" w:hAnsi="Times New Roman" w:cs="Times New Roman"/>
            <w:sz w:val="24"/>
            <w:szCs w:val="24"/>
          </w:rPr>
          <w:lastRenderedPageBreak/>
          <w:pict w14:anchorId="083F340F">
            <v:rect id="_x0000_i1376" style="width:0;height:1.5pt" o:hralign="center" o:hrstd="t" o:hr="t" fillcolor="#a0a0a0" stroked="f"/>
          </w:pict>
        </w:r>
      </w:del>
    </w:p>
    <w:p w14:paraId="279EE456"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26" w:author="Admin" w:date="2026-07-06T15:00:00Z" w16du:dateUtc="2026-07-06T08:0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2.4. Chu </w:t>
      </w:r>
      <w:proofErr w:type="spellStart"/>
      <w:r w:rsidRPr="00900D69">
        <w:rPr>
          <w:rFonts w:ascii="Times New Roman" w:eastAsia="Times New Roman" w:hAnsi="Times New Roman" w:cs="Times New Roman"/>
          <w:b/>
          <w:bCs/>
          <w:kern w:val="36"/>
          <w:sz w:val="48"/>
          <w:szCs w:val="48"/>
        </w:rPr>
        <w:t>trình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làm</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việc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hằng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tuần</w:t>
      </w:r>
      <w:proofErr w:type="spellEnd"/>
      <w:r w:rsidRPr="00900D69">
        <w:rPr>
          <w:rFonts w:ascii="Times New Roman" w:eastAsia="Times New Roman" w:hAnsi="Times New Roman" w:cs="Times New Roman"/>
          <w:b/>
          <w:bCs/>
          <w:kern w:val="36"/>
          <w:sz w:val="48"/>
          <w:szCs w:val="48"/>
        </w:rPr>
        <w:t xml:space="preserve"> (Weekly Workflow)</w:t>
      </w:r>
    </w:p>
    <w:p w14:paraId="15AA741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Mỗi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tuần</w:t>
      </w:r>
      <w:proofErr w:type="spellEnd"/>
      <w:r w:rsidRPr="00900D69">
        <w:rPr>
          <w:rFonts w:ascii="Times New Roman" w:eastAsia="Times New Roman" w:hAnsi="Times New Roman" w:cs="Times New Roman"/>
          <w:sz w:val="24"/>
          <w:szCs w:val="24"/>
          <w:lang w:val="fr-FR"/>
        </w:rPr>
        <w:t xml:space="preserve"> Consultant </w:t>
      </w:r>
      <w:proofErr w:type="spellStart"/>
      <w:r w:rsidRPr="00900D69">
        <w:rPr>
          <w:rFonts w:ascii="Times New Roman" w:eastAsia="Times New Roman" w:hAnsi="Times New Roman" w:cs="Times New Roman"/>
          <w:sz w:val="24"/>
          <w:szCs w:val="24"/>
          <w:lang w:val="fr-FR"/>
        </w:rPr>
        <w:t>thực</w:t>
      </w:r>
      <w:proofErr w:type="spellEnd"/>
      <w:r w:rsidRPr="00900D69">
        <w:rPr>
          <w:rFonts w:ascii="Times New Roman" w:eastAsia="Times New Roman" w:hAnsi="Times New Roman" w:cs="Times New Roman"/>
          <w:sz w:val="24"/>
          <w:szCs w:val="24"/>
          <w:lang w:val="fr-FR"/>
        </w:rPr>
        <w:t xml:space="preserve"> </w:t>
      </w:r>
      <w:proofErr w:type="spellStart"/>
      <w:proofErr w:type="gramStart"/>
      <w:r w:rsidRPr="00900D69">
        <w:rPr>
          <w:rFonts w:ascii="Times New Roman" w:eastAsia="Times New Roman" w:hAnsi="Times New Roman" w:cs="Times New Roman"/>
          <w:sz w:val="24"/>
          <w:szCs w:val="24"/>
          <w:lang w:val="fr-FR"/>
        </w:rPr>
        <w:t>hiện</w:t>
      </w:r>
      <w:proofErr w:type="spellEnd"/>
      <w:r w:rsidRPr="00900D69">
        <w:rPr>
          <w:rFonts w:ascii="Times New Roman" w:eastAsia="Times New Roman" w:hAnsi="Times New Roman" w:cs="Times New Roman"/>
          <w:sz w:val="24"/>
          <w:szCs w:val="24"/>
          <w:lang w:val="fr-FR"/>
        </w:rPr>
        <w:t>:</w:t>
      </w:r>
      <w:proofErr w:type="gramEnd"/>
    </w:p>
    <w:p w14:paraId="4734365A"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lang w:val="fr-FR"/>
        </w:rPr>
      </w:pPr>
      <w:proofErr w:type="spellStart"/>
      <w:r w:rsidRPr="00900D69">
        <w:rPr>
          <w:rFonts w:ascii="Times New Roman" w:eastAsia="Times New Roman" w:hAnsi="Times New Roman" w:cs="Times New Roman"/>
          <w:b/>
          <w:bCs/>
          <w:sz w:val="36"/>
          <w:szCs w:val="36"/>
          <w:lang w:val="fr-FR"/>
        </w:rPr>
        <w:t>Đầu</w:t>
      </w:r>
      <w:proofErr w:type="spellEnd"/>
      <w:r w:rsidRPr="00900D69">
        <w:rPr>
          <w:rFonts w:ascii="Times New Roman" w:eastAsia="Times New Roman" w:hAnsi="Times New Roman" w:cs="Times New Roman"/>
          <w:b/>
          <w:bCs/>
          <w:sz w:val="36"/>
          <w:szCs w:val="36"/>
          <w:lang w:val="fr-FR"/>
        </w:rPr>
        <w:t xml:space="preserve"> </w:t>
      </w:r>
      <w:proofErr w:type="spellStart"/>
      <w:r w:rsidRPr="00900D69">
        <w:rPr>
          <w:rFonts w:ascii="Times New Roman" w:eastAsia="Times New Roman" w:hAnsi="Times New Roman" w:cs="Times New Roman"/>
          <w:b/>
          <w:bCs/>
          <w:sz w:val="36"/>
          <w:szCs w:val="36"/>
          <w:lang w:val="fr-FR"/>
        </w:rPr>
        <w:t>tuần</w:t>
      </w:r>
      <w:proofErr w:type="spellEnd"/>
    </w:p>
    <w:p w14:paraId="3915E3AD" w14:textId="77777777" w:rsidR="00900D69" w:rsidRPr="00900D69" w:rsidRDefault="00900D69">
      <w:pPr>
        <w:numPr>
          <w:ilvl w:val="0"/>
          <w:numId w:val="181"/>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Xác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định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mục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tiêu</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tuần</w:t>
      </w:r>
      <w:proofErr w:type="spellEnd"/>
      <w:r w:rsidRPr="00900D69">
        <w:rPr>
          <w:rFonts w:ascii="Times New Roman" w:eastAsia="Times New Roman" w:hAnsi="Times New Roman" w:cs="Times New Roman"/>
          <w:sz w:val="24"/>
          <w:szCs w:val="24"/>
          <w:lang w:val="fr-FR"/>
        </w:rPr>
        <w:t>.</w:t>
      </w:r>
    </w:p>
    <w:p w14:paraId="17CC3A8B" w14:textId="77777777" w:rsidR="00900D69" w:rsidRPr="00900D69" w:rsidRDefault="00900D69">
      <w:pPr>
        <w:numPr>
          <w:ilvl w:val="0"/>
          <w:numId w:val="181"/>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Rà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soát</w:t>
      </w:r>
      <w:proofErr w:type="spellEnd"/>
      <w:r w:rsidRPr="00900D69">
        <w:rPr>
          <w:rFonts w:ascii="Times New Roman" w:eastAsia="Times New Roman" w:hAnsi="Times New Roman" w:cs="Times New Roman"/>
          <w:sz w:val="24"/>
          <w:szCs w:val="24"/>
        </w:rPr>
        <w:t xml:space="preserve"> Roadmap.</w:t>
      </w:r>
    </w:p>
    <w:p w14:paraId="10EEA00B" w14:textId="77777777" w:rsidR="00900D69" w:rsidRPr="00900D69" w:rsidRDefault="00900D69">
      <w:pPr>
        <w:numPr>
          <w:ilvl w:val="0"/>
          <w:numId w:val="181"/>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Phân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bổ</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gian</w:t>
      </w:r>
      <w:proofErr w:type="spellEnd"/>
      <w:r w:rsidRPr="00900D69">
        <w:rPr>
          <w:rFonts w:ascii="Times New Roman" w:eastAsia="Times New Roman" w:hAnsi="Times New Roman" w:cs="Times New Roman"/>
          <w:sz w:val="24"/>
          <w:szCs w:val="24"/>
        </w:rPr>
        <w:t>.</w:t>
      </w:r>
    </w:p>
    <w:p w14:paraId="2D7E8CA8" w14:textId="57302C75" w:rsidR="00900D69" w:rsidRPr="00900D69" w:rsidDel="008A70B5" w:rsidRDefault="00000000" w:rsidP="00900D69">
      <w:pPr>
        <w:spacing w:after="0" w:line="240" w:lineRule="auto"/>
        <w:rPr>
          <w:del w:id="1527" w:author="Admin" w:date="2026-07-06T15:00:00Z" w16du:dateUtc="2026-07-06T08:00:00Z"/>
          <w:rFonts w:ascii="Times New Roman" w:eastAsia="Times New Roman" w:hAnsi="Times New Roman" w:cs="Times New Roman"/>
          <w:sz w:val="24"/>
          <w:szCs w:val="24"/>
        </w:rPr>
      </w:pPr>
      <w:del w:id="1528" w:author="Admin" w:date="2026-07-06T15:00:00Z" w16du:dateUtc="2026-07-06T08:00:00Z">
        <w:r w:rsidDel="008A70B5">
          <w:rPr>
            <w:rFonts w:ascii="Times New Roman" w:eastAsia="Times New Roman" w:hAnsi="Times New Roman" w:cs="Times New Roman"/>
            <w:sz w:val="24"/>
            <w:szCs w:val="24"/>
          </w:rPr>
          <w:pict w14:anchorId="7BBCE528">
            <v:rect id="_x0000_i1377" style="width:0;height:1.5pt" o:hralign="center" o:hrstd="t" o:hr="t" fillcolor="#a0a0a0" stroked="f"/>
          </w:pict>
        </w:r>
      </w:del>
    </w:p>
    <w:p w14:paraId="6AE6C785" w14:textId="77777777" w:rsidR="00900D69" w:rsidRPr="00900D69" w:rsidRDefault="00900D69" w:rsidP="008A70B5">
      <w:pPr>
        <w:spacing w:after="0" w:line="240" w:lineRule="auto"/>
        <w:rPr>
          <w:rFonts w:ascii="Times New Roman" w:eastAsia="Times New Roman" w:hAnsi="Times New Roman" w:cs="Times New Roman"/>
          <w:b/>
          <w:bCs/>
          <w:sz w:val="36"/>
          <w:szCs w:val="36"/>
        </w:rPr>
        <w:pPrChange w:id="1529" w:author="Admin" w:date="2026-07-06T15:00:00Z" w16du:dateUtc="2026-07-06T08:00:00Z">
          <w:pPr>
            <w:spacing w:before="100" w:beforeAutospacing="1" w:after="100" w:afterAutospacing="1" w:line="240" w:lineRule="auto"/>
            <w:outlineLvl w:val="1"/>
          </w:pPr>
        </w:pPrChange>
      </w:pPr>
      <w:proofErr w:type="spellStart"/>
      <w:r w:rsidRPr="00900D69">
        <w:rPr>
          <w:rFonts w:ascii="Times New Roman" w:eastAsia="Times New Roman" w:hAnsi="Times New Roman" w:cs="Times New Roman"/>
          <w:b/>
          <w:bCs/>
          <w:sz w:val="36"/>
          <w:szCs w:val="36"/>
        </w:rPr>
        <w:t>Giữa</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tuần</w:t>
      </w:r>
      <w:proofErr w:type="spellEnd"/>
    </w:p>
    <w:p w14:paraId="328125E3" w14:textId="77777777" w:rsidR="00900D69" w:rsidRPr="00900D69" w:rsidRDefault="00900D69">
      <w:pPr>
        <w:numPr>
          <w:ilvl w:val="0"/>
          <w:numId w:val="182"/>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Họp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với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hàng</w:t>
      </w:r>
      <w:proofErr w:type="spellEnd"/>
      <w:r w:rsidRPr="00900D69">
        <w:rPr>
          <w:rFonts w:ascii="Times New Roman" w:eastAsia="Times New Roman" w:hAnsi="Times New Roman" w:cs="Times New Roman"/>
          <w:sz w:val="24"/>
          <w:szCs w:val="24"/>
        </w:rPr>
        <w:t>.</w:t>
      </w:r>
    </w:p>
    <w:p w14:paraId="1F9756F3" w14:textId="77777777" w:rsidR="00900D69" w:rsidRPr="00900D69" w:rsidRDefault="00900D69">
      <w:pPr>
        <w:numPr>
          <w:ilvl w:val="0"/>
          <w:numId w:val="182"/>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Kiểm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tra</w:t>
      </w:r>
      <w:proofErr w:type="spellEnd"/>
      <w:r w:rsidRPr="00900D69">
        <w:rPr>
          <w:rFonts w:ascii="Times New Roman" w:eastAsia="Times New Roman" w:hAnsi="Times New Roman" w:cs="Times New Roman"/>
          <w:sz w:val="24"/>
          <w:szCs w:val="24"/>
        </w:rPr>
        <w:t xml:space="preserve"> Milestone.</w:t>
      </w:r>
    </w:p>
    <w:p w14:paraId="0BEF67D2" w14:textId="77777777" w:rsidR="00900D69" w:rsidRPr="00900D69" w:rsidRDefault="00900D69">
      <w:pPr>
        <w:numPr>
          <w:ilvl w:val="0"/>
          <w:numId w:val="182"/>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Hỗ</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Issue.</w:t>
      </w:r>
    </w:p>
    <w:p w14:paraId="7A6E97F6" w14:textId="5572702C" w:rsidR="00900D69" w:rsidRPr="00900D69" w:rsidDel="008A70B5" w:rsidRDefault="00000000" w:rsidP="00900D69">
      <w:pPr>
        <w:spacing w:after="0" w:line="240" w:lineRule="auto"/>
        <w:rPr>
          <w:del w:id="1530" w:author="Admin" w:date="2026-07-06T15:00:00Z" w16du:dateUtc="2026-07-06T08:00:00Z"/>
          <w:rFonts w:ascii="Times New Roman" w:eastAsia="Times New Roman" w:hAnsi="Times New Roman" w:cs="Times New Roman"/>
          <w:sz w:val="24"/>
          <w:szCs w:val="24"/>
        </w:rPr>
      </w:pPr>
      <w:del w:id="1531" w:author="Admin" w:date="2026-07-06T15:00:00Z" w16du:dateUtc="2026-07-06T08:00:00Z">
        <w:r w:rsidDel="008A70B5">
          <w:rPr>
            <w:rFonts w:ascii="Times New Roman" w:eastAsia="Times New Roman" w:hAnsi="Times New Roman" w:cs="Times New Roman"/>
            <w:sz w:val="24"/>
            <w:szCs w:val="24"/>
          </w:rPr>
          <w:pict w14:anchorId="18B03B33">
            <v:rect id="_x0000_i1378" style="width:0;height:1.5pt" o:hralign="center" o:hrstd="t" o:hr="t" fillcolor="#a0a0a0" stroked="f"/>
          </w:pict>
        </w:r>
      </w:del>
    </w:p>
    <w:p w14:paraId="7FC8ACCD" w14:textId="77777777" w:rsidR="00900D69" w:rsidRPr="00900D69" w:rsidRDefault="00900D69" w:rsidP="008A70B5">
      <w:pPr>
        <w:spacing w:after="0" w:line="240" w:lineRule="auto"/>
        <w:rPr>
          <w:rFonts w:ascii="Times New Roman" w:eastAsia="Times New Roman" w:hAnsi="Times New Roman" w:cs="Times New Roman"/>
          <w:b/>
          <w:bCs/>
          <w:sz w:val="36"/>
          <w:szCs w:val="36"/>
        </w:rPr>
        <w:pPrChange w:id="1532" w:author="Admin" w:date="2026-07-06T15:00:00Z" w16du:dateUtc="2026-07-06T08:00:00Z">
          <w:pPr>
            <w:spacing w:before="100" w:beforeAutospacing="1" w:after="100" w:afterAutospacing="1" w:line="240" w:lineRule="auto"/>
            <w:outlineLvl w:val="1"/>
          </w:pPr>
        </w:pPrChange>
      </w:pPr>
      <w:proofErr w:type="spellStart"/>
      <w:r w:rsidRPr="00900D69">
        <w:rPr>
          <w:rFonts w:ascii="Times New Roman" w:eastAsia="Times New Roman" w:hAnsi="Times New Roman" w:cs="Times New Roman"/>
          <w:b/>
          <w:bCs/>
          <w:sz w:val="36"/>
          <w:szCs w:val="36"/>
        </w:rPr>
        <w:t>Cuối</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tuần</w:t>
      </w:r>
      <w:proofErr w:type="spellEnd"/>
    </w:p>
    <w:p w14:paraId="509A3F2A" w14:textId="77777777" w:rsidR="00900D69" w:rsidRPr="00900D69" w:rsidRDefault="00900D6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Weekly Progress Report.</w:t>
      </w:r>
    </w:p>
    <w:p w14:paraId="4876107D" w14:textId="77777777" w:rsidR="00900D69" w:rsidRPr="00900D69" w:rsidRDefault="00900D6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Lessons Learned.</w:t>
      </w:r>
    </w:p>
    <w:p w14:paraId="74636A44" w14:textId="77777777" w:rsidR="00900D69" w:rsidRPr="00900D69" w:rsidRDefault="00900D69">
      <w:pPr>
        <w:numPr>
          <w:ilvl w:val="0"/>
          <w:numId w:val="18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Risk Review.</w:t>
      </w:r>
    </w:p>
    <w:p w14:paraId="24F0B142" w14:textId="77777777" w:rsidR="00900D69" w:rsidRPr="00900D69" w:rsidRDefault="00900D69">
      <w:pPr>
        <w:numPr>
          <w:ilvl w:val="0"/>
          <w:numId w:val="183"/>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Kế</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hoạch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tuần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w:t>
      </w:r>
    </w:p>
    <w:p w14:paraId="40CD02E0" w14:textId="56CBEED2" w:rsidR="00900D69" w:rsidRPr="00900D69" w:rsidDel="008A70B5" w:rsidRDefault="00000000" w:rsidP="00900D69">
      <w:pPr>
        <w:spacing w:after="0" w:line="240" w:lineRule="auto"/>
        <w:rPr>
          <w:del w:id="1533" w:author="Admin" w:date="2026-07-06T15:00:00Z" w16du:dateUtc="2026-07-06T08:00:00Z"/>
          <w:rFonts w:ascii="Times New Roman" w:eastAsia="Times New Roman" w:hAnsi="Times New Roman" w:cs="Times New Roman"/>
          <w:sz w:val="24"/>
          <w:szCs w:val="24"/>
        </w:rPr>
      </w:pPr>
      <w:del w:id="1534" w:author="Admin" w:date="2026-07-06T15:00:00Z" w16du:dateUtc="2026-07-06T08:00:00Z">
        <w:r w:rsidDel="008A70B5">
          <w:rPr>
            <w:rFonts w:ascii="Times New Roman" w:eastAsia="Times New Roman" w:hAnsi="Times New Roman" w:cs="Times New Roman"/>
            <w:sz w:val="24"/>
            <w:szCs w:val="24"/>
          </w:rPr>
          <w:pict w14:anchorId="3BDBDD2F">
            <v:rect id="_x0000_i1379" style="width:0;height:1.5pt" o:hralign="center" o:hrstd="t" o:hr="t" fillcolor="#a0a0a0" stroked="f"/>
          </w:pict>
        </w:r>
      </w:del>
    </w:p>
    <w:p w14:paraId="13F4134F"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35" w:author="Admin" w:date="2026-07-06T15:00:00Z" w16du:dateUtc="2026-07-06T08:0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2.5. Chu </w:t>
      </w:r>
      <w:proofErr w:type="spellStart"/>
      <w:r w:rsidRPr="00900D69">
        <w:rPr>
          <w:rFonts w:ascii="Times New Roman" w:eastAsia="Times New Roman" w:hAnsi="Times New Roman" w:cs="Times New Roman"/>
          <w:b/>
          <w:bCs/>
          <w:kern w:val="36"/>
          <w:sz w:val="48"/>
          <w:szCs w:val="48"/>
        </w:rPr>
        <w:t>trình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làm</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việc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hằng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tháng</w:t>
      </w:r>
      <w:proofErr w:type="spellEnd"/>
    </w:p>
    <w:p w14:paraId="15957F9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tháng</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w:t>
      </w:r>
    </w:p>
    <w:p w14:paraId="234B8431" w14:textId="77777777" w:rsidR="00900D69" w:rsidRPr="00900D69" w:rsidRDefault="00900D69">
      <w:pPr>
        <w:numPr>
          <w:ilvl w:val="0"/>
          <w:numId w:val="18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Đánh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Business Project.</w:t>
      </w:r>
    </w:p>
    <w:p w14:paraId="231B0D37" w14:textId="77777777" w:rsidR="00900D69" w:rsidRPr="00900D69" w:rsidRDefault="00900D69">
      <w:pPr>
        <w:numPr>
          <w:ilvl w:val="0"/>
          <w:numId w:val="18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Kiểm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tra</w:t>
      </w:r>
      <w:proofErr w:type="spellEnd"/>
      <w:r w:rsidRPr="00900D69">
        <w:rPr>
          <w:rFonts w:ascii="Times New Roman" w:eastAsia="Times New Roman" w:hAnsi="Times New Roman" w:cs="Times New Roman"/>
          <w:sz w:val="24"/>
          <w:szCs w:val="24"/>
        </w:rPr>
        <w:t xml:space="preserve"> KPI.</w:t>
      </w:r>
    </w:p>
    <w:p w14:paraId="5FD6C069" w14:textId="77777777" w:rsidR="00900D69" w:rsidRPr="00900D69" w:rsidRDefault="00900D69">
      <w:pPr>
        <w:numPr>
          <w:ilvl w:val="0"/>
          <w:numId w:val="18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Đánh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giá</w:t>
      </w:r>
      <w:proofErr w:type="spellEnd"/>
      <w:r w:rsidRPr="00900D69">
        <w:rPr>
          <w:rFonts w:ascii="Times New Roman" w:eastAsia="Times New Roman" w:hAnsi="Times New Roman" w:cs="Times New Roman"/>
          <w:sz w:val="24"/>
          <w:szCs w:val="24"/>
        </w:rPr>
        <w:t xml:space="preserve"> Customer Satisfaction.</w:t>
      </w:r>
    </w:p>
    <w:p w14:paraId="4CA05648" w14:textId="77777777" w:rsidR="00900D69" w:rsidRPr="00900D69" w:rsidRDefault="00900D69">
      <w:pPr>
        <w:numPr>
          <w:ilvl w:val="0"/>
          <w:numId w:val="18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Case Study.</w:t>
      </w:r>
    </w:p>
    <w:p w14:paraId="3E1AF5B4" w14:textId="77777777" w:rsidR="00900D69" w:rsidRPr="00900D69" w:rsidRDefault="00900D69">
      <w:pPr>
        <w:numPr>
          <w:ilvl w:val="0"/>
          <w:numId w:val="18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Đề</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xuất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Methodology.</w:t>
      </w:r>
    </w:p>
    <w:p w14:paraId="2B50C34C" w14:textId="77777777" w:rsidR="00900D69" w:rsidRPr="00900D69" w:rsidRDefault="00900D69">
      <w:pPr>
        <w:numPr>
          <w:ilvl w:val="0"/>
          <w:numId w:val="18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Đề</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xuất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Business Consulting OS.</w:t>
      </w:r>
    </w:p>
    <w:p w14:paraId="54610A55" w14:textId="412BA994" w:rsidR="00900D69" w:rsidRPr="00900D69" w:rsidDel="008A70B5" w:rsidRDefault="00000000" w:rsidP="00900D69">
      <w:pPr>
        <w:spacing w:after="0" w:line="240" w:lineRule="auto"/>
        <w:rPr>
          <w:del w:id="1536" w:author="Admin" w:date="2026-07-06T15:00:00Z" w16du:dateUtc="2026-07-06T08:00:00Z"/>
          <w:rFonts w:ascii="Times New Roman" w:eastAsia="Times New Roman" w:hAnsi="Times New Roman" w:cs="Times New Roman"/>
          <w:sz w:val="24"/>
          <w:szCs w:val="24"/>
        </w:rPr>
      </w:pPr>
      <w:del w:id="1537" w:author="Admin" w:date="2026-07-06T15:00:00Z" w16du:dateUtc="2026-07-06T08:00:00Z">
        <w:r w:rsidDel="008A70B5">
          <w:rPr>
            <w:rFonts w:ascii="Times New Roman" w:eastAsia="Times New Roman" w:hAnsi="Times New Roman" w:cs="Times New Roman"/>
            <w:sz w:val="24"/>
            <w:szCs w:val="24"/>
          </w:rPr>
          <w:pict w14:anchorId="7CC11CC0">
            <v:rect id="_x0000_i1380" style="width:0;height:1.5pt" o:hralign="center" o:hrstd="t" o:hr="t" fillcolor="#a0a0a0" stroked="f"/>
          </w:pict>
        </w:r>
      </w:del>
    </w:p>
    <w:p w14:paraId="29D642E9"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38" w:author="Admin" w:date="2026-07-06T15:00:00Z" w16du:dateUtc="2026-07-06T08:0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2.6. Công </w:t>
      </w:r>
      <w:proofErr w:type="spellStart"/>
      <w:r w:rsidRPr="00900D69">
        <w:rPr>
          <w:rFonts w:ascii="Times New Roman" w:eastAsia="Times New Roman" w:hAnsi="Times New Roman" w:cs="Times New Roman"/>
          <w:b/>
          <w:bCs/>
          <w:kern w:val="36"/>
          <w:sz w:val="48"/>
          <w:szCs w:val="48"/>
        </w:rPr>
        <w:t>việc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theo</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từng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giai</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đoạn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dự</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án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2"/>
        <w:gridCol w:w="2093"/>
        <w:gridCol w:w="2902"/>
      </w:tblGrid>
      <w:tr w:rsidR="00900D69" w:rsidRPr="00900D69" w14:paraId="317D0F1A" w14:textId="77777777">
        <w:trPr>
          <w:tblHeader/>
          <w:tblCellSpacing w:w="15" w:type="dxa"/>
        </w:trPr>
        <w:tc>
          <w:tcPr>
            <w:tcW w:w="0" w:type="auto"/>
            <w:vAlign w:val="center"/>
            <w:hideMark/>
          </w:tcPr>
          <w:p w14:paraId="1BD1AAEE"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r w:rsidRPr="00900D69">
              <w:rPr>
                <w:rFonts w:ascii="Times New Roman" w:eastAsia="Times New Roman" w:hAnsi="Times New Roman" w:cs="Times New Roman"/>
                <w:b/>
                <w:bCs/>
                <w:sz w:val="24"/>
                <w:szCs w:val="24"/>
              </w:rPr>
              <w:t xml:space="preserve">Giai </w:t>
            </w:r>
            <w:proofErr w:type="spellStart"/>
            <w:r w:rsidRPr="00900D69">
              <w:rPr>
                <w:rFonts w:ascii="Times New Roman" w:eastAsia="Times New Roman" w:hAnsi="Times New Roman" w:cs="Times New Roman"/>
                <w:b/>
                <w:bCs/>
                <w:sz w:val="24"/>
                <w:szCs w:val="24"/>
              </w:rPr>
              <w:t>đoạn</w:t>
            </w:r>
            <w:proofErr w:type="spellEnd"/>
          </w:p>
        </w:tc>
        <w:tc>
          <w:tcPr>
            <w:tcW w:w="0" w:type="auto"/>
            <w:vAlign w:val="center"/>
            <w:hideMark/>
          </w:tcPr>
          <w:p w14:paraId="55972E79"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r w:rsidRPr="00900D69">
              <w:rPr>
                <w:rFonts w:ascii="Times New Roman" w:eastAsia="Times New Roman" w:hAnsi="Times New Roman" w:cs="Times New Roman"/>
                <w:b/>
                <w:bCs/>
                <w:sz w:val="24"/>
                <w:szCs w:val="24"/>
              </w:rPr>
              <w:t xml:space="preserve">Vai </w:t>
            </w:r>
            <w:proofErr w:type="spellStart"/>
            <w:r w:rsidRPr="00900D69">
              <w:rPr>
                <w:rFonts w:ascii="Times New Roman" w:eastAsia="Times New Roman" w:hAnsi="Times New Roman" w:cs="Times New Roman"/>
                <w:b/>
                <w:bCs/>
                <w:sz w:val="24"/>
                <w:szCs w:val="24"/>
              </w:rPr>
              <w:t>trò</w:t>
            </w:r>
            <w:proofErr w:type="spellEnd"/>
            <w:r w:rsidRPr="00900D69">
              <w:rPr>
                <w:rFonts w:ascii="Times New Roman" w:eastAsia="Times New Roman" w:hAnsi="Times New Roman" w:cs="Times New Roman"/>
                <w:b/>
                <w:bCs/>
                <w:sz w:val="24"/>
                <w:szCs w:val="24"/>
              </w:rPr>
              <w:t xml:space="preserve"> Consultant</w:t>
            </w:r>
          </w:p>
        </w:tc>
        <w:tc>
          <w:tcPr>
            <w:tcW w:w="0" w:type="auto"/>
            <w:vAlign w:val="center"/>
            <w:hideMark/>
          </w:tcPr>
          <w:p w14:paraId="23DEB2C6"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proofErr w:type="spellStart"/>
            <w:r w:rsidRPr="00900D69">
              <w:rPr>
                <w:rFonts w:ascii="Times New Roman" w:eastAsia="Times New Roman" w:hAnsi="Times New Roman" w:cs="Times New Roman"/>
                <w:b/>
                <w:bCs/>
                <w:sz w:val="24"/>
                <w:szCs w:val="24"/>
              </w:rPr>
              <w:t>Đầu</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ra</w:t>
            </w:r>
            <w:proofErr w:type="spellEnd"/>
          </w:p>
        </w:tc>
      </w:tr>
      <w:tr w:rsidR="00900D69" w:rsidRPr="00900D69" w14:paraId="6EF1C4A5" w14:textId="77777777">
        <w:trPr>
          <w:tblCellSpacing w:w="15" w:type="dxa"/>
        </w:trPr>
        <w:tc>
          <w:tcPr>
            <w:tcW w:w="0" w:type="auto"/>
            <w:vAlign w:val="center"/>
            <w:hideMark/>
          </w:tcPr>
          <w:p w14:paraId="25B922A0"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Context</w:t>
            </w:r>
          </w:p>
        </w:tc>
        <w:tc>
          <w:tcPr>
            <w:tcW w:w="0" w:type="auto"/>
            <w:vAlign w:val="center"/>
            <w:hideMark/>
          </w:tcPr>
          <w:p w14:paraId="4A722738"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Hiểu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bối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cảnh</w:t>
            </w:r>
            <w:proofErr w:type="spellEnd"/>
          </w:p>
        </w:tc>
        <w:tc>
          <w:tcPr>
            <w:tcW w:w="0" w:type="auto"/>
            <w:vAlign w:val="center"/>
            <w:hideMark/>
          </w:tcPr>
          <w:p w14:paraId="18577A0B"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Context Report</w:t>
            </w:r>
          </w:p>
        </w:tc>
      </w:tr>
      <w:tr w:rsidR="00900D69" w:rsidRPr="00900D69" w14:paraId="02E67B40" w14:textId="77777777">
        <w:trPr>
          <w:tblCellSpacing w:w="15" w:type="dxa"/>
        </w:trPr>
        <w:tc>
          <w:tcPr>
            <w:tcW w:w="0" w:type="auto"/>
            <w:vAlign w:val="center"/>
            <w:hideMark/>
          </w:tcPr>
          <w:p w14:paraId="4C11E72D"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Discovery</w:t>
            </w:r>
          </w:p>
        </w:tc>
        <w:tc>
          <w:tcPr>
            <w:tcW w:w="0" w:type="auto"/>
            <w:vAlign w:val="center"/>
            <w:hideMark/>
          </w:tcPr>
          <w:p w14:paraId="65DE7F4A"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Khám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w:t>
            </w:r>
            <w:proofErr w:type="spellEnd"/>
          </w:p>
        </w:tc>
        <w:tc>
          <w:tcPr>
            <w:tcW w:w="0" w:type="auto"/>
            <w:vAlign w:val="center"/>
            <w:hideMark/>
          </w:tcPr>
          <w:p w14:paraId="23C620D6"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Discovery Report</w:t>
            </w:r>
          </w:p>
        </w:tc>
      </w:tr>
      <w:tr w:rsidR="00900D69" w:rsidRPr="00900D69" w14:paraId="54504846" w14:textId="77777777">
        <w:trPr>
          <w:tblCellSpacing w:w="15" w:type="dxa"/>
        </w:trPr>
        <w:tc>
          <w:tcPr>
            <w:tcW w:w="0" w:type="auto"/>
            <w:vAlign w:val="center"/>
            <w:hideMark/>
          </w:tcPr>
          <w:p w14:paraId="5F1300FE"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Diagnosis</w:t>
            </w:r>
          </w:p>
        </w:tc>
        <w:tc>
          <w:tcPr>
            <w:tcW w:w="0" w:type="auto"/>
            <w:vAlign w:val="center"/>
            <w:hideMark/>
          </w:tcPr>
          <w:p w14:paraId="7719F9B2"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đoán</w:t>
            </w:r>
            <w:proofErr w:type="spellEnd"/>
          </w:p>
        </w:tc>
        <w:tc>
          <w:tcPr>
            <w:tcW w:w="0" w:type="auto"/>
            <w:vAlign w:val="center"/>
            <w:hideMark/>
          </w:tcPr>
          <w:p w14:paraId="3A8D2850"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Diagnosis Report</w:t>
            </w:r>
          </w:p>
        </w:tc>
      </w:tr>
      <w:tr w:rsidR="00900D69" w:rsidRPr="00900D69" w14:paraId="72C2A8D9" w14:textId="77777777">
        <w:trPr>
          <w:tblCellSpacing w:w="15" w:type="dxa"/>
        </w:trPr>
        <w:tc>
          <w:tcPr>
            <w:tcW w:w="0" w:type="auto"/>
            <w:vAlign w:val="center"/>
            <w:hideMark/>
          </w:tcPr>
          <w:p w14:paraId="26F17CA6"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lastRenderedPageBreak/>
              <w:t>Business Transformation</w:t>
            </w:r>
          </w:p>
        </w:tc>
        <w:tc>
          <w:tcPr>
            <w:tcW w:w="0" w:type="auto"/>
            <w:vAlign w:val="center"/>
            <w:hideMark/>
          </w:tcPr>
          <w:p w14:paraId="1947B044"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Thiết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w:t>
            </w:r>
            <w:proofErr w:type="spellEnd"/>
            <w:r w:rsidRPr="00900D69">
              <w:rPr>
                <w:rFonts w:ascii="Times New Roman" w:eastAsia="Times New Roman" w:hAnsi="Times New Roman" w:cs="Times New Roman"/>
                <w:sz w:val="24"/>
                <w:szCs w:val="24"/>
              </w:rPr>
              <w:t xml:space="preserve"> Roadmap</w:t>
            </w:r>
          </w:p>
        </w:tc>
        <w:tc>
          <w:tcPr>
            <w:tcW w:w="0" w:type="auto"/>
            <w:vAlign w:val="center"/>
            <w:hideMark/>
          </w:tcPr>
          <w:p w14:paraId="6E41F0E0"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Proposal, SOW, Roadmap</w:t>
            </w:r>
          </w:p>
        </w:tc>
      </w:tr>
      <w:tr w:rsidR="00900D69" w:rsidRPr="00900D69" w14:paraId="6FF3FED9" w14:textId="77777777">
        <w:trPr>
          <w:tblCellSpacing w:w="15" w:type="dxa"/>
        </w:trPr>
        <w:tc>
          <w:tcPr>
            <w:tcW w:w="0" w:type="auto"/>
            <w:vAlign w:val="center"/>
            <w:hideMark/>
          </w:tcPr>
          <w:p w14:paraId="30D48731"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Consulting Delivery</w:t>
            </w:r>
          </w:p>
        </w:tc>
        <w:tc>
          <w:tcPr>
            <w:tcW w:w="0" w:type="auto"/>
            <w:vAlign w:val="center"/>
            <w:hideMark/>
          </w:tcPr>
          <w:p w14:paraId="64532E1A"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Đồng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p>
        </w:tc>
        <w:tc>
          <w:tcPr>
            <w:tcW w:w="0" w:type="auto"/>
            <w:vAlign w:val="center"/>
            <w:hideMark/>
          </w:tcPr>
          <w:p w14:paraId="661C8A56"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Weekly Report</w:t>
            </w:r>
          </w:p>
        </w:tc>
      </w:tr>
      <w:tr w:rsidR="00900D69" w:rsidRPr="00900D69" w14:paraId="614349F2" w14:textId="77777777">
        <w:trPr>
          <w:tblCellSpacing w:w="15" w:type="dxa"/>
        </w:trPr>
        <w:tc>
          <w:tcPr>
            <w:tcW w:w="0" w:type="auto"/>
            <w:vAlign w:val="center"/>
            <w:hideMark/>
          </w:tcPr>
          <w:p w14:paraId="7E84C377"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Knowledge Capture</w:t>
            </w:r>
          </w:p>
        </w:tc>
        <w:tc>
          <w:tcPr>
            <w:tcW w:w="0" w:type="auto"/>
            <w:vAlign w:val="center"/>
            <w:hideMark/>
          </w:tcPr>
          <w:p w14:paraId="464B9727"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p>
        </w:tc>
        <w:tc>
          <w:tcPr>
            <w:tcW w:w="0" w:type="auto"/>
            <w:vAlign w:val="center"/>
            <w:hideMark/>
          </w:tcPr>
          <w:p w14:paraId="5CF294CC"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Case Study, Lessons Learned</w:t>
            </w:r>
          </w:p>
        </w:tc>
      </w:tr>
      <w:tr w:rsidR="00900D69" w:rsidRPr="00900D69" w14:paraId="4C5D2620" w14:textId="77777777">
        <w:trPr>
          <w:tblCellSpacing w:w="15" w:type="dxa"/>
        </w:trPr>
        <w:tc>
          <w:tcPr>
            <w:tcW w:w="0" w:type="auto"/>
            <w:vAlign w:val="center"/>
            <w:hideMark/>
          </w:tcPr>
          <w:p w14:paraId="6D78C212"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Customer Success</w:t>
            </w:r>
          </w:p>
        </w:tc>
        <w:tc>
          <w:tcPr>
            <w:tcW w:w="0" w:type="auto"/>
            <w:vAlign w:val="center"/>
            <w:hideMark/>
          </w:tcPr>
          <w:p w14:paraId="4CBA21BA"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Theo </w:t>
            </w:r>
            <w:proofErr w:type="spellStart"/>
            <w:r w:rsidRPr="00900D69">
              <w:rPr>
                <w:rFonts w:ascii="Times New Roman" w:eastAsia="Times New Roman" w:hAnsi="Times New Roman" w:cs="Times New Roman"/>
                <w:sz w:val="24"/>
                <w:szCs w:val="24"/>
              </w:rPr>
              <w:t>dõi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p>
        </w:tc>
        <w:tc>
          <w:tcPr>
            <w:tcW w:w="0" w:type="auto"/>
            <w:vAlign w:val="center"/>
            <w:hideMark/>
          </w:tcPr>
          <w:p w14:paraId="1BACB9B5"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Success Review</w:t>
            </w:r>
          </w:p>
        </w:tc>
      </w:tr>
    </w:tbl>
    <w:p w14:paraId="2C8C7D82" w14:textId="77B49AD4" w:rsidR="00900D69" w:rsidRPr="00900D69" w:rsidDel="008A70B5" w:rsidRDefault="00000000" w:rsidP="00900D69">
      <w:pPr>
        <w:spacing w:after="0" w:line="240" w:lineRule="auto"/>
        <w:rPr>
          <w:del w:id="1539" w:author="Admin" w:date="2026-07-06T15:00:00Z" w16du:dateUtc="2026-07-06T08:00:00Z"/>
          <w:rFonts w:ascii="Times New Roman" w:eastAsia="Times New Roman" w:hAnsi="Times New Roman" w:cs="Times New Roman"/>
          <w:sz w:val="24"/>
          <w:szCs w:val="24"/>
        </w:rPr>
      </w:pPr>
      <w:del w:id="1540" w:author="Admin" w:date="2026-07-06T15:00:00Z" w16du:dateUtc="2026-07-06T08:00:00Z">
        <w:r w:rsidDel="008A70B5">
          <w:rPr>
            <w:rFonts w:ascii="Times New Roman" w:eastAsia="Times New Roman" w:hAnsi="Times New Roman" w:cs="Times New Roman"/>
            <w:sz w:val="24"/>
            <w:szCs w:val="24"/>
          </w:rPr>
          <w:pict w14:anchorId="1778F94C">
            <v:rect id="_x0000_i1381" style="width:0;height:1.5pt" o:hralign="center" o:hrstd="t" o:hr="t" fillcolor="#a0a0a0" stroked="f"/>
          </w:pict>
        </w:r>
      </w:del>
    </w:p>
    <w:p w14:paraId="24B79C93"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41" w:author="Admin" w:date="2026-07-06T15:00:00Z" w16du:dateUtc="2026-07-06T08:0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2.7. Checklist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Consultant</w:t>
      </w:r>
    </w:p>
    <w:p w14:paraId="32FE7DA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Checklist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w:t>
      </w:r>
    </w:p>
    <w:p w14:paraId="68277018"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900D69">
        <w:rPr>
          <w:rFonts w:ascii="Times New Roman" w:eastAsia="Times New Roman" w:hAnsi="Times New Roman" w:cs="Times New Roman"/>
          <w:b/>
          <w:bCs/>
          <w:sz w:val="36"/>
          <w:szCs w:val="36"/>
        </w:rPr>
        <w:t>Trước</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khi</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gặp</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doanh</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nghiệp</w:t>
      </w:r>
      <w:proofErr w:type="spellEnd"/>
    </w:p>
    <w:p w14:paraId="4C042F4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Đọc</w:t>
      </w:r>
      <w:proofErr w:type="spellEnd"/>
      <w:r w:rsidRPr="00900D69">
        <w:rPr>
          <w:rFonts w:ascii="Times New Roman" w:eastAsia="Times New Roman" w:hAnsi="Times New Roman" w:cs="Times New Roman"/>
          <w:sz w:val="24"/>
          <w:szCs w:val="24"/>
        </w:rPr>
        <w:t xml:space="preserve"> Business Context.</w:t>
      </w:r>
    </w:p>
    <w:p w14:paraId="579743A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bị</w:t>
      </w:r>
      <w:proofErr w:type="spellEnd"/>
      <w:r w:rsidRPr="00900D69">
        <w:rPr>
          <w:rFonts w:ascii="Times New Roman" w:eastAsia="Times New Roman" w:hAnsi="Times New Roman" w:cs="Times New Roman"/>
          <w:sz w:val="24"/>
          <w:szCs w:val="24"/>
        </w:rPr>
        <w:t xml:space="preserve"> TPS Canvas.</w:t>
      </w:r>
    </w:p>
    <w:p w14:paraId="610A939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câu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hỏi</w:t>
      </w:r>
      <w:proofErr w:type="spellEnd"/>
      <w:r w:rsidRPr="00900D69">
        <w:rPr>
          <w:rFonts w:ascii="Times New Roman" w:eastAsia="Times New Roman" w:hAnsi="Times New Roman" w:cs="Times New Roman"/>
          <w:sz w:val="24"/>
          <w:szCs w:val="24"/>
        </w:rPr>
        <w:t>.</w:t>
      </w:r>
    </w:p>
    <w:p w14:paraId="6DCBE2D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Xem </w:t>
      </w:r>
      <w:proofErr w:type="spellStart"/>
      <w:r w:rsidRPr="00900D69">
        <w:rPr>
          <w:rFonts w:ascii="Times New Roman" w:eastAsia="Times New Roman" w:hAnsi="Times New Roman" w:cs="Times New Roman"/>
          <w:sz w:val="24"/>
          <w:szCs w:val="24"/>
        </w:rPr>
        <w:t>lịch</w:t>
      </w:r>
      <w:proofErr w:type="spellEnd"/>
      <w:r w:rsidRPr="00900D69">
        <w:rPr>
          <w:rFonts w:ascii="Times New Roman" w:eastAsia="Times New Roman" w:hAnsi="Times New Roman" w:cs="Times New Roman"/>
          <w:sz w:val="24"/>
          <w:szCs w:val="24"/>
        </w:rPr>
        <w:t>.</w:t>
      </w:r>
    </w:p>
    <w:p w14:paraId="41CB132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w:t>
      </w:r>
    </w:p>
    <w:p w14:paraId="26AB6590" w14:textId="532CAED4" w:rsidR="00900D69" w:rsidRPr="00900D69" w:rsidDel="008A70B5" w:rsidRDefault="00000000" w:rsidP="00900D69">
      <w:pPr>
        <w:spacing w:after="0" w:line="240" w:lineRule="auto"/>
        <w:rPr>
          <w:del w:id="1542" w:author="Admin" w:date="2026-07-06T15:00:00Z" w16du:dateUtc="2026-07-06T08:00:00Z"/>
          <w:rFonts w:ascii="Times New Roman" w:eastAsia="Times New Roman" w:hAnsi="Times New Roman" w:cs="Times New Roman"/>
          <w:sz w:val="24"/>
          <w:szCs w:val="24"/>
        </w:rPr>
      </w:pPr>
      <w:del w:id="1543" w:author="Admin" w:date="2026-07-06T15:00:00Z" w16du:dateUtc="2026-07-06T08:00:00Z">
        <w:r w:rsidDel="008A70B5">
          <w:rPr>
            <w:rFonts w:ascii="Times New Roman" w:eastAsia="Times New Roman" w:hAnsi="Times New Roman" w:cs="Times New Roman"/>
            <w:sz w:val="24"/>
            <w:szCs w:val="24"/>
          </w:rPr>
          <w:pict w14:anchorId="1700A2B7">
            <v:rect id="_x0000_i1382" style="width:0;height:1.5pt" o:hralign="center" o:hrstd="t" o:hr="t" fillcolor="#a0a0a0" stroked="f"/>
          </w:pict>
        </w:r>
      </w:del>
    </w:p>
    <w:p w14:paraId="18641257" w14:textId="77777777" w:rsidR="00900D69" w:rsidRPr="00900D69" w:rsidRDefault="00900D69" w:rsidP="008A70B5">
      <w:pPr>
        <w:spacing w:after="0" w:line="240" w:lineRule="auto"/>
        <w:rPr>
          <w:rFonts w:ascii="Times New Roman" w:eastAsia="Times New Roman" w:hAnsi="Times New Roman" w:cs="Times New Roman"/>
          <w:b/>
          <w:bCs/>
          <w:sz w:val="36"/>
          <w:szCs w:val="36"/>
        </w:rPr>
        <w:pPrChange w:id="1544" w:author="Admin" w:date="2026-07-06T15:00:00Z" w16du:dateUtc="2026-07-06T08:00: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 xml:space="preserve">Sau </w:t>
      </w:r>
      <w:proofErr w:type="spellStart"/>
      <w:r w:rsidRPr="00900D69">
        <w:rPr>
          <w:rFonts w:ascii="Times New Roman" w:eastAsia="Times New Roman" w:hAnsi="Times New Roman" w:cs="Times New Roman"/>
          <w:b/>
          <w:bCs/>
          <w:sz w:val="36"/>
          <w:szCs w:val="36"/>
        </w:rPr>
        <w:t>buổi</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làm</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việc</w:t>
      </w:r>
      <w:proofErr w:type="spellEnd"/>
    </w:p>
    <w:p w14:paraId="522062F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Discovery.</w:t>
      </w:r>
    </w:p>
    <w:p w14:paraId="3F81123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Task.</w:t>
      </w:r>
    </w:p>
    <w:p w14:paraId="55A3BCB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Roadmap.</w:t>
      </w:r>
    </w:p>
    <w:p w14:paraId="058A927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Gửi</w:t>
      </w:r>
      <w:proofErr w:type="spellEnd"/>
      <w:r w:rsidRPr="00900D69">
        <w:rPr>
          <w:rFonts w:ascii="Times New Roman" w:eastAsia="Times New Roman" w:hAnsi="Times New Roman" w:cs="Times New Roman"/>
          <w:sz w:val="24"/>
          <w:szCs w:val="24"/>
        </w:rPr>
        <w:t xml:space="preserve"> Meeting Minutes.</w:t>
      </w:r>
    </w:p>
    <w:p w14:paraId="3020BF1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Action Items.</w:t>
      </w:r>
    </w:p>
    <w:p w14:paraId="735068A4" w14:textId="4A01C9B9" w:rsidR="00900D69" w:rsidRPr="00900D69" w:rsidDel="008A70B5" w:rsidRDefault="00000000" w:rsidP="00900D69">
      <w:pPr>
        <w:spacing w:after="0" w:line="240" w:lineRule="auto"/>
        <w:rPr>
          <w:del w:id="1545" w:author="Admin" w:date="2026-07-06T15:00:00Z" w16du:dateUtc="2026-07-06T08:00:00Z"/>
          <w:rFonts w:ascii="Times New Roman" w:eastAsia="Times New Roman" w:hAnsi="Times New Roman" w:cs="Times New Roman"/>
          <w:sz w:val="24"/>
          <w:szCs w:val="24"/>
        </w:rPr>
      </w:pPr>
      <w:del w:id="1546" w:author="Admin" w:date="2026-07-06T15:00:00Z" w16du:dateUtc="2026-07-06T08:00:00Z">
        <w:r w:rsidDel="008A70B5">
          <w:rPr>
            <w:rFonts w:ascii="Times New Roman" w:eastAsia="Times New Roman" w:hAnsi="Times New Roman" w:cs="Times New Roman"/>
            <w:sz w:val="24"/>
            <w:szCs w:val="24"/>
          </w:rPr>
          <w:pict w14:anchorId="0E6F129C">
            <v:rect id="_x0000_i1383" style="width:0;height:1.5pt" o:hralign="center" o:hrstd="t" o:hr="t" fillcolor="#a0a0a0" stroked="f"/>
          </w:pict>
        </w:r>
      </w:del>
    </w:p>
    <w:p w14:paraId="6ECB42C0" w14:textId="77777777" w:rsidR="00900D69" w:rsidRPr="00900D69" w:rsidRDefault="00900D69" w:rsidP="008A70B5">
      <w:pPr>
        <w:spacing w:after="0" w:line="240" w:lineRule="auto"/>
        <w:rPr>
          <w:rFonts w:ascii="Times New Roman" w:eastAsia="Times New Roman" w:hAnsi="Times New Roman" w:cs="Times New Roman"/>
          <w:b/>
          <w:bCs/>
          <w:sz w:val="36"/>
          <w:szCs w:val="36"/>
        </w:rPr>
        <w:pPrChange w:id="1547" w:author="Admin" w:date="2026-07-06T15:00:00Z" w16du:dateUtc="2026-07-06T08:00:00Z">
          <w:pPr>
            <w:spacing w:before="100" w:beforeAutospacing="1" w:after="100" w:afterAutospacing="1" w:line="240" w:lineRule="auto"/>
            <w:outlineLvl w:val="1"/>
          </w:pPr>
        </w:pPrChange>
      </w:pPr>
      <w:proofErr w:type="spellStart"/>
      <w:r w:rsidRPr="00900D69">
        <w:rPr>
          <w:rFonts w:ascii="Times New Roman" w:eastAsia="Times New Roman" w:hAnsi="Times New Roman" w:cs="Times New Roman"/>
          <w:b/>
          <w:bCs/>
          <w:sz w:val="36"/>
          <w:szCs w:val="36"/>
        </w:rPr>
        <w:t>Cuối</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tuần</w:t>
      </w:r>
      <w:proofErr w:type="spellEnd"/>
    </w:p>
    <w:p w14:paraId="06CCC49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Weekly Report.</w:t>
      </w:r>
    </w:p>
    <w:p w14:paraId="789EFD5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Risk Review.</w:t>
      </w:r>
    </w:p>
    <w:p w14:paraId="066AEC8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Lessons Learned.</w:t>
      </w:r>
    </w:p>
    <w:p w14:paraId="4F0171D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Knowledge Update.</w:t>
      </w:r>
    </w:p>
    <w:p w14:paraId="0578A9FC" w14:textId="2BD8C6F4" w:rsidR="00900D69" w:rsidRPr="00900D69" w:rsidDel="008A70B5" w:rsidRDefault="00000000" w:rsidP="00900D69">
      <w:pPr>
        <w:spacing w:after="0" w:line="240" w:lineRule="auto"/>
        <w:rPr>
          <w:del w:id="1548" w:author="Admin" w:date="2026-07-06T15:00:00Z" w16du:dateUtc="2026-07-06T08:00:00Z"/>
          <w:rFonts w:ascii="Times New Roman" w:eastAsia="Times New Roman" w:hAnsi="Times New Roman" w:cs="Times New Roman"/>
          <w:sz w:val="24"/>
          <w:szCs w:val="24"/>
        </w:rPr>
      </w:pPr>
      <w:del w:id="1549" w:author="Admin" w:date="2026-07-06T15:00:00Z" w16du:dateUtc="2026-07-06T08:00:00Z">
        <w:r w:rsidDel="008A70B5">
          <w:rPr>
            <w:rFonts w:ascii="Times New Roman" w:eastAsia="Times New Roman" w:hAnsi="Times New Roman" w:cs="Times New Roman"/>
            <w:sz w:val="24"/>
            <w:szCs w:val="24"/>
          </w:rPr>
          <w:lastRenderedPageBreak/>
          <w:pict w14:anchorId="5629B320">
            <v:rect id="_x0000_i1384" style="width:0;height:1.5pt" o:hralign="center" o:hrstd="t" o:hr="t" fillcolor="#a0a0a0" stroked="f"/>
          </w:pict>
        </w:r>
      </w:del>
    </w:p>
    <w:p w14:paraId="011DE578" w14:textId="77777777" w:rsidR="00900D69" w:rsidRPr="00900D69" w:rsidRDefault="00900D69" w:rsidP="008A70B5">
      <w:pPr>
        <w:spacing w:after="0" w:line="240" w:lineRule="auto"/>
        <w:rPr>
          <w:rFonts w:ascii="Times New Roman" w:eastAsia="Times New Roman" w:hAnsi="Times New Roman" w:cs="Times New Roman"/>
          <w:b/>
          <w:bCs/>
          <w:sz w:val="36"/>
          <w:szCs w:val="36"/>
        </w:rPr>
        <w:pPrChange w:id="1550" w:author="Admin" w:date="2026-07-06T15:00:00Z" w16du:dateUtc="2026-07-06T08:00:00Z">
          <w:pPr>
            <w:spacing w:before="100" w:beforeAutospacing="1" w:after="100" w:afterAutospacing="1" w:line="240" w:lineRule="auto"/>
            <w:outlineLvl w:val="1"/>
          </w:pPr>
        </w:pPrChange>
      </w:pPr>
      <w:proofErr w:type="spellStart"/>
      <w:r w:rsidRPr="00900D69">
        <w:rPr>
          <w:rFonts w:ascii="Times New Roman" w:eastAsia="Times New Roman" w:hAnsi="Times New Roman" w:cs="Times New Roman"/>
          <w:b/>
          <w:bCs/>
          <w:sz w:val="36"/>
          <w:szCs w:val="36"/>
        </w:rPr>
        <w:t>Kết</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thúc</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dự</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án</w:t>
      </w:r>
      <w:proofErr w:type="spellEnd"/>
    </w:p>
    <w:p w14:paraId="72F8D38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Final Report.</w:t>
      </w:r>
    </w:p>
    <w:p w14:paraId="4ED8D9C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Case Study.</w:t>
      </w:r>
    </w:p>
    <w:p w14:paraId="7028BCE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Acceptance.</w:t>
      </w:r>
    </w:p>
    <w:p w14:paraId="65E2E60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Customer Feedback.</w:t>
      </w:r>
    </w:p>
    <w:p w14:paraId="4CA019D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Product Backlog.</w:t>
      </w:r>
    </w:p>
    <w:p w14:paraId="350B87B9" w14:textId="25121C86" w:rsidR="00900D69" w:rsidRPr="00900D69" w:rsidDel="008A70B5" w:rsidRDefault="00000000" w:rsidP="00900D69">
      <w:pPr>
        <w:spacing w:after="0" w:line="240" w:lineRule="auto"/>
        <w:rPr>
          <w:del w:id="1551" w:author="Admin" w:date="2026-07-06T15:00:00Z" w16du:dateUtc="2026-07-06T08:00:00Z"/>
          <w:rFonts w:ascii="Times New Roman" w:eastAsia="Times New Roman" w:hAnsi="Times New Roman" w:cs="Times New Roman"/>
          <w:sz w:val="24"/>
          <w:szCs w:val="24"/>
        </w:rPr>
      </w:pPr>
      <w:del w:id="1552" w:author="Admin" w:date="2026-07-06T15:00:00Z" w16du:dateUtc="2026-07-06T08:00:00Z">
        <w:r w:rsidDel="008A70B5">
          <w:rPr>
            <w:rFonts w:ascii="Times New Roman" w:eastAsia="Times New Roman" w:hAnsi="Times New Roman" w:cs="Times New Roman"/>
            <w:sz w:val="24"/>
            <w:szCs w:val="24"/>
          </w:rPr>
          <w:pict w14:anchorId="18C9C545">
            <v:rect id="_x0000_i1385" style="width:0;height:1.5pt" o:hralign="center" o:hrstd="t" o:hr="t" fillcolor="#a0a0a0" stroked="f"/>
          </w:pict>
        </w:r>
      </w:del>
    </w:p>
    <w:p w14:paraId="16629668"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53" w:author="Admin" w:date="2026-07-06T15:00:00Z" w16du:dateUtc="2026-07-06T08:0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2.8. Dashboard </w:t>
      </w:r>
      <w:proofErr w:type="spellStart"/>
      <w:r w:rsidRPr="00900D69">
        <w:rPr>
          <w:rFonts w:ascii="Times New Roman" w:eastAsia="Times New Roman" w:hAnsi="Times New Roman" w:cs="Times New Roman"/>
          <w:b/>
          <w:bCs/>
          <w:kern w:val="36"/>
          <w:sz w:val="48"/>
          <w:szCs w:val="48"/>
        </w:rPr>
        <w:t>cá</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nhân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Consultant</w:t>
      </w:r>
    </w:p>
    <w:p w14:paraId="5F30D139" w14:textId="77777777" w:rsidR="00900D69" w:rsidRDefault="00900D69" w:rsidP="00900D69">
      <w:pPr>
        <w:spacing w:before="100" w:beforeAutospacing="1" w:after="100" w:afterAutospacing="1" w:line="240" w:lineRule="auto"/>
        <w:rPr>
          <w:ins w:id="1554" w:author="Admin" w:date="2026-07-06T15:01:00Z" w16du:dateUtc="2026-07-06T08:01: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Dashboard </w:t>
      </w:r>
      <w:proofErr w:type="spellStart"/>
      <w:r w:rsidRPr="00900D69">
        <w:rPr>
          <w:rFonts w:ascii="Times New Roman" w:eastAsia="Times New Roman" w:hAnsi="Times New Roman" w:cs="Times New Roman"/>
          <w:sz w:val="24"/>
          <w:szCs w:val="24"/>
        </w:rPr>
        <w:t>riêng</w:t>
      </w:r>
      <w:proofErr w:type="spellEnd"/>
      <w:r w:rsidRPr="00900D69">
        <w:rPr>
          <w:rFonts w:ascii="Times New Roman" w:eastAsia="Times New Roman" w:hAnsi="Times New Roman" w:cs="Times New Roman"/>
          <w:sz w:val="24"/>
          <w:szCs w:val="24"/>
        </w:rPr>
        <w:t>.</w:t>
      </w:r>
    </w:p>
    <w:p w14:paraId="01F77620" w14:textId="66C7BD1A" w:rsidR="008A70B5" w:rsidRPr="00900D69" w:rsidDel="008A70B5" w:rsidRDefault="008A70B5" w:rsidP="00900D69">
      <w:pPr>
        <w:spacing w:before="100" w:beforeAutospacing="1" w:after="100" w:afterAutospacing="1" w:line="240" w:lineRule="auto"/>
        <w:rPr>
          <w:del w:id="1555" w:author="Admin" w:date="2026-07-06T15:01:00Z" w16du:dateUtc="2026-07-06T08:01:00Z"/>
          <w:rFonts w:ascii="Times New Roman" w:eastAsia="Times New Roman" w:hAnsi="Times New Roman" w:cs="Times New Roman"/>
          <w:sz w:val="24"/>
          <w:szCs w:val="24"/>
        </w:rPr>
      </w:pPr>
    </w:p>
    <w:p w14:paraId="6ED74F7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My Dashboard</w:t>
      </w:r>
    </w:p>
    <w:p w14:paraId="550FBD2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7D85B0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roofErr w:type="spellStart"/>
      <w:r w:rsidRPr="00900D69">
        <w:rPr>
          <w:rFonts w:ascii="Courier New" w:eastAsia="Times New Roman" w:hAnsi="Courier New" w:cs="Courier New"/>
          <w:sz w:val="20"/>
          <w:szCs w:val="20"/>
        </w:rPr>
        <w:t>Hôm</w:t>
      </w:r>
      <w:proofErr w:type="spellEnd"/>
      <w:r w:rsidRPr="00900D69">
        <w:rPr>
          <w:rFonts w:ascii="Courier New" w:eastAsia="Times New Roman" w:hAnsi="Courier New" w:cs="Courier New"/>
          <w:sz w:val="20"/>
          <w:szCs w:val="20"/>
        </w:rPr>
        <w:t xml:space="preserve"> nay</w:t>
      </w:r>
    </w:p>
    <w:p w14:paraId="22282D6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roofErr w:type="spellStart"/>
      <w:r w:rsidRPr="00900D69">
        <w:rPr>
          <w:rFonts w:ascii="Courier New" w:eastAsia="Times New Roman" w:hAnsi="Courier New" w:cs="Courier New"/>
          <w:sz w:val="20"/>
          <w:szCs w:val="20"/>
        </w:rPr>
        <w:t>Việc</w:t>
      </w:r>
      <w:proofErr w:type="spellEnd"/>
      <w:r w:rsidRPr="00900D69">
        <w:rPr>
          <w:rFonts w:ascii="Courier New" w:eastAsia="Times New Roman" w:hAnsi="Courier New" w:cs="Courier New"/>
          <w:sz w:val="20"/>
          <w:szCs w:val="20"/>
        </w:rPr>
        <w:t xml:space="preserve"> </w:t>
      </w:r>
      <w:proofErr w:type="spellStart"/>
      <w:r w:rsidRPr="00900D69">
        <w:rPr>
          <w:rFonts w:ascii="Courier New" w:eastAsia="Times New Roman" w:hAnsi="Courier New" w:cs="Courier New"/>
          <w:sz w:val="20"/>
          <w:szCs w:val="20"/>
        </w:rPr>
        <w:t>quá</w:t>
      </w:r>
      <w:proofErr w:type="spellEnd"/>
      <w:r w:rsidRPr="00900D69">
        <w:rPr>
          <w:rFonts w:ascii="Courier New" w:eastAsia="Times New Roman" w:hAnsi="Courier New" w:cs="Courier New"/>
          <w:sz w:val="20"/>
          <w:szCs w:val="20"/>
        </w:rPr>
        <w:t xml:space="preserve"> </w:t>
      </w:r>
      <w:proofErr w:type="spellStart"/>
      <w:r w:rsidRPr="00900D69">
        <w:rPr>
          <w:rFonts w:ascii="Courier New" w:eastAsia="Times New Roman" w:hAnsi="Courier New" w:cs="Courier New"/>
          <w:sz w:val="20"/>
          <w:szCs w:val="20"/>
        </w:rPr>
        <w:t>hạn</w:t>
      </w:r>
      <w:proofErr w:type="spellEnd"/>
    </w:p>
    <w:p w14:paraId="7A627B71"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roofErr w:type="spellStart"/>
      <w:r w:rsidRPr="00900D69">
        <w:rPr>
          <w:rFonts w:ascii="Courier New" w:eastAsia="Times New Roman" w:hAnsi="Courier New" w:cs="Courier New"/>
          <w:sz w:val="20"/>
          <w:szCs w:val="20"/>
        </w:rPr>
        <w:t>Lịch</w:t>
      </w:r>
      <w:proofErr w:type="spellEnd"/>
      <w:r w:rsidRPr="00900D69">
        <w:rPr>
          <w:rFonts w:ascii="Courier New" w:eastAsia="Times New Roman" w:hAnsi="Courier New" w:cs="Courier New"/>
          <w:sz w:val="20"/>
          <w:szCs w:val="20"/>
        </w:rPr>
        <w:t xml:space="preserve"> </w:t>
      </w:r>
      <w:proofErr w:type="spellStart"/>
      <w:r w:rsidRPr="00900D69">
        <w:rPr>
          <w:rFonts w:ascii="Courier New" w:eastAsia="Times New Roman" w:hAnsi="Courier New" w:cs="Courier New"/>
          <w:sz w:val="20"/>
          <w:szCs w:val="20"/>
        </w:rPr>
        <w:t>họp</w:t>
      </w:r>
      <w:proofErr w:type="spellEnd"/>
    </w:p>
    <w:p w14:paraId="2F2692A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Business Projects</w:t>
      </w:r>
    </w:p>
    <w:p w14:paraId="75D4695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Tasks</w:t>
      </w:r>
    </w:p>
    <w:p w14:paraId="70D9ADDB"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Weekly Review</w:t>
      </w:r>
    </w:p>
    <w:p w14:paraId="69EF8B9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Knowledge Update</w:t>
      </w:r>
    </w:p>
    <w:p w14:paraId="25CB026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KPI</w:t>
      </w:r>
    </w:p>
    <w:p w14:paraId="78276455"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Notifications</w:t>
      </w:r>
    </w:p>
    <w:p w14:paraId="1A40FEF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Dashboard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tập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trung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những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quan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trọng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trong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w:t>
      </w:r>
    </w:p>
    <w:p w14:paraId="4A8183AC" w14:textId="7C09C44B" w:rsidR="00900D69" w:rsidRPr="00900D69" w:rsidDel="008A70B5" w:rsidRDefault="00000000" w:rsidP="00900D69">
      <w:pPr>
        <w:spacing w:after="0" w:line="240" w:lineRule="auto"/>
        <w:rPr>
          <w:del w:id="1556" w:author="Admin" w:date="2026-07-06T15:01:00Z" w16du:dateUtc="2026-07-06T08:01:00Z"/>
          <w:rFonts w:ascii="Times New Roman" w:eastAsia="Times New Roman" w:hAnsi="Times New Roman" w:cs="Times New Roman"/>
          <w:sz w:val="24"/>
          <w:szCs w:val="24"/>
        </w:rPr>
      </w:pPr>
      <w:del w:id="1557" w:author="Admin" w:date="2026-07-06T15:01:00Z" w16du:dateUtc="2026-07-06T08:01:00Z">
        <w:r w:rsidDel="008A70B5">
          <w:rPr>
            <w:rFonts w:ascii="Times New Roman" w:eastAsia="Times New Roman" w:hAnsi="Times New Roman" w:cs="Times New Roman"/>
            <w:sz w:val="24"/>
            <w:szCs w:val="24"/>
          </w:rPr>
          <w:pict w14:anchorId="0FA19819">
            <v:rect id="_x0000_i1386" style="width:0;height:1.5pt" o:hralign="center" o:hrstd="t" o:hr="t" fillcolor="#a0a0a0" stroked="f"/>
          </w:pict>
        </w:r>
      </w:del>
    </w:p>
    <w:p w14:paraId="65A53DB1"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58" w:author="Admin" w:date="2026-07-06T15:01:00Z" w16du:dateUtc="2026-07-06T08:0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2.9. KPI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Consultant</w:t>
      </w:r>
    </w:p>
    <w:p w14:paraId="0F3C91D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THUCHOCVN </w:t>
      </w:r>
      <w:proofErr w:type="spellStart"/>
      <w:r w:rsidRPr="00900D69">
        <w:rPr>
          <w:rFonts w:ascii="Times New Roman" w:eastAsia="Times New Roman" w:hAnsi="Times New Roman" w:cs="Times New Roman"/>
          <w:sz w:val="24"/>
          <w:szCs w:val="24"/>
        </w:rPr>
        <w:t>đánh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giá</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trên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bốn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nhóm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chí</w:t>
      </w:r>
      <w:proofErr w:type="spellEnd"/>
      <w:r w:rsidRPr="00900D69">
        <w:rPr>
          <w:rFonts w:ascii="Times New Roman" w:eastAsia="Times New Roman" w:hAnsi="Times New Roman" w:cs="Times New Roman"/>
          <w:sz w:val="24"/>
          <w:szCs w:val="24"/>
        </w:rPr>
        <w:t>.</w:t>
      </w:r>
    </w:p>
    <w:p w14:paraId="21B36CC0"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r w:rsidRPr="00900D69">
        <w:rPr>
          <w:rFonts w:ascii="Times New Roman" w:eastAsia="Times New Roman" w:hAnsi="Times New Roman" w:cs="Times New Roman"/>
          <w:b/>
          <w:bCs/>
          <w:sz w:val="36"/>
          <w:szCs w:val="36"/>
        </w:rPr>
        <w:t>Delivery</w:t>
      </w:r>
    </w:p>
    <w:p w14:paraId="7B5FC974" w14:textId="77777777" w:rsidR="00900D69" w:rsidRPr="00900D69" w:rsidRDefault="00900D69">
      <w:pPr>
        <w:numPr>
          <w:ilvl w:val="0"/>
          <w:numId w:val="185"/>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đúng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w:t>
      </w:r>
    </w:p>
    <w:p w14:paraId="24C060D3" w14:textId="77777777" w:rsidR="00900D69" w:rsidRPr="00900D69" w:rsidRDefault="00900D69">
      <w:pPr>
        <w:numPr>
          <w:ilvl w:val="0"/>
          <w:numId w:val="185"/>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Deliverables </w:t>
      </w:r>
      <w:proofErr w:type="spellStart"/>
      <w:r w:rsidRPr="00900D69">
        <w:rPr>
          <w:rFonts w:ascii="Times New Roman" w:eastAsia="Times New Roman" w:hAnsi="Times New Roman" w:cs="Times New Roman"/>
          <w:sz w:val="24"/>
          <w:szCs w:val="24"/>
        </w:rPr>
        <w:t>đạt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lượng</w:t>
      </w:r>
      <w:proofErr w:type="spellEnd"/>
      <w:r w:rsidRPr="00900D69">
        <w:rPr>
          <w:rFonts w:ascii="Times New Roman" w:eastAsia="Times New Roman" w:hAnsi="Times New Roman" w:cs="Times New Roman"/>
          <w:sz w:val="24"/>
          <w:szCs w:val="24"/>
        </w:rPr>
        <w:t>.</w:t>
      </w:r>
    </w:p>
    <w:p w14:paraId="034F57E5" w14:textId="60D05932" w:rsidR="00900D69" w:rsidRPr="00900D69" w:rsidDel="008A70B5" w:rsidRDefault="00000000" w:rsidP="00900D69">
      <w:pPr>
        <w:spacing w:after="0" w:line="240" w:lineRule="auto"/>
        <w:rPr>
          <w:del w:id="1559" w:author="Admin" w:date="2026-07-06T15:01:00Z" w16du:dateUtc="2026-07-06T08:01:00Z"/>
          <w:rFonts w:ascii="Times New Roman" w:eastAsia="Times New Roman" w:hAnsi="Times New Roman" w:cs="Times New Roman"/>
          <w:sz w:val="24"/>
          <w:szCs w:val="24"/>
        </w:rPr>
      </w:pPr>
      <w:del w:id="1560" w:author="Admin" w:date="2026-07-06T15:01:00Z" w16du:dateUtc="2026-07-06T08:01:00Z">
        <w:r w:rsidDel="008A70B5">
          <w:rPr>
            <w:rFonts w:ascii="Times New Roman" w:eastAsia="Times New Roman" w:hAnsi="Times New Roman" w:cs="Times New Roman"/>
            <w:sz w:val="24"/>
            <w:szCs w:val="24"/>
          </w:rPr>
          <w:pict w14:anchorId="4554BB1E">
            <v:rect id="_x0000_i1387" style="width:0;height:1.5pt" o:hralign="center" o:hrstd="t" o:hr="t" fillcolor="#a0a0a0" stroked="f"/>
          </w:pict>
        </w:r>
      </w:del>
    </w:p>
    <w:p w14:paraId="15EBAC7C" w14:textId="77777777" w:rsidR="00900D69" w:rsidRPr="00900D69" w:rsidRDefault="00900D69" w:rsidP="008A70B5">
      <w:pPr>
        <w:spacing w:after="0" w:line="240" w:lineRule="auto"/>
        <w:rPr>
          <w:rFonts w:ascii="Times New Roman" w:eastAsia="Times New Roman" w:hAnsi="Times New Roman" w:cs="Times New Roman"/>
          <w:b/>
          <w:bCs/>
          <w:sz w:val="36"/>
          <w:szCs w:val="36"/>
        </w:rPr>
        <w:pPrChange w:id="1561" w:author="Admin" w:date="2026-07-06T15:01:00Z" w16du:dateUtc="2026-07-06T08:0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Customer</w:t>
      </w:r>
    </w:p>
    <w:p w14:paraId="0D44BEAF" w14:textId="77777777" w:rsidR="00900D69" w:rsidRPr="00900D69" w:rsidRDefault="00900D69">
      <w:pPr>
        <w:numPr>
          <w:ilvl w:val="0"/>
          <w:numId w:val="186"/>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lòng</w:t>
      </w:r>
      <w:proofErr w:type="spellEnd"/>
      <w:r w:rsidRPr="00900D69">
        <w:rPr>
          <w:rFonts w:ascii="Times New Roman" w:eastAsia="Times New Roman" w:hAnsi="Times New Roman" w:cs="Times New Roman"/>
          <w:sz w:val="24"/>
          <w:szCs w:val="24"/>
        </w:rPr>
        <w:t>.</w:t>
      </w:r>
    </w:p>
    <w:p w14:paraId="2153FB72" w14:textId="77777777" w:rsidR="00900D69" w:rsidRPr="00900D69" w:rsidRDefault="00900D69">
      <w:pPr>
        <w:numPr>
          <w:ilvl w:val="0"/>
          <w:numId w:val="186"/>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hợp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tác</w:t>
      </w:r>
      <w:proofErr w:type="spellEnd"/>
      <w:r w:rsidRPr="00900D69">
        <w:rPr>
          <w:rFonts w:ascii="Times New Roman" w:eastAsia="Times New Roman" w:hAnsi="Times New Roman" w:cs="Times New Roman"/>
          <w:sz w:val="24"/>
          <w:szCs w:val="24"/>
        </w:rPr>
        <w:t>.</w:t>
      </w:r>
    </w:p>
    <w:p w14:paraId="2DE1FCE9" w14:textId="76B29123" w:rsidR="00900D69" w:rsidRPr="00900D69" w:rsidDel="008A70B5" w:rsidRDefault="00000000" w:rsidP="00900D69">
      <w:pPr>
        <w:spacing w:after="0" w:line="240" w:lineRule="auto"/>
        <w:rPr>
          <w:del w:id="1562" w:author="Admin" w:date="2026-07-06T15:01:00Z" w16du:dateUtc="2026-07-06T08:01:00Z"/>
          <w:rFonts w:ascii="Times New Roman" w:eastAsia="Times New Roman" w:hAnsi="Times New Roman" w:cs="Times New Roman"/>
          <w:sz w:val="24"/>
          <w:szCs w:val="24"/>
        </w:rPr>
      </w:pPr>
      <w:del w:id="1563" w:author="Admin" w:date="2026-07-06T15:01:00Z" w16du:dateUtc="2026-07-06T08:01:00Z">
        <w:r w:rsidDel="008A70B5">
          <w:rPr>
            <w:rFonts w:ascii="Times New Roman" w:eastAsia="Times New Roman" w:hAnsi="Times New Roman" w:cs="Times New Roman"/>
            <w:sz w:val="24"/>
            <w:szCs w:val="24"/>
          </w:rPr>
          <w:lastRenderedPageBreak/>
          <w:pict w14:anchorId="5E9B450A">
            <v:rect id="_x0000_i1388" style="width:0;height:1.5pt" o:hralign="center" o:hrstd="t" o:hr="t" fillcolor="#a0a0a0" stroked="f"/>
          </w:pict>
        </w:r>
      </w:del>
    </w:p>
    <w:p w14:paraId="51B04ED6" w14:textId="77777777" w:rsidR="00900D69" w:rsidRPr="00900D69" w:rsidRDefault="00900D69" w:rsidP="008A70B5">
      <w:pPr>
        <w:spacing w:after="0" w:line="240" w:lineRule="auto"/>
        <w:rPr>
          <w:rFonts w:ascii="Times New Roman" w:eastAsia="Times New Roman" w:hAnsi="Times New Roman" w:cs="Times New Roman"/>
          <w:b/>
          <w:bCs/>
          <w:sz w:val="36"/>
          <w:szCs w:val="36"/>
        </w:rPr>
        <w:pPrChange w:id="1564" w:author="Admin" w:date="2026-07-06T15:01:00Z" w16du:dateUtc="2026-07-06T08:0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Knowledge</w:t>
      </w:r>
    </w:p>
    <w:p w14:paraId="73CD3990" w14:textId="77777777" w:rsidR="00900D69" w:rsidRPr="00900D69" w:rsidRDefault="00900D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Case Study </w:t>
      </w:r>
      <w:proofErr w:type="spellStart"/>
      <w:r w:rsidRPr="00900D69">
        <w:rPr>
          <w:rFonts w:ascii="Times New Roman" w:eastAsia="Times New Roman" w:hAnsi="Times New Roman" w:cs="Times New Roman"/>
          <w:sz w:val="24"/>
          <w:szCs w:val="24"/>
        </w:rPr>
        <w:t>mới</w:t>
      </w:r>
      <w:proofErr w:type="spellEnd"/>
      <w:r w:rsidRPr="00900D69">
        <w:rPr>
          <w:rFonts w:ascii="Times New Roman" w:eastAsia="Times New Roman" w:hAnsi="Times New Roman" w:cs="Times New Roman"/>
          <w:sz w:val="24"/>
          <w:szCs w:val="24"/>
        </w:rPr>
        <w:t>.</w:t>
      </w:r>
    </w:p>
    <w:p w14:paraId="232630A4" w14:textId="77777777" w:rsidR="00900D69" w:rsidRPr="00900D69" w:rsidRDefault="00900D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SOP </w:t>
      </w:r>
      <w:proofErr w:type="spellStart"/>
      <w:r w:rsidRPr="00900D69">
        <w:rPr>
          <w:rFonts w:ascii="Times New Roman" w:eastAsia="Times New Roman" w:hAnsi="Times New Roman" w:cs="Times New Roman"/>
          <w:sz w:val="24"/>
          <w:szCs w:val="24"/>
        </w:rPr>
        <w:t>mới</w:t>
      </w:r>
      <w:proofErr w:type="spellEnd"/>
      <w:r w:rsidRPr="00900D69">
        <w:rPr>
          <w:rFonts w:ascii="Times New Roman" w:eastAsia="Times New Roman" w:hAnsi="Times New Roman" w:cs="Times New Roman"/>
          <w:sz w:val="24"/>
          <w:szCs w:val="24"/>
        </w:rPr>
        <w:t>.</w:t>
      </w:r>
    </w:p>
    <w:p w14:paraId="0B24C9A4" w14:textId="77777777" w:rsidR="00900D69" w:rsidRPr="00900D69" w:rsidRDefault="00900D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Template </w:t>
      </w:r>
      <w:proofErr w:type="spellStart"/>
      <w:r w:rsidRPr="00900D69">
        <w:rPr>
          <w:rFonts w:ascii="Times New Roman" w:eastAsia="Times New Roman" w:hAnsi="Times New Roman" w:cs="Times New Roman"/>
          <w:sz w:val="24"/>
          <w:szCs w:val="24"/>
        </w:rPr>
        <w:t>mới</w:t>
      </w:r>
      <w:proofErr w:type="spellEnd"/>
      <w:r w:rsidRPr="00900D69">
        <w:rPr>
          <w:rFonts w:ascii="Times New Roman" w:eastAsia="Times New Roman" w:hAnsi="Times New Roman" w:cs="Times New Roman"/>
          <w:sz w:val="24"/>
          <w:szCs w:val="24"/>
        </w:rPr>
        <w:t>.</w:t>
      </w:r>
    </w:p>
    <w:p w14:paraId="1D5845B0" w14:textId="77777777" w:rsidR="00900D69" w:rsidRPr="00900D69" w:rsidRDefault="00900D69">
      <w:pPr>
        <w:numPr>
          <w:ilvl w:val="0"/>
          <w:numId w:val="18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Lessons Learned.</w:t>
      </w:r>
    </w:p>
    <w:p w14:paraId="5E7631C0" w14:textId="389D8B07" w:rsidR="00900D69" w:rsidRPr="00900D69" w:rsidDel="008A70B5" w:rsidRDefault="00000000" w:rsidP="00900D69">
      <w:pPr>
        <w:spacing w:after="0" w:line="240" w:lineRule="auto"/>
        <w:rPr>
          <w:del w:id="1565" w:author="Admin" w:date="2026-07-06T15:01:00Z" w16du:dateUtc="2026-07-06T08:01:00Z"/>
          <w:rFonts w:ascii="Times New Roman" w:eastAsia="Times New Roman" w:hAnsi="Times New Roman" w:cs="Times New Roman"/>
          <w:sz w:val="24"/>
          <w:szCs w:val="24"/>
        </w:rPr>
      </w:pPr>
      <w:del w:id="1566" w:author="Admin" w:date="2026-07-06T15:01:00Z" w16du:dateUtc="2026-07-06T08:01:00Z">
        <w:r w:rsidDel="008A70B5">
          <w:rPr>
            <w:rFonts w:ascii="Times New Roman" w:eastAsia="Times New Roman" w:hAnsi="Times New Roman" w:cs="Times New Roman"/>
            <w:sz w:val="24"/>
            <w:szCs w:val="24"/>
          </w:rPr>
          <w:pict w14:anchorId="05B473FE">
            <v:rect id="_x0000_i1389" style="width:0;height:1.5pt" o:hralign="center" o:hrstd="t" o:hr="t" fillcolor="#a0a0a0" stroked="f"/>
          </w:pict>
        </w:r>
      </w:del>
    </w:p>
    <w:p w14:paraId="775F7128" w14:textId="77777777" w:rsidR="00900D69" w:rsidRPr="00900D69" w:rsidRDefault="00900D69" w:rsidP="008A70B5">
      <w:pPr>
        <w:spacing w:after="0" w:line="240" w:lineRule="auto"/>
        <w:rPr>
          <w:rFonts w:ascii="Times New Roman" w:eastAsia="Times New Roman" w:hAnsi="Times New Roman" w:cs="Times New Roman"/>
          <w:b/>
          <w:bCs/>
          <w:sz w:val="36"/>
          <w:szCs w:val="36"/>
        </w:rPr>
        <w:pPrChange w:id="1567" w:author="Admin" w:date="2026-07-06T15:01:00Z" w16du:dateUtc="2026-07-06T08:0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Growth</w:t>
      </w:r>
    </w:p>
    <w:p w14:paraId="238506A4" w14:textId="77777777" w:rsidR="00900D69" w:rsidRPr="00900D69" w:rsidRDefault="00900D69">
      <w:pPr>
        <w:numPr>
          <w:ilvl w:val="0"/>
          <w:numId w:val="188"/>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Năng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môn</w:t>
      </w:r>
      <w:proofErr w:type="spellEnd"/>
      <w:r w:rsidRPr="00900D69">
        <w:rPr>
          <w:rFonts w:ascii="Times New Roman" w:eastAsia="Times New Roman" w:hAnsi="Times New Roman" w:cs="Times New Roman"/>
          <w:sz w:val="24"/>
          <w:szCs w:val="24"/>
        </w:rPr>
        <w:t>.</w:t>
      </w:r>
    </w:p>
    <w:p w14:paraId="415C85D7" w14:textId="77777777" w:rsidR="00900D69" w:rsidRPr="00900D69" w:rsidRDefault="00900D69">
      <w:pPr>
        <w:numPr>
          <w:ilvl w:val="0"/>
          <w:numId w:val="18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Chia </w:t>
      </w:r>
      <w:proofErr w:type="spellStart"/>
      <w:r w:rsidRPr="00900D69">
        <w:rPr>
          <w:rFonts w:ascii="Times New Roman" w:eastAsia="Times New Roman" w:hAnsi="Times New Roman" w:cs="Times New Roman"/>
          <w:sz w:val="24"/>
          <w:szCs w:val="24"/>
        </w:rPr>
        <w:t>sẻ</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nội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w:t>
      </w:r>
    </w:p>
    <w:p w14:paraId="15874ECB" w14:textId="77777777" w:rsidR="00900D69" w:rsidRPr="00900D69" w:rsidRDefault="00900D69">
      <w:pPr>
        <w:numPr>
          <w:ilvl w:val="0"/>
          <w:numId w:val="188"/>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Đóng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góp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w:t>
      </w:r>
    </w:p>
    <w:p w14:paraId="02E6726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Điều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khuyến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khích</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còn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đóng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góp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tổ</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chức</w:t>
      </w:r>
      <w:proofErr w:type="spellEnd"/>
      <w:r w:rsidRPr="00900D69">
        <w:rPr>
          <w:rFonts w:ascii="Times New Roman" w:eastAsia="Times New Roman" w:hAnsi="Times New Roman" w:cs="Times New Roman"/>
          <w:sz w:val="24"/>
          <w:szCs w:val="24"/>
        </w:rPr>
        <w:t>.</w:t>
      </w:r>
    </w:p>
    <w:p w14:paraId="5DBEA24B" w14:textId="50E62870" w:rsidR="00900D69" w:rsidRPr="00900D69" w:rsidDel="008A70B5" w:rsidRDefault="00000000" w:rsidP="00900D69">
      <w:pPr>
        <w:spacing w:after="0" w:line="240" w:lineRule="auto"/>
        <w:rPr>
          <w:del w:id="1568" w:author="Admin" w:date="2026-07-06T15:01:00Z" w16du:dateUtc="2026-07-06T08:01:00Z"/>
          <w:rFonts w:ascii="Times New Roman" w:eastAsia="Times New Roman" w:hAnsi="Times New Roman" w:cs="Times New Roman"/>
          <w:sz w:val="24"/>
          <w:szCs w:val="24"/>
        </w:rPr>
      </w:pPr>
      <w:del w:id="1569" w:author="Admin" w:date="2026-07-06T15:01:00Z" w16du:dateUtc="2026-07-06T08:01:00Z">
        <w:r w:rsidDel="008A70B5">
          <w:rPr>
            <w:rFonts w:ascii="Times New Roman" w:eastAsia="Times New Roman" w:hAnsi="Times New Roman" w:cs="Times New Roman"/>
            <w:sz w:val="24"/>
            <w:szCs w:val="24"/>
          </w:rPr>
          <w:pict w14:anchorId="76D28534">
            <v:rect id="_x0000_i1390" style="width:0;height:1.5pt" o:hralign="center" o:hrstd="t" o:hr="t" fillcolor="#a0a0a0" stroked="f"/>
          </w:pict>
        </w:r>
      </w:del>
    </w:p>
    <w:p w14:paraId="7564F3C8"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lang w:val="fr-FR"/>
        </w:rPr>
        <w:pPrChange w:id="1570" w:author="Admin" w:date="2026-07-06T15:01:00Z" w16du:dateUtc="2026-07-06T08:0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lang w:val="fr-FR"/>
        </w:rPr>
        <w:t xml:space="preserve">2.10. Quy </w:t>
      </w:r>
      <w:proofErr w:type="spellStart"/>
      <w:r w:rsidRPr="00900D69">
        <w:rPr>
          <w:rFonts w:ascii="Times New Roman" w:eastAsia="Times New Roman" w:hAnsi="Times New Roman" w:cs="Times New Roman"/>
          <w:b/>
          <w:bCs/>
          <w:kern w:val="36"/>
          <w:sz w:val="48"/>
          <w:szCs w:val="48"/>
          <w:lang w:val="fr-FR"/>
        </w:rPr>
        <w:t>tắc</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làm</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việc</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của</w:t>
      </w:r>
      <w:proofErr w:type="spellEnd"/>
      <w:r w:rsidRPr="00900D69">
        <w:rPr>
          <w:rFonts w:ascii="Times New Roman" w:eastAsia="Times New Roman" w:hAnsi="Times New Roman" w:cs="Times New Roman"/>
          <w:b/>
          <w:bCs/>
          <w:kern w:val="36"/>
          <w:sz w:val="48"/>
          <w:szCs w:val="48"/>
          <w:lang w:val="fr-FR"/>
        </w:rPr>
        <w:t xml:space="preserve"> Consultant</w:t>
      </w:r>
    </w:p>
    <w:p w14:paraId="3CE93D0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Mọi</w:t>
      </w:r>
      <w:proofErr w:type="spellEnd"/>
      <w:r w:rsidRPr="00900D69">
        <w:rPr>
          <w:rFonts w:ascii="Times New Roman" w:eastAsia="Times New Roman" w:hAnsi="Times New Roman" w:cs="Times New Roman"/>
          <w:sz w:val="24"/>
          <w:szCs w:val="24"/>
          <w:lang w:val="fr-FR"/>
        </w:rPr>
        <w:t xml:space="preserve"> Consultant </w:t>
      </w:r>
      <w:proofErr w:type="spellStart"/>
      <w:r w:rsidRPr="00900D69">
        <w:rPr>
          <w:rFonts w:ascii="Times New Roman" w:eastAsia="Times New Roman" w:hAnsi="Times New Roman" w:cs="Times New Roman"/>
          <w:sz w:val="24"/>
          <w:szCs w:val="24"/>
          <w:lang w:val="fr-FR"/>
        </w:rPr>
        <w:t>đều</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tuân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thủ</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các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nguyên</w:t>
      </w:r>
      <w:proofErr w:type="spellEnd"/>
      <w:r w:rsidRPr="00900D69">
        <w:rPr>
          <w:rFonts w:ascii="Times New Roman" w:eastAsia="Times New Roman" w:hAnsi="Times New Roman" w:cs="Times New Roman"/>
          <w:sz w:val="24"/>
          <w:szCs w:val="24"/>
          <w:lang w:val="fr-FR"/>
        </w:rPr>
        <w:t xml:space="preserve"> </w:t>
      </w:r>
      <w:proofErr w:type="spellStart"/>
      <w:proofErr w:type="gramStart"/>
      <w:r w:rsidRPr="00900D69">
        <w:rPr>
          <w:rFonts w:ascii="Times New Roman" w:eastAsia="Times New Roman" w:hAnsi="Times New Roman" w:cs="Times New Roman"/>
          <w:sz w:val="24"/>
          <w:szCs w:val="24"/>
          <w:lang w:val="fr-FR"/>
        </w:rPr>
        <w:t>tắc</w:t>
      </w:r>
      <w:proofErr w:type="spellEnd"/>
      <w:r w:rsidRPr="00900D69">
        <w:rPr>
          <w:rFonts w:ascii="Times New Roman" w:eastAsia="Times New Roman" w:hAnsi="Times New Roman" w:cs="Times New Roman"/>
          <w:sz w:val="24"/>
          <w:szCs w:val="24"/>
          <w:lang w:val="fr-FR"/>
        </w:rPr>
        <w:t>:</w:t>
      </w:r>
      <w:proofErr w:type="gramEnd"/>
    </w:p>
    <w:p w14:paraId="5AD67195" w14:textId="77777777" w:rsidR="00900D69" w:rsidRPr="00900D69" w:rsidRDefault="00900D69">
      <w:pPr>
        <w:numPr>
          <w:ilvl w:val="0"/>
          <w:numId w:val="189"/>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Không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đưa</w:t>
      </w:r>
      <w:proofErr w:type="spellEnd"/>
      <w:r w:rsidRPr="00900D69">
        <w:rPr>
          <w:rFonts w:ascii="Times New Roman" w:eastAsia="Times New Roman" w:hAnsi="Times New Roman" w:cs="Times New Roman"/>
          <w:sz w:val="24"/>
          <w:szCs w:val="24"/>
          <w:lang w:val="fr-FR"/>
        </w:rPr>
        <w:t xml:space="preserve"> ra </w:t>
      </w:r>
      <w:proofErr w:type="spellStart"/>
      <w:r w:rsidRPr="00900D69">
        <w:rPr>
          <w:rFonts w:ascii="Times New Roman" w:eastAsia="Times New Roman" w:hAnsi="Times New Roman" w:cs="Times New Roman"/>
          <w:sz w:val="24"/>
          <w:szCs w:val="24"/>
          <w:lang w:val="fr-FR"/>
        </w:rPr>
        <w:t>giải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pháp</w:t>
      </w:r>
      <w:proofErr w:type="spellEnd"/>
      <w:r w:rsidRPr="00900D69">
        <w:rPr>
          <w:rFonts w:ascii="Times New Roman" w:eastAsia="Times New Roman" w:hAnsi="Times New Roman" w:cs="Times New Roman"/>
          <w:sz w:val="24"/>
          <w:szCs w:val="24"/>
          <w:lang w:val="fr-FR"/>
        </w:rPr>
        <w:t xml:space="preserve"> khi </w:t>
      </w:r>
      <w:proofErr w:type="spellStart"/>
      <w:r w:rsidRPr="00900D69">
        <w:rPr>
          <w:rFonts w:ascii="Times New Roman" w:eastAsia="Times New Roman" w:hAnsi="Times New Roman" w:cs="Times New Roman"/>
          <w:sz w:val="24"/>
          <w:szCs w:val="24"/>
          <w:lang w:val="fr-FR"/>
        </w:rPr>
        <w:t>chưa</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hoàn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thành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Diagnosis</w:t>
      </w:r>
      <w:proofErr w:type="spellEnd"/>
      <w:r w:rsidRPr="00900D69">
        <w:rPr>
          <w:rFonts w:ascii="Times New Roman" w:eastAsia="Times New Roman" w:hAnsi="Times New Roman" w:cs="Times New Roman"/>
          <w:sz w:val="24"/>
          <w:szCs w:val="24"/>
          <w:lang w:val="fr-FR"/>
        </w:rPr>
        <w:t>.</w:t>
      </w:r>
    </w:p>
    <w:p w14:paraId="6FD044A2" w14:textId="77777777" w:rsidR="00900D69" w:rsidRPr="00900D69" w:rsidRDefault="00900D69">
      <w:pPr>
        <w:numPr>
          <w:ilvl w:val="0"/>
          <w:numId w:val="189"/>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Không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bỏ</w:t>
      </w:r>
      <w:proofErr w:type="spellEnd"/>
      <w:r w:rsidRPr="00900D69">
        <w:rPr>
          <w:rFonts w:ascii="Times New Roman" w:eastAsia="Times New Roman" w:hAnsi="Times New Roman" w:cs="Times New Roman"/>
          <w:sz w:val="24"/>
          <w:szCs w:val="24"/>
          <w:lang w:val="fr-FR"/>
        </w:rPr>
        <w:t xml:space="preserve"> qua </w:t>
      </w:r>
      <w:proofErr w:type="spellStart"/>
      <w:r w:rsidRPr="00900D69">
        <w:rPr>
          <w:rFonts w:ascii="Times New Roman" w:eastAsia="Times New Roman" w:hAnsi="Times New Roman" w:cs="Times New Roman"/>
          <w:sz w:val="24"/>
          <w:szCs w:val="24"/>
          <w:lang w:val="fr-FR"/>
        </w:rPr>
        <w:t>bước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xác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nhận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với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khách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hàng</w:t>
      </w:r>
      <w:proofErr w:type="spellEnd"/>
      <w:r w:rsidRPr="00900D69">
        <w:rPr>
          <w:rFonts w:ascii="Times New Roman" w:eastAsia="Times New Roman" w:hAnsi="Times New Roman" w:cs="Times New Roman"/>
          <w:sz w:val="24"/>
          <w:szCs w:val="24"/>
          <w:lang w:val="fr-FR"/>
        </w:rPr>
        <w:t>.</w:t>
      </w:r>
    </w:p>
    <w:p w14:paraId="23E5DD16" w14:textId="77777777" w:rsidR="00900D69" w:rsidRPr="00900D69" w:rsidRDefault="00900D69">
      <w:pPr>
        <w:numPr>
          <w:ilvl w:val="0"/>
          <w:numId w:val="189"/>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Không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lưu</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tài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liệu</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ngoài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hệ</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thống</w:t>
      </w:r>
      <w:proofErr w:type="spellEnd"/>
      <w:r w:rsidRPr="00900D69">
        <w:rPr>
          <w:rFonts w:ascii="Times New Roman" w:eastAsia="Times New Roman" w:hAnsi="Times New Roman" w:cs="Times New Roman"/>
          <w:sz w:val="24"/>
          <w:szCs w:val="24"/>
          <w:lang w:val="fr-FR"/>
        </w:rPr>
        <w:t>.</w:t>
      </w:r>
    </w:p>
    <w:p w14:paraId="445F4D90" w14:textId="77777777" w:rsidR="00900D69" w:rsidRPr="00900D69" w:rsidRDefault="00900D69">
      <w:pPr>
        <w:numPr>
          <w:ilvl w:val="0"/>
          <w:numId w:val="189"/>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Mọi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quyết</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định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quan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trọng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phải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có</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bằng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chứng</w:t>
      </w:r>
      <w:proofErr w:type="spellEnd"/>
      <w:r w:rsidRPr="00900D69">
        <w:rPr>
          <w:rFonts w:ascii="Times New Roman" w:eastAsia="Times New Roman" w:hAnsi="Times New Roman" w:cs="Times New Roman"/>
          <w:sz w:val="24"/>
          <w:szCs w:val="24"/>
          <w:lang w:val="fr-FR"/>
        </w:rPr>
        <w:t>.</w:t>
      </w:r>
    </w:p>
    <w:p w14:paraId="172F6C79" w14:textId="77777777" w:rsidR="00900D69" w:rsidRPr="00900D69" w:rsidRDefault="00900D69">
      <w:pPr>
        <w:numPr>
          <w:ilvl w:val="0"/>
          <w:numId w:val="189"/>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Mọi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dự</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án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đều</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phải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để</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lại</w:t>
      </w:r>
      <w:proofErr w:type="spellEnd"/>
      <w:r w:rsidRPr="00900D69">
        <w:rPr>
          <w:rFonts w:ascii="Times New Roman" w:eastAsia="Times New Roman" w:hAnsi="Times New Roman" w:cs="Times New Roman"/>
          <w:sz w:val="24"/>
          <w:szCs w:val="24"/>
          <w:lang w:val="fr-FR"/>
        </w:rPr>
        <w:t xml:space="preserve"> tri </w:t>
      </w:r>
      <w:proofErr w:type="spellStart"/>
      <w:r w:rsidRPr="00900D69">
        <w:rPr>
          <w:rFonts w:ascii="Times New Roman" w:eastAsia="Times New Roman" w:hAnsi="Times New Roman" w:cs="Times New Roman"/>
          <w:sz w:val="24"/>
          <w:szCs w:val="24"/>
          <w:lang w:val="fr-FR"/>
        </w:rPr>
        <w:t>thức</w:t>
      </w:r>
      <w:proofErr w:type="spellEnd"/>
      <w:r w:rsidRPr="00900D69">
        <w:rPr>
          <w:rFonts w:ascii="Times New Roman" w:eastAsia="Times New Roman" w:hAnsi="Times New Roman" w:cs="Times New Roman"/>
          <w:sz w:val="24"/>
          <w:szCs w:val="24"/>
          <w:lang w:val="fr-FR"/>
        </w:rPr>
        <w:t>.</w:t>
      </w:r>
    </w:p>
    <w:p w14:paraId="11612BA9" w14:textId="36C475BE" w:rsidR="00900D69" w:rsidRPr="00900D69" w:rsidDel="008A70B5" w:rsidRDefault="00000000" w:rsidP="00900D69">
      <w:pPr>
        <w:spacing w:after="0" w:line="240" w:lineRule="auto"/>
        <w:rPr>
          <w:del w:id="1571" w:author="Admin" w:date="2026-07-06T15:01:00Z" w16du:dateUtc="2026-07-06T08:01:00Z"/>
          <w:rFonts w:ascii="Times New Roman" w:eastAsia="Times New Roman" w:hAnsi="Times New Roman" w:cs="Times New Roman"/>
          <w:sz w:val="24"/>
          <w:szCs w:val="24"/>
        </w:rPr>
      </w:pPr>
      <w:del w:id="1572" w:author="Admin" w:date="2026-07-06T15:01:00Z" w16du:dateUtc="2026-07-06T08:01:00Z">
        <w:r w:rsidDel="008A70B5">
          <w:rPr>
            <w:rFonts w:ascii="Times New Roman" w:eastAsia="Times New Roman" w:hAnsi="Times New Roman" w:cs="Times New Roman"/>
            <w:sz w:val="24"/>
            <w:szCs w:val="24"/>
          </w:rPr>
          <w:pict w14:anchorId="054D02FF">
            <v:rect id="_x0000_i1391" style="width:0;height:1.5pt" o:hralign="center" o:hrstd="t" o:hr="t" fillcolor="#a0a0a0" stroked="f"/>
          </w:pict>
        </w:r>
      </w:del>
    </w:p>
    <w:p w14:paraId="57D4B3BB"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lang w:val="fr-FR"/>
        </w:rPr>
        <w:pPrChange w:id="1573" w:author="Admin" w:date="2026-07-06T15:01:00Z" w16du:dateUtc="2026-07-06T08:0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lang w:val="fr-FR"/>
        </w:rPr>
        <w:t>2.11. N</w:t>
      </w:r>
      <w:proofErr w:type="spellStart"/>
      <w:r w:rsidRPr="00900D69">
        <w:rPr>
          <w:rFonts w:ascii="Times New Roman" w:eastAsia="Times New Roman" w:hAnsi="Times New Roman" w:cs="Times New Roman"/>
          <w:b/>
          <w:bCs/>
          <w:kern w:val="36"/>
          <w:sz w:val="48"/>
          <w:szCs w:val="48"/>
          <w:lang w:val="fr-FR"/>
        </w:rPr>
        <w:t>ăng</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lực</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cốt</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lõi</w:t>
      </w:r>
      <w:proofErr w:type="spellEnd"/>
      <w:r w:rsidRPr="00900D69">
        <w:rPr>
          <w:rFonts w:ascii="Times New Roman" w:eastAsia="Times New Roman" w:hAnsi="Times New Roman" w:cs="Times New Roman"/>
          <w:b/>
          <w:bCs/>
          <w:kern w:val="36"/>
          <w:sz w:val="48"/>
          <w:szCs w:val="48"/>
          <w:lang w:val="fr-FR"/>
        </w:rPr>
        <w:t xml:space="preserve"> </w:t>
      </w:r>
      <w:proofErr w:type="spellStart"/>
      <w:r w:rsidRPr="00900D69">
        <w:rPr>
          <w:rFonts w:ascii="Times New Roman" w:eastAsia="Times New Roman" w:hAnsi="Times New Roman" w:cs="Times New Roman"/>
          <w:b/>
          <w:bCs/>
          <w:kern w:val="36"/>
          <w:sz w:val="48"/>
          <w:szCs w:val="48"/>
          <w:lang w:val="fr-FR"/>
        </w:rPr>
        <w:t>của</w:t>
      </w:r>
      <w:proofErr w:type="spellEnd"/>
      <w:r w:rsidRPr="00900D69">
        <w:rPr>
          <w:rFonts w:ascii="Times New Roman" w:eastAsia="Times New Roman" w:hAnsi="Times New Roman" w:cs="Times New Roman"/>
          <w:b/>
          <w:bCs/>
          <w:kern w:val="36"/>
          <w:sz w:val="48"/>
          <w:szCs w:val="48"/>
          <w:lang w:val="fr-FR"/>
        </w:rPr>
        <w:t xml:space="preserve"> Consultant</w:t>
      </w:r>
    </w:p>
    <w:p w14:paraId="15FFF5C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lang w:val="fr-FR"/>
        </w:rPr>
      </w:pPr>
      <w:r w:rsidRPr="00900D69">
        <w:rPr>
          <w:rFonts w:ascii="Times New Roman" w:eastAsia="Times New Roman" w:hAnsi="Times New Roman" w:cs="Times New Roman"/>
          <w:sz w:val="24"/>
          <w:szCs w:val="24"/>
          <w:lang w:val="fr-FR"/>
        </w:rPr>
        <w:t xml:space="preserve">THUCHOCVN </w:t>
      </w:r>
      <w:proofErr w:type="spellStart"/>
      <w:r w:rsidRPr="00900D69">
        <w:rPr>
          <w:rFonts w:ascii="Times New Roman" w:eastAsia="Times New Roman" w:hAnsi="Times New Roman" w:cs="Times New Roman"/>
          <w:sz w:val="24"/>
          <w:szCs w:val="24"/>
          <w:lang w:val="fr-FR"/>
        </w:rPr>
        <w:t>định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nghĩa</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một</w:t>
      </w:r>
      <w:proofErr w:type="spellEnd"/>
      <w:r w:rsidRPr="00900D69">
        <w:rPr>
          <w:rFonts w:ascii="Times New Roman" w:eastAsia="Times New Roman" w:hAnsi="Times New Roman" w:cs="Times New Roman"/>
          <w:sz w:val="24"/>
          <w:szCs w:val="24"/>
          <w:lang w:val="fr-FR"/>
        </w:rPr>
        <w:t xml:space="preserve"> Consultant </w:t>
      </w:r>
      <w:proofErr w:type="spellStart"/>
      <w:r w:rsidRPr="00900D69">
        <w:rPr>
          <w:rFonts w:ascii="Times New Roman" w:eastAsia="Times New Roman" w:hAnsi="Times New Roman" w:cs="Times New Roman"/>
          <w:sz w:val="24"/>
          <w:szCs w:val="24"/>
          <w:lang w:val="fr-FR"/>
        </w:rPr>
        <w:t>cần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phát</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triển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năm</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nhóm</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năng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lực</w:t>
      </w:r>
      <w:proofErr w:type="spellEnd"/>
      <w:r w:rsidRPr="00900D69">
        <w:rPr>
          <w:rFonts w:ascii="Times New Roman" w:eastAsia="Times New Roman" w:hAnsi="Times New Roman" w:cs="Times New Roman"/>
          <w:sz w:val="24"/>
          <w:szCs w:val="24"/>
          <w:lang w:val="fr-FR"/>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4235"/>
      </w:tblGrid>
      <w:tr w:rsidR="00900D69" w:rsidRPr="00900D69" w14:paraId="41481605" w14:textId="77777777">
        <w:trPr>
          <w:tblHeader/>
          <w:tblCellSpacing w:w="15" w:type="dxa"/>
        </w:trPr>
        <w:tc>
          <w:tcPr>
            <w:tcW w:w="0" w:type="auto"/>
            <w:vAlign w:val="center"/>
            <w:hideMark/>
          </w:tcPr>
          <w:p w14:paraId="1783F1BD"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proofErr w:type="spellStart"/>
            <w:r w:rsidRPr="00900D69">
              <w:rPr>
                <w:rFonts w:ascii="Times New Roman" w:eastAsia="Times New Roman" w:hAnsi="Times New Roman" w:cs="Times New Roman"/>
                <w:b/>
                <w:bCs/>
                <w:sz w:val="24"/>
                <w:szCs w:val="24"/>
              </w:rPr>
              <w:t>Năng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lực</w:t>
            </w:r>
            <w:proofErr w:type="spellEnd"/>
          </w:p>
        </w:tc>
        <w:tc>
          <w:tcPr>
            <w:tcW w:w="0" w:type="auto"/>
            <w:vAlign w:val="center"/>
            <w:hideMark/>
          </w:tcPr>
          <w:p w14:paraId="3BDDA678"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proofErr w:type="spellStart"/>
            <w:r w:rsidRPr="00900D69">
              <w:rPr>
                <w:rFonts w:ascii="Times New Roman" w:eastAsia="Times New Roman" w:hAnsi="Times New Roman" w:cs="Times New Roman"/>
                <w:b/>
                <w:bCs/>
                <w:sz w:val="24"/>
                <w:szCs w:val="24"/>
              </w:rPr>
              <w:t>Mô</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tả</w:t>
            </w:r>
            <w:proofErr w:type="spellEnd"/>
          </w:p>
        </w:tc>
      </w:tr>
      <w:tr w:rsidR="00900D69" w:rsidRPr="00900D69" w14:paraId="1265907A" w14:textId="77777777">
        <w:trPr>
          <w:tblCellSpacing w:w="15" w:type="dxa"/>
        </w:trPr>
        <w:tc>
          <w:tcPr>
            <w:tcW w:w="0" w:type="auto"/>
            <w:vAlign w:val="center"/>
            <w:hideMark/>
          </w:tcPr>
          <w:p w14:paraId="0581A226"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Thinking</w:t>
            </w:r>
          </w:p>
        </w:tc>
        <w:tc>
          <w:tcPr>
            <w:tcW w:w="0" w:type="auto"/>
            <w:vAlign w:val="center"/>
            <w:hideMark/>
          </w:tcPr>
          <w:p w14:paraId="59364799"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Hiểu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mô</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p>
        </w:tc>
      </w:tr>
      <w:tr w:rsidR="00900D69" w:rsidRPr="00900D69" w14:paraId="75D1526F" w14:textId="77777777">
        <w:trPr>
          <w:tblCellSpacing w:w="15" w:type="dxa"/>
        </w:trPr>
        <w:tc>
          <w:tcPr>
            <w:tcW w:w="0" w:type="auto"/>
            <w:vAlign w:val="center"/>
            <w:hideMark/>
          </w:tcPr>
          <w:p w14:paraId="5D644E44"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Analytical Thinking</w:t>
            </w:r>
          </w:p>
        </w:tc>
        <w:tc>
          <w:tcPr>
            <w:tcW w:w="0" w:type="auto"/>
            <w:vAlign w:val="center"/>
            <w:hideMark/>
          </w:tcPr>
          <w:p w14:paraId="6C1B7E83"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Phân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tích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nhân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gốc</w:t>
            </w:r>
            <w:proofErr w:type="spellEnd"/>
          </w:p>
        </w:tc>
      </w:tr>
      <w:tr w:rsidR="00900D69" w:rsidRPr="00900D69" w14:paraId="7D464480" w14:textId="77777777">
        <w:trPr>
          <w:tblCellSpacing w:w="15" w:type="dxa"/>
        </w:trPr>
        <w:tc>
          <w:tcPr>
            <w:tcW w:w="0" w:type="auto"/>
            <w:vAlign w:val="center"/>
            <w:hideMark/>
          </w:tcPr>
          <w:p w14:paraId="7A546D6C"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Communication</w:t>
            </w:r>
          </w:p>
        </w:tc>
        <w:tc>
          <w:tcPr>
            <w:tcW w:w="0" w:type="auto"/>
            <w:vAlign w:val="center"/>
            <w:hideMark/>
          </w:tcPr>
          <w:p w14:paraId="13F6C73E"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Phỏng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vấn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đồng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thuận</w:t>
            </w:r>
            <w:proofErr w:type="spellEnd"/>
          </w:p>
        </w:tc>
      </w:tr>
      <w:tr w:rsidR="00900D69" w:rsidRPr="00900D69" w14:paraId="16B79C2E" w14:textId="77777777">
        <w:trPr>
          <w:tblCellSpacing w:w="15" w:type="dxa"/>
        </w:trPr>
        <w:tc>
          <w:tcPr>
            <w:tcW w:w="0" w:type="auto"/>
            <w:vAlign w:val="center"/>
            <w:hideMark/>
          </w:tcPr>
          <w:p w14:paraId="0BBEDE6F"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Project Delivery</w:t>
            </w:r>
          </w:p>
        </w:tc>
        <w:tc>
          <w:tcPr>
            <w:tcW w:w="0" w:type="auto"/>
            <w:vAlign w:val="center"/>
            <w:hideMark/>
          </w:tcPr>
          <w:p w14:paraId="34680C96"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Điều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phối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rủi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ro</w:t>
            </w:r>
            <w:proofErr w:type="spellEnd"/>
          </w:p>
        </w:tc>
      </w:tr>
      <w:tr w:rsidR="00900D69" w:rsidRPr="00900D69" w14:paraId="2464CEB8" w14:textId="77777777">
        <w:trPr>
          <w:tblCellSpacing w:w="15" w:type="dxa"/>
        </w:trPr>
        <w:tc>
          <w:tcPr>
            <w:tcW w:w="0" w:type="auto"/>
            <w:vAlign w:val="center"/>
            <w:hideMark/>
          </w:tcPr>
          <w:p w14:paraId="1CEF4158"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Knowledge Building</w:t>
            </w:r>
          </w:p>
        </w:tc>
        <w:tc>
          <w:tcPr>
            <w:tcW w:w="0" w:type="auto"/>
            <w:vAlign w:val="center"/>
            <w:hideMark/>
          </w:tcPr>
          <w:p w14:paraId="21AA7C07"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phương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pháp</w:t>
            </w:r>
            <w:proofErr w:type="spellEnd"/>
          </w:p>
        </w:tc>
      </w:tr>
    </w:tbl>
    <w:p w14:paraId="4A5B28D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sở</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chương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đào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nội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đánh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năng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lực</w:t>
      </w:r>
      <w:proofErr w:type="spellEnd"/>
      <w:r w:rsidRPr="00900D69">
        <w:rPr>
          <w:rFonts w:ascii="Times New Roman" w:eastAsia="Times New Roman" w:hAnsi="Times New Roman" w:cs="Times New Roman"/>
          <w:sz w:val="24"/>
          <w:szCs w:val="24"/>
        </w:rPr>
        <w:t xml:space="preserve"> Consultant.</w:t>
      </w:r>
    </w:p>
    <w:p w14:paraId="263A51DE" w14:textId="45DF12AD" w:rsidR="00900D69" w:rsidRPr="00900D69" w:rsidDel="008A70B5" w:rsidRDefault="00000000" w:rsidP="00900D69">
      <w:pPr>
        <w:spacing w:after="0" w:line="240" w:lineRule="auto"/>
        <w:rPr>
          <w:del w:id="1574" w:author="Admin" w:date="2026-07-06T15:01:00Z" w16du:dateUtc="2026-07-06T08:01:00Z"/>
          <w:rFonts w:ascii="Times New Roman" w:eastAsia="Times New Roman" w:hAnsi="Times New Roman" w:cs="Times New Roman"/>
          <w:sz w:val="24"/>
          <w:szCs w:val="24"/>
        </w:rPr>
      </w:pPr>
      <w:del w:id="1575" w:author="Admin" w:date="2026-07-06T15:01:00Z" w16du:dateUtc="2026-07-06T08:01:00Z">
        <w:r w:rsidDel="008A70B5">
          <w:rPr>
            <w:rFonts w:ascii="Times New Roman" w:eastAsia="Times New Roman" w:hAnsi="Times New Roman" w:cs="Times New Roman"/>
            <w:sz w:val="24"/>
            <w:szCs w:val="24"/>
          </w:rPr>
          <w:lastRenderedPageBreak/>
          <w:pict w14:anchorId="7678A1B6">
            <v:rect id="_x0000_i1392" style="width:0;height:1.5pt" o:hralign="center" o:hrstd="t" o:hr="t" fillcolor="#a0a0a0" stroked="f"/>
          </w:pict>
        </w:r>
      </w:del>
    </w:p>
    <w:p w14:paraId="26636700"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76" w:author="Admin" w:date="2026-07-06T15:01:00Z" w16du:dateUtc="2026-07-06T08:0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2.12. Consultant Operating Model </w:t>
      </w:r>
      <w:proofErr w:type="spellStart"/>
      <w:r w:rsidRPr="00900D69">
        <w:rPr>
          <w:rFonts w:ascii="Times New Roman" w:eastAsia="Times New Roman" w:hAnsi="Times New Roman" w:cs="Times New Roman"/>
          <w:b/>
          <w:bCs/>
          <w:kern w:val="36"/>
          <w:sz w:val="48"/>
          <w:szCs w:val="48"/>
        </w:rPr>
        <w:t>trong</w:t>
      </w:r>
      <w:proofErr w:type="spellEnd"/>
      <w:r w:rsidRPr="00900D69">
        <w:rPr>
          <w:rFonts w:ascii="Times New Roman" w:eastAsia="Times New Roman" w:hAnsi="Times New Roman" w:cs="Times New Roman"/>
          <w:b/>
          <w:bCs/>
          <w:kern w:val="36"/>
          <w:sz w:val="48"/>
          <w:szCs w:val="48"/>
        </w:rPr>
        <w:t xml:space="preserve"> Business Consulting OS</w:t>
      </w:r>
    </w:p>
    <w:p w14:paraId="4E732B1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hỗ</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trợ</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đúng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w:t>
      </w:r>
    </w:p>
    <w:p w14:paraId="3347EA4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My Workspace</w:t>
      </w:r>
    </w:p>
    <w:p w14:paraId="68F30A4B"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4EDEC60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Dashboard</w:t>
      </w:r>
    </w:p>
    <w:p w14:paraId="53609C4A"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Business Projects</w:t>
      </w:r>
    </w:p>
    <w:p w14:paraId="3C58AC3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Calendar</w:t>
      </w:r>
    </w:p>
    <w:p w14:paraId="30D43C1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Tasks</w:t>
      </w:r>
    </w:p>
    <w:p w14:paraId="5912CE7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Documents</w:t>
      </w:r>
    </w:p>
    <w:p w14:paraId="4188AD30"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Knowledge</w:t>
      </w:r>
    </w:p>
    <w:p w14:paraId="3368D61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KPI</w:t>
      </w:r>
    </w:p>
    <w:p w14:paraId="57EB01E8"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Learning</w:t>
      </w:r>
    </w:p>
    <w:p w14:paraId="6DB5064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Consultant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trong</w:t>
      </w:r>
      <w:proofErr w:type="spellEnd"/>
      <w:r w:rsidRPr="00900D69">
        <w:rPr>
          <w:rFonts w:ascii="Times New Roman" w:eastAsia="Times New Roman" w:hAnsi="Times New Roman" w:cs="Times New Roman"/>
          <w:sz w:val="24"/>
          <w:szCs w:val="24"/>
        </w:rPr>
        <w:t xml:space="preserve"> Workspace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để</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w:t>
      </w:r>
    </w:p>
    <w:p w14:paraId="54BEF2AA" w14:textId="575D0971" w:rsidR="00900D69" w:rsidRPr="00900D69" w:rsidDel="008A70B5" w:rsidRDefault="00000000" w:rsidP="00900D69">
      <w:pPr>
        <w:spacing w:after="0" w:line="240" w:lineRule="auto"/>
        <w:rPr>
          <w:del w:id="1577" w:author="Admin" w:date="2026-07-06T15:01:00Z" w16du:dateUtc="2026-07-06T08:01:00Z"/>
          <w:rFonts w:ascii="Times New Roman" w:eastAsia="Times New Roman" w:hAnsi="Times New Roman" w:cs="Times New Roman"/>
          <w:sz w:val="24"/>
          <w:szCs w:val="24"/>
        </w:rPr>
      </w:pPr>
      <w:del w:id="1578" w:author="Admin" w:date="2026-07-06T15:01:00Z" w16du:dateUtc="2026-07-06T08:01:00Z">
        <w:r w:rsidDel="008A70B5">
          <w:rPr>
            <w:rFonts w:ascii="Times New Roman" w:eastAsia="Times New Roman" w:hAnsi="Times New Roman" w:cs="Times New Roman"/>
            <w:sz w:val="24"/>
            <w:szCs w:val="24"/>
          </w:rPr>
          <w:pict w14:anchorId="0CE0C259">
            <v:rect id="_x0000_i1393" style="width:0;height:1.5pt" o:hralign="center" o:hrstd="t" o:hr="t" fillcolor="#a0a0a0" stroked="f"/>
          </w:pict>
        </w:r>
      </w:del>
    </w:p>
    <w:p w14:paraId="3C703CFF"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79" w:author="Admin" w:date="2026-07-06T15:01:00Z" w16du:dateUtc="2026-07-06T08:01:00Z">
          <w:pPr>
            <w:spacing w:before="100" w:beforeAutospacing="1" w:after="100" w:afterAutospacing="1" w:line="240" w:lineRule="auto"/>
            <w:outlineLvl w:val="0"/>
          </w:pPr>
        </w:pPrChange>
      </w:pPr>
      <w:proofErr w:type="spellStart"/>
      <w:r w:rsidRPr="00900D69">
        <w:rPr>
          <w:rFonts w:ascii="Times New Roman" w:eastAsia="Times New Roman" w:hAnsi="Times New Roman" w:cs="Times New Roman"/>
          <w:b/>
          <w:bCs/>
          <w:kern w:val="36"/>
          <w:sz w:val="48"/>
          <w:szCs w:val="48"/>
        </w:rPr>
        <w:t>Tóm</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tắt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chương</w:t>
      </w:r>
      <w:proofErr w:type="spellEnd"/>
    </w:p>
    <w:p w14:paraId="38E0E94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Consultant Operating Model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từ</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hằng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vòng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w:t>
      </w:r>
    </w:p>
    <w:p w14:paraId="27628FE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kiểm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soát</w:t>
      </w:r>
      <w:proofErr w:type="spellEnd"/>
      <w:r w:rsidRPr="00900D69">
        <w:rPr>
          <w:rFonts w:ascii="Times New Roman" w:eastAsia="Times New Roman" w:hAnsi="Times New Roman" w:cs="Times New Roman"/>
          <w:sz w:val="24"/>
          <w:szCs w:val="24"/>
        </w:rPr>
        <w:t xml:space="preserve"> con </w:t>
      </w:r>
      <w:proofErr w:type="spellStart"/>
      <w:r w:rsidRPr="00900D69">
        <w:rPr>
          <w:rFonts w:ascii="Times New Roman" w:eastAsia="Times New Roman" w:hAnsi="Times New Roman" w:cs="Times New Roman"/>
          <w:sz w:val="24"/>
          <w:szCs w:val="24"/>
        </w:rPr>
        <w:t>người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cùng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đóng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góp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kho</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THUCHOCVN.</w:t>
      </w:r>
    </w:p>
    <w:p w14:paraId="278C42CA" w14:textId="77777777" w:rsidR="00D2443D" w:rsidRDefault="00D2443D" w:rsidP="008A70B5">
      <w:pPr>
        <w:spacing w:after="0" w:line="240" w:lineRule="auto"/>
        <w:rPr>
          <w:ins w:id="1580" w:author="Admin" w:date="2026-07-06T15:08:00Z" w16du:dateUtc="2026-07-06T08:08:00Z"/>
          <w:rFonts w:ascii="Times New Roman" w:eastAsia="Times New Roman" w:hAnsi="Times New Roman" w:cs="Times New Roman"/>
          <w:sz w:val="24"/>
          <w:szCs w:val="24"/>
        </w:rPr>
      </w:pPr>
    </w:p>
    <w:p w14:paraId="3855EFD4" w14:textId="77777777" w:rsidR="00D2443D" w:rsidRDefault="00D2443D">
      <w:pPr>
        <w:rPr>
          <w:ins w:id="1581" w:author="Admin" w:date="2026-07-06T15:08:00Z" w16du:dateUtc="2026-07-06T08:08:00Z"/>
          <w:rFonts w:ascii="Times New Roman" w:eastAsia="Times New Roman" w:hAnsi="Times New Roman" w:cs="Times New Roman"/>
          <w:sz w:val="24"/>
          <w:szCs w:val="24"/>
        </w:rPr>
      </w:pPr>
      <w:ins w:id="1582" w:author="Admin" w:date="2026-07-06T15:08:00Z" w16du:dateUtc="2026-07-06T08:08:00Z">
        <w:r>
          <w:rPr>
            <w:rFonts w:ascii="Times New Roman" w:eastAsia="Times New Roman" w:hAnsi="Times New Roman" w:cs="Times New Roman"/>
            <w:sz w:val="24"/>
            <w:szCs w:val="24"/>
          </w:rPr>
          <w:br w:type="page"/>
        </w:r>
      </w:ins>
    </w:p>
    <w:p w14:paraId="0B3675F8" w14:textId="4C93EDA9" w:rsidR="00900D69" w:rsidDel="008A70B5" w:rsidRDefault="00000000" w:rsidP="00900D69">
      <w:pPr>
        <w:spacing w:after="0" w:line="240" w:lineRule="auto"/>
        <w:rPr>
          <w:del w:id="1583" w:author="Admin" w:date="2026-07-06T15:01:00Z" w16du:dateUtc="2026-07-06T08:01:00Z"/>
          <w:rFonts w:ascii="Times New Roman" w:eastAsia="Times New Roman" w:hAnsi="Times New Roman" w:cs="Times New Roman"/>
          <w:sz w:val="24"/>
          <w:szCs w:val="24"/>
        </w:rPr>
      </w:pPr>
      <w:del w:id="1584" w:author="Admin" w:date="2026-07-06T15:01:00Z" w16du:dateUtc="2026-07-06T08:01:00Z">
        <w:r w:rsidDel="008A70B5">
          <w:rPr>
            <w:rFonts w:ascii="Times New Roman" w:eastAsia="Times New Roman" w:hAnsi="Times New Roman" w:cs="Times New Roman"/>
            <w:sz w:val="24"/>
            <w:szCs w:val="24"/>
          </w:rPr>
          <w:lastRenderedPageBreak/>
          <w:pict w14:anchorId="258C944B">
            <v:rect id="_x0000_i1394" style="width:0;height:1.5pt" o:hralign="center" o:hrstd="t" o:hr="t" fillcolor="#a0a0a0" stroked="f"/>
          </w:pict>
        </w:r>
      </w:del>
    </w:p>
    <w:p w14:paraId="305B6506"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85" w:author="Admin" w:date="2026-07-06T15:01:00Z" w16du:dateUtc="2026-07-06T08:0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CHƯƠNG 3</w:t>
      </w:r>
    </w:p>
    <w:p w14:paraId="3D3F5179" w14:textId="77777777" w:rsidR="00900D69" w:rsidRPr="00900D69" w:rsidRDefault="00900D69" w:rsidP="00900D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0D69">
        <w:rPr>
          <w:rFonts w:ascii="Times New Roman" w:eastAsia="Times New Roman" w:hAnsi="Times New Roman" w:cs="Times New Roman"/>
          <w:b/>
          <w:bCs/>
          <w:kern w:val="36"/>
          <w:sz w:val="48"/>
          <w:szCs w:val="48"/>
        </w:rPr>
        <w:t>BUSINESS PROJECT OPERATING MODEL (BPOM)</w:t>
      </w:r>
    </w:p>
    <w:p w14:paraId="412574EF"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900D69">
        <w:rPr>
          <w:rFonts w:ascii="Times New Roman" w:eastAsia="Times New Roman" w:hAnsi="Times New Roman" w:cs="Times New Roman"/>
          <w:b/>
          <w:bCs/>
          <w:sz w:val="36"/>
          <w:szCs w:val="36"/>
        </w:rPr>
        <w:t>Mô</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hình</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vận</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hành</w:t>
      </w:r>
      <w:proofErr w:type="spellEnd"/>
      <w:r w:rsidRPr="00900D69">
        <w:rPr>
          <w:rFonts w:ascii="Times New Roman" w:eastAsia="Times New Roman" w:hAnsi="Times New Roman" w:cs="Times New Roman"/>
          <w:b/>
          <w:bCs/>
          <w:sz w:val="36"/>
          <w:szCs w:val="36"/>
        </w:rPr>
        <w:t xml:space="preserve"> Business Project</w:t>
      </w:r>
    </w:p>
    <w:p w14:paraId="5503D6D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b/>
          <w:bCs/>
          <w:sz w:val="24"/>
          <w:szCs w:val="24"/>
        </w:rPr>
        <w:t xml:space="preserve">"THUCHOCVN </w:t>
      </w:r>
      <w:proofErr w:type="spellStart"/>
      <w:r w:rsidRPr="00900D69">
        <w:rPr>
          <w:rFonts w:ascii="Times New Roman" w:eastAsia="Times New Roman" w:hAnsi="Times New Roman" w:cs="Times New Roman"/>
          <w:b/>
          <w:bCs/>
          <w:sz w:val="24"/>
          <w:szCs w:val="24"/>
        </w:rPr>
        <w:t>không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quản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lý</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công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việc</w:t>
      </w:r>
      <w:proofErr w:type="spellEnd"/>
      <w:r w:rsidRPr="00900D69">
        <w:rPr>
          <w:rFonts w:ascii="Times New Roman" w:eastAsia="Times New Roman" w:hAnsi="Times New Roman" w:cs="Times New Roman"/>
          <w:b/>
          <w:bCs/>
          <w:sz w:val="24"/>
          <w:szCs w:val="24"/>
        </w:rPr>
        <w:t xml:space="preserve">. THUCHOCVN </w:t>
      </w:r>
      <w:proofErr w:type="spellStart"/>
      <w:r w:rsidRPr="00900D69">
        <w:rPr>
          <w:rFonts w:ascii="Times New Roman" w:eastAsia="Times New Roman" w:hAnsi="Times New Roman" w:cs="Times New Roman"/>
          <w:b/>
          <w:bCs/>
          <w:sz w:val="24"/>
          <w:szCs w:val="24"/>
        </w:rPr>
        <w:t>quản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lý</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hành</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trình</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chuyển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đổi</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của</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doanh</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nghiệp</w:t>
      </w:r>
      <w:proofErr w:type="spellEnd"/>
      <w:r w:rsidRPr="00900D69">
        <w:rPr>
          <w:rFonts w:ascii="Times New Roman" w:eastAsia="Times New Roman" w:hAnsi="Times New Roman" w:cs="Times New Roman"/>
          <w:b/>
          <w:bCs/>
          <w:sz w:val="24"/>
          <w:szCs w:val="24"/>
        </w:rPr>
        <w:t>."</w:t>
      </w:r>
    </w:p>
    <w:p w14:paraId="0F557356" w14:textId="0D4AFB4B" w:rsidR="00900D69" w:rsidRPr="00900D69" w:rsidDel="008A70B5" w:rsidRDefault="00000000" w:rsidP="00900D69">
      <w:pPr>
        <w:spacing w:after="0" w:line="240" w:lineRule="auto"/>
        <w:rPr>
          <w:del w:id="1586" w:author="Admin" w:date="2026-07-06T15:01:00Z" w16du:dateUtc="2026-07-06T08:01:00Z"/>
          <w:rFonts w:ascii="Times New Roman" w:eastAsia="Times New Roman" w:hAnsi="Times New Roman" w:cs="Times New Roman"/>
          <w:sz w:val="24"/>
          <w:szCs w:val="24"/>
        </w:rPr>
      </w:pPr>
      <w:del w:id="1587" w:author="Admin" w:date="2026-07-06T15:01:00Z" w16du:dateUtc="2026-07-06T08:01:00Z">
        <w:r w:rsidDel="008A70B5">
          <w:rPr>
            <w:rFonts w:ascii="Times New Roman" w:eastAsia="Times New Roman" w:hAnsi="Times New Roman" w:cs="Times New Roman"/>
            <w:sz w:val="24"/>
            <w:szCs w:val="24"/>
          </w:rPr>
          <w:pict w14:anchorId="46CDBCB6">
            <v:rect id="_x0000_i1395" style="width:0;height:1.5pt" o:hralign="center" o:hrstd="t" o:hr="t" fillcolor="#a0a0a0" stroked="f"/>
          </w:pict>
        </w:r>
      </w:del>
    </w:p>
    <w:p w14:paraId="5C36686E" w14:textId="77777777" w:rsidR="00900D69" w:rsidRPr="00900D69" w:rsidRDefault="00900D69" w:rsidP="008A70B5">
      <w:pPr>
        <w:spacing w:after="0" w:line="240" w:lineRule="auto"/>
        <w:rPr>
          <w:rFonts w:ascii="Times New Roman" w:eastAsia="Times New Roman" w:hAnsi="Times New Roman" w:cs="Times New Roman"/>
          <w:b/>
          <w:bCs/>
          <w:kern w:val="36"/>
          <w:sz w:val="48"/>
          <w:szCs w:val="48"/>
        </w:rPr>
        <w:pPrChange w:id="1588" w:author="Admin" w:date="2026-07-06T15:01:00Z" w16du:dateUtc="2026-07-06T08:0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3.1. Business Project </w:t>
      </w:r>
      <w:proofErr w:type="spellStart"/>
      <w:r w:rsidRPr="00900D69">
        <w:rPr>
          <w:rFonts w:ascii="Times New Roman" w:eastAsia="Times New Roman" w:hAnsi="Times New Roman" w:cs="Times New Roman"/>
          <w:b/>
          <w:bCs/>
          <w:kern w:val="36"/>
          <w:sz w:val="48"/>
          <w:szCs w:val="48"/>
        </w:rPr>
        <w:t>là</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gì</w:t>
      </w:r>
      <w:proofErr w:type="spellEnd"/>
      <w:r w:rsidRPr="00900D69">
        <w:rPr>
          <w:rFonts w:ascii="Times New Roman" w:eastAsia="Times New Roman" w:hAnsi="Times New Roman" w:cs="Times New Roman"/>
          <w:b/>
          <w:bCs/>
          <w:kern w:val="36"/>
          <w:sz w:val="48"/>
          <w:szCs w:val="48"/>
        </w:rPr>
        <w:t>?</w:t>
      </w:r>
    </w:p>
    <w:p w14:paraId="2E513B0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Project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vận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Business Consulting OS.</w:t>
      </w:r>
    </w:p>
    <w:p w14:paraId="7D5220B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Business Project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lưu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trữ</w:t>
      </w:r>
      <w:proofErr w:type="spellEnd"/>
      <w:r w:rsidRPr="00900D69">
        <w:rPr>
          <w:rFonts w:ascii="Times New Roman" w:eastAsia="Times New Roman" w:hAnsi="Times New Roman" w:cs="Times New Roman"/>
          <w:sz w:val="24"/>
          <w:szCs w:val="24"/>
        </w:rPr>
        <w:t xml:space="preserve"> Task hay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w:t>
      </w:r>
    </w:p>
    <w:p w14:paraId="52BD9D3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nơi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trung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thông</w:t>
      </w:r>
      <w:proofErr w:type="spellEnd"/>
      <w:r w:rsidRPr="00900D69">
        <w:rPr>
          <w:rFonts w:ascii="Times New Roman" w:eastAsia="Times New Roman" w:hAnsi="Times New Roman" w:cs="Times New Roman"/>
          <w:sz w:val="24"/>
          <w:szCs w:val="24"/>
        </w:rPr>
        <w:t xml:space="preserve"> tin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quan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trong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suốt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đồng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hành</w:t>
      </w:r>
      <w:proofErr w:type="spellEnd"/>
      <w:r w:rsidRPr="00900D69">
        <w:rPr>
          <w:rFonts w:ascii="Times New Roman" w:eastAsia="Times New Roman" w:hAnsi="Times New Roman" w:cs="Times New Roman"/>
          <w:sz w:val="24"/>
          <w:szCs w:val="24"/>
        </w:rPr>
        <w:t>.</w:t>
      </w:r>
    </w:p>
    <w:p w14:paraId="4F4427C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Business Project bao </w:t>
      </w:r>
      <w:proofErr w:type="spellStart"/>
      <w:r w:rsidRPr="00900D69">
        <w:rPr>
          <w:rFonts w:ascii="Times New Roman" w:eastAsia="Times New Roman" w:hAnsi="Times New Roman" w:cs="Times New Roman"/>
          <w:sz w:val="24"/>
          <w:szCs w:val="24"/>
        </w:rPr>
        <w:t>gồm</w:t>
      </w:r>
      <w:proofErr w:type="spellEnd"/>
      <w:r w:rsidRPr="00900D69">
        <w:rPr>
          <w:rFonts w:ascii="Times New Roman" w:eastAsia="Times New Roman" w:hAnsi="Times New Roman" w:cs="Times New Roman"/>
          <w:sz w:val="24"/>
          <w:szCs w:val="24"/>
        </w:rPr>
        <w:t>:</w:t>
      </w:r>
    </w:p>
    <w:p w14:paraId="04B617D8" w14:textId="77777777" w:rsidR="00900D69" w:rsidRPr="00900D69" w:rsidRDefault="00900D69">
      <w:pPr>
        <w:numPr>
          <w:ilvl w:val="0"/>
          <w:numId w:val="19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Bối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w:t>
      </w:r>
    </w:p>
    <w:p w14:paraId="58BD6F31" w14:textId="77777777" w:rsidR="00900D69" w:rsidRPr="00900D69" w:rsidRDefault="00900D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Các </w:t>
      </w:r>
      <w:proofErr w:type="spellStart"/>
      <w:r w:rsidRPr="00900D69">
        <w:rPr>
          <w:rFonts w:ascii="Times New Roman" w:eastAsia="Times New Roman" w:hAnsi="Times New Roman" w:cs="Times New Roman"/>
          <w:sz w:val="24"/>
          <w:szCs w:val="24"/>
        </w:rPr>
        <w:t>vấn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quyết</w:t>
      </w:r>
      <w:proofErr w:type="spellEnd"/>
      <w:r w:rsidRPr="00900D69">
        <w:rPr>
          <w:rFonts w:ascii="Times New Roman" w:eastAsia="Times New Roman" w:hAnsi="Times New Roman" w:cs="Times New Roman"/>
          <w:sz w:val="24"/>
          <w:szCs w:val="24"/>
        </w:rPr>
        <w:t>.</w:t>
      </w:r>
    </w:p>
    <w:p w14:paraId="765F8DB4" w14:textId="77777777" w:rsidR="00900D69" w:rsidRPr="00900D69" w:rsidRDefault="00900D69">
      <w:pPr>
        <w:numPr>
          <w:ilvl w:val="0"/>
          <w:numId w:val="19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Kế</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hoạch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chuyển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đổi</w:t>
      </w:r>
      <w:proofErr w:type="spellEnd"/>
      <w:r w:rsidRPr="00900D69">
        <w:rPr>
          <w:rFonts w:ascii="Times New Roman" w:eastAsia="Times New Roman" w:hAnsi="Times New Roman" w:cs="Times New Roman"/>
          <w:sz w:val="24"/>
          <w:szCs w:val="24"/>
        </w:rPr>
        <w:t>.</w:t>
      </w:r>
    </w:p>
    <w:p w14:paraId="4ACC299A" w14:textId="77777777" w:rsidR="00900D69" w:rsidRPr="00900D69" w:rsidRDefault="00900D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Tiến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r w:rsidRPr="00900D69">
        <w:rPr>
          <w:rFonts w:ascii="Times New Roman" w:eastAsia="Times New Roman" w:hAnsi="Times New Roman" w:cs="Times New Roman"/>
          <w:sz w:val="24"/>
          <w:szCs w:val="24"/>
        </w:rPr>
        <w:t>.</w:t>
      </w:r>
    </w:p>
    <w:p w14:paraId="1564D27D" w14:textId="77777777" w:rsidR="00900D69" w:rsidRPr="00900D69" w:rsidRDefault="00900D69">
      <w:pPr>
        <w:numPr>
          <w:ilvl w:val="0"/>
          <w:numId w:val="19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w:t>
      </w:r>
    </w:p>
    <w:p w14:paraId="57EBBB35" w14:textId="77777777" w:rsidR="00900D69" w:rsidRPr="00900D69" w:rsidRDefault="00900D69">
      <w:pPr>
        <w:numPr>
          <w:ilvl w:val="0"/>
          <w:numId w:val="19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p>
    <w:p w14:paraId="0979CA2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Project </w:t>
      </w:r>
      <w:proofErr w:type="spellStart"/>
      <w:r w:rsidRPr="00900D69">
        <w:rPr>
          <w:rFonts w:ascii="Times New Roman" w:eastAsia="Times New Roman" w:hAnsi="Times New Roman" w:cs="Times New Roman"/>
          <w:sz w:val="24"/>
          <w:szCs w:val="24"/>
        </w:rPr>
        <w:t>chính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hồ</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sống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trong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 xml:space="preserve"> THUCHOCVN.</w:t>
      </w:r>
    </w:p>
    <w:p w14:paraId="204C20B8" w14:textId="445D8339" w:rsidR="00900D69" w:rsidRPr="00900D69" w:rsidDel="00D2443D" w:rsidRDefault="00000000" w:rsidP="00900D69">
      <w:pPr>
        <w:spacing w:after="0" w:line="240" w:lineRule="auto"/>
        <w:rPr>
          <w:del w:id="1589" w:author="Admin" w:date="2026-07-06T15:09:00Z" w16du:dateUtc="2026-07-06T08:09:00Z"/>
          <w:rFonts w:ascii="Times New Roman" w:eastAsia="Times New Roman" w:hAnsi="Times New Roman" w:cs="Times New Roman"/>
          <w:sz w:val="24"/>
          <w:szCs w:val="24"/>
        </w:rPr>
      </w:pPr>
      <w:del w:id="1590" w:author="Admin" w:date="2026-07-06T15:09:00Z" w16du:dateUtc="2026-07-06T08:09:00Z">
        <w:r w:rsidDel="00D2443D">
          <w:rPr>
            <w:rFonts w:ascii="Times New Roman" w:eastAsia="Times New Roman" w:hAnsi="Times New Roman" w:cs="Times New Roman"/>
            <w:sz w:val="24"/>
            <w:szCs w:val="24"/>
          </w:rPr>
          <w:pict w14:anchorId="5DCD5E9E">
            <v:rect id="_x0000_i1396" style="width:0;height:1.5pt" o:hralign="center" o:hrstd="t" o:hr="t" fillcolor="#a0a0a0" stroked="f"/>
          </w:pict>
        </w:r>
      </w:del>
    </w:p>
    <w:p w14:paraId="238FE652" w14:textId="77777777" w:rsidR="00900D69" w:rsidRPr="00900D69" w:rsidRDefault="00900D69" w:rsidP="00D2443D">
      <w:pPr>
        <w:spacing w:after="0" w:line="240" w:lineRule="auto"/>
        <w:rPr>
          <w:rFonts w:ascii="Times New Roman" w:eastAsia="Times New Roman" w:hAnsi="Times New Roman" w:cs="Times New Roman"/>
          <w:b/>
          <w:bCs/>
          <w:kern w:val="36"/>
          <w:sz w:val="48"/>
          <w:szCs w:val="48"/>
        </w:rPr>
        <w:pPrChange w:id="1591" w:author="Admin" w:date="2026-07-06T15:09:00Z" w16du:dateUtc="2026-07-06T08:0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3.2. M</w:t>
      </w:r>
      <w:proofErr w:type="spellStart"/>
      <w:r w:rsidRPr="00900D69">
        <w:rPr>
          <w:rFonts w:ascii="Times New Roman" w:eastAsia="Times New Roman" w:hAnsi="Times New Roman" w:cs="Times New Roman"/>
          <w:b/>
          <w:bCs/>
          <w:kern w:val="36"/>
          <w:sz w:val="48"/>
          <w:szCs w:val="48"/>
        </w:rPr>
        <w:t>ục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tiêu</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Business Project</w:t>
      </w:r>
    </w:p>
    <w:p w14:paraId="6283A97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Project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w:t>
      </w:r>
    </w:p>
    <w:p w14:paraId="7008ED41" w14:textId="77777777" w:rsidR="00900D69" w:rsidRPr="00900D69" w:rsidRDefault="00900D69" w:rsidP="00900D6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900D69">
        <w:rPr>
          <w:rFonts w:ascii="Times New Roman" w:eastAsia="Times New Roman" w:hAnsi="Times New Roman" w:cs="Times New Roman"/>
          <w:b/>
          <w:bCs/>
          <w:sz w:val="27"/>
          <w:szCs w:val="27"/>
        </w:rPr>
        <w:t>Tập</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trung</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toàn</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bộ</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thông</w:t>
      </w:r>
      <w:proofErr w:type="spellEnd"/>
      <w:r w:rsidRPr="00900D69">
        <w:rPr>
          <w:rFonts w:ascii="Times New Roman" w:eastAsia="Times New Roman" w:hAnsi="Times New Roman" w:cs="Times New Roman"/>
          <w:b/>
          <w:bCs/>
          <w:sz w:val="27"/>
          <w:szCs w:val="27"/>
        </w:rPr>
        <w:t xml:space="preserve"> tin</w:t>
      </w:r>
    </w:p>
    <w:p w14:paraId="2182CB3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phân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giữa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nhiều</w:t>
      </w:r>
      <w:proofErr w:type="spellEnd"/>
      <w:r w:rsidRPr="00900D69">
        <w:rPr>
          <w:rFonts w:ascii="Times New Roman" w:eastAsia="Times New Roman" w:hAnsi="Times New Roman" w:cs="Times New Roman"/>
          <w:sz w:val="24"/>
          <w:szCs w:val="24"/>
        </w:rPr>
        <w:t xml:space="preserve"> file Excel, email hay </w:t>
      </w:r>
      <w:proofErr w:type="spellStart"/>
      <w:r w:rsidRPr="00900D69">
        <w:rPr>
          <w:rFonts w:ascii="Times New Roman" w:eastAsia="Times New Roman" w:hAnsi="Times New Roman" w:cs="Times New Roman"/>
          <w:sz w:val="24"/>
          <w:szCs w:val="24"/>
        </w:rPr>
        <w:t>thư</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mục</w:t>
      </w:r>
      <w:proofErr w:type="spellEnd"/>
      <w:r w:rsidRPr="00900D69">
        <w:rPr>
          <w:rFonts w:ascii="Times New Roman" w:eastAsia="Times New Roman" w:hAnsi="Times New Roman" w:cs="Times New Roman"/>
          <w:sz w:val="24"/>
          <w:szCs w:val="24"/>
        </w:rPr>
        <w:t>.</w:t>
      </w:r>
    </w:p>
    <w:p w14:paraId="31BA55A5" w14:textId="5C79F9A6" w:rsidR="00900D69" w:rsidRPr="00900D69" w:rsidDel="00D2443D" w:rsidRDefault="00000000" w:rsidP="00900D69">
      <w:pPr>
        <w:spacing w:after="0" w:line="240" w:lineRule="auto"/>
        <w:rPr>
          <w:del w:id="1592" w:author="Admin" w:date="2026-07-06T15:09:00Z" w16du:dateUtc="2026-07-06T08:09:00Z"/>
          <w:rFonts w:ascii="Times New Roman" w:eastAsia="Times New Roman" w:hAnsi="Times New Roman" w:cs="Times New Roman"/>
          <w:sz w:val="24"/>
          <w:szCs w:val="24"/>
        </w:rPr>
      </w:pPr>
      <w:del w:id="1593" w:author="Admin" w:date="2026-07-06T15:09:00Z" w16du:dateUtc="2026-07-06T08:09:00Z">
        <w:r w:rsidDel="00D2443D">
          <w:rPr>
            <w:rFonts w:ascii="Times New Roman" w:eastAsia="Times New Roman" w:hAnsi="Times New Roman" w:cs="Times New Roman"/>
            <w:sz w:val="24"/>
            <w:szCs w:val="24"/>
          </w:rPr>
          <w:pict w14:anchorId="2AB3BEB3">
            <v:rect id="_x0000_i1397" style="width:0;height:1.5pt" o:hralign="center" o:hrstd="t" o:hr="t" fillcolor="#a0a0a0" stroked="f"/>
          </w:pict>
        </w:r>
      </w:del>
    </w:p>
    <w:p w14:paraId="547466EB" w14:textId="77777777" w:rsidR="00900D69" w:rsidRPr="00900D69" w:rsidRDefault="00900D69" w:rsidP="00D2443D">
      <w:pPr>
        <w:spacing w:after="0" w:line="240" w:lineRule="auto"/>
        <w:rPr>
          <w:rFonts w:ascii="Times New Roman" w:eastAsia="Times New Roman" w:hAnsi="Times New Roman" w:cs="Times New Roman"/>
          <w:b/>
          <w:bCs/>
          <w:sz w:val="27"/>
          <w:szCs w:val="27"/>
        </w:rPr>
        <w:pPrChange w:id="1594" w:author="Admin" w:date="2026-07-06T15:09:00Z" w16du:dateUtc="2026-07-06T08:09: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 xml:space="preserve">Quản </w:t>
      </w:r>
      <w:proofErr w:type="spellStart"/>
      <w:r w:rsidRPr="00900D69">
        <w:rPr>
          <w:rFonts w:ascii="Times New Roman" w:eastAsia="Times New Roman" w:hAnsi="Times New Roman" w:cs="Times New Roman"/>
          <w:b/>
          <w:bCs/>
          <w:sz w:val="27"/>
          <w:szCs w:val="27"/>
        </w:rPr>
        <w:t>lý</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xuyên</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suốt</w:t>
      </w:r>
      <w:proofErr w:type="spellEnd"/>
    </w:p>
    <w:p w14:paraId="109D2642" w14:textId="1BBE7AB6" w:rsidR="00900D69" w:rsidDel="00D2443D" w:rsidRDefault="00900D69" w:rsidP="00D2443D">
      <w:pPr>
        <w:spacing w:after="0" w:line="240" w:lineRule="auto"/>
        <w:rPr>
          <w:del w:id="1595" w:author="Admin" w:date="2026-07-06T15:09:00Z" w16du:dateUtc="2026-07-06T08:09: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lastRenderedPageBreak/>
        <w:t>Từ</w:t>
      </w:r>
      <w:proofErr w:type="spellEnd"/>
      <w:r w:rsidRPr="00900D69">
        <w:rPr>
          <w:rFonts w:ascii="Times New Roman" w:eastAsia="Times New Roman" w:hAnsi="Times New Roman" w:cs="Times New Roman"/>
          <w:sz w:val="24"/>
          <w:szCs w:val="24"/>
        </w:rPr>
        <w:t xml:space="preserve"> Lead </w:t>
      </w:r>
      <w:proofErr w:type="spellStart"/>
      <w:r w:rsidRPr="00900D69">
        <w:rPr>
          <w:rFonts w:ascii="Times New Roman" w:eastAsia="Times New Roman" w:hAnsi="Times New Roman" w:cs="Times New Roman"/>
          <w:sz w:val="24"/>
          <w:szCs w:val="24"/>
        </w:rPr>
        <w:t>đầu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đến</w:t>
      </w:r>
      <w:proofErr w:type="spellEnd"/>
      <w:r w:rsidRPr="00900D69">
        <w:rPr>
          <w:rFonts w:ascii="Times New Roman" w:eastAsia="Times New Roman" w:hAnsi="Times New Roman" w:cs="Times New Roman"/>
          <w:sz w:val="24"/>
          <w:szCs w:val="24"/>
        </w:rPr>
        <w:t xml:space="preserve"> Customer Success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w:t>
      </w:r>
    </w:p>
    <w:p w14:paraId="64D24D09" w14:textId="77777777" w:rsidR="00D2443D" w:rsidRPr="00900D69" w:rsidRDefault="00D2443D" w:rsidP="00900D69">
      <w:pPr>
        <w:spacing w:before="100" w:beforeAutospacing="1" w:after="100" w:afterAutospacing="1" w:line="240" w:lineRule="auto"/>
        <w:rPr>
          <w:ins w:id="1596" w:author="Admin" w:date="2026-07-06T15:09:00Z" w16du:dateUtc="2026-07-06T08:09:00Z"/>
          <w:rFonts w:ascii="Times New Roman" w:eastAsia="Times New Roman" w:hAnsi="Times New Roman" w:cs="Times New Roman"/>
          <w:sz w:val="24"/>
          <w:szCs w:val="24"/>
        </w:rPr>
      </w:pPr>
    </w:p>
    <w:p w14:paraId="77D16021" w14:textId="261CAD10" w:rsidR="00900D69" w:rsidRPr="00900D69" w:rsidDel="00D2443D" w:rsidRDefault="00000000" w:rsidP="00D2443D">
      <w:pPr>
        <w:spacing w:before="100" w:beforeAutospacing="1" w:after="100" w:afterAutospacing="1" w:line="240" w:lineRule="auto"/>
        <w:rPr>
          <w:del w:id="1597" w:author="Admin" w:date="2026-07-06T15:09:00Z" w16du:dateUtc="2026-07-06T08:09:00Z"/>
          <w:rFonts w:ascii="Times New Roman" w:eastAsia="Times New Roman" w:hAnsi="Times New Roman" w:cs="Times New Roman"/>
          <w:sz w:val="24"/>
          <w:szCs w:val="24"/>
        </w:rPr>
        <w:pPrChange w:id="1598" w:author="Admin" w:date="2026-07-06T15:09:00Z" w16du:dateUtc="2026-07-06T08:09:00Z">
          <w:pPr>
            <w:spacing w:after="0" w:line="240" w:lineRule="auto"/>
          </w:pPr>
        </w:pPrChange>
      </w:pPr>
      <w:del w:id="1599" w:author="Admin" w:date="2026-07-06T15:09:00Z" w16du:dateUtc="2026-07-06T08:09:00Z">
        <w:r w:rsidDel="00D2443D">
          <w:rPr>
            <w:rFonts w:ascii="Times New Roman" w:eastAsia="Times New Roman" w:hAnsi="Times New Roman" w:cs="Times New Roman"/>
            <w:sz w:val="24"/>
            <w:szCs w:val="24"/>
          </w:rPr>
          <w:pict w14:anchorId="4CA790B3">
            <v:rect id="_x0000_i1398" style="width:0;height:1.5pt" o:hralign="center" o:hrstd="t" o:hr="t" fillcolor="#a0a0a0" stroked="f"/>
          </w:pict>
        </w:r>
      </w:del>
    </w:p>
    <w:p w14:paraId="3661CDFF" w14:textId="77777777" w:rsidR="00900D69" w:rsidRPr="00900D69" w:rsidRDefault="00900D69" w:rsidP="00D2443D">
      <w:pPr>
        <w:spacing w:after="0" w:line="240" w:lineRule="auto"/>
        <w:rPr>
          <w:rFonts w:ascii="Times New Roman" w:eastAsia="Times New Roman" w:hAnsi="Times New Roman" w:cs="Times New Roman"/>
          <w:b/>
          <w:bCs/>
          <w:sz w:val="27"/>
          <w:szCs w:val="27"/>
        </w:rPr>
        <w:pPrChange w:id="1600" w:author="Admin" w:date="2026-07-06T15:09:00Z" w16du:dateUtc="2026-07-06T08:09:00Z">
          <w:pPr>
            <w:spacing w:before="100" w:beforeAutospacing="1" w:after="100" w:afterAutospacing="1" w:line="240" w:lineRule="auto"/>
            <w:outlineLvl w:val="2"/>
          </w:pPr>
        </w:pPrChange>
      </w:pPr>
      <w:proofErr w:type="spellStart"/>
      <w:r w:rsidRPr="00900D69">
        <w:rPr>
          <w:rFonts w:ascii="Times New Roman" w:eastAsia="Times New Roman" w:hAnsi="Times New Roman" w:cs="Times New Roman"/>
          <w:b/>
          <w:bCs/>
          <w:sz w:val="27"/>
          <w:szCs w:val="27"/>
        </w:rPr>
        <w:t>Chuẩn</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hóa</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cách</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triển</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khai</w:t>
      </w:r>
      <w:proofErr w:type="spellEnd"/>
    </w:p>
    <w:p w14:paraId="61287AC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cùng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cấu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trúc</w:t>
      </w:r>
      <w:proofErr w:type="spellEnd"/>
      <w:r w:rsidRPr="00900D69">
        <w:rPr>
          <w:rFonts w:ascii="Times New Roman" w:eastAsia="Times New Roman" w:hAnsi="Times New Roman" w:cs="Times New Roman"/>
          <w:sz w:val="24"/>
          <w:szCs w:val="24"/>
        </w:rPr>
        <w:t>.</w:t>
      </w:r>
    </w:p>
    <w:p w14:paraId="68FB7856" w14:textId="6587F407" w:rsidR="00900D69" w:rsidRPr="00900D69" w:rsidDel="00D2443D" w:rsidRDefault="00000000" w:rsidP="00900D69">
      <w:pPr>
        <w:spacing w:after="0" w:line="240" w:lineRule="auto"/>
        <w:rPr>
          <w:del w:id="1601" w:author="Admin" w:date="2026-07-06T15:09:00Z" w16du:dateUtc="2026-07-06T08:09:00Z"/>
          <w:rFonts w:ascii="Times New Roman" w:eastAsia="Times New Roman" w:hAnsi="Times New Roman" w:cs="Times New Roman"/>
          <w:sz w:val="24"/>
          <w:szCs w:val="24"/>
        </w:rPr>
      </w:pPr>
      <w:del w:id="1602" w:author="Admin" w:date="2026-07-06T15:09:00Z" w16du:dateUtc="2026-07-06T08:09:00Z">
        <w:r w:rsidDel="00D2443D">
          <w:rPr>
            <w:rFonts w:ascii="Times New Roman" w:eastAsia="Times New Roman" w:hAnsi="Times New Roman" w:cs="Times New Roman"/>
            <w:sz w:val="24"/>
            <w:szCs w:val="24"/>
          </w:rPr>
          <w:pict w14:anchorId="5366FB4B">
            <v:rect id="_x0000_i1399" style="width:0;height:1.5pt" o:hralign="center" o:hrstd="t" o:hr="t" fillcolor="#a0a0a0" stroked="f"/>
          </w:pict>
        </w:r>
      </w:del>
    </w:p>
    <w:p w14:paraId="12447D19" w14:textId="77777777" w:rsidR="00900D69" w:rsidRPr="00900D69" w:rsidRDefault="00900D69" w:rsidP="00D2443D">
      <w:pPr>
        <w:spacing w:after="0" w:line="240" w:lineRule="auto"/>
        <w:rPr>
          <w:rFonts w:ascii="Times New Roman" w:eastAsia="Times New Roman" w:hAnsi="Times New Roman" w:cs="Times New Roman"/>
          <w:b/>
          <w:bCs/>
          <w:sz w:val="27"/>
          <w:szCs w:val="27"/>
        </w:rPr>
        <w:pPrChange w:id="1603" w:author="Admin" w:date="2026-07-06T15:09:00Z" w16du:dateUtc="2026-07-06T08:09:00Z">
          <w:pPr>
            <w:spacing w:before="100" w:beforeAutospacing="1" w:after="100" w:afterAutospacing="1" w:line="240" w:lineRule="auto"/>
            <w:outlineLvl w:val="2"/>
          </w:pPr>
        </w:pPrChange>
      </w:pPr>
      <w:proofErr w:type="spellStart"/>
      <w:r w:rsidRPr="00900D69">
        <w:rPr>
          <w:rFonts w:ascii="Times New Roman" w:eastAsia="Times New Roman" w:hAnsi="Times New Roman" w:cs="Times New Roman"/>
          <w:b/>
          <w:bCs/>
          <w:sz w:val="27"/>
          <w:szCs w:val="27"/>
        </w:rPr>
        <w:t>Tích</w:t>
      </w:r>
      <w:proofErr w:type="spellEnd"/>
      <w:r w:rsidRPr="00900D69">
        <w:rPr>
          <w:rFonts w:ascii="Times New Roman" w:eastAsia="Times New Roman" w:hAnsi="Times New Roman" w:cs="Times New Roman"/>
          <w:b/>
          <w:bCs/>
          <w:sz w:val="27"/>
          <w:szCs w:val="27"/>
        </w:rPr>
        <w:t xml:space="preserve"> </w:t>
      </w:r>
      <w:proofErr w:type="spellStart"/>
      <w:r w:rsidRPr="00900D69">
        <w:rPr>
          <w:rFonts w:ascii="Times New Roman" w:eastAsia="Times New Roman" w:hAnsi="Times New Roman" w:cs="Times New Roman"/>
          <w:b/>
          <w:bCs/>
          <w:sz w:val="27"/>
          <w:szCs w:val="27"/>
        </w:rPr>
        <w:t>lũy</w:t>
      </w:r>
      <w:proofErr w:type="spellEnd"/>
      <w:r w:rsidRPr="00900D69">
        <w:rPr>
          <w:rFonts w:ascii="Times New Roman" w:eastAsia="Times New Roman" w:hAnsi="Times New Roman" w:cs="Times New Roman"/>
          <w:b/>
          <w:bCs/>
          <w:sz w:val="27"/>
          <w:szCs w:val="27"/>
        </w:rPr>
        <w:t xml:space="preserve"> tri </w:t>
      </w:r>
      <w:proofErr w:type="spellStart"/>
      <w:r w:rsidRPr="00900D69">
        <w:rPr>
          <w:rFonts w:ascii="Times New Roman" w:eastAsia="Times New Roman" w:hAnsi="Times New Roman" w:cs="Times New Roman"/>
          <w:b/>
          <w:bCs/>
          <w:sz w:val="27"/>
          <w:szCs w:val="27"/>
        </w:rPr>
        <w:t>thức</w:t>
      </w:r>
      <w:proofErr w:type="spellEnd"/>
    </w:p>
    <w:p w14:paraId="687FD33D" w14:textId="4FD560F5"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Business Project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thúc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trở</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Case Study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bổ</w:t>
      </w:r>
      <w:proofErr w:type="spellEnd"/>
      <w:r w:rsidRPr="00900D69">
        <w:rPr>
          <w:rFonts w:ascii="Times New Roman" w:eastAsia="Times New Roman" w:hAnsi="Times New Roman" w:cs="Times New Roman"/>
          <w:sz w:val="24"/>
          <w:szCs w:val="24"/>
        </w:rPr>
        <w:t xml:space="preserve"> sung </w:t>
      </w:r>
      <w:proofErr w:type="spellStart"/>
      <w:r w:rsidRPr="00900D69">
        <w:rPr>
          <w:rFonts w:ascii="Times New Roman" w:eastAsia="Times New Roman" w:hAnsi="Times New Roman" w:cs="Times New Roman"/>
          <w:sz w:val="24"/>
          <w:szCs w:val="24"/>
        </w:rPr>
        <w:t>vào</w:t>
      </w:r>
      <w:proofErr w:type="spellEnd"/>
      <w:r w:rsidRPr="00900D69">
        <w:rPr>
          <w:rFonts w:ascii="Times New Roman" w:eastAsia="Times New Roman" w:hAnsi="Times New Roman" w:cs="Times New Roman"/>
          <w:sz w:val="24"/>
          <w:szCs w:val="24"/>
        </w:rPr>
        <w:t xml:space="preserve"> Knowledge Base.</w:t>
      </w:r>
    </w:p>
    <w:p w14:paraId="0AD7BCFB" w14:textId="7D22BC6E" w:rsidR="00900D69" w:rsidRPr="00900D69" w:rsidDel="00D2443D" w:rsidRDefault="00000000" w:rsidP="00900D69">
      <w:pPr>
        <w:spacing w:after="0" w:line="240" w:lineRule="auto"/>
        <w:rPr>
          <w:del w:id="1604" w:author="Admin" w:date="2026-07-06T15:09:00Z" w16du:dateUtc="2026-07-06T08:09:00Z"/>
          <w:rFonts w:ascii="Times New Roman" w:eastAsia="Times New Roman" w:hAnsi="Times New Roman" w:cs="Times New Roman"/>
          <w:sz w:val="24"/>
          <w:szCs w:val="24"/>
        </w:rPr>
      </w:pPr>
      <w:del w:id="1605" w:author="Admin" w:date="2026-07-06T15:09:00Z" w16du:dateUtc="2026-07-06T08:09:00Z">
        <w:r w:rsidDel="00D2443D">
          <w:rPr>
            <w:rFonts w:ascii="Times New Roman" w:eastAsia="Times New Roman" w:hAnsi="Times New Roman" w:cs="Times New Roman"/>
            <w:sz w:val="24"/>
            <w:szCs w:val="24"/>
          </w:rPr>
          <w:pict w14:anchorId="30C3450A">
            <v:rect id="_x0000_i1400" style="width:0;height:1.5pt" o:hralign="center" o:hrstd="t" o:hr="t" fillcolor="#a0a0a0" stroked="f"/>
          </w:pict>
        </w:r>
      </w:del>
    </w:p>
    <w:p w14:paraId="1179994A" w14:textId="77777777" w:rsidR="00900D69" w:rsidRPr="00900D69" w:rsidRDefault="00900D69" w:rsidP="00D2443D">
      <w:pPr>
        <w:spacing w:after="0" w:line="240" w:lineRule="auto"/>
        <w:rPr>
          <w:rFonts w:ascii="Times New Roman" w:eastAsia="Times New Roman" w:hAnsi="Times New Roman" w:cs="Times New Roman"/>
          <w:b/>
          <w:bCs/>
          <w:kern w:val="36"/>
          <w:sz w:val="48"/>
          <w:szCs w:val="48"/>
        </w:rPr>
        <w:pPrChange w:id="1606" w:author="Admin" w:date="2026-07-06T15:09:00Z" w16du:dateUtc="2026-07-06T08:0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3.3. </w:t>
      </w:r>
      <w:proofErr w:type="spellStart"/>
      <w:r w:rsidRPr="00900D69">
        <w:rPr>
          <w:rFonts w:ascii="Times New Roman" w:eastAsia="Times New Roman" w:hAnsi="Times New Roman" w:cs="Times New Roman"/>
          <w:b/>
          <w:bCs/>
          <w:kern w:val="36"/>
          <w:sz w:val="48"/>
          <w:szCs w:val="48"/>
        </w:rPr>
        <w:t>Vòng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đời</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Business Project</w:t>
      </w:r>
    </w:p>
    <w:p w14:paraId="00FA76E4" w14:textId="3031DDDE" w:rsidR="00900D69" w:rsidRPr="00900D69" w:rsidDel="00D2443D" w:rsidRDefault="00900D69" w:rsidP="00900D69">
      <w:pPr>
        <w:spacing w:before="100" w:beforeAutospacing="1" w:after="100" w:afterAutospacing="1" w:line="240" w:lineRule="auto"/>
        <w:rPr>
          <w:del w:id="1607" w:author="Admin" w:date="2026-07-06T15:09:00Z" w16du:dateUtc="2026-07-06T08:09: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Business Project </w:t>
      </w:r>
      <w:proofErr w:type="spellStart"/>
      <w:r w:rsidRPr="00900D69">
        <w:rPr>
          <w:rFonts w:ascii="Times New Roman" w:eastAsia="Times New Roman" w:hAnsi="Times New Roman" w:cs="Times New Roman"/>
          <w:sz w:val="24"/>
          <w:szCs w:val="24"/>
        </w:rPr>
        <w:t>luôn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trải</w:t>
      </w:r>
      <w:proofErr w:type="spellEnd"/>
      <w:r w:rsidRPr="00900D69">
        <w:rPr>
          <w:rFonts w:ascii="Times New Roman" w:eastAsia="Times New Roman" w:hAnsi="Times New Roman" w:cs="Times New Roman"/>
          <w:sz w:val="24"/>
          <w:szCs w:val="24"/>
        </w:rPr>
        <w:t xml:space="preserve"> qua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đoạn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sau.</w:t>
      </w:r>
    </w:p>
    <w:p w14:paraId="79D541BC" w14:textId="77777777" w:rsidR="00D2443D" w:rsidRDefault="00D2443D" w:rsidP="00D2443D">
      <w:pPr>
        <w:spacing w:before="100" w:beforeAutospacing="1" w:after="100" w:afterAutospacing="1" w:line="240" w:lineRule="auto"/>
        <w:rPr>
          <w:ins w:id="1608" w:author="Admin" w:date="2026-07-06T15:09:00Z" w16du:dateUtc="2026-07-06T08:09:00Z"/>
          <w:rFonts w:ascii="Courier New" w:eastAsia="Times New Roman" w:hAnsi="Courier New" w:cs="Courier New"/>
          <w:sz w:val="20"/>
          <w:szCs w:val="20"/>
        </w:rPr>
      </w:pPr>
      <w:proofErr w:type="spellEnd"/>
    </w:p>
    <w:p w14:paraId="23AFB57D" w14:textId="4D70C227" w:rsidR="00900D69" w:rsidRPr="00900D69" w:rsidDel="00D2443D" w:rsidRDefault="00900D69" w:rsidP="00D2443D">
      <w:pPr>
        <w:spacing w:before="100" w:beforeAutospacing="1" w:after="100" w:afterAutospacing="1" w:line="240" w:lineRule="auto"/>
        <w:jc w:val="center"/>
        <w:rPr>
          <w:del w:id="1609" w:author="Admin" w:date="2026-07-06T15:09:00Z" w16du:dateUtc="2026-07-06T08:09:00Z"/>
          <w:rFonts w:ascii="Courier New" w:eastAsia="Times New Roman" w:hAnsi="Courier New" w:cs="Courier New"/>
          <w:sz w:val="20"/>
          <w:szCs w:val="20"/>
        </w:rPr>
        <w:pPrChange w:id="1610"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Lead</w:t>
      </w:r>
    </w:p>
    <w:p w14:paraId="26D239C8" w14:textId="77777777" w:rsidR="00900D69" w:rsidRPr="00900D69" w:rsidRDefault="00900D69" w:rsidP="00D2443D">
      <w:pPr>
        <w:spacing w:before="100" w:beforeAutospacing="1" w:after="100" w:afterAutospacing="1" w:line="240" w:lineRule="auto"/>
        <w:jc w:val="center"/>
        <w:rPr>
          <w:rFonts w:ascii="Courier New" w:eastAsia="Times New Roman" w:hAnsi="Courier New" w:cs="Courier New"/>
          <w:sz w:val="20"/>
          <w:szCs w:val="20"/>
        </w:rPr>
        <w:pPrChange w:id="1611"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9FF6391"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12"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059B92D3"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13"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C5C5C0E"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14"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Context</w:t>
      </w:r>
    </w:p>
    <w:p w14:paraId="3E444FCA"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15"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DB5D5E4"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16"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23DB800B"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17"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6CBF545"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18"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Discovery</w:t>
      </w:r>
    </w:p>
    <w:p w14:paraId="498D38A6"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19"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9C31750"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0"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C623E30"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1"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FF8A761"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2"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Diagnosis</w:t>
      </w:r>
    </w:p>
    <w:p w14:paraId="413A1C50"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3"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D5D0E5D"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4"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25FCF5CE"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5"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46EA897"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6"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Transformation</w:t>
      </w:r>
    </w:p>
    <w:p w14:paraId="54469101"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7"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235BFC9"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8"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30B557D"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29"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4DB8395"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0"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Consulting Delivery</w:t>
      </w:r>
    </w:p>
    <w:p w14:paraId="2453EFE7"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1"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32745A9"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2"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4A84EF1"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3"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7E958A1"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4"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Project Closing</w:t>
      </w:r>
    </w:p>
    <w:p w14:paraId="2DF9F39A"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5"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9032FFD"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6"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3A54DCF8"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7"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4ADEAB0"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8"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Knowledge Capture</w:t>
      </w:r>
    </w:p>
    <w:p w14:paraId="7F113E8C"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39"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3996E2E"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40"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4024B526"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41"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B4655DC" w14:textId="77777777" w:rsidR="00900D69" w:rsidRPr="00900D69" w:rsidRDefault="00900D69" w:rsidP="00D244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642" w:author="Admin" w:date="2026-07-06T15:09:00Z" w16du:dateUtc="2026-07-06T08:0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Customer Success</w:t>
      </w:r>
    </w:p>
    <w:p w14:paraId="3458B7B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đoạn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tiêu</w:t>
      </w:r>
      <w:proofErr w:type="spellEnd"/>
      <w:r w:rsidRPr="00900D69">
        <w:rPr>
          <w:rFonts w:ascii="Times New Roman" w:eastAsia="Times New Roman" w:hAnsi="Times New Roman" w:cs="Times New Roman"/>
          <w:sz w:val="24"/>
          <w:szCs w:val="24"/>
        </w:rPr>
        <w:t xml:space="preserve">, Deliverables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điều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kiện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chuyển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rõ</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ràng</w:t>
      </w:r>
      <w:proofErr w:type="spellEnd"/>
      <w:r w:rsidRPr="00900D69">
        <w:rPr>
          <w:rFonts w:ascii="Times New Roman" w:eastAsia="Times New Roman" w:hAnsi="Times New Roman" w:cs="Times New Roman"/>
          <w:sz w:val="24"/>
          <w:szCs w:val="24"/>
        </w:rPr>
        <w:t>.</w:t>
      </w:r>
    </w:p>
    <w:p w14:paraId="4A8C6BFA" w14:textId="69C3EE2E" w:rsidR="00900D69" w:rsidRPr="00900D69" w:rsidDel="00D2443D" w:rsidRDefault="00000000" w:rsidP="00900D69">
      <w:pPr>
        <w:spacing w:after="0" w:line="240" w:lineRule="auto"/>
        <w:rPr>
          <w:del w:id="1643" w:author="Admin" w:date="2026-07-06T15:10:00Z" w16du:dateUtc="2026-07-06T08:10:00Z"/>
          <w:rFonts w:ascii="Times New Roman" w:eastAsia="Times New Roman" w:hAnsi="Times New Roman" w:cs="Times New Roman"/>
          <w:sz w:val="24"/>
          <w:szCs w:val="24"/>
        </w:rPr>
      </w:pPr>
      <w:del w:id="1644" w:author="Admin" w:date="2026-07-06T15:10:00Z" w16du:dateUtc="2026-07-06T08:10:00Z">
        <w:r w:rsidDel="00D2443D">
          <w:rPr>
            <w:rFonts w:ascii="Times New Roman" w:eastAsia="Times New Roman" w:hAnsi="Times New Roman" w:cs="Times New Roman"/>
            <w:sz w:val="24"/>
            <w:szCs w:val="24"/>
          </w:rPr>
          <w:lastRenderedPageBreak/>
          <w:pict w14:anchorId="4E3C4D79">
            <v:rect id="_x0000_i1401" style="width:0;height:1.5pt" o:hralign="center" o:hrstd="t" o:hr="t" fillcolor="#a0a0a0" stroked="f"/>
          </w:pict>
        </w:r>
      </w:del>
    </w:p>
    <w:p w14:paraId="08172BC4" w14:textId="77777777" w:rsidR="00900D69" w:rsidRPr="00900D69" w:rsidRDefault="00900D69" w:rsidP="00D2443D">
      <w:pPr>
        <w:spacing w:after="0" w:line="240" w:lineRule="auto"/>
        <w:rPr>
          <w:rFonts w:ascii="Times New Roman" w:eastAsia="Times New Roman" w:hAnsi="Times New Roman" w:cs="Times New Roman"/>
          <w:b/>
          <w:bCs/>
          <w:kern w:val="36"/>
          <w:sz w:val="48"/>
          <w:szCs w:val="48"/>
        </w:rPr>
        <w:pPrChange w:id="1645" w:author="Admin" w:date="2026-07-06T15:10:00Z" w16du:dateUtc="2026-07-06T08:1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3.4. C</w:t>
      </w:r>
      <w:proofErr w:type="spellStart"/>
      <w:r w:rsidRPr="00900D69">
        <w:rPr>
          <w:rFonts w:ascii="Times New Roman" w:eastAsia="Times New Roman" w:hAnsi="Times New Roman" w:cs="Times New Roman"/>
          <w:b/>
          <w:bCs/>
          <w:kern w:val="36"/>
          <w:sz w:val="48"/>
          <w:szCs w:val="48"/>
        </w:rPr>
        <w:t>ấu</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trúc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Business Project</w:t>
      </w:r>
    </w:p>
    <w:p w14:paraId="7BF6BEC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Project </w:t>
      </w:r>
      <w:proofErr w:type="spellStart"/>
      <w:r w:rsidRPr="00900D69">
        <w:rPr>
          <w:rFonts w:ascii="Times New Roman" w:eastAsia="Times New Roman" w:hAnsi="Times New Roman" w:cs="Times New Roman"/>
          <w:sz w:val="24"/>
          <w:szCs w:val="24"/>
        </w:rPr>
        <w:t>gồm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tám</w:t>
      </w:r>
      <w:proofErr w:type="spellEnd"/>
      <w:r w:rsidRPr="00900D69">
        <w:rPr>
          <w:rFonts w:ascii="Times New Roman" w:eastAsia="Times New Roman" w:hAnsi="Times New Roman" w:cs="Times New Roman"/>
          <w:sz w:val="24"/>
          <w:szCs w:val="24"/>
        </w:rPr>
        <w:t xml:space="preserve"> Workspace.</w:t>
      </w:r>
    </w:p>
    <w:p w14:paraId="44023B40"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Business Project</w:t>
      </w:r>
    </w:p>
    <w:p w14:paraId="24A7E76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866575A"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w:t>
      </w:r>
    </w:p>
    <w:p w14:paraId="6932033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EB247E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Overview</w:t>
      </w:r>
    </w:p>
    <w:p w14:paraId="587DF4A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31EEB20"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Business Context</w:t>
      </w:r>
    </w:p>
    <w:p w14:paraId="042F29A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05CDAD5"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Discovery</w:t>
      </w:r>
    </w:p>
    <w:p w14:paraId="2543F2F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ACC186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Diagnosis</w:t>
      </w:r>
    </w:p>
    <w:p w14:paraId="42D06C1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0CEF42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Transformation</w:t>
      </w:r>
    </w:p>
    <w:p w14:paraId="2E78B76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8200E2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Delivery</w:t>
      </w:r>
    </w:p>
    <w:p w14:paraId="30CCE3E9"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F503C6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Knowledge</w:t>
      </w:r>
    </w:p>
    <w:p w14:paraId="0429542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08EC3E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Customer Success</w:t>
      </w:r>
    </w:p>
    <w:p w14:paraId="3FFF077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cấu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trúc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w:t>
      </w:r>
    </w:p>
    <w:p w14:paraId="35CDDB5C" w14:textId="33BAAA28" w:rsidR="00900D69" w:rsidRPr="00900D69" w:rsidDel="00D2443D" w:rsidRDefault="00000000" w:rsidP="00900D69">
      <w:pPr>
        <w:spacing w:after="0" w:line="240" w:lineRule="auto"/>
        <w:rPr>
          <w:del w:id="1646" w:author="Admin" w:date="2026-07-06T15:10:00Z" w16du:dateUtc="2026-07-06T08:10:00Z"/>
          <w:rFonts w:ascii="Times New Roman" w:eastAsia="Times New Roman" w:hAnsi="Times New Roman" w:cs="Times New Roman"/>
          <w:sz w:val="24"/>
          <w:szCs w:val="24"/>
        </w:rPr>
      </w:pPr>
      <w:del w:id="1647" w:author="Admin" w:date="2026-07-06T15:10:00Z" w16du:dateUtc="2026-07-06T08:10:00Z">
        <w:r w:rsidDel="00D2443D">
          <w:rPr>
            <w:rFonts w:ascii="Times New Roman" w:eastAsia="Times New Roman" w:hAnsi="Times New Roman" w:cs="Times New Roman"/>
            <w:sz w:val="24"/>
            <w:szCs w:val="24"/>
          </w:rPr>
          <w:pict w14:anchorId="7A7507AD">
            <v:rect id="_x0000_i1402" style="width:0;height:1.5pt" o:hralign="center" o:hrstd="t" o:hr="t" fillcolor="#a0a0a0" stroked="f"/>
          </w:pict>
        </w:r>
      </w:del>
    </w:p>
    <w:p w14:paraId="356539AE" w14:textId="77777777" w:rsidR="00900D69" w:rsidRPr="00900D69" w:rsidRDefault="00900D69" w:rsidP="00D2443D">
      <w:pPr>
        <w:spacing w:after="0" w:line="240" w:lineRule="auto"/>
        <w:rPr>
          <w:rFonts w:ascii="Times New Roman" w:eastAsia="Times New Roman" w:hAnsi="Times New Roman" w:cs="Times New Roman"/>
          <w:b/>
          <w:bCs/>
          <w:kern w:val="36"/>
          <w:sz w:val="48"/>
          <w:szCs w:val="48"/>
        </w:rPr>
        <w:pPrChange w:id="1648" w:author="Admin" w:date="2026-07-06T15:10:00Z" w16du:dateUtc="2026-07-06T08:1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3.5. Business Project Dashboard</w:t>
      </w:r>
    </w:p>
    <w:p w14:paraId="0762993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Ngay </w:t>
      </w:r>
      <w:proofErr w:type="spellStart"/>
      <w:r w:rsidRPr="00900D69">
        <w:rPr>
          <w:rFonts w:ascii="Times New Roman" w:eastAsia="Times New Roman" w:hAnsi="Times New Roman" w:cs="Times New Roman"/>
          <w:sz w:val="24"/>
          <w:szCs w:val="24"/>
        </w:rPr>
        <w:t>khi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mở</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nhìn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thấy</w:t>
      </w:r>
      <w:proofErr w:type="spellEnd"/>
      <w:r w:rsidRPr="00900D69">
        <w:rPr>
          <w:rFonts w:ascii="Times New Roman" w:eastAsia="Times New Roman" w:hAnsi="Times New Roman" w:cs="Times New Roman"/>
          <w:sz w:val="24"/>
          <w:szCs w:val="24"/>
        </w:rPr>
        <w:t xml:space="preserve"> Dashboard </w:t>
      </w:r>
      <w:proofErr w:type="spellStart"/>
      <w:r w:rsidRPr="00900D69">
        <w:rPr>
          <w:rFonts w:ascii="Times New Roman" w:eastAsia="Times New Roman" w:hAnsi="Times New Roman" w:cs="Times New Roman"/>
          <w:sz w:val="24"/>
          <w:szCs w:val="24"/>
        </w:rPr>
        <w:t>tổng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quan</w:t>
      </w:r>
      <w:proofErr w:type="spellEnd"/>
      <w:r w:rsidRPr="00900D69">
        <w:rPr>
          <w:rFonts w:ascii="Times New Roman" w:eastAsia="Times New Roman" w:hAnsi="Times New Roman" w:cs="Times New Roman"/>
          <w:sz w:val="24"/>
          <w:szCs w:val="24"/>
        </w:rPr>
        <w:t>.</w:t>
      </w:r>
    </w:p>
    <w:p w14:paraId="6C9C6DA7"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Dashboard </w:t>
      </w:r>
      <w:proofErr w:type="spellStart"/>
      <w:r w:rsidRPr="00900D69">
        <w:rPr>
          <w:rFonts w:ascii="Times New Roman" w:eastAsia="Times New Roman" w:hAnsi="Times New Roman" w:cs="Times New Roman"/>
          <w:sz w:val="24"/>
          <w:szCs w:val="24"/>
        </w:rPr>
        <w:t>gồm</w:t>
      </w:r>
      <w:proofErr w:type="spellEnd"/>
      <w:r w:rsidRPr="00900D69">
        <w:rPr>
          <w:rFonts w:ascii="Times New Roman" w:eastAsia="Times New Roman" w:hAnsi="Times New Roman" w:cs="Times New Roman"/>
          <w:sz w:val="24"/>
          <w:szCs w:val="24"/>
        </w:rPr>
        <w:t>:</w:t>
      </w:r>
    </w:p>
    <w:p w14:paraId="482792FC" w14:textId="77777777" w:rsidR="00900D69" w:rsidRPr="00900D69" w:rsidRDefault="00900D69" w:rsidP="00900D69">
      <w:pPr>
        <w:spacing w:before="100" w:beforeAutospacing="1" w:after="100" w:afterAutospacing="1" w:line="240" w:lineRule="auto"/>
        <w:outlineLvl w:val="2"/>
        <w:rPr>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Business Summary</w:t>
      </w:r>
    </w:p>
    <w:p w14:paraId="313E9601" w14:textId="77777777" w:rsidR="00900D69" w:rsidRPr="00900D69" w:rsidRDefault="00900D6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Doanh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w:t>
      </w:r>
    </w:p>
    <w:p w14:paraId="490D70A4" w14:textId="77777777" w:rsidR="00900D69" w:rsidRPr="00900D69" w:rsidRDefault="00900D69">
      <w:pPr>
        <w:numPr>
          <w:ilvl w:val="0"/>
          <w:numId w:val="191"/>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Ngành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nghề</w:t>
      </w:r>
      <w:proofErr w:type="spellEnd"/>
      <w:r w:rsidRPr="00900D69">
        <w:rPr>
          <w:rFonts w:ascii="Times New Roman" w:eastAsia="Times New Roman" w:hAnsi="Times New Roman" w:cs="Times New Roman"/>
          <w:sz w:val="24"/>
          <w:szCs w:val="24"/>
        </w:rPr>
        <w:t>.</w:t>
      </w:r>
    </w:p>
    <w:p w14:paraId="23A719F9" w14:textId="77777777" w:rsidR="00900D69" w:rsidRPr="00900D69" w:rsidRDefault="00900D69">
      <w:pPr>
        <w:numPr>
          <w:ilvl w:val="0"/>
          <w:numId w:val="191"/>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Quy </w:t>
      </w:r>
      <w:proofErr w:type="spellStart"/>
      <w:r w:rsidRPr="00900D69">
        <w:rPr>
          <w:rFonts w:ascii="Times New Roman" w:eastAsia="Times New Roman" w:hAnsi="Times New Roman" w:cs="Times New Roman"/>
          <w:sz w:val="24"/>
          <w:szCs w:val="24"/>
        </w:rPr>
        <w:t>mô</w:t>
      </w:r>
      <w:proofErr w:type="spellEnd"/>
      <w:r w:rsidRPr="00900D69">
        <w:rPr>
          <w:rFonts w:ascii="Times New Roman" w:eastAsia="Times New Roman" w:hAnsi="Times New Roman" w:cs="Times New Roman"/>
          <w:sz w:val="24"/>
          <w:szCs w:val="24"/>
        </w:rPr>
        <w:t>.</w:t>
      </w:r>
    </w:p>
    <w:p w14:paraId="5C9C297E" w14:textId="77777777" w:rsidR="00900D69" w:rsidRPr="00900D69" w:rsidRDefault="00900D69">
      <w:pPr>
        <w:numPr>
          <w:ilvl w:val="0"/>
          <w:numId w:val="191"/>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Người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w:t>
      </w:r>
    </w:p>
    <w:p w14:paraId="6DF09DEA" w14:textId="7316D508" w:rsidR="00900D69" w:rsidRPr="00900D69" w:rsidDel="00CE3FF6" w:rsidRDefault="00000000" w:rsidP="00900D69">
      <w:pPr>
        <w:spacing w:after="0" w:line="240" w:lineRule="auto"/>
        <w:rPr>
          <w:del w:id="1649" w:author="Admin" w:date="2026-07-06T15:15:00Z" w16du:dateUtc="2026-07-06T08:15:00Z"/>
          <w:rFonts w:ascii="Times New Roman" w:eastAsia="Times New Roman" w:hAnsi="Times New Roman" w:cs="Times New Roman"/>
          <w:sz w:val="24"/>
          <w:szCs w:val="24"/>
        </w:rPr>
      </w:pPr>
      <w:del w:id="1650" w:author="Admin" w:date="2026-07-06T15:15:00Z" w16du:dateUtc="2026-07-06T08:15:00Z">
        <w:r w:rsidDel="00CE3FF6">
          <w:rPr>
            <w:rFonts w:ascii="Times New Roman" w:eastAsia="Times New Roman" w:hAnsi="Times New Roman" w:cs="Times New Roman"/>
            <w:sz w:val="24"/>
            <w:szCs w:val="24"/>
          </w:rPr>
          <w:pict w14:anchorId="76B46730">
            <v:rect id="_x0000_i1403" style="width:0;height:1.5pt" o:hralign="center" o:hrstd="t" o:hr="t" fillcolor="#a0a0a0" stroked="f"/>
          </w:pict>
        </w:r>
      </w:del>
    </w:p>
    <w:p w14:paraId="42E6FD5D"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1651" w:author="Admin" w:date="2026-07-06T15:15:00Z" w16du:dateUtc="2026-07-06T08:15: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Current Stage</w:t>
      </w:r>
    </w:p>
    <w:p w14:paraId="3292AD3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Ví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dụ</w:t>
      </w:r>
      <w:proofErr w:type="spellEnd"/>
      <w:r w:rsidRPr="00900D69">
        <w:rPr>
          <w:rFonts w:ascii="Times New Roman" w:eastAsia="Times New Roman" w:hAnsi="Times New Roman" w:cs="Times New Roman"/>
          <w:sz w:val="24"/>
          <w:szCs w:val="24"/>
        </w:rPr>
        <w:t>.</w:t>
      </w:r>
    </w:p>
    <w:p w14:paraId="400C7F1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Discovery</w:t>
      </w:r>
    </w:p>
    <w:p w14:paraId="3A75245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Hoặc</w:t>
      </w:r>
      <w:proofErr w:type="spellEnd"/>
      <w:r w:rsidRPr="00900D69">
        <w:rPr>
          <w:rFonts w:ascii="Times New Roman" w:eastAsia="Times New Roman" w:hAnsi="Times New Roman" w:cs="Times New Roman"/>
          <w:sz w:val="24"/>
          <w:szCs w:val="24"/>
        </w:rPr>
        <w:t>.</w:t>
      </w:r>
    </w:p>
    <w:p w14:paraId="3B012A2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lastRenderedPageBreak/>
        <w:t>Transformation.</w:t>
      </w:r>
    </w:p>
    <w:p w14:paraId="36B9F0C2" w14:textId="04118D39" w:rsidR="00900D69" w:rsidRPr="00900D69" w:rsidDel="00CE3FF6" w:rsidRDefault="00000000" w:rsidP="00900D69">
      <w:pPr>
        <w:spacing w:after="0" w:line="240" w:lineRule="auto"/>
        <w:rPr>
          <w:del w:id="1652" w:author="Admin" w:date="2026-07-06T15:15:00Z" w16du:dateUtc="2026-07-06T08:15:00Z"/>
          <w:rFonts w:ascii="Times New Roman" w:eastAsia="Times New Roman" w:hAnsi="Times New Roman" w:cs="Times New Roman"/>
          <w:sz w:val="24"/>
          <w:szCs w:val="24"/>
        </w:rPr>
      </w:pPr>
      <w:del w:id="1653" w:author="Admin" w:date="2026-07-06T15:15:00Z" w16du:dateUtc="2026-07-06T08:15:00Z">
        <w:r w:rsidDel="00CE3FF6">
          <w:rPr>
            <w:rFonts w:ascii="Times New Roman" w:eastAsia="Times New Roman" w:hAnsi="Times New Roman" w:cs="Times New Roman"/>
            <w:sz w:val="24"/>
            <w:szCs w:val="24"/>
          </w:rPr>
          <w:pict w14:anchorId="01E799A6">
            <v:rect id="_x0000_i1404" style="width:0;height:1.5pt" o:hralign="center" o:hrstd="t" o:hr="t" fillcolor="#a0a0a0" stroked="f"/>
          </w:pict>
        </w:r>
      </w:del>
    </w:p>
    <w:p w14:paraId="165601DE"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1654" w:author="Admin" w:date="2026-07-06T15:15:00Z" w16du:dateUtc="2026-07-06T08:15: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Overall Progress</w:t>
      </w:r>
    </w:p>
    <w:p w14:paraId="7C926EB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Thanh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w:t>
      </w:r>
    </w:p>
    <w:p w14:paraId="18AF921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0–100%.</w:t>
      </w:r>
    </w:p>
    <w:p w14:paraId="2283799C" w14:textId="6A550738" w:rsidR="00900D69" w:rsidRPr="00900D69" w:rsidDel="00CE3FF6" w:rsidRDefault="00000000" w:rsidP="00900D69">
      <w:pPr>
        <w:spacing w:after="0" w:line="240" w:lineRule="auto"/>
        <w:rPr>
          <w:del w:id="1655" w:author="Admin" w:date="2026-07-06T15:16:00Z" w16du:dateUtc="2026-07-06T08:16:00Z"/>
          <w:rFonts w:ascii="Times New Roman" w:eastAsia="Times New Roman" w:hAnsi="Times New Roman" w:cs="Times New Roman"/>
          <w:sz w:val="24"/>
          <w:szCs w:val="24"/>
        </w:rPr>
      </w:pPr>
      <w:del w:id="1656" w:author="Admin" w:date="2026-07-06T15:16:00Z" w16du:dateUtc="2026-07-06T08:16:00Z">
        <w:r w:rsidDel="00CE3FF6">
          <w:rPr>
            <w:rFonts w:ascii="Times New Roman" w:eastAsia="Times New Roman" w:hAnsi="Times New Roman" w:cs="Times New Roman"/>
            <w:sz w:val="24"/>
            <w:szCs w:val="24"/>
          </w:rPr>
          <w:pict w14:anchorId="2CFE1680">
            <v:rect id="_x0000_i1405" style="width:0;height:1.5pt" o:hralign="center" o:hrstd="t" o:hr="t" fillcolor="#a0a0a0" stroked="f"/>
          </w:pict>
        </w:r>
      </w:del>
    </w:p>
    <w:p w14:paraId="28DD0A93"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1657" w:author="Admin" w:date="2026-07-06T15:16:00Z" w16du:dateUtc="2026-07-06T08:16: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Upcoming Milestones</w:t>
      </w:r>
    </w:p>
    <w:p w14:paraId="42EB6605" w14:textId="0457E1C3" w:rsidR="00900D69" w:rsidRPr="00900D69" w:rsidDel="00CE3FF6" w:rsidRDefault="00900D69" w:rsidP="00CE3FF6">
      <w:pPr>
        <w:spacing w:before="100" w:beforeAutospacing="1" w:after="100" w:afterAutospacing="1" w:line="240" w:lineRule="auto"/>
        <w:rPr>
          <w:del w:id="1658" w:author="Admin" w:date="2026-07-06T15:16:00Z" w16du:dateUtc="2026-07-06T08:16:00Z"/>
          <w:rFonts w:ascii="Times New Roman" w:eastAsia="Times New Roman" w:hAnsi="Times New Roman" w:cs="Times New Roman"/>
          <w:sz w:val="24"/>
          <w:szCs w:val="24"/>
        </w:rPr>
        <w:pPrChange w:id="1659" w:author="Admin" w:date="2026-07-06T15:16:00Z" w16du:dateUtc="2026-07-06T08:16:00Z">
          <w:pPr>
            <w:spacing w:before="100" w:beforeAutospacing="1" w:after="100" w:afterAutospacing="1" w:line="240" w:lineRule="auto"/>
          </w:pPr>
        </w:pPrChange>
      </w:pPr>
      <w:r w:rsidRPr="00900D69">
        <w:rPr>
          <w:rFonts w:ascii="Times New Roman" w:eastAsia="Times New Roman" w:hAnsi="Times New Roman" w:cs="Times New Roman"/>
          <w:sz w:val="24"/>
          <w:szCs w:val="24"/>
        </w:rPr>
        <w:t xml:space="preserve">Các </w:t>
      </w:r>
      <w:proofErr w:type="spellStart"/>
      <w:r w:rsidRPr="00900D69">
        <w:rPr>
          <w:rFonts w:ascii="Times New Roman" w:eastAsia="Times New Roman" w:hAnsi="Times New Roman" w:cs="Times New Roman"/>
          <w:sz w:val="24"/>
          <w:szCs w:val="24"/>
        </w:rPr>
        <w:t>mốc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sắp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tới</w:t>
      </w:r>
      <w:proofErr w:type="spellEnd"/>
      <w:r w:rsidRPr="00900D69">
        <w:rPr>
          <w:rFonts w:ascii="Times New Roman" w:eastAsia="Times New Roman" w:hAnsi="Times New Roman" w:cs="Times New Roman"/>
          <w:sz w:val="24"/>
          <w:szCs w:val="24"/>
        </w:rPr>
        <w:t>.</w:t>
      </w:r>
      <w:ins w:id="1660" w:author="Admin" w:date="2026-07-06T15:16:00Z" w16du:dateUtc="2026-07-06T08:16:00Z">
        <w:r w:rsidR="00CE3FF6" w:rsidRPr="00900D69" w:rsidDel="00CE3FF6">
          <w:rPr>
            <w:rFonts w:ascii="Times New Roman" w:eastAsia="Times New Roman" w:hAnsi="Times New Roman" w:cs="Times New Roman"/>
            <w:sz w:val="24"/>
            <w:szCs w:val="24"/>
          </w:rPr>
          <w:t xml:space="preserve"> </w:t>
        </w:r>
      </w:ins>
    </w:p>
    <w:p w14:paraId="5BB5A5A2" w14:textId="7F881015" w:rsidR="00900D69" w:rsidRPr="00900D69" w:rsidRDefault="00000000" w:rsidP="00CE3FF6">
      <w:pPr>
        <w:spacing w:before="100" w:beforeAutospacing="1" w:after="100" w:afterAutospacing="1" w:line="240" w:lineRule="auto"/>
        <w:rPr>
          <w:rFonts w:ascii="Times New Roman" w:eastAsia="Times New Roman" w:hAnsi="Times New Roman" w:cs="Times New Roman"/>
          <w:sz w:val="24"/>
          <w:szCs w:val="24"/>
        </w:rPr>
        <w:pPrChange w:id="1661" w:author="Admin" w:date="2026-07-06T15:16:00Z" w16du:dateUtc="2026-07-06T08:16:00Z">
          <w:pPr>
            <w:spacing w:after="0" w:line="240" w:lineRule="auto"/>
          </w:pPr>
        </w:pPrChange>
      </w:pPr>
      <w:del w:id="1662" w:author="Admin" w:date="2026-07-06T15:16:00Z" w16du:dateUtc="2026-07-06T08:16:00Z">
        <w:r w:rsidDel="00CE3FF6">
          <w:rPr>
            <w:rFonts w:ascii="Times New Roman" w:eastAsia="Times New Roman" w:hAnsi="Times New Roman" w:cs="Times New Roman"/>
            <w:sz w:val="24"/>
            <w:szCs w:val="24"/>
          </w:rPr>
          <w:pict w14:anchorId="2AB1F1E3">
            <v:rect id="_x0000_i1406" style="width:0;height:1.5pt" o:hralign="center" o:hrstd="t" o:hr="t" fillcolor="#a0a0a0" stroked="f"/>
          </w:pict>
        </w:r>
      </w:del>
    </w:p>
    <w:p w14:paraId="62A00D31" w14:textId="77777777" w:rsidR="00900D69" w:rsidRPr="00900D69" w:rsidRDefault="00900D69" w:rsidP="00900D69">
      <w:pPr>
        <w:spacing w:before="100" w:beforeAutospacing="1" w:after="100" w:afterAutospacing="1" w:line="240" w:lineRule="auto"/>
        <w:outlineLvl w:val="2"/>
        <w:rPr>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Open Issues</w:t>
      </w:r>
    </w:p>
    <w:p w14:paraId="31270CBC" w14:textId="77777777" w:rsidR="00900D69" w:rsidRPr="00900D69" w:rsidDel="00CE3FF6" w:rsidRDefault="00900D69" w:rsidP="00900D69">
      <w:pPr>
        <w:spacing w:before="100" w:beforeAutospacing="1" w:after="100" w:afterAutospacing="1" w:line="240" w:lineRule="auto"/>
        <w:rPr>
          <w:del w:id="1663" w:author="Admin" w:date="2026-07-06T15:16:00Z" w16du:dateUtc="2026-07-06T08:16:00Z"/>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Những Issue </w:t>
      </w: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lý.</w:t>
      </w:r>
    </w:p>
    <w:p w14:paraId="42204C68" w14:textId="3B770589" w:rsidR="00900D69" w:rsidRPr="00900D69" w:rsidDel="00CE3FF6" w:rsidRDefault="00000000" w:rsidP="00CE3FF6">
      <w:pPr>
        <w:spacing w:before="100" w:beforeAutospacing="1" w:after="100" w:afterAutospacing="1" w:line="240" w:lineRule="auto"/>
        <w:rPr>
          <w:del w:id="1664" w:author="Admin" w:date="2026-07-06T15:16:00Z" w16du:dateUtc="2026-07-06T08:16:00Z"/>
          <w:rFonts w:ascii="Times New Roman" w:eastAsia="Times New Roman" w:hAnsi="Times New Roman" w:cs="Times New Roman"/>
          <w:sz w:val="24"/>
          <w:szCs w:val="24"/>
        </w:rPr>
        <w:pPrChange w:id="1665" w:author="Admin" w:date="2026-07-06T15:16:00Z" w16du:dateUtc="2026-07-06T08:16:00Z">
          <w:pPr>
            <w:spacing w:after="0" w:line="240" w:lineRule="auto"/>
          </w:pPr>
        </w:pPrChange>
      </w:pPr>
      <w:del w:id="1666" w:author="Admin" w:date="2026-07-06T15:16:00Z" w16du:dateUtc="2026-07-06T08:16:00Z">
        <w:r w:rsidDel="00CE3FF6">
          <w:rPr>
            <w:rFonts w:ascii="Times New Roman" w:eastAsia="Times New Roman" w:hAnsi="Times New Roman" w:cs="Times New Roman"/>
            <w:sz w:val="24"/>
            <w:szCs w:val="24"/>
          </w:rPr>
          <w:pict w14:anchorId="07996397">
            <v:rect id="_x0000_i1407" style="width:0;height:1.5pt" o:hralign="center" o:hrstd="t" o:hr="t" fillcolor="#a0a0a0" stroked="f"/>
          </w:pict>
        </w:r>
      </w:del>
    </w:p>
    <w:p w14:paraId="4B806A88" w14:textId="77777777" w:rsidR="00CE3FF6" w:rsidRDefault="00CE3FF6" w:rsidP="00CE3FF6">
      <w:pPr>
        <w:spacing w:before="100" w:beforeAutospacing="1" w:after="100" w:afterAutospacing="1" w:line="240" w:lineRule="auto"/>
        <w:rPr>
          <w:ins w:id="1667" w:author="Admin" w:date="2026-07-06T15:16:00Z" w16du:dateUtc="2026-07-06T08:16:00Z"/>
          <w:rFonts w:ascii="Times New Roman" w:eastAsia="Times New Roman" w:hAnsi="Times New Roman" w:cs="Times New Roman"/>
          <w:b/>
          <w:bCs/>
          <w:sz w:val="27"/>
          <w:szCs w:val="27"/>
        </w:rPr>
      </w:pPr>
      <w:proofErr w:type="spellEnd"/>
    </w:p>
    <w:p w14:paraId="6C200FE4" w14:textId="3A9043A9" w:rsidR="00900D69" w:rsidRPr="00900D69" w:rsidRDefault="00900D69" w:rsidP="00CE3FF6">
      <w:pPr>
        <w:spacing w:before="100" w:beforeAutospacing="1" w:after="100" w:afterAutospacing="1" w:line="240" w:lineRule="auto"/>
        <w:rPr>
          <w:rFonts w:ascii="Times New Roman" w:eastAsia="Times New Roman" w:hAnsi="Times New Roman" w:cs="Times New Roman"/>
          <w:b/>
          <w:bCs/>
          <w:sz w:val="27"/>
          <w:szCs w:val="27"/>
        </w:rPr>
        <w:pPrChange w:id="1668" w:author="Admin" w:date="2026-07-06T15:16:00Z" w16du:dateUtc="2026-07-06T08:16: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Key Risks</w:t>
      </w:r>
    </w:p>
    <w:p w14:paraId="250E7D10" w14:textId="77777777" w:rsidR="00900D69" w:rsidRPr="00900D69" w:rsidDel="00CE3FF6" w:rsidRDefault="00900D69" w:rsidP="00900D69">
      <w:pPr>
        <w:spacing w:before="100" w:beforeAutospacing="1" w:after="100" w:afterAutospacing="1" w:line="240" w:lineRule="auto"/>
        <w:rPr>
          <w:del w:id="1669" w:author="Admin" w:date="2026-07-06T15:16:00Z" w16du:dateUtc="2026-07-06T08:16:00Z"/>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Các Risk </w:t>
      </w:r>
      <w:proofErr w:type="spellStart"/>
      <w:r w:rsidRPr="00900D69">
        <w:rPr>
          <w:rFonts w:ascii="Times New Roman" w:eastAsia="Times New Roman" w:hAnsi="Times New Roman" w:cs="Times New Roman"/>
          <w:sz w:val="24"/>
          <w:szCs w:val="24"/>
        </w:rPr>
        <w:t>quan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trọng</w:t>
      </w:r>
      <w:proofErr w:type="spellEnd"/>
      <w:r w:rsidRPr="00900D69">
        <w:rPr>
          <w:rFonts w:ascii="Times New Roman" w:eastAsia="Times New Roman" w:hAnsi="Times New Roman" w:cs="Times New Roman"/>
          <w:sz w:val="24"/>
          <w:szCs w:val="24"/>
        </w:rPr>
        <w:t>.</w:t>
      </w:r>
    </w:p>
    <w:p w14:paraId="0B4FEFDF" w14:textId="77777777" w:rsidR="00CE3FF6" w:rsidRPr="00CE3FF6" w:rsidRDefault="00CE3FF6" w:rsidP="00CE3FF6">
      <w:pPr>
        <w:spacing w:after="0" w:line="240" w:lineRule="auto"/>
        <w:rPr>
          <w:rFonts w:ascii="Times New Roman" w:eastAsia="Times New Roman" w:hAnsi="Times New Roman" w:cs="Times New Roman"/>
          <w:sz w:val="24"/>
          <w:szCs w:val="24"/>
          <w:rPrChange w:id="1670" w:author="Admin" w:date="2026-07-06T15:16:00Z" w16du:dateUtc="2026-07-06T08:16:00Z">
            <w:rPr/>
          </w:rPrChange>
        </w:rPr>
      </w:pPr>
    </w:p>
    <w:p w14:paraId="3FEF6922" w14:textId="77777777" w:rsidR="00900D69" w:rsidRPr="00900D69" w:rsidRDefault="00900D69" w:rsidP="00900D69">
      <w:pPr>
        <w:spacing w:before="100" w:beforeAutospacing="1" w:after="100" w:afterAutospacing="1" w:line="240" w:lineRule="auto"/>
        <w:outlineLvl w:val="2"/>
        <w:rPr>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KPI Progress</w:t>
      </w:r>
    </w:p>
    <w:p w14:paraId="5EA1226E" w14:textId="77777777" w:rsidR="00900D69" w:rsidRPr="00900D69" w:rsidDel="00CE3FF6" w:rsidRDefault="00900D69" w:rsidP="00900D69">
      <w:pPr>
        <w:spacing w:before="100" w:beforeAutospacing="1" w:after="100" w:afterAutospacing="1" w:line="240" w:lineRule="auto"/>
        <w:rPr>
          <w:del w:id="1671" w:author="Admin" w:date="2026-07-06T15:16:00Z" w16du:dateUtc="2026-07-06T08:16:00Z"/>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Tiến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 xml:space="preserve"> KPI.</w:t>
      </w:r>
    </w:p>
    <w:p w14:paraId="66B2B112" w14:textId="08B8E80A" w:rsidR="00900D69" w:rsidRPr="00900D69" w:rsidDel="00CE3FF6" w:rsidRDefault="00000000" w:rsidP="00CE3FF6">
      <w:pPr>
        <w:spacing w:before="100" w:beforeAutospacing="1" w:after="100" w:afterAutospacing="1" w:line="240" w:lineRule="auto"/>
        <w:rPr>
          <w:del w:id="1672" w:author="Admin" w:date="2026-07-06T15:16:00Z" w16du:dateUtc="2026-07-06T08:16:00Z"/>
          <w:rFonts w:ascii="Times New Roman" w:eastAsia="Times New Roman" w:hAnsi="Times New Roman" w:cs="Times New Roman"/>
          <w:sz w:val="24"/>
          <w:szCs w:val="24"/>
        </w:rPr>
        <w:pPrChange w:id="1673" w:author="Admin" w:date="2026-07-06T15:16:00Z" w16du:dateUtc="2026-07-06T08:16:00Z">
          <w:pPr>
            <w:spacing w:after="0" w:line="240" w:lineRule="auto"/>
          </w:pPr>
        </w:pPrChange>
      </w:pPr>
      <w:del w:id="1674" w:author="Admin" w:date="2026-07-06T15:16:00Z" w16du:dateUtc="2026-07-06T08:16:00Z">
        <w:r w:rsidDel="00CE3FF6">
          <w:rPr>
            <w:rFonts w:ascii="Times New Roman" w:eastAsia="Times New Roman" w:hAnsi="Times New Roman" w:cs="Times New Roman"/>
            <w:sz w:val="24"/>
            <w:szCs w:val="24"/>
          </w:rPr>
          <w:pict w14:anchorId="485FC861">
            <v:rect id="_x0000_i1409" style="width:0;height:1.5pt" o:hralign="center" o:hrstd="t" o:hr="t" fillcolor="#a0a0a0" stroked="f"/>
          </w:pict>
        </w:r>
      </w:del>
    </w:p>
    <w:p w14:paraId="2FD19E0B" w14:textId="77777777" w:rsidR="00CE3FF6" w:rsidRDefault="00CE3FF6" w:rsidP="00CE3FF6">
      <w:pPr>
        <w:spacing w:before="100" w:beforeAutospacing="1" w:after="100" w:afterAutospacing="1" w:line="240" w:lineRule="auto"/>
        <w:rPr>
          <w:ins w:id="1675" w:author="Admin" w:date="2026-07-06T15:16:00Z" w16du:dateUtc="2026-07-06T08:16:00Z"/>
          <w:rFonts w:ascii="Times New Roman" w:eastAsia="Times New Roman" w:hAnsi="Times New Roman" w:cs="Times New Roman"/>
          <w:b/>
          <w:bCs/>
          <w:sz w:val="27"/>
          <w:szCs w:val="27"/>
        </w:rPr>
      </w:pPr>
    </w:p>
    <w:p w14:paraId="703FFAF1" w14:textId="314499EB" w:rsidR="00900D69" w:rsidRPr="00900D69" w:rsidRDefault="00900D69" w:rsidP="00CE3FF6">
      <w:pPr>
        <w:spacing w:before="100" w:beforeAutospacing="1" w:after="100" w:afterAutospacing="1" w:line="240" w:lineRule="auto"/>
        <w:rPr>
          <w:rFonts w:ascii="Times New Roman" w:eastAsia="Times New Roman" w:hAnsi="Times New Roman" w:cs="Times New Roman"/>
          <w:b/>
          <w:bCs/>
          <w:sz w:val="27"/>
          <w:szCs w:val="27"/>
        </w:rPr>
        <w:pPrChange w:id="1676" w:author="Admin" w:date="2026-07-06T15:16:00Z" w16du:dateUtc="2026-07-06T08:16: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Recent Activities</w:t>
      </w:r>
    </w:p>
    <w:p w14:paraId="618AF5F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Lịch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w:t>
      </w:r>
    </w:p>
    <w:p w14:paraId="2B0B2634" w14:textId="29812286" w:rsidR="00900D69" w:rsidRPr="00900D69" w:rsidDel="00CE3FF6" w:rsidRDefault="00000000" w:rsidP="00900D69">
      <w:pPr>
        <w:spacing w:after="0" w:line="240" w:lineRule="auto"/>
        <w:rPr>
          <w:del w:id="1677" w:author="Admin" w:date="2026-07-06T15:16:00Z" w16du:dateUtc="2026-07-06T08:16:00Z"/>
          <w:rFonts w:ascii="Times New Roman" w:eastAsia="Times New Roman" w:hAnsi="Times New Roman" w:cs="Times New Roman"/>
          <w:sz w:val="24"/>
          <w:szCs w:val="24"/>
        </w:rPr>
      </w:pPr>
      <w:del w:id="1678" w:author="Admin" w:date="2026-07-06T15:16:00Z" w16du:dateUtc="2026-07-06T08:16:00Z">
        <w:r w:rsidDel="00CE3FF6">
          <w:rPr>
            <w:rFonts w:ascii="Times New Roman" w:eastAsia="Times New Roman" w:hAnsi="Times New Roman" w:cs="Times New Roman"/>
            <w:sz w:val="24"/>
            <w:szCs w:val="24"/>
          </w:rPr>
          <w:pict w14:anchorId="1D96FF3E">
            <v:rect id="_x0000_i1410" style="width:0;height:1.5pt" o:hralign="center" o:hrstd="t" o:hr="t" fillcolor="#a0a0a0" stroked="f"/>
          </w:pict>
        </w:r>
      </w:del>
    </w:p>
    <w:p w14:paraId="65C55D13"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679" w:author="Admin" w:date="2026-07-06T15:16:00Z" w16du:dateUtc="2026-07-06T08:16: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3.6. Business Project Workspace</w:t>
      </w:r>
    </w:p>
    <w:p w14:paraId="5F9086FB"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r w:rsidRPr="00900D69">
        <w:rPr>
          <w:rFonts w:ascii="Times New Roman" w:eastAsia="Times New Roman" w:hAnsi="Times New Roman" w:cs="Times New Roman"/>
          <w:b/>
          <w:bCs/>
          <w:sz w:val="36"/>
          <w:szCs w:val="36"/>
        </w:rPr>
        <w:t>A. Overview</w:t>
      </w:r>
    </w:p>
    <w:p w14:paraId="4697264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Lưu </w:t>
      </w:r>
      <w:proofErr w:type="spellStart"/>
      <w:r w:rsidRPr="00900D69">
        <w:rPr>
          <w:rFonts w:ascii="Times New Roman" w:eastAsia="Times New Roman" w:hAnsi="Times New Roman" w:cs="Times New Roman"/>
          <w:sz w:val="24"/>
          <w:szCs w:val="24"/>
        </w:rPr>
        <w:t>thông</w:t>
      </w:r>
      <w:proofErr w:type="spellEnd"/>
      <w:r w:rsidRPr="00900D69">
        <w:rPr>
          <w:rFonts w:ascii="Times New Roman" w:eastAsia="Times New Roman" w:hAnsi="Times New Roman" w:cs="Times New Roman"/>
          <w:sz w:val="24"/>
          <w:szCs w:val="24"/>
        </w:rPr>
        <w:t xml:space="preserve"> tin </w:t>
      </w:r>
      <w:proofErr w:type="spellStart"/>
      <w:r w:rsidRPr="00900D69">
        <w:rPr>
          <w:rFonts w:ascii="Times New Roman" w:eastAsia="Times New Roman" w:hAnsi="Times New Roman" w:cs="Times New Roman"/>
          <w:sz w:val="24"/>
          <w:szCs w:val="24"/>
        </w:rPr>
        <w:t>chung</w:t>
      </w:r>
      <w:proofErr w:type="spellEnd"/>
      <w:r w:rsidRPr="00900D69">
        <w:rPr>
          <w:rFonts w:ascii="Times New Roman" w:eastAsia="Times New Roman" w:hAnsi="Times New Roman" w:cs="Times New Roman"/>
          <w:sz w:val="24"/>
          <w:szCs w:val="24"/>
        </w:rPr>
        <w:t>.</w:t>
      </w:r>
    </w:p>
    <w:p w14:paraId="2FA506A8" w14:textId="77777777" w:rsidR="00900D69" w:rsidRPr="00900D69" w:rsidRDefault="00900D69">
      <w:pPr>
        <w:numPr>
          <w:ilvl w:val="0"/>
          <w:numId w:val="192"/>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Hồ</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sơ</w:t>
      </w:r>
      <w:proofErr w:type="spellEnd"/>
      <w:r w:rsidRPr="00900D69">
        <w:rPr>
          <w:rFonts w:ascii="Times New Roman" w:eastAsia="Times New Roman" w:hAnsi="Times New Roman" w:cs="Times New Roman"/>
          <w:sz w:val="24"/>
          <w:szCs w:val="24"/>
        </w:rPr>
        <w:t>.</w:t>
      </w:r>
    </w:p>
    <w:p w14:paraId="68FD14B9" w14:textId="77777777" w:rsidR="00900D69" w:rsidRPr="00900D69" w:rsidRDefault="00900D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Thành </w:t>
      </w:r>
      <w:proofErr w:type="spellStart"/>
      <w:r w:rsidRPr="00900D69">
        <w:rPr>
          <w:rFonts w:ascii="Times New Roman" w:eastAsia="Times New Roman" w:hAnsi="Times New Roman" w:cs="Times New Roman"/>
          <w:sz w:val="24"/>
          <w:szCs w:val="24"/>
        </w:rPr>
        <w:t>viên</w:t>
      </w:r>
      <w:proofErr w:type="spellEnd"/>
      <w:r w:rsidRPr="00900D69">
        <w:rPr>
          <w:rFonts w:ascii="Times New Roman" w:eastAsia="Times New Roman" w:hAnsi="Times New Roman" w:cs="Times New Roman"/>
          <w:sz w:val="24"/>
          <w:szCs w:val="24"/>
        </w:rPr>
        <w:t>.</w:t>
      </w:r>
    </w:p>
    <w:p w14:paraId="5010F82A" w14:textId="77777777" w:rsidR="00900D69" w:rsidRPr="00900D69" w:rsidRDefault="00900D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Timeline.</w:t>
      </w:r>
    </w:p>
    <w:p w14:paraId="360D3FDF" w14:textId="77777777" w:rsidR="00900D69" w:rsidRPr="00900D69" w:rsidRDefault="00900D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Scope.</w:t>
      </w:r>
    </w:p>
    <w:p w14:paraId="355814F8" w14:textId="77777777" w:rsidR="00900D69" w:rsidRPr="00900D69" w:rsidRDefault="00900D69">
      <w:pPr>
        <w:numPr>
          <w:ilvl w:val="0"/>
          <w:numId w:val="19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Deliverables.</w:t>
      </w:r>
    </w:p>
    <w:p w14:paraId="0F294876" w14:textId="4D9B4579" w:rsidR="00900D69" w:rsidRPr="00900D69" w:rsidDel="00CE3FF6" w:rsidRDefault="00000000" w:rsidP="00900D69">
      <w:pPr>
        <w:spacing w:after="0" w:line="240" w:lineRule="auto"/>
        <w:rPr>
          <w:del w:id="1680" w:author="Admin" w:date="2026-07-06T15:16:00Z" w16du:dateUtc="2026-07-06T08:16:00Z"/>
          <w:rFonts w:ascii="Times New Roman" w:eastAsia="Times New Roman" w:hAnsi="Times New Roman" w:cs="Times New Roman"/>
          <w:sz w:val="24"/>
          <w:szCs w:val="24"/>
        </w:rPr>
      </w:pPr>
      <w:del w:id="1681" w:author="Admin" w:date="2026-07-06T15:16:00Z" w16du:dateUtc="2026-07-06T08:16:00Z">
        <w:r w:rsidDel="00CE3FF6">
          <w:rPr>
            <w:rFonts w:ascii="Times New Roman" w:eastAsia="Times New Roman" w:hAnsi="Times New Roman" w:cs="Times New Roman"/>
            <w:sz w:val="24"/>
            <w:szCs w:val="24"/>
          </w:rPr>
          <w:pict w14:anchorId="44CAA45F">
            <v:rect id="_x0000_i1411" style="width:0;height:1.5pt" o:hralign="center" o:hrstd="t" o:hr="t" fillcolor="#a0a0a0" stroked="f"/>
          </w:pict>
        </w:r>
      </w:del>
    </w:p>
    <w:p w14:paraId="3DCD8C97"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682" w:author="Admin" w:date="2026-07-06T15:16:00Z" w16du:dateUtc="2026-07-06T08:16: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B. Context Workspace</w:t>
      </w:r>
    </w:p>
    <w:p w14:paraId="11975FC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Context Report.</w:t>
      </w:r>
    </w:p>
    <w:p w14:paraId="77418CA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lastRenderedPageBreak/>
        <w:t>Strategic Goals.</w:t>
      </w:r>
    </w:p>
    <w:p w14:paraId="28BF1567"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Stakeholder.</w:t>
      </w:r>
    </w:p>
    <w:p w14:paraId="45A4E5C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Overview.</w:t>
      </w:r>
    </w:p>
    <w:p w14:paraId="620F3F68" w14:textId="19CF1541" w:rsidR="00900D69" w:rsidRPr="00900D69" w:rsidDel="00CE3FF6" w:rsidRDefault="00000000" w:rsidP="00900D69">
      <w:pPr>
        <w:spacing w:after="0" w:line="240" w:lineRule="auto"/>
        <w:rPr>
          <w:del w:id="1683" w:author="Admin" w:date="2026-07-06T15:16:00Z" w16du:dateUtc="2026-07-06T08:16:00Z"/>
          <w:rFonts w:ascii="Times New Roman" w:eastAsia="Times New Roman" w:hAnsi="Times New Roman" w:cs="Times New Roman"/>
          <w:sz w:val="24"/>
          <w:szCs w:val="24"/>
        </w:rPr>
      </w:pPr>
      <w:del w:id="1684" w:author="Admin" w:date="2026-07-06T15:16:00Z" w16du:dateUtc="2026-07-06T08:16:00Z">
        <w:r w:rsidDel="00CE3FF6">
          <w:rPr>
            <w:rFonts w:ascii="Times New Roman" w:eastAsia="Times New Roman" w:hAnsi="Times New Roman" w:cs="Times New Roman"/>
            <w:sz w:val="24"/>
            <w:szCs w:val="24"/>
          </w:rPr>
          <w:pict w14:anchorId="2D10A8DB">
            <v:rect id="_x0000_i1412" style="width:0;height:1.5pt" o:hralign="center" o:hrstd="t" o:hr="t" fillcolor="#a0a0a0" stroked="f"/>
          </w:pict>
        </w:r>
      </w:del>
    </w:p>
    <w:p w14:paraId="7E006340"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685" w:author="Admin" w:date="2026-07-06T15:16:00Z" w16du:dateUtc="2026-07-06T08:16: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C. Discovery Workspace</w:t>
      </w:r>
    </w:p>
    <w:p w14:paraId="6FEC92B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TPS Canvas.</w:t>
      </w:r>
    </w:p>
    <w:p w14:paraId="61C5A27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Interview.</w:t>
      </w:r>
    </w:p>
    <w:p w14:paraId="75F59DC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Observation.</w:t>
      </w:r>
    </w:p>
    <w:p w14:paraId="6AB35F4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Document.</w:t>
      </w:r>
    </w:p>
    <w:p w14:paraId="7E5BA57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Process Map.</w:t>
      </w:r>
    </w:p>
    <w:p w14:paraId="1CE7FC0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Data Review.</w:t>
      </w:r>
    </w:p>
    <w:p w14:paraId="0ABBA5A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Discovery Report.</w:t>
      </w:r>
    </w:p>
    <w:p w14:paraId="5BCFCC97" w14:textId="14D291EB" w:rsidR="00900D69" w:rsidRPr="00900D69" w:rsidDel="00CE3FF6" w:rsidRDefault="00000000" w:rsidP="00900D69">
      <w:pPr>
        <w:spacing w:after="0" w:line="240" w:lineRule="auto"/>
        <w:rPr>
          <w:del w:id="1686" w:author="Admin" w:date="2026-07-06T15:16:00Z" w16du:dateUtc="2026-07-06T08:16:00Z"/>
          <w:rFonts w:ascii="Times New Roman" w:eastAsia="Times New Roman" w:hAnsi="Times New Roman" w:cs="Times New Roman"/>
          <w:sz w:val="24"/>
          <w:szCs w:val="24"/>
        </w:rPr>
      </w:pPr>
      <w:del w:id="1687" w:author="Admin" w:date="2026-07-06T15:16:00Z" w16du:dateUtc="2026-07-06T08:16:00Z">
        <w:r w:rsidDel="00CE3FF6">
          <w:rPr>
            <w:rFonts w:ascii="Times New Roman" w:eastAsia="Times New Roman" w:hAnsi="Times New Roman" w:cs="Times New Roman"/>
            <w:sz w:val="24"/>
            <w:szCs w:val="24"/>
          </w:rPr>
          <w:pict w14:anchorId="732A92F3">
            <v:rect id="_x0000_i1413" style="width:0;height:1.5pt" o:hralign="center" o:hrstd="t" o:hr="t" fillcolor="#a0a0a0" stroked="f"/>
          </w:pict>
        </w:r>
      </w:del>
    </w:p>
    <w:p w14:paraId="4DE8A887"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688" w:author="Admin" w:date="2026-07-06T15:16:00Z" w16du:dateUtc="2026-07-06T08:16: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D. Diagnosis Workspace</w:t>
      </w:r>
    </w:p>
    <w:p w14:paraId="71961D8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Diagnosis Matrix.</w:t>
      </w:r>
    </w:p>
    <w:p w14:paraId="26F8BA9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Root Cause.</w:t>
      </w:r>
    </w:p>
    <w:p w14:paraId="2F1BCD6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Gap Analysis.</w:t>
      </w:r>
    </w:p>
    <w:p w14:paraId="58A40DB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Priority.</w:t>
      </w:r>
    </w:p>
    <w:p w14:paraId="28AECD6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Evidence.</w:t>
      </w:r>
    </w:p>
    <w:p w14:paraId="550B5497" w14:textId="0B6CE4DE" w:rsidR="00900D69" w:rsidRPr="00900D69" w:rsidDel="00CE3FF6" w:rsidRDefault="00000000" w:rsidP="00900D69">
      <w:pPr>
        <w:spacing w:after="0" w:line="240" w:lineRule="auto"/>
        <w:rPr>
          <w:del w:id="1689" w:author="Admin" w:date="2026-07-06T15:16:00Z" w16du:dateUtc="2026-07-06T08:16:00Z"/>
          <w:rFonts w:ascii="Times New Roman" w:eastAsia="Times New Roman" w:hAnsi="Times New Roman" w:cs="Times New Roman"/>
          <w:sz w:val="24"/>
          <w:szCs w:val="24"/>
        </w:rPr>
      </w:pPr>
      <w:del w:id="1690" w:author="Admin" w:date="2026-07-06T15:16:00Z" w16du:dateUtc="2026-07-06T08:16:00Z">
        <w:r w:rsidDel="00CE3FF6">
          <w:rPr>
            <w:rFonts w:ascii="Times New Roman" w:eastAsia="Times New Roman" w:hAnsi="Times New Roman" w:cs="Times New Roman"/>
            <w:sz w:val="24"/>
            <w:szCs w:val="24"/>
          </w:rPr>
          <w:pict w14:anchorId="435479BA">
            <v:rect id="_x0000_i1414" style="width:0;height:1.5pt" o:hralign="center" o:hrstd="t" o:hr="t" fillcolor="#a0a0a0" stroked="f"/>
          </w:pict>
        </w:r>
      </w:del>
    </w:p>
    <w:p w14:paraId="2EB91314"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691" w:author="Admin" w:date="2026-07-06T15:16:00Z" w16du:dateUtc="2026-07-06T08:16: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E. Transformation Workspace</w:t>
      </w:r>
    </w:p>
    <w:p w14:paraId="0D1DA12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Quick Wins.</w:t>
      </w:r>
    </w:p>
    <w:p w14:paraId="44BC72E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30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w:t>
      </w:r>
    </w:p>
    <w:p w14:paraId="0C907C3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90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w:t>
      </w:r>
    </w:p>
    <w:p w14:paraId="1DFAB06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365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w:t>
      </w:r>
    </w:p>
    <w:p w14:paraId="354D8E5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Proposal.</w:t>
      </w:r>
    </w:p>
    <w:p w14:paraId="7B5AB1A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lastRenderedPageBreak/>
        <w:t>SOW.</w:t>
      </w:r>
    </w:p>
    <w:p w14:paraId="615DBB17" w14:textId="111A7EFC" w:rsidR="00900D69" w:rsidRPr="00900D69" w:rsidDel="00CE3FF6" w:rsidRDefault="00000000" w:rsidP="00900D69">
      <w:pPr>
        <w:spacing w:after="0" w:line="240" w:lineRule="auto"/>
        <w:rPr>
          <w:del w:id="1692" w:author="Admin" w:date="2026-07-06T15:16:00Z" w16du:dateUtc="2026-07-06T08:16:00Z"/>
          <w:rFonts w:ascii="Times New Roman" w:eastAsia="Times New Roman" w:hAnsi="Times New Roman" w:cs="Times New Roman"/>
          <w:sz w:val="24"/>
          <w:szCs w:val="24"/>
        </w:rPr>
      </w:pPr>
      <w:del w:id="1693" w:author="Admin" w:date="2026-07-06T15:16:00Z" w16du:dateUtc="2026-07-06T08:16:00Z">
        <w:r w:rsidDel="00CE3FF6">
          <w:rPr>
            <w:rFonts w:ascii="Times New Roman" w:eastAsia="Times New Roman" w:hAnsi="Times New Roman" w:cs="Times New Roman"/>
            <w:sz w:val="24"/>
            <w:szCs w:val="24"/>
          </w:rPr>
          <w:pict w14:anchorId="1ACE9B61">
            <v:rect id="_x0000_i1415" style="width:0;height:1.5pt" o:hralign="center" o:hrstd="t" o:hr="t" fillcolor="#a0a0a0" stroked="f"/>
          </w:pict>
        </w:r>
      </w:del>
    </w:p>
    <w:p w14:paraId="63DF4B61"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694" w:author="Admin" w:date="2026-07-06T15:16:00Z" w16du:dateUtc="2026-07-06T08:16: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F. Delivery Workspace</w:t>
      </w:r>
    </w:p>
    <w:p w14:paraId="085BA2E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Weekly Report.</w:t>
      </w:r>
    </w:p>
    <w:p w14:paraId="3E85498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Tasks.</w:t>
      </w:r>
    </w:p>
    <w:p w14:paraId="1A621F6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Issues.</w:t>
      </w:r>
    </w:p>
    <w:p w14:paraId="415A783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Risks.</w:t>
      </w:r>
    </w:p>
    <w:p w14:paraId="46C2EE1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Changes.</w:t>
      </w:r>
    </w:p>
    <w:p w14:paraId="3F34917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Meeting.</w:t>
      </w:r>
    </w:p>
    <w:p w14:paraId="5EBE5DE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Acceptance.</w:t>
      </w:r>
    </w:p>
    <w:p w14:paraId="48251333" w14:textId="31E80B9C" w:rsidR="00900D69" w:rsidRPr="00900D69" w:rsidDel="00CE3FF6" w:rsidRDefault="00000000" w:rsidP="00900D69">
      <w:pPr>
        <w:spacing w:after="0" w:line="240" w:lineRule="auto"/>
        <w:rPr>
          <w:del w:id="1695" w:author="Admin" w:date="2026-07-06T15:17:00Z" w16du:dateUtc="2026-07-06T08:17:00Z"/>
          <w:rFonts w:ascii="Times New Roman" w:eastAsia="Times New Roman" w:hAnsi="Times New Roman" w:cs="Times New Roman"/>
          <w:sz w:val="24"/>
          <w:szCs w:val="24"/>
        </w:rPr>
      </w:pPr>
      <w:del w:id="1696" w:author="Admin" w:date="2026-07-06T15:17:00Z" w16du:dateUtc="2026-07-06T08:17:00Z">
        <w:r w:rsidDel="00CE3FF6">
          <w:rPr>
            <w:rFonts w:ascii="Times New Roman" w:eastAsia="Times New Roman" w:hAnsi="Times New Roman" w:cs="Times New Roman"/>
            <w:sz w:val="24"/>
            <w:szCs w:val="24"/>
          </w:rPr>
          <w:pict w14:anchorId="032BA4AB">
            <v:rect id="_x0000_i1416" style="width:0;height:1.5pt" o:hralign="center" o:hrstd="t" o:hr="t" fillcolor="#a0a0a0" stroked="f"/>
          </w:pict>
        </w:r>
      </w:del>
    </w:p>
    <w:p w14:paraId="515E72C7"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697" w:author="Admin" w:date="2026-07-06T15:17:00Z" w16du:dateUtc="2026-07-06T08:17: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G. Knowledge Workspace</w:t>
      </w:r>
    </w:p>
    <w:p w14:paraId="2F6621A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Lessons Learned.</w:t>
      </w:r>
    </w:p>
    <w:p w14:paraId="7C26941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Case Study.</w:t>
      </w:r>
    </w:p>
    <w:p w14:paraId="6F0CBAB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SOP.</w:t>
      </w:r>
    </w:p>
    <w:p w14:paraId="5664799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Template.</w:t>
      </w:r>
    </w:p>
    <w:p w14:paraId="67987D3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Best Practice.</w:t>
      </w:r>
    </w:p>
    <w:p w14:paraId="6008F3D5" w14:textId="3C480C01" w:rsidR="00900D69" w:rsidRPr="00900D69" w:rsidDel="00CE3FF6" w:rsidRDefault="00000000" w:rsidP="00900D69">
      <w:pPr>
        <w:spacing w:after="0" w:line="240" w:lineRule="auto"/>
        <w:rPr>
          <w:del w:id="1698" w:author="Admin" w:date="2026-07-06T15:17:00Z" w16du:dateUtc="2026-07-06T08:17:00Z"/>
          <w:rFonts w:ascii="Times New Roman" w:eastAsia="Times New Roman" w:hAnsi="Times New Roman" w:cs="Times New Roman"/>
          <w:sz w:val="24"/>
          <w:szCs w:val="24"/>
        </w:rPr>
      </w:pPr>
      <w:del w:id="1699" w:author="Admin" w:date="2026-07-06T15:17:00Z" w16du:dateUtc="2026-07-06T08:17:00Z">
        <w:r w:rsidDel="00CE3FF6">
          <w:rPr>
            <w:rFonts w:ascii="Times New Roman" w:eastAsia="Times New Roman" w:hAnsi="Times New Roman" w:cs="Times New Roman"/>
            <w:sz w:val="24"/>
            <w:szCs w:val="24"/>
          </w:rPr>
          <w:pict w14:anchorId="3C58F216">
            <v:rect id="_x0000_i1417" style="width:0;height:1.5pt" o:hralign="center" o:hrstd="t" o:hr="t" fillcolor="#a0a0a0" stroked="f"/>
          </w:pict>
        </w:r>
      </w:del>
    </w:p>
    <w:p w14:paraId="527F2372"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700" w:author="Admin" w:date="2026-07-06T15:17:00Z" w16du:dateUtc="2026-07-06T08:17: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H. Customer Success Workspace</w:t>
      </w:r>
    </w:p>
    <w:p w14:paraId="727FA9E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Satisfaction.</w:t>
      </w:r>
    </w:p>
    <w:p w14:paraId="26A6B6F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Renewal.</w:t>
      </w:r>
    </w:p>
    <w:p w14:paraId="64C557A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New Opportunity.</w:t>
      </w:r>
    </w:p>
    <w:p w14:paraId="01BF7CA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Long-term Roadmap.</w:t>
      </w:r>
    </w:p>
    <w:p w14:paraId="2A1ED3BD" w14:textId="52D3B0C8" w:rsidR="00900D69" w:rsidRPr="00900D69" w:rsidDel="00CE3FF6" w:rsidRDefault="00000000" w:rsidP="00900D69">
      <w:pPr>
        <w:spacing w:after="0" w:line="240" w:lineRule="auto"/>
        <w:rPr>
          <w:del w:id="1701" w:author="Admin" w:date="2026-07-06T15:17:00Z" w16du:dateUtc="2026-07-06T08:17:00Z"/>
          <w:rFonts w:ascii="Times New Roman" w:eastAsia="Times New Roman" w:hAnsi="Times New Roman" w:cs="Times New Roman"/>
          <w:sz w:val="24"/>
          <w:szCs w:val="24"/>
        </w:rPr>
      </w:pPr>
      <w:del w:id="1702" w:author="Admin" w:date="2026-07-06T15:17:00Z" w16du:dateUtc="2026-07-06T08:17:00Z">
        <w:r w:rsidDel="00CE3FF6">
          <w:rPr>
            <w:rFonts w:ascii="Times New Roman" w:eastAsia="Times New Roman" w:hAnsi="Times New Roman" w:cs="Times New Roman"/>
            <w:sz w:val="24"/>
            <w:szCs w:val="24"/>
          </w:rPr>
          <w:pict w14:anchorId="3B4C1827">
            <v:rect id="_x0000_i1418" style="width:0;height:1.5pt" o:hralign="center" o:hrstd="t" o:hr="t" fillcolor="#a0a0a0" stroked="f"/>
          </w:pict>
        </w:r>
      </w:del>
    </w:p>
    <w:p w14:paraId="7BADB9CC"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03" w:author="Admin" w:date="2026-07-06T15:17:00Z" w16du:dateUtc="2026-07-06T08:17: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3.7. Chu </w:t>
      </w:r>
      <w:proofErr w:type="spellStart"/>
      <w:r w:rsidRPr="00900D69">
        <w:rPr>
          <w:rFonts w:ascii="Times New Roman" w:eastAsia="Times New Roman" w:hAnsi="Times New Roman" w:cs="Times New Roman"/>
          <w:b/>
          <w:bCs/>
          <w:kern w:val="36"/>
          <w:sz w:val="48"/>
          <w:szCs w:val="48"/>
        </w:rPr>
        <w:t>trình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cập</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nhật</w:t>
      </w:r>
      <w:proofErr w:type="spellEnd"/>
      <w:r w:rsidRPr="00900D69">
        <w:rPr>
          <w:rFonts w:ascii="Times New Roman" w:eastAsia="Times New Roman" w:hAnsi="Times New Roman" w:cs="Times New Roman"/>
          <w:b/>
          <w:bCs/>
          <w:kern w:val="36"/>
          <w:sz w:val="48"/>
          <w:szCs w:val="48"/>
        </w:rPr>
        <w:t xml:space="preserve"> Business Project</w:t>
      </w:r>
    </w:p>
    <w:p w14:paraId="52BDCA8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Project </w:t>
      </w:r>
      <w:proofErr w:type="spellStart"/>
      <w:r w:rsidRPr="00900D69">
        <w:rPr>
          <w:rFonts w:ascii="Times New Roman" w:eastAsia="Times New Roman" w:hAnsi="Times New Roman" w:cs="Times New Roman"/>
          <w:sz w:val="24"/>
          <w:szCs w:val="24"/>
        </w:rPr>
        <w:t>luôn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tắc</w:t>
      </w:r>
      <w:proofErr w:type="spellEnd"/>
      <w:r w:rsidRPr="00900D69">
        <w:rPr>
          <w:rFonts w:ascii="Times New Roman" w:eastAsia="Times New Roman" w:hAnsi="Times New Roman" w:cs="Times New Roman"/>
          <w:sz w:val="24"/>
          <w:szCs w:val="24"/>
        </w:rPr>
        <w:t>.</w:t>
      </w:r>
    </w:p>
    <w:p w14:paraId="560FB45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900D69">
        <w:rPr>
          <w:rFonts w:ascii="Courier New" w:eastAsia="Times New Roman" w:hAnsi="Courier New" w:cs="Courier New"/>
          <w:sz w:val="20"/>
          <w:szCs w:val="20"/>
        </w:rPr>
        <w:lastRenderedPageBreak/>
        <w:t>Hoạt</w:t>
      </w:r>
      <w:proofErr w:type="spellEnd"/>
      <w:r w:rsidRPr="00900D69">
        <w:rPr>
          <w:rFonts w:ascii="Courier New" w:eastAsia="Times New Roman" w:hAnsi="Courier New" w:cs="Courier New"/>
          <w:sz w:val="20"/>
          <w:szCs w:val="20"/>
        </w:rPr>
        <w:t xml:space="preserve"> </w:t>
      </w:r>
      <w:proofErr w:type="spellStart"/>
      <w:r w:rsidRPr="00900D69">
        <w:rPr>
          <w:rFonts w:ascii="Courier New" w:eastAsia="Times New Roman" w:hAnsi="Courier New" w:cs="Courier New"/>
          <w:sz w:val="20"/>
          <w:szCs w:val="20"/>
        </w:rPr>
        <w:t>động</w:t>
      </w:r>
      <w:proofErr w:type="spellEnd"/>
    </w:p>
    <w:p w14:paraId="3385A3BA"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8E6ECAA"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w:t>
      </w:r>
    </w:p>
    <w:p w14:paraId="3E120448"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3B25C8"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Evidence</w:t>
      </w:r>
    </w:p>
    <w:p w14:paraId="7C254B8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DCEC2F9"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w:t>
      </w:r>
    </w:p>
    <w:p w14:paraId="401A90F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6382AA5"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Update Workspace</w:t>
      </w:r>
    </w:p>
    <w:p w14:paraId="43C8F0C1"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EC8FCC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w:t>
      </w:r>
    </w:p>
    <w:p w14:paraId="4F95F78B"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7467181"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Review</w:t>
      </w:r>
    </w:p>
    <w:p w14:paraId="747D2BD1"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106D57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w:t>
      </w:r>
    </w:p>
    <w:p w14:paraId="7E38A08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D735AD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Approve</w:t>
      </w:r>
    </w:p>
    <w:p w14:paraId="2D71FDB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9204EF9"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w:t>
      </w:r>
    </w:p>
    <w:p w14:paraId="37825DFB"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F5C308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Knowledge</w:t>
      </w:r>
    </w:p>
    <w:p w14:paraId="2EBDF2A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Điều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luôn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nguồn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gốc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đáng</w:t>
      </w:r>
      <w:proofErr w:type="spellEnd"/>
      <w:r w:rsidRPr="00900D69">
        <w:rPr>
          <w:rFonts w:ascii="Times New Roman" w:eastAsia="Times New Roman" w:hAnsi="Times New Roman" w:cs="Times New Roman"/>
          <w:sz w:val="24"/>
          <w:szCs w:val="24"/>
        </w:rPr>
        <w:t xml:space="preserve"> tin </w:t>
      </w:r>
      <w:proofErr w:type="spellStart"/>
      <w:r w:rsidRPr="00900D69">
        <w:rPr>
          <w:rFonts w:ascii="Times New Roman" w:eastAsia="Times New Roman" w:hAnsi="Times New Roman" w:cs="Times New Roman"/>
          <w:sz w:val="24"/>
          <w:szCs w:val="24"/>
        </w:rPr>
        <w:t>cậy</w:t>
      </w:r>
      <w:proofErr w:type="spellEnd"/>
      <w:r w:rsidRPr="00900D69">
        <w:rPr>
          <w:rFonts w:ascii="Times New Roman" w:eastAsia="Times New Roman" w:hAnsi="Times New Roman" w:cs="Times New Roman"/>
          <w:sz w:val="24"/>
          <w:szCs w:val="24"/>
        </w:rPr>
        <w:t>.</w:t>
      </w:r>
    </w:p>
    <w:p w14:paraId="4811A038" w14:textId="1AE580A2" w:rsidR="00900D69" w:rsidRPr="00900D69" w:rsidDel="00CE3FF6" w:rsidRDefault="00000000" w:rsidP="00900D69">
      <w:pPr>
        <w:spacing w:after="0" w:line="240" w:lineRule="auto"/>
        <w:rPr>
          <w:del w:id="1704" w:author="Admin" w:date="2026-07-06T15:17:00Z" w16du:dateUtc="2026-07-06T08:17:00Z"/>
          <w:rFonts w:ascii="Times New Roman" w:eastAsia="Times New Roman" w:hAnsi="Times New Roman" w:cs="Times New Roman"/>
          <w:sz w:val="24"/>
          <w:szCs w:val="24"/>
        </w:rPr>
      </w:pPr>
      <w:del w:id="1705" w:author="Admin" w:date="2026-07-06T15:17:00Z" w16du:dateUtc="2026-07-06T08:17:00Z">
        <w:r w:rsidDel="00CE3FF6">
          <w:rPr>
            <w:rFonts w:ascii="Times New Roman" w:eastAsia="Times New Roman" w:hAnsi="Times New Roman" w:cs="Times New Roman"/>
            <w:sz w:val="24"/>
            <w:szCs w:val="24"/>
          </w:rPr>
          <w:pict w14:anchorId="714758B2">
            <v:rect id="_x0000_i1419" style="width:0;height:1.5pt" o:hralign="center" o:hrstd="t" o:hr="t" fillcolor="#a0a0a0" stroked="f"/>
          </w:pict>
        </w:r>
      </w:del>
    </w:p>
    <w:p w14:paraId="673C51BE"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06" w:author="Admin" w:date="2026-07-06T15:17:00Z" w16du:dateUtc="2026-07-06T08:17: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3.8. Deliverables </w:t>
      </w:r>
      <w:proofErr w:type="spellStart"/>
      <w:r w:rsidRPr="00900D69">
        <w:rPr>
          <w:rFonts w:ascii="Times New Roman" w:eastAsia="Times New Roman" w:hAnsi="Times New Roman" w:cs="Times New Roman"/>
          <w:b/>
          <w:bCs/>
          <w:kern w:val="36"/>
          <w:sz w:val="48"/>
          <w:szCs w:val="48"/>
        </w:rPr>
        <w:t>theo</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từng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giai</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đoạn</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2689"/>
      </w:tblGrid>
      <w:tr w:rsidR="00900D69" w:rsidRPr="00900D69" w14:paraId="3530C8DC" w14:textId="77777777">
        <w:trPr>
          <w:tblHeader/>
          <w:tblCellSpacing w:w="15" w:type="dxa"/>
        </w:trPr>
        <w:tc>
          <w:tcPr>
            <w:tcW w:w="0" w:type="auto"/>
            <w:vAlign w:val="center"/>
            <w:hideMark/>
          </w:tcPr>
          <w:p w14:paraId="1018D838"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r w:rsidRPr="00900D69">
              <w:rPr>
                <w:rFonts w:ascii="Times New Roman" w:eastAsia="Times New Roman" w:hAnsi="Times New Roman" w:cs="Times New Roman"/>
                <w:b/>
                <w:bCs/>
                <w:sz w:val="24"/>
                <w:szCs w:val="24"/>
              </w:rPr>
              <w:t xml:space="preserve">Giai </w:t>
            </w:r>
            <w:proofErr w:type="spellStart"/>
            <w:r w:rsidRPr="00900D69">
              <w:rPr>
                <w:rFonts w:ascii="Times New Roman" w:eastAsia="Times New Roman" w:hAnsi="Times New Roman" w:cs="Times New Roman"/>
                <w:b/>
                <w:bCs/>
                <w:sz w:val="24"/>
                <w:szCs w:val="24"/>
              </w:rPr>
              <w:t>đoạn</w:t>
            </w:r>
            <w:proofErr w:type="spellEnd"/>
          </w:p>
        </w:tc>
        <w:tc>
          <w:tcPr>
            <w:tcW w:w="0" w:type="auto"/>
            <w:vAlign w:val="center"/>
            <w:hideMark/>
          </w:tcPr>
          <w:p w14:paraId="242B88EE"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r w:rsidRPr="00900D69">
              <w:rPr>
                <w:rFonts w:ascii="Times New Roman" w:eastAsia="Times New Roman" w:hAnsi="Times New Roman" w:cs="Times New Roman"/>
                <w:b/>
                <w:bCs/>
                <w:sz w:val="24"/>
                <w:szCs w:val="24"/>
              </w:rPr>
              <w:t>Deliverable</w:t>
            </w:r>
          </w:p>
        </w:tc>
      </w:tr>
      <w:tr w:rsidR="00900D69" w:rsidRPr="00900D69" w14:paraId="6034D132" w14:textId="77777777">
        <w:trPr>
          <w:tblCellSpacing w:w="15" w:type="dxa"/>
        </w:trPr>
        <w:tc>
          <w:tcPr>
            <w:tcW w:w="0" w:type="auto"/>
            <w:vAlign w:val="center"/>
            <w:hideMark/>
          </w:tcPr>
          <w:p w14:paraId="2B9674D1"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Context</w:t>
            </w:r>
          </w:p>
        </w:tc>
        <w:tc>
          <w:tcPr>
            <w:tcW w:w="0" w:type="auto"/>
            <w:vAlign w:val="center"/>
            <w:hideMark/>
          </w:tcPr>
          <w:p w14:paraId="460C480C"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Context Report</w:t>
            </w:r>
          </w:p>
        </w:tc>
      </w:tr>
      <w:tr w:rsidR="00900D69" w:rsidRPr="00900D69" w14:paraId="5442A2B5" w14:textId="77777777">
        <w:trPr>
          <w:tblCellSpacing w:w="15" w:type="dxa"/>
        </w:trPr>
        <w:tc>
          <w:tcPr>
            <w:tcW w:w="0" w:type="auto"/>
            <w:vAlign w:val="center"/>
            <w:hideMark/>
          </w:tcPr>
          <w:p w14:paraId="654A4706"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Discovery</w:t>
            </w:r>
          </w:p>
        </w:tc>
        <w:tc>
          <w:tcPr>
            <w:tcW w:w="0" w:type="auto"/>
            <w:vAlign w:val="center"/>
            <w:hideMark/>
          </w:tcPr>
          <w:p w14:paraId="6D93A58A"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Discovery Report</w:t>
            </w:r>
          </w:p>
        </w:tc>
      </w:tr>
      <w:tr w:rsidR="00900D69" w:rsidRPr="00900D69" w14:paraId="7841A167" w14:textId="77777777">
        <w:trPr>
          <w:tblCellSpacing w:w="15" w:type="dxa"/>
        </w:trPr>
        <w:tc>
          <w:tcPr>
            <w:tcW w:w="0" w:type="auto"/>
            <w:vAlign w:val="center"/>
            <w:hideMark/>
          </w:tcPr>
          <w:p w14:paraId="1B68D219"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Diagnosis</w:t>
            </w:r>
          </w:p>
        </w:tc>
        <w:tc>
          <w:tcPr>
            <w:tcW w:w="0" w:type="auto"/>
            <w:vAlign w:val="center"/>
            <w:hideMark/>
          </w:tcPr>
          <w:p w14:paraId="1F50C27B"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Diagnosis Report</w:t>
            </w:r>
          </w:p>
        </w:tc>
      </w:tr>
      <w:tr w:rsidR="00900D69" w:rsidRPr="00900D69" w14:paraId="7A1E3E97" w14:textId="77777777">
        <w:trPr>
          <w:tblCellSpacing w:w="15" w:type="dxa"/>
        </w:trPr>
        <w:tc>
          <w:tcPr>
            <w:tcW w:w="0" w:type="auto"/>
            <w:vAlign w:val="center"/>
            <w:hideMark/>
          </w:tcPr>
          <w:p w14:paraId="08D9D984"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Transformation</w:t>
            </w:r>
          </w:p>
        </w:tc>
        <w:tc>
          <w:tcPr>
            <w:tcW w:w="0" w:type="auto"/>
            <w:vAlign w:val="center"/>
            <w:hideMark/>
          </w:tcPr>
          <w:p w14:paraId="287A626A"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Proposal, SOW, Roadmap</w:t>
            </w:r>
          </w:p>
        </w:tc>
      </w:tr>
      <w:tr w:rsidR="00900D69" w:rsidRPr="00900D69" w14:paraId="2E190302" w14:textId="77777777">
        <w:trPr>
          <w:tblCellSpacing w:w="15" w:type="dxa"/>
        </w:trPr>
        <w:tc>
          <w:tcPr>
            <w:tcW w:w="0" w:type="auto"/>
            <w:vAlign w:val="center"/>
            <w:hideMark/>
          </w:tcPr>
          <w:p w14:paraId="75542EFF"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Delivery</w:t>
            </w:r>
          </w:p>
        </w:tc>
        <w:tc>
          <w:tcPr>
            <w:tcW w:w="0" w:type="auto"/>
            <w:vAlign w:val="center"/>
            <w:hideMark/>
          </w:tcPr>
          <w:p w14:paraId="399BEE7D"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Weekly Progress Report</w:t>
            </w:r>
          </w:p>
        </w:tc>
      </w:tr>
      <w:tr w:rsidR="00900D69" w:rsidRPr="00900D69" w14:paraId="2869FD8C" w14:textId="77777777">
        <w:trPr>
          <w:tblCellSpacing w:w="15" w:type="dxa"/>
        </w:trPr>
        <w:tc>
          <w:tcPr>
            <w:tcW w:w="0" w:type="auto"/>
            <w:vAlign w:val="center"/>
            <w:hideMark/>
          </w:tcPr>
          <w:p w14:paraId="10953627"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Closing</w:t>
            </w:r>
          </w:p>
        </w:tc>
        <w:tc>
          <w:tcPr>
            <w:tcW w:w="0" w:type="auto"/>
            <w:vAlign w:val="center"/>
            <w:hideMark/>
          </w:tcPr>
          <w:p w14:paraId="474B2227"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Final Project Report</w:t>
            </w:r>
          </w:p>
        </w:tc>
      </w:tr>
      <w:tr w:rsidR="00900D69" w:rsidRPr="00900D69" w14:paraId="7ABE9081" w14:textId="77777777">
        <w:trPr>
          <w:tblCellSpacing w:w="15" w:type="dxa"/>
        </w:trPr>
        <w:tc>
          <w:tcPr>
            <w:tcW w:w="0" w:type="auto"/>
            <w:vAlign w:val="center"/>
            <w:hideMark/>
          </w:tcPr>
          <w:p w14:paraId="0530B35D"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Knowledge</w:t>
            </w:r>
          </w:p>
        </w:tc>
        <w:tc>
          <w:tcPr>
            <w:tcW w:w="0" w:type="auto"/>
            <w:vAlign w:val="center"/>
            <w:hideMark/>
          </w:tcPr>
          <w:p w14:paraId="385D9F8C"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Case Study</w:t>
            </w:r>
          </w:p>
        </w:tc>
      </w:tr>
      <w:tr w:rsidR="00900D69" w:rsidRPr="00900D69" w14:paraId="525AB672" w14:textId="77777777">
        <w:trPr>
          <w:tblCellSpacing w:w="15" w:type="dxa"/>
        </w:trPr>
        <w:tc>
          <w:tcPr>
            <w:tcW w:w="0" w:type="auto"/>
            <w:vAlign w:val="center"/>
            <w:hideMark/>
          </w:tcPr>
          <w:p w14:paraId="7BBA8C1C"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Customer Success</w:t>
            </w:r>
          </w:p>
        </w:tc>
        <w:tc>
          <w:tcPr>
            <w:tcW w:w="0" w:type="auto"/>
            <w:vAlign w:val="center"/>
            <w:hideMark/>
          </w:tcPr>
          <w:p w14:paraId="3E9E1A10"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Success Review</w:t>
            </w:r>
          </w:p>
        </w:tc>
      </w:tr>
    </w:tbl>
    <w:p w14:paraId="7D161D0F" w14:textId="0B2D1C36" w:rsidR="00900D69" w:rsidRPr="00900D69" w:rsidDel="00CE3FF6" w:rsidRDefault="00000000" w:rsidP="00900D69">
      <w:pPr>
        <w:spacing w:after="0" w:line="240" w:lineRule="auto"/>
        <w:rPr>
          <w:del w:id="1707" w:author="Admin" w:date="2026-07-06T15:17:00Z" w16du:dateUtc="2026-07-06T08:17:00Z"/>
          <w:rFonts w:ascii="Times New Roman" w:eastAsia="Times New Roman" w:hAnsi="Times New Roman" w:cs="Times New Roman"/>
          <w:sz w:val="24"/>
          <w:szCs w:val="24"/>
        </w:rPr>
      </w:pPr>
      <w:del w:id="1708" w:author="Admin" w:date="2026-07-06T15:17:00Z" w16du:dateUtc="2026-07-06T08:17:00Z">
        <w:r w:rsidDel="00CE3FF6">
          <w:rPr>
            <w:rFonts w:ascii="Times New Roman" w:eastAsia="Times New Roman" w:hAnsi="Times New Roman" w:cs="Times New Roman"/>
            <w:sz w:val="24"/>
            <w:szCs w:val="24"/>
          </w:rPr>
          <w:pict w14:anchorId="59229E45">
            <v:rect id="_x0000_i1420" style="width:0;height:1.5pt" o:hralign="center" o:hrstd="t" o:hr="t" fillcolor="#a0a0a0" stroked="f"/>
          </w:pict>
        </w:r>
      </w:del>
    </w:p>
    <w:p w14:paraId="5465CCFF"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09" w:author="Admin" w:date="2026-07-06T15:17:00Z" w16du:dateUtc="2026-07-06T08:17: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3.9. Quy </w:t>
      </w:r>
      <w:proofErr w:type="spellStart"/>
      <w:r w:rsidRPr="00900D69">
        <w:rPr>
          <w:rFonts w:ascii="Times New Roman" w:eastAsia="Times New Roman" w:hAnsi="Times New Roman" w:cs="Times New Roman"/>
          <w:b/>
          <w:bCs/>
          <w:kern w:val="36"/>
          <w:sz w:val="48"/>
          <w:szCs w:val="48"/>
        </w:rPr>
        <w:t>tắc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vận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hành</w:t>
      </w:r>
      <w:proofErr w:type="spellEnd"/>
      <w:r w:rsidRPr="00900D69">
        <w:rPr>
          <w:rFonts w:ascii="Times New Roman" w:eastAsia="Times New Roman" w:hAnsi="Times New Roman" w:cs="Times New Roman"/>
          <w:b/>
          <w:bCs/>
          <w:kern w:val="36"/>
          <w:sz w:val="48"/>
          <w:szCs w:val="48"/>
        </w:rPr>
        <w:t xml:space="preserve"> Business Project</w:t>
      </w:r>
    </w:p>
    <w:p w14:paraId="607638E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Business Project </w:t>
      </w:r>
      <w:proofErr w:type="spellStart"/>
      <w:r w:rsidRPr="00900D69">
        <w:rPr>
          <w:rFonts w:ascii="Times New Roman" w:eastAsia="Times New Roman" w:hAnsi="Times New Roman" w:cs="Times New Roman"/>
          <w:sz w:val="24"/>
          <w:szCs w:val="24"/>
        </w:rPr>
        <w:t>phải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tuân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thủ</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tắc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w:t>
      </w:r>
    </w:p>
    <w:p w14:paraId="32724086" w14:textId="77777777" w:rsidR="00900D69" w:rsidRPr="00900D69" w:rsidRDefault="00900D69">
      <w:pPr>
        <w:numPr>
          <w:ilvl w:val="0"/>
          <w:numId w:val="193"/>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nguồn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chính</w:t>
      </w:r>
      <w:proofErr w:type="spellEnd"/>
      <w:r w:rsidRPr="00900D69">
        <w:rPr>
          <w:rFonts w:ascii="Times New Roman" w:eastAsia="Times New Roman" w:hAnsi="Times New Roman" w:cs="Times New Roman"/>
          <w:sz w:val="24"/>
          <w:szCs w:val="24"/>
        </w:rPr>
        <w:t>.</w:t>
      </w:r>
    </w:p>
    <w:p w14:paraId="64223483" w14:textId="77777777" w:rsidR="00900D69" w:rsidRPr="00900D69" w:rsidRDefault="00900D69">
      <w:pPr>
        <w:numPr>
          <w:ilvl w:val="0"/>
          <w:numId w:val="193"/>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lưu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ngoài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nếu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do </w:t>
      </w:r>
      <w:proofErr w:type="spellStart"/>
      <w:r w:rsidRPr="00900D69">
        <w:rPr>
          <w:rFonts w:ascii="Times New Roman" w:eastAsia="Times New Roman" w:hAnsi="Times New Roman" w:cs="Times New Roman"/>
          <w:sz w:val="24"/>
          <w:szCs w:val="24"/>
        </w:rPr>
        <w:t>đặc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biệt</w:t>
      </w:r>
      <w:proofErr w:type="spellEnd"/>
      <w:r w:rsidRPr="00900D69">
        <w:rPr>
          <w:rFonts w:ascii="Times New Roman" w:eastAsia="Times New Roman" w:hAnsi="Times New Roman" w:cs="Times New Roman"/>
          <w:sz w:val="24"/>
          <w:szCs w:val="24"/>
        </w:rPr>
        <w:t>.</w:t>
      </w:r>
    </w:p>
    <w:p w14:paraId="0F456BA5" w14:textId="77777777" w:rsidR="00900D69" w:rsidRPr="00900D69" w:rsidRDefault="00900D69">
      <w:pPr>
        <w:numPr>
          <w:ilvl w:val="0"/>
          <w:numId w:val="193"/>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Deliverable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bản</w:t>
      </w:r>
      <w:proofErr w:type="spellEnd"/>
      <w:r w:rsidRPr="00900D69">
        <w:rPr>
          <w:rFonts w:ascii="Times New Roman" w:eastAsia="Times New Roman" w:hAnsi="Times New Roman" w:cs="Times New Roman"/>
          <w:sz w:val="24"/>
          <w:szCs w:val="24"/>
        </w:rPr>
        <w:t>.</w:t>
      </w:r>
    </w:p>
    <w:p w14:paraId="753F5B8D" w14:textId="77777777" w:rsidR="00900D69" w:rsidRPr="00900D69" w:rsidRDefault="00900D69">
      <w:pPr>
        <w:numPr>
          <w:ilvl w:val="0"/>
          <w:numId w:val="193"/>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thay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đổi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quan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trọng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lịch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sử</w:t>
      </w:r>
      <w:proofErr w:type="spellEnd"/>
      <w:r w:rsidRPr="00900D69">
        <w:rPr>
          <w:rFonts w:ascii="Times New Roman" w:eastAsia="Times New Roman" w:hAnsi="Times New Roman" w:cs="Times New Roman"/>
          <w:sz w:val="24"/>
          <w:szCs w:val="24"/>
        </w:rPr>
        <w:t>.</w:t>
      </w:r>
    </w:p>
    <w:p w14:paraId="1AA81C6C" w14:textId="77777777" w:rsidR="00900D69" w:rsidRPr="00900D69" w:rsidRDefault="00900D69">
      <w:pPr>
        <w:numPr>
          <w:ilvl w:val="0"/>
          <w:numId w:val="193"/>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chuyển</w:t>
      </w:r>
      <w:proofErr w:type="spellEnd"/>
      <w:r w:rsidRPr="00900D69">
        <w:rPr>
          <w:rFonts w:ascii="Times New Roman" w:eastAsia="Times New Roman" w:hAnsi="Times New Roman" w:cs="Times New Roman"/>
          <w:sz w:val="24"/>
          <w:szCs w:val="24"/>
        </w:rPr>
        <w:t xml:space="preserve"> sang </w:t>
      </w:r>
      <w:proofErr w:type="spellStart"/>
      <w:r w:rsidRPr="00900D69">
        <w:rPr>
          <w:rFonts w:ascii="Times New Roman" w:eastAsia="Times New Roman" w:hAnsi="Times New Roman" w:cs="Times New Roman"/>
          <w:sz w:val="24"/>
          <w:szCs w:val="24"/>
        </w:rPr>
        <w:t>giai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đoạn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đoạn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hiện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tại</w:t>
      </w:r>
      <w:proofErr w:type="spellEnd"/>
      <w:r w:rsidRPr="00900D69">
        <w:rPr>
          <w:rFonts w:ascii="Times New Roman" w:eastAsia="Times New Roman" w:hAnsi="Times New Roman" w:cs="Times New Roman"/>
          <w:sz w:val="24"/>
          <w:szCs w:val="24"/>
        </w:rPr>
        <w:t>.</w:t>
      </w:r>
    </w:p>
    <w:p w14:paraId="3E5719CD" w14:textId="4D57EFB7" w:rsidR="00900D69" w:rsidRPr="00900D69" w:rsidDel="00CE3FF6" w:rsidRDefault="00000000" w:rsidP="00900D69">
      <w:pPr>
        <w:spacing w:after="0" w:line="240" w:lineRule="auto"/>
        <w:rPr>
          <w:del w:id="1710" w:author="Admin" w:date="2026-07-06T15:18:00Z" w16du:dateUtc="2026-07-06T08:18:00Z"/>
          <w:rFonts w:ascii="Times New Roman" w:eastAsia="Times New Roman" w:hAnsi="Times New Roman" w:cs="Times New Roman"/>
          <w:sz w:val="24"/>
          <w:szCs w:val="24"/>
        </w:rPr>
      </w:pPr>
      <w:del w:id="1711" w:author="Admin" w:date="2026-07-06T15:18:00Z" w16du:dateUtc="2026-07-06T08:18:00Z">
        <w:r w:rsidDel="00CE3FF6">
          <w:rPr>
            <w:rFonts w:ascii="Times New Roman" w:eastAsia="Times New Roman" w:hAnsi="Times New Roman" w:cs="Times New Roman"/>
            <w:sz w:val="24"/>
            <w:szCs w:val="24"/>
          </w:rPr>
          <w:pict w14:anchorId="201EB5C7">
            <v:rect id="_x0000_i1421" style="width:0;height:1.5pt" o:hralign="center" o:hrstd="t" o:hr="t" fillcolor="#a0a0a0" stroked="f"/>
          </w:pict>
        </w:r>
      </w:del>
    </w:p>
    <w:p w14:paraId="2E859AA6"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12" w:author="Admin" w:date="2026-07-06T15:18:00Z" w16du:dateUtc="2026-07-06T08:18: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3.10. Vai </w:t>
      </w:r>
      <w:proofErr w:type="spellStart"/>
      <w:r w:rsidRPr="00900D69">
        <w:rPr>
          <w:rFonts w:ascii="Times New Roman" w:eastAsia="Times New Roman" w:hAnsi="Times New Roman" w:cs="Times New Roman"/>
          <w:b/>
          <w:bCs/>
          <w:kern w:val="36"/>
          <w:sz w:val="48"/>
          <w:szCs w:val="48"/>
        </w:rPr>
        <w:t>trò</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trong</w:t>
      </w:r>
      <w:proofErr w:type="spellEnd"/>
      <w:r w:rsidRPr="00900D69">
        <w:rPr>
          <w:rFonts w:ascii="Times New Roman" w:eastAsia="Times New Roman" w:hAnsi="Times New Roman" w:cs="Times New Roman"/>
          <w:b/>
          <w:bCs/>
          <w:kern w:val="36"/>
          <w:sz w:val="48"/>
          <w:szCs w:val="48"/>
        </w:rPr>
        <w:t xml:space="preserve"> Business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4028"/>
      </w:tblGrid>
      <w:tr w:rsidR="00900D69" w:rsidRPr="00900D69" w14:paraId="230F0DE6" w14:textId="77777777">
        <w:trPr>
          <w:tblHeader/>
          <w:tblCellSpacing w:w="15" w:type="dxa"/>
        </w:trPr>
        <w:tc>
          <w:tcPr>
            <w:tcW w:w="0" w:type="auto"/>
            <w:vAlign w:val="center"/>
            <w:hideMark/>
          </w:tcPr>
          <w:p w14:paraId="568AAF97"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r w:rsidRPr="00900D69">
              <w:rPr>
                <w:rFonts w:ascii="Times New Roman" w:eastAsia="Times New Roman" w:hAnsi="Times New Roman" w:cs="Times New Roman"/>
                <w:b/>
                <w:bCs/>
                <w:sz w:val="24"/>
                <w:szCs w:val="24"/>
              </w:rPr>
              <w:lastRenderedPageBreak/>
              <w:t xml:space="preserve">Vai </w:t>
            </w:r>
            <w:proofErr w:type="spellStart"/>
            <w:r w:rsidRPr="00900D69">
              <w:rPr>
                <w:rFonts w:ascii="Times New Roman" w:eastAsia="Times New Roman" w:hAnsi="Times New Roman" w:cs="Times New Roman"/>
                <w:b/>
                <w:bCs/>
                <w:sz w:val="24"/>
                <w:szCs w:val="24"/>
              </w:rPr>
              <w:t>trò</w:t>
            </w:r>
            <w:proofErr w:type="spellEnd"/>
          </w:p>
        </w:tc>
        <w:tc>
          <w:tcPr>
            <w:tcW w:w="0" w:type="auto"/>
            <w:vAlign w:val="center"/>
            <w:hideMark/>
          </w:tcPr>
          <w:p w14:paraId="217F132B"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r w:rsidRPr="00900D69">
              <w:rPr>
                <w:rFonts w:ascii="Times New Roman" w:eastAsia="Times New Roman" w:hAnsi="Times New Roman" w:cs="Times New Roman"/>
                <w:b/>
                <w:bCs/>
                <w:sz w:val="24"/>
                <w:szCs w:val="24"/>
              </w:rPr>
              <w:t xml:space="preserve">Quyền </w:t>
            </w:r>
            <w:proofErr w:type="spellStart"/>
            <w:r w:rsidRPr="00900D69">
              <w:rPr>
                <w:rFonts w:ascii="Times New Roman" w:eastAsia="Times New Roman" w:hAnsi="Times New Roman" w:cs="Times New Roman"/>
                <w:b/>
                <w:bCs/>
                <w:sz w:val="24"/>
                <w:szCs w:val="24"/>
              </w:rPr>
              <w:t>chính</w:t>
            </w:r>
            <w:proofErr w:type="spellEnd"/>
          </w:p>
        </w:tc>
      </w:tr>
      <w:tr w:rsidR="00900D69" w:rsidRPr="00900D69" w14:paraId="3AAE84F5" w14:textId="77777777">
        <w:trPr>
          <w:tblCellSpacing w:w="15" w:type="dxa"/>
        </w:trPr>
        <w:tc>
          <w:tcPr>
            <w:tcW w:w="0" w:type="auto"/>
            <w:vAlign w:val="center"/>
            <w:hideMark/>
          </w:tcPr>
          <w:p w14:paraId="1394E9A7"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Executive Sponsor</w:t>
            </w:r>
          </w:p>
        </w:tc>
        <w:tc>
          <w:tcPr>
            <w:tcW w:w="0" w:type="auto"/>
            <w:vAlign w:val="center"/>
            <w:hideMark/>
          </w:tcPr>
          <w:p w14:paraId="52D46EE1"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Phê</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duyệt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quả</w:t>
            </w:r>
            <w:proofErr w:type="spellEnd"/>
          </w:p>
        </w:tc>
      </w:tr>
      <w:tr w:rsidR="00900D69" w:rsidRPr="00900D69" w14:paraId="110E8A66" w14:textId="77777777">
        <w:trPr>
          <w:tblCellSpacing w:w="15" w:type="dxa"/>
        </w:trPr>
        <w:tc>
          <w:tcPr>
            <w:tcW w:w="0" w:type="auto"/>
            <w:vAlign w:val="center"/>
            <w:hideMark/>
          </w:tcPr>
          <w:p w14:paraId="542F6EF7"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Project Owner</w:t>
            </w:r>
          </w:p>
        </w:tc>
        <w:tc>
          <w:tcPr>
            <w:tcW w:w="0" w:type="auto"/>
            <w:vAlign w:val="center"/>
            <w:hideMark/>
          </w:tcPr>
          <w:p w14:paraId="3AC0C9E8"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Điều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phối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phía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p>
        </w:tc>
      </w:tr>
      <w:tr w:rsidR="00900D69" w:rsidRPr="00900D69" w14:paraId="4114405E" w14:textId="77777777">
        <w:trPr>
          <w:tblCellSpacing w:w="15" w:type="dxa"/>
        </w:trPr>
        <w:tc>
          <w:tcPr>
            <w:tcW w:w="0" w:type="auto"/>
            <w:vAlign w:val="center"/>
            <w:hideMark/>
          </w:tcPr>
          <w:p w14:paraId="75E0189C"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Lead Consultant</w:t>
            </w:r>
          </w:p>
        </w:tc>
        <w:tc>
          <w:tcPr>
            <w:tcW w:w="0" w:type="auto"/>
            <w:vAlign w:val="center"/>
            <w:hideMark/>
          </w:tcPr>
          <w:p w14:paraId="311D034C"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Chịu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nhiệm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môn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quả</w:t>
            </w:r>
            <w:proofErr w:type="spellEnd"/>
          </w:p>
        </w:tc>
      </w:tr>
      <w:tr w:rsidR="00900D69" w:rsidRPr="00900D69" w14:paraId="0871C382" w14:textId="77777777">
        <w:trPr>
          <w:tblCellSpacing w:w="15" w:type="dxa"/>
        </w:trPr>
        <w:tc>
          <w:tcPr>
            <w:tcW w:w="0" w:type="auto"/>
            <w:vAlign w:val="center"/>
            <w:hideMark/>
          </w:tcPr>
          <w:p w14:paraId="40F6341C"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Consultant</w:t>
            </w:r>
          </w:p>
        </w:tc>
        <w:tc>
          <w:tcPr>
            <w:tcW w:w="0" w:type="auto"/>
            <w:vAlign w:val="center"/>
            <w:hideMark/>
          </w:tcPr>
          <w:p w14:paraId="4039E778"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Thực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hiện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hoạt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TCF</w:t>
            </w:r>
          </w:p>
        </w:tc>
      </w:tr>
      <w:tr w:rsidR="00900D69" w:rsidRPr="00900D69" w14:paraId="35728E15" w14:textId="77777777">
        <w:trPr>
          <w:tblCellSpacing w:w="15" w:type="dxa"/>
        </w:trPr>
        <w:tc>
          <w:tcPr>
            <w:tcW w:w="0" w:type="auto"/>
            <w:vAlign w:val="center"/>
            <w:hideMark/>
          </w:tcPr>
          <w:p w14:paraId="0F660EB2"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BA</w:t>
            </w:r>
          </w:p>
        </w:tc>
        <w:tc>
          <w:tcPr>
            <w:tcW w:w="0" w:type="auto"/>
            <w:vAlign w:val="center"/>
            <w:hideMark/>
          </w:tcPr>
          <w:p w14:paraId="594E8C8B"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yêu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cầu</w:t>
            </w:r>
            <w:proofErr w:type="spellEnd"/>
          </w:p>
        </w:tc>
      </w:tr>
      <w:tr w:rsidR="00900D69" w:rsidRPr="00900D69" w14:paraId="0F46C96C" w14:textId="77777777">
        <w:trPr>
          <w:tblCellSpacing w:w="15" w:type="dxa"/>
        </w:trPr>
        <w:tc>
          <w:tcPr>
            <w:tcW w:w="0" w:type="auto"/>
            <w:vAlign w:val="center"/>
            <w:hideMark/>
          </w:tcPr>
          <w:p w14:paraId="06C19074"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PM</w:t>
            </w:r>
          </w:p>
        </w:tc>
        <w:tc>
          <w:tcPr>
            <w:tcW w:w="0" w:type="auto"/>
            <w:vAlign w:val="center"/>
            <w:hideMark/>
          </w:tcPr>
          <w:p w14:paraId="4ACF56EE"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Theo </w:t>
            </w:r>
            <w:proofErr w:type="spellStart"/>
            <w:r w:rsidRPr="00900D69">
              <w:rPr>
                <w:rFonts w:ascii="Times New Roman" w:eastAsia="Times New Roman" w:hAnsi="Times New Roman" w:cs="Times New Roman"/>
                <w:sz w:val="24"/>
                <w:szCs w:val="24"/>
              </w:rPr>
              <w:t>dõi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 xml:space="preserve">, Issue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Risk</w:t>
            </w:r>
          </w:p>
        </w:tc>
      </w:tr>
      <w:tr w:rsidR="00900D69" w:rsidRPr="00900D69" w14:paraId="6523F25D" w14:textId="77777777">
        <w:trPr>
          <w:tblCellSpacing w:w="15" w:type="dxa"/>
        </w:trPr>
        <w:tc>
          <w:tcPr>
            <w:tcW w:w="0" w:type="auto"/>
            <w:vAlign w:val="center"/>
            <w:hideMark/>
          </w:tcPr>
          <w:p w14:paraId="29A9E95C"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Customer Success</w:t>
            </w:r>
          </w:p>
        </w:tc>
        <w:tc>
          <w:tcPr>
            <w:tcW w:w="0" w:type="auto"/>
            <w:vAlign w:val="center"/>
            <w:hideMark/>
          </w:tcPr>
          <w:p w14:paraId="766A3FF1"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Đồng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thu</w:t>
            </w:r>
            <w:proofErr w:type="spellEnd"/>
          </w:p>
        </w:tc>
      </w:tr>
    </w:tbl>
    <w:p w14:paraId="2F15D6B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trò</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quyền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truy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nhiệm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nhau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từng</w:t>
      </w:r>
      <w:proofErr w:type="spellEnd"/>
      <w:r w:rsidRPr="00900D69">
        <w:rPr>
          <w:rFonts w:ascii="Times New Roman" w:eastAsia="Times New Roman" w:hAnsi="Times New Roman" w:cs="Times New Roman"/>
          <w:sz w:val="24"/>
          <w:szCs w:val="24"/>
        </w:rPr>
        <w:t xml:space="preserve"> Workspace.</w:t>
      </w:r>
    </w:p>
    <w:p w14:paraId="73DA1645" w14:textId="2176008F" w:rsidR="00900D69" w:rsidRPr="00900D69" w:rsidDel="00CE3FF6" w:rsidRDefault="00000000" w:rsidP="00900D69">
      <w:pPr>
        <w:spacing w:after="0" w:line="240" w:lineRule="auto"/>
        <w:rPr>
          <w:del w:id="1713" w:author="Admin" w:date="2026-07-06T15:18:00Z" w16du:dateUtc="2026-07-06T08:18:00Z"/>
          <w:rFonts w:ascii="Times New Roman" w:eastAsia="Times New Roman" w:hAnsi="Times New Roman" w:cs="Times New Roman"/>
          <w:sz w:val="24"/>
          <w:szCs w:val="24"/>
        </w:rPr>
      </w:pPr>
      <w:del w:id="1714" w:author="Admin" w:date="2026-07-06T15:18:00Z" w16du:dateUtc="2026-07-06T08:18:00Z">
        <w:r w:rsidDel="00CE3FF6">
          <w:rPr>
            <w:rFonts w:ascii="Times New Roman" w:eastAsia="Times New Roman" w:hAnsi="Times New Roman" w:cs="Times New Roman"/>
            <w:sz w:val="24"/>
            <w:szCs w:val="24"/>
          </w:rPr>
          <w:pict w14:anchorId="55305EAB">
            <v:rect id="_x0000_i1422" style="width:0;height:1.5pt" o:hralign="center" o:hrstd="t" o:hr="t" fillcolor="#a0a0a0" stroked="f"/>
          </w:pict>
        </w:r>
      </w:del>
    </w:p>
    <w:p w14:paraId="10954A55"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15" w:author="Admin" w:date="2026-07-06T15:18:00Z" w16du:dateUtc="2026-07-06T08:18: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3.11. Business Project </w:t>
      </w:r>
      <w:proofErr w:type="spellStart"/>
      <w:r w:rsidRPr="00900D69">
        <w:rPr>
          <w:rFonts w:ascii="Times New Roman" w:eastAsia="Times New Roman" w:hAnsi="Times New Roman" w:cs="Times New Roman"/>
          <w:b/>
          <w:bCs/>
          <w:kern w:val="36"/>
          <w:sz w:val="48"/>
          <w:szCs w:val="48"/>
        </w:rPr>
        <w:t>trong</w:t>
      </w:r>
      <w:proofErr w:type="spellEnd"/>
      <w:r w:rsidRPr="00900D69">
        <w:rPr>
          <w:rFonts w:ascii="Times New Roman" w:eastAsia="Times New Roman" w:hAnsi="Times New Roman" w:cs="Times New Roman"/>
          <w:b/>
          <w:bCs/>
          <w:kern w:val="36"/>
          <w:sz w:val="48"/>
          <w:szCs w:val="48"/>
        </w:rPr>
        <w:t xml:space="preserve"> Business Consulting OS</w:t>
      </w:r>
    </w:p>
    <w:p w14:paraId="4A515CB2" w14:textId="2C8FB249" w:rsidR="00900D69" w:rsidRPr="00900D69" w:rsidDel="00CE3FF6" w:rsidRDefault="00900D69" w:rsidP="00900D69">
      <w:pPr>
        <w:spacing w:before="100" w:beforeAutospacing="1" w:after="100" w:afterAutospacing="1" w:line="240" w:lineRule="auto"/>
        <w:rPr>
          <w:del w:id="1716" w:author="Admin" w:date="2026-07-06T15:18:00Z" w16du:dateUtc="2026-07-06T08:18: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trung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tâm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
    <w:p w14:paraId="0F68DB97" w14:textId="77777777" w:rsidR="00CE3FF6" w:rsidRDefault="00CE3FF6" w:rsidP="00CE3FF6">
      <w:pPr>
        <w:spacing w:before="100" w:beforeAutospacing="1" w:after="100" w:afterAutospacing="1" w:line="240" w:lineRule="auto"/>
        <w:rPr>
          <w:ins w:id="1717" w:author="Admin" w:date="2026-07-06T15:18:00Z" w16du:dateUtc="2026-07-06T08:18:00Z"/>
          <w:rFonts w:ascii="Courier New" w:eastAsia="Times New Roman" w:hAnsi="Courier New" w:cs="Courier New"/>
          <w:sz w:val="20"/>
          <w:szCs w:val="20"/>
        </w:rPr>
      </w:pPr>
      <w:proofErr w:type="spellEnd"/>
    </w:p>
    <w:p w14:paraId="2E5DECE3" w14:textId="15740E43" w:rsidR="00900D69" w:rsidRPr="00900D69" w:rsidDel="00CE3FF6" w:rsidRDefault="00900D69" w:rsidP="00CE3FF6">
      <w:pPr>
        <w:spacing w:before="100" w:beforeAutospacing="1" w:after="100" w:afterAutospacing="1" w:line="240" w:lineRule="auto"/>
        <w:rPr>
          <w:del w:id="1718" w:author="Admin" w:date="2026-07-06T15:18:00Z" w16du:dateUtc="2026-07-06T08:18:00Z"/>
          <w:rFonts w:ascii="Courier New" w:eastAsia="Times New Roman" w:hAnsi="Courier New" w:cs="Courier New"/>
          <w:sz w:val="20"/>
          <w:szCs w:val="20"/>
        </w:rPr>
        <w:pPrChange w:id="1719" w:author="Admin" w:date="2026-07-06T15:18:00Z" w16du:dateUtc="2026-07-06T08: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Consulting OS</w:t>
      </w:r>
    </w:p>
    <w:p w14:paraId="64557A3C" w14:textId="77777777" w:rsidR="00900D69" w:rsidRPr="00900D69" w:rsidRDefault="00900D69" w:rsidP="00CE3FF6">
      <w:pPr>
        <w:spacing w:before="100" w:beforeAutospacing="1" w:after="100" w:afterAutospacing="1" w:line="240" w:lineRule="auto"/>
        <w:rPr>
          <w:rFonts w:ascii="Courier New" w:eastAsia="Times New Roman" w:hAnsi="Courier New" w:cs="Courier New"/>
          <w:sz w:val="20"/>
          <w:szCs w:val="20"/>
        </w:rPr>
        <w:pPrChange w:id="1720" w:author="Admin" w:date="2026-07-06T15:18:00Z" w16du:dateUtc="2026-07-06T08:18: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E3F2B5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Business Projects</w:t>
      </w:r>
    </w:p>
    <w:p w14:paraId="186F40EA"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F1A185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Project A</w:t>
      </w:r>
    </w:p>
    <w:p w14:paraId="2724987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1F93B5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Project B</w:t>
      </w:r>
    </w:p>
    <w:p w14:paraId="116617A1"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14A5369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Project C</w:t>
      </w:r>
    </w:p>
    <w:p w14:paraId="212CBE3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C89F8A8"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w:t>
      </w:r>
    </w:p>
    <w:p w14:paraId="6415131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Project </w:t>
      </w:r>
      <w:proofErr w:type="spellStart"/>
      <w:r w:rsidRPr="00900D69">
        <w:rPr>
          <w:rFonts w:ascii="Times New Roman" w:eastAsia="Times New Roman" w:hAnsi="Times New Roman" w:cs="Times New Roman"/>
          <w:sz w:val="24"/>
          <w:szCs w:val="24"/>
        </w:rPr>
        <w:t>mở</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đầy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đủ</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Workspace.</w:t>
      </w:r>
    </w:p>
    <w:p w14:paraId="178AD6F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chuyển</w:t>
      </w:r>
      <w:proofErr w:type="spellEnd"/>
      <w:r w:rsidRPr="00900D69">
        <w:rPr>
          <w:rFonts w:ascii="Times New Roman" w:eastAsia="Times New Roman" w:hAnsi="Times New Roman" w:cs="Times New Roman"/>
          <w:sz w:val="24"/>
          <w:szCs w:val="24"/>
        </w:rPr>
        <w:t xml:space="preserve"> sang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module </w:t>
      </w:r>
      <w:proofErr w:type="spellStart"/>
      <w:r w:rsidRPr="00900D69">
        <w:rPr>
          <w:rFonts w:ascii="Times New Roman" w:eastAsia="Times New Roman" w:hAnsi="Times New Roman" w:cs="Times New Roman"/>
          <w:sz w:val="24"/>
          <w:szCs w:val="24"/>
        </w:rPr>
        <w:t>khác</w:t>
      </w:r>
      <w:proofErr w:type="spellEnd"/>
      <w:r w:rsidRPr="00900D69">
        <w:rPr>
          <w:rFonts w:ascii="Times New Roman" w:eastAsia="Times New Roman" w:hAnsi="Times New Roman" w:cs="Times New Roman"/>
          <w:sz w:val="24"/>
          <w:szCs w:val="24"/>
        </w:rPr>
        <w:t>.</w:t>
      </w:r>
    </w:p>
    <w:p w14:paraId="44667C2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thiết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suốt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THUCHOCVN.</w:t>
      </w:r>
    </w:p>
    <w:p w14:paraId="2AB4DE1F" w14:textId="55D4D860" w:rsidR="00900D69" w:rsidRPr="00900D69" w:rsidDel="00CE3FF6" w:rsidRDefault="00000000" w:rsidP="00900D69">
      <w:pPr>
        <w:spacing w:after="0" w:line="240" w:lineRule="auto"/>
        <w:rPr>
          <w:del w:id="1721" w:author="Admin" w:date="2026-07-06T15:18:00Z" w16du:dateUtc="2026-07-06T08:18:00Z"/>
          <w:rFonts w:ascii="Times New Roman" w:eastAsia="Times New Roman" w:hAnsi="Times New Roman" w:cs="Times New Roman"/>
          <w:sz w:val="24"/>
          <w:szCs w:val="24"/>
        </w:rPr>
      </w:pPr>
      <w:del w:id="1722" w:author="Admin" w:date="2026-07-06T15:18:00Z" w16du:dateUtc="2026-07-06T08:18:00Z">
        <w:r w:rsidDel="00CE3FF6">
          <w:rPr>
            <w:rFonts w:ascii="Times New Roman" w:eastAsia="Times New Roman" w:hAnsi="Times New Roman" w:cs="Times New Roman"/>
            <w:sz w:val="24"/>
            <w:szCs w:val="24"/>
          </w:rPr>
          <w:pict w14:anchorId="3BACBBFC">
            <v:rect id="_x0000_i1423" style="width:0;height:1.5pt" o:hralign="center" o:hrstd="t" o:hr="t" fillcolor="#a0a0a0" stroked="f"/>
          </w:pict>
        </w:r>
      </w:del>
    </w:p>
    <w:p w14:paraId="77BA26D2"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23" w:author="Admin" w:date="2026-07-06T15:18:00Z" w16du:dateUtc="2026-07-06T08:18: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3.12. T</w:t>
      </w:r>
      <w:proofErr w:type="spellStart"/>
      <w:r w:rsidRPr="00900D69">
        <w:rPr>
          <w:rFonts w:ascii="Times New Roman" w:eastAsia="Times New Roman" w:hAnsi="Times New Roman" w:cs="Times New Roman"/>
          <w:b/>
          <w:bCs/>
          <w:kern w:val="36"/>
          <w:sz w:val="48"/>
          <w:szCs w:val="48"/>
        </w:rPr>
        <w:t>iêu</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chí</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thành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công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Business Project</w:t>
      </w:r>
    </w:p>
    <w:p w14:paraId="3B70452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Business Project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xem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khi</w:t>
      </w:r>
      <w:proofErr w:type="spellEnd"/>
      <w:r w:rsidRPr="00900D69">
        <w:rPr>
          <w:rFonts w:ascii="Times New Roman" w:eastAsia="Times New Roman" w:hAnsi="Times New Roman" w:cs="Times New Roman"/>
          <w:sz w:val="24"/>
          <w:szCs w:val="24"/>
        </w:rPr>
        <w:t>:</w:t>
      </w:r>
    </w:p>
    <w:p w14:paraId="5D1963D9" w14:textId="77777777" w:rsidR="00900D69" w:rsidRPr="00900D69" w:rsidRDefault="00900D69" w:rsidP="00900D69">
      <w:pPr>
        <w:spacing w:before="100" w:beforeAutospacing="1" w:after="100" w:afterAutospacing="1" w:line="240" w:lineRule="auto"/>
        <w:outlineLvl w:val="2"/>
        <w:rPr>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Business Value</w:t>
      </w:r>
    </w:p>
    <w:p w14:paraId="321859A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Doanh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nhất</w:t>
      </w:r>
      <w:proofErr w:type="spellEnd"/>
      <w:r w:rsidRPr="00900D69">
        <w:rPr>
          <w:rFonts w:ascii="Times New Roman" w:eastAsia="Times New Roman" w:hAnsi="Times New Roman" w:cs="Times New Roman"/>
          <w:sz w:val="24"/>
          <w:szCs w:val="24"/>
        </w:rPr>
        <w:t>.</w:t>
      </w:r>
    </w:p>
    <w:p w14:paraId="6B33D24D" w14:textId="7D91C867" w:rsidR="00900D69" w:rsidRPr="00900D69" w:rsidDel="00CE3FF6" w:rsidRDefault="00000000" w:rsidP="00900D69">
      <w:pPr>
        <w:spacing w:after="0" w:line="240" w:lineRule="auto"/>
        <w:rPr>
          <w:del w:id="1724" w:author="Admin" w:date="2026-07-06T15:18:00Z" w16du:dateUtc="2026-07-06T08:18:00Z"/>
          <w:rFonts w:ascii="Times New Roman" w:eastAsia="Times New Roman" w:hAnsi="Times New Roman" w:cs="Times New Roman"/>
          <w:sz w:val="24"/>
          <w:szCs w:val="24"/>
        </w:rPr>
      </w:pPr>
      <w:del w:id="1725" w:author="Admin" w:date="2026-07-06T15:18:00Z" w16du:dateUtc="2026-07-06T08:18:00Z">
        <w:r w:rsidDel="00CE3FF6">
          <w:rPr>
            <w:rFonts w:ascii="Times New Roman" w:eastAsia="Times New Roman" w:hAnsi="Times New Roman" w:cs="Times New Roman"/>
            <w:sz w:val="24"/>
            <w:szCs w:val="24"/>
          </w:rPr>
          <w:lastRenderedPageBreak/>
          <w:pict w14:anchorId="6CB481AB">
            <v:rect id="_x0000_i1424" style="width:0;height:1.5pt" o:hralign="center" o:hrstd="t" o:hr="t" fillcolor="#a0a0a0" stroked="f"/>
          </w:pict>
        </w:r>
      </w:del>
    </w:p>
    <w:p w14:paraId="3E17B920"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1726" w:author="Admin" w:date="2026-07-06T15:18:00Z" w16du:dateUtc="2026-07-06T08:18: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Project Delivery</w:t>
      </w:r>
    </w:p>
    <w:p w14:paraId="2F25E2D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đúng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phạm</w:t>
      </w:r>
      <w:proofErr w:type="spellEnd"/>
      <w:r w:rsidRPr="00900D69">
        <w:rPr>
          <w:rFonts w:ascii="Times New Roman" w:eastAsia="Times New Roman" w:hAnsi="Times New Roman" w:cs="Times New Roman"/>
          <w:sz w:val="24"/>
          <w:szCs w:val="24"/>
        </w:rPr>
        <w:t xml:space="preserve"> vi,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lượng</w:t>
      </w:r>
      <w:proofErr w:type="spellEnd"/>
      <w:r w:rsidRPr="00900D69">
        <w:rPr>
          <w:rFonts w:ascii="Times New Roman" w:eastAsia="Times New Roman" w:hAnsi="Times New Roman" w:cs="Times New Roman"/>
          <w:sz w:val="24"/>
          <w:szCs w:val="24"/>
        </w:rPr>
        <w:t>.</w:t>
      </w:r>
    </w:p>
    <w:p w14:paraId="5B7CCA6B" w14:textId="4A4B958A" w:rsidR="00900D69" w:rsidRPr="00900D69" w:rsidDel="00CE3FF6" w:rsidRDefault="00000000" w:rsidP="00900D69">
      <w:pPr>
        <w:spacing w:after="0" w:line="240" w:lineRule="auto"/>
        <w:rPr>
          <w:del w:id="1727" w:author="Admin" w:date="2026-07-06T15:18:00Z" w16du:dateUtc="2026-07-06T08:18:00Z"/>
          <w:rFonts w:ascii="Times New Roman" w:eastAsia="Times New Roman" w:hAnsi="Times New Roman" w:cs="Times New Roman"/>
          <w:sz w:val="24"/>
          <w:szCs w:val="24"/>
        </w:rPr>
      </w:pPr>
      <w:del w:id="1728" w:author="Admin" w:date="2026-07-06T15:18:00Z" w16du:dateUtc="2026-07-06T08:18:00Z">
        <w:r w:rsidDel="00CE3FF6">
          <w:rPr>
            <w:rFonts w:ascii="Times New Roman" w:eastAsia="Times New Roman" w:hAnsi="Times New Roman" w:cs="Times New Roman"/>
            <w:sz w:val="24"/>
            <w:szCs w:val="24"/>
          </w:rPr>
          <w:pict w14:anchorId="63DF7621">
            <v:rect id="_x0000_i2524" style="width:0;height:1.5pt" o:hralign="center" o:hrstd="t" o:hr="t" fillcolor="#a0a0a0" stroked="f"/>
          </w:pict>
        </w:r>
      </w:del>
    </w:p>
    <w:p w14:paraId="5D6E430F"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1729" w:author="Admin" w:date="2026-07-06T15:18:00Z" w16du:dateUtc="2026-07-06T08:18: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Capability Development</w:t>
      </w:r>
    </w:p>
    <w:p w14:paraId="6A0F8EA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Đội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ngũ</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năng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tốt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w:t>
      </w:r>
    </w:p>
    <w:p w14:paraId="71DFC42D" w14:textId="5BC81002" w:rsidR="00900D69" w:rsidRPr="00900D69" w:rsidDel="00CE3FF6" w:rsidRDefault="00000000" w:rsidP="00900D69">
      <w:pPr>
        <w:spacing w:after="0" w:line="240" w:lineRule="auto"/>
        <w:rPr>
          <w:del w:id="1730" w:author="Admin" w:date="2026-07-06T15:18:00Z" w16du:dateUtc="2026-07-06T08:18:00Z"/>
          <w:rFonts w:ascii="Times New Roman" w:eastAsia="Times New Roman" w:hAnsi="Times New Roman" w:cs="Times New Roman"/>
          <w:sz w:val="24"/>
          <w:szCs w:val="24"/>
        </w:rPr>
      </w:pPr>
      <w:del w:id="1731" w:author="Admin" w:date="2026-07-06T15:18:00Z" w16du:dateUtc="2026-07-06T08:18:00Z">
        <w:r w:rsidDel="00CE3FF6">
          <w:rPr>
            <w:rFonts w:ascii="Times New Roman" w:eastAsia="Times New Roman" w:hAnsi="Times New Roman" w:cs="Times New Roman"/>
            <w:sz w:val="24"/>
            <w:szCs w:val="24"/>
          </w:rPr>
          <w:pict w14:anchorId="0EC3B751">
            <v:rect id="_x0000_i1426" style="width:0;height:1.5pt" o:hralign="center" o:hrstd="t" o:hr="t" fillcolor="#a0a0a0" stroked="f"/>
          </w:pict>
        </w:r>
      </w:del>
    </w:p>
    <w:p w14:paraId="3075DEB2"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1732" w:author="Admin" w:date="2026-07-06T15:18:00Z" w16du:dateUtc="2026-07-06T08:18: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Knowledge Creation</w:t>
      </w:r>
    </w:p>
    <w:p w14:paraId="34ED1F5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r w:rsidRPr="00900D69">
        <w:rPr>
          <w:rFonts w:ascii="Times New Roman" w:eastAsia="Times New Roman" w:hAnsi="Times New Roman" w:cs="Times New Roman"/>
          <w:sz w:val="24"/>
          <w:szCs w:val="24"/>
        </w:rPr>
        <w:t xml:space="preserve"> Case Study, SOP, Template </w:t>
      </w:r>
      <w:proofErr w:type="spellStart"/>
      <w:r w:rsidRPr="00900D69">
        <w:rPr>
          <w:rFonts w:ascii="Times New Roman" w:eastAsia="Times New Roman" w:hAnsi="Times New Roman" w:cs="Times New Roman"/>
          <w:sz w:val="24"/>
          <w:szCs w:val="24"/>
        </w:rPr>
        <w:t>hoặc</w:t>
      </w:r>
      <w:proofErr w:type="spellEnd"/>
      <w:r w:rsidRPr="00900D69">
        <w:rPr>
          <w:rFonts w:ascii="Times New Roman" w:eastAsia="Times New Roman" w:hAnsi="Times New Roman" w:cs="Times New Roman"/>
          <w:sz w:val="24"/>
          <w:szCs w:val="24"/>
        </w:rPr>
        <w:t xml:space="preserve"> Best Practice </w:t>
      </w:r>
      <w:proofErr w:type="spellStart"/>
      <w:r w:rsidRPr="00900D69">
        <w:rPr>
          <w:rFonts w:ascii="Times New Roman" w:eastAsia="Times New Roman" w:hAnsi="Times New Roman" w:cs="Times New Roman"/>
          <w:sz w:val="24"/>
          <w:szCs w:val="24"/>
        </w:rPr>
        <w:t>mới</w:t>
      </w:r>
      <w:proofErr w:type="spellEnd"/>
      <w:r w:rsidRPr="00900D69">
        <w:rPr>
          <w:rFonts w:ascii="Times New Roman" w:eastAsia="Times New Roman" w:hAnsi="Times New Roman" w:cs="Times New Roman"/>
          <w:sz w:val="24"/>
          <w:szCs w:val="24"/>
        </w:rPr>
        <w:t>.</w:t>
      </w:r>
    </w:p>
    <w:p w14:paraId="07D7394D" w14:textId="11CCE635" w:rsidR="00900D69" w:rsidRPr="00900D69" w:rsidDel="00CE3FF6" w:rsidRDefault="00000000" w:rsidP="00900D69">
      <w:pPr>
        <w:spacing w:after="0" w:line="240" w:lineRule="auto"/>
        <w:rPr>
          <w:del w:id="1733" w:author="Admin" w:date="2026-07-06T15:18:00Z" w16du:dateUtc="2026-07-06T08:18:00Z"/>
          <w:rFonts w:ascii="Times New Roman" w:eastAsia="Times New Roman" w:hAnsi="Times New Roman" w:cs="Times New Roman"/>
          <w:sz w:val="24"/>
          <w:szCs w:val="24"/>
        </w:rPr>
      </w:pPr>
      <w:del w:id="1734" w:author="Admin" w:date="2026-07-06T15:18:00Z" w16du:dateUtc="2026-07-06T08:18:00Z">
        <w:r w:rsidDel="00CE3FF6">
          <w:rPr>
            <w:rFonts w:ascii="Times New Roman" w:eastAsia="Times New Roman" w:hAnsi="Times New Roman" w:cs="Times New Roman"/>
            <w:sz w:val="24"/>
            <w:szCs w:val="24"/>
          </w:rPr>
          <w:pict w14:anchorId="055C646A">
            <v:rect id="_x0000_i1427" style="width:0;height:1.5pt" o:hralign="center" o:hrstd="t" o:hr="t" fillcolor="#a0a0a0" stroked="f"/>
          </w:pict>
        </w:r>
      </w:del>
    </w:p>
    <w:p w14:paraId="66BDEE66"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1735" w:author="Admin" w:date="2026-07-06T15:18:00Z" w16du:dateUtc="2026-07-06T08:18: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Long-term Partnership</w:t>
      </w:r>
    </w:p>
    <w:p w14:paraId="1F6FBE6F" w14:textId="5A00C723" w:rsidR="00900D69" w:rsidRPr="00900D69" w:rsidDel="00CE3FF6" w:rsidRDefault="00900D69" w:rsidP="00900D69">
      <w:pPr>
        <w:spacing w:before="100" w:beforeAutospacing="1" w:after="100" w:afterAutospacing="1" w:line="240" w:lineRule="auto"/>
        <w:rPr>
          <w:del w:id="1736" w:author="Admin" w:date="2026-07-06T15:18:00Z" w16du:dateUtc="2026-07-06T08:18: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Mở</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hội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đồng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ins w:id="1737" w:author="Admin" w:date="2026-07-06T15:18:00Z" w16du:dateUtc="2026-07-06T08:18:00Z">
        <w:r w:rsidR="00CE3FF6">
          <w:rPr>
            <w:rFonts w:ascii="Times New Roman" w:eastAsia="Times New Roman" w:hAnsi="Times New Roman" w:cs="Times New Roman"/>
            <w:sz w:val="24"/>
            <w:szCs w:val="24"/>
          </w:rPr>
          <w:t>.</w:t>
        </w:r>
      </w:ins>
      <w:proofErr w:type="spellEnd"/>
      <w:del w:id="1738" w:author="Admin" w:date="2026-07-06T15:18:00Z" w16du:dateUtc="2026-07-06T08:18:00Z">
        <w:r w:rsidRPr="00900D69" w:rsidDel="00CE3FF6">
          <w:rPr>
            <w:rFonts w:ascii="Times New Roman" w:eastAsia="Times New Roman" w:hAnsi="Times New Roman" w:cs="Times New Roman"/>
            <w:sz w:val="24"/>
            <w:szCs w:val="24"/>
          </w:rPr>
          <w:delText>.</w:delText>
        </w:r>
      </w:del>
    </w:p>
    <w:p w14:paraId="1CE97A13" w14:textId="4A7F3D0C" w:rsidR="00900D69" w:rsidRPr="00900D69" w:rsidDel="00CE3FF6" w:rsidRDefault="00000000" w:rsidP="00900D69">
      <w:pPr>
        <w:spacing w:after="0" w:line="240" w:lineRule="auto"/>
        <w:rPr>
          <w:del w:id="1739" w:author="Admin" w:date="2026-07-06T15:18:00Z" w16du:dateUtc="2026-07-06T08:18:00Z"/>
          <w:rFonts w:ascii="Times New Roman" w:eastAsia="Times New Roman" w:hAnsi="Times New Roman" w:cs="Times New Roman"/>
          <w:sz w:val="24"/>
          <w:szCs w:val="24"/>
        </w:rPr>
      </w:pPr>
      <w:del w:id="1740" w:author="Admin" w:date="2026-07-06T15:18:00Z" w16du:dateUtc="2026-07-06T08:18:00Z">
        <w:r w:rsidDel="00CE3FF6">
          <w:rPr>
            <w:rFonts w:ascii="Times New Roman" w:eastAsia="Times New Roman" w:hAnsi="Times New Roman" w:cs="Times New Roman"/>
            <w:sz w:val="24"/>
            <w:szCs w:val="24"/>
          </w:rPr>
          <w:pict w14:anchorId="4484DCA5">
            <v:rect id="_x0000_i1428" style="width:0;height:1.5pt" o:hralign="center" o:hrstd="t" o:hr="t" fillcolor="#a0a0a0" stroked="f"/>
          </w:pict>
        </w:r>
      </w:del>
    </w:p>
    <w:p w14:paraId="212338F9" w14:textId="77777777" w:rsidR="00CE3FF6" w:rsidRDefault="00CE3FF6" w:rsidP="00CE3FF6">
      <w:pPr>
        <w:spacing w:before="100" w:beforeAutospacing="1" w:after="100" w:afterAutospacing="1" w:line="240" w:lineRule="auto"/>
        <w:rPr>
          <w:ins w:id="1741" w:author="Admin" w:date="2026-07-06T15:18:00Z" w16du:dateUtc="2026-07-06T08:18:00Z"/>
          <w:rFonts w:ascii="Times New Roman" w:eastAsia="Times New Roman" w:hAnsi="Times New Roman" w:cs="Times New Roman"/>
          <w:b/>
          <w:bCs/>
          <w:kern w:val="36"/>
          <w:sz w:val="48"/>
          <w:szCs w:val="48"/>
        </w:rPr>
        <w:pPrChange w:id="1742" w:author="Admin" w:date="2026-07-06T15:18:00Z" w16du:dateUtc="2026-07-06T08:18:00Z">
          <w:pPr>
            <w:spacing w:after="0" w:line="240" w:lineRule="auto"/>
          </w:pPr>
        </w:pPrChange>
      </w:pPr>
    </w:p>
    <w:p w14:paraId="43FCE4E6" w14:textId="075348F9"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43" w:author="Admin" w:date="2026-07-06T15:18:00Z" w16du:dateUtc="2026-07-06T08:18:00Z">
          <w:pPr>
            <w:spacing w:before="100" w:beforeAutospacing="1" w:after="100" w:afterAutospacing="1" w:line="240" w:lineRule="auto"/>
            <w:outlineLvl w:val="0"/>
          </w:pPr>
        </w:pPrChange>
      </w:pPr>
      <w:proofErr w:type="spellStart"/>
      <w:r w:rsidRPr="00900D69">
        <w:rPr>
          <w:rFonts w:ascii="Times New Roman" w:eastAsia="Times New Roman" w:hAnsi="Times New Roman" w:cs="Times New Roman"/>
          <w:b/>
          <w:bCs/>
          <w:kern w:val="36"/>
          <w:sz w:val="48"/>
          <w:szCs w:val="48"/>
        </w:rPr>
        <w:t>Tóm</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tắt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chương</w:t>
      </w:r>
      <w:proofErr w:type="spellEnd"/>
    </w:p>
    <w:p w14:paraId="57E615A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Project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trung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tâm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Business Consulting OS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vận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cốt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lõi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THUCHOCVN.</w:t>
      </w:r>
    </w:p>
    <w:p w14:paraId="30D9C08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hoạt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tổ</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xoay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quanh</w:t>
      </w:r>
      <w:proofErr w:type="spellEnd"/>
      <w:r w:rsidRPr="00900D69">
        <w:rPr>
          <w:rFonts w:ascii="Times New Roman" w:eastAsia="Times New Roman" w:hAnsi="Times New Roman" w:cs="Times New Roman"/>
          <w:sz w:val="24"/>
          <w:szCs w:val="24"/>
        </w:rPr>
        <w:t xml:space="preserve"> Business Project,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tư</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vấn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trở</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minh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dễ</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mở</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rộng</w:t>
      </w:r>
      <w:proofErr w:type="spellEnd"/>
      <w:r w:rsidRPr="00900D69">
        <w:rPr>
          <w:rFonts w:ascii="Times New Roman" w:eastAsia="Times New Roman" w:hAnsi="Times New Roman" w:cs="Times New Roman"/>
          <w:sz w:val="24"/>
          <w:szCs w:val="24"/>
        </w:rPr>
        <w:t>.</w:t>
      </w:r>
    </w:p>
    <w:p w14:paraId="6124CC28" w14:textId="77777777" w:rsidR="00CE3FF6" w:rsidRDefault="00CE3FF6" w:rsidP="00CE3FF6">
      <w:pPr>
        <w:spacing w:after="0" w:line="240" w:lineRule="auto"/>
        <w:rPr>
          <w:ins w:id="1744" w:author="Admin" w:date="2026-07-06T15:18:00Z" w16du:dateUtc="2026-07-06T08:18:00Z"/>
          <w:rFonts w:ascii="Times New Roman" w:eastAsia="Times New Roman" w:hAnsi="Times New Roman" w:cs="Times New Roman"/>
          <w:sz w:val="24"/>
          <w:szCs w:val="24"/>
        </w:rPr>
      </w:pPr>
    </w:p>
    <w:p w14:paraId="655DA5D3" w14:textId="77777777" w:rsidR="00CE3FF6" w:rsidRDefault="00CE3FF6">
      <w:pPr>
        <w:rPr>
          <w:ins w:id="1745" w:author="Admin" w:date="2026-07-06T15:18:00Z" w16du:dateUtc="2026-07-06T08:18:00Z"/>
          <w:rFonts w:ascii="Times New Roman" w:eastAsia="Times New Roman" w:hAnsi="Times New Roman" w:cs="Times New Roman"/>
          <w:sz w:val="24"/>
          <w:szCs w:val="24"/>
        </w:rPr>
      </w:pPr>
      <w:ins w:id="1746" w:author="Admin" w:date="2026-07-06T15:18:00Z" w16du:dateUtc="2026-07-06T08:18:00Z">
        <w:r>
          <w:rPr>
            <w:rFonts w:ascii="Times New Roman" w:eastAsia="Times New Roman" w:hAnsi="Times New Roman" w:cs="Times New Roman"/>
            <w:sz w:val="24"/>
            <w:szCs w:val="24"/>
          </w:rPr>
          <w:br w:type="page"/>
        </w:r>
      </w:ins>
    </w:p>
    <w:p w14:paraId="2CBB9D23" w14:textId="718698D2" w:rsidR="00900D69" w:rsidRPr="00900D69" w:rsidDel="00CE3FF6" w:rsidRDefault="00000000" w:rsidP="00900D69">
      <w:pPr>
        <w:spacing w:after="0" w:line="240" w:lineRule="auto"/>
        <w:rPr>
          <w:del w:id="1747" w:author="Admin" w:date="2026-07-06T15:18:00Z" w16du:dateUtc="2026-07-06T08:18:00Z"/>
          <w:rFonts w:ascii="Times New Roman" w:eastAsia="Times New Roman" w:hAnsi="Times New Roman" w:cs="Times New Roman"/>
          <w:sz w:val="24"/>
          <w:szCs w:val="24"/>
        </w:rPr>
      </w:pPr>
      <w:del w:id="1748" w:author="Admin" w:date="2026-07-06T15:18:00Z" w16du:dateUtc="2026-07-06T08:18:00Z">
        <w:r w:rsidDel="00CE3FF6">
          <w:rPr>
            <w:rFonts w:ascii="Times New Roman" w:eastAsia="Times New Roman" w:hAnsi="Times New Roman" w:cs="Times New Roman"/>
            <w:sz w:val="24"/>
            <w:szCs w:val="24"/>
          </w:rPr>
          <w:lastRenderedPageBreak/>
          <w:pict w14:anchorId="3811913D">
            <v:rect id="_x0000_i1429" style="width:0;height:1.5pt" o:hralign="center" o:hrstd="t" o:hr="t" fillcolor="#a0a0a0" stroked="f"/>
          </w:pict>
        </w:r>
      </w:del>
    </w:p>
    <w:p w14:paraId="6C1E8893"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49" w:author="Admin" w:date="2026-07-06T15:18:00Z" w16du:dateUtc="2026-07-06T08:18: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CHƯƠNG 4</w:t>
      </w:r>
    </w:p>
    <w:p w14:paraId="6A6A59B9" w14:textId="77777777" w:rsidR="00900D69" w:rsidRPr="00900D69" w:rsidRDefault="00900D69" w:rsidP="00900D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0D69">
        <w:rPr>
          <w:rFonts w:ascii="Times New Roman" w:eastAsia="Times New Roman" w:hAnsi="Times New Roman" w:cs="Times New Roman"/>
          <w:b/>
          <w:bCs/>
          <w:kern w:val="36"/>
          <w:sz w:val="48"/>
          <w:szCs w:val="48"/>
        </w:rPr>
        <w:t>KNOWLEDGE OPERATING MODEL (KOM)</w:t>
      </w:r>
    </w:p>
    <w:p w14:paraId="0D0104D2"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900D69">
        <w:rPr>
          <w:rFonts w:ascii="Times New Roman" w:eastAsia="Times New Roman" w:hAnsi="Times New Roman" w:cs="Times New Roman"/>
          <w:b/>
          <w:bCs/>
          <w:sz w:val="36"/>
          <w:szCs w:val="36"/>
        </w:rPr>
        <w:t>Mô</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hình</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vận</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hành</w:t>
      </w:r>
      <w:proofErr w:type="spellEnd"/>
      <w:r w:rsidRPr="00900D69">
        <w:rPr>
          <w:rFonts w:ascii="Times New Roman" w:eastAsia="Times New Roman" w:hAnsi="Times New Roman" w:cs="Times New Roman"/>
          <w:b/>
          <w:bCs/>
          <w:sz w:val="36"/>
          <w:szCs w:val="36"/>
        </w:rPr>
        <w:t xml:space="preserve"> tri </w:t>
      </w:r>
      <w:proofErr w:type="spellStart"/>
      <w:r w:rsidRPr="00900D69">
        <w:rPr>
          <w:rFonts w:ascii="Times New Roman" w:eastAsia="Times New Roman" w:hAnsi="Times New Roman" w:cs="Times New Roman"/>
          <w:b/>
          <w:bCs/>
          <w:sz w:val="36"/>
          <w:szCs w:val="36"/>
        </w:rPr>
        <w:t>thức</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của</w:t>
      </w:r>
      <w:proofErr w:type="spellEnd"/>
      <w:r w:rsidRPr="00900D69">
        <w:rPr>
          <w:rFonts w:ascii="Times New Roman" w:eastAsia="Times New Roman" w:hAnsi="Times New Roman" w:cs="Times New Roman"/>
          <w:b/>
          <w:bCs/>
          <w:sz w:val="36"/>
          <w:szCs w:val="36"/>
        </w:rPr>
        <w:t xml:space="preserve"> THUCHOCVN</w:t>
      </w:r>
    </w:p>
    <w:p w14:paraId="7B22B45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b/>
          <w:bCs/>
          <w:sz w:val="24"/>
          <w:szCs w:val="24"/>
        </w:rPr>
        <w:t>"</w:t>
      </w:r>
      <w:proofErr w:type="spellStart"/>
      <w:r w:rsidRPr="00900D69">
        <w:rPr>
          <w:rFonts w:ascii="Times New Roman" w:eastAsia="Times New Roman" w:hAnsi="Times New Roman" w:cs="Times New Roman"/>
          <w:b/>
          <w:bCs/>
          <w:sz w:val="24"/>
          <w:szCs w:val="24"/>
        </w:rPr>
        <w:t>Dự</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án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kết</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thúc</w:t>
      </w:r>
      <w:proofErr w:type="spellEnd"/>
      <w:r w:rsidRPr="00900D69">
        <w:rPr>
          <w:rFonts w:ascii="Times New Roman" w:eastAsia="Times New Roman" w:hAnsi="Times New Roman" w:cs="Times New Roman"/>
          <w:b/>
          <w:bCs/>
          <w:sz w:val="24"/>
          <w:szCs w:val="24"/>
        </w:rPr>
        <w:t xml:space="preserve">. Tri </w:t>
      </w:r>
      <w:proofErr w:type="spellStart"/>
      <w:r w:rsidRPr="00900D69">
        <w:rPr>
          <w:rFonts w:ascii="Times New Roman" w:eastAsia="Times New Roman" w:hAnsi="Times New Roman" w:cs="Times New Roman"/>
          <w:b/>
          <w:bCs/>
          <w:sz w:val="24"/>
          <w:szCs w:val="24"/>
        </w:rPr>
        <w:t>thức</w:t>
      </w:r>
      <w:proofErr w:type="spellEnd"/>
      <w:r w:rsidRPr="00900D69">
        <w:rPr>
          <w:rFonts w:ascii="Times New Roman" w:eastAsia="Times New Roman" w:hAnsi="Times New Roman" w:cs="Times New Roman"/>
          <w:b/>
          <w:bCs/>
          <w:sz w:val="24"/>
          <w:szCs w:val="24"/>
        </w:rPr>
        <w:t xml:space="preserve"> ở </w:t>
      </w:r>
      <w:proofErr w:type="spellStart"/>
      <w:r w:rsidRPr="00900D69">
        <w:rPr>
          <w:rFonts w:ascii="Times New Roman" w:eastAsia="Times New Roman" w:hAnsi="Times New Roman" w:cs="Times New Roman"/>
          <w:b/>
          <w:bCs/>
          <w:sz w:val="24"/>
          <w:szCs w:val="24"/>
        </w:rPr>
        <w:t>lại</w:t>
      </w:r>
      <w:proofErr w:type="spellEnd"/>
      <w:r w:rsidRPr="00900D69">
        <w:rPr>
          <w:rFonts w:ascii="Times New Roman" w:eastAsia="Times New Roman" w:hAnsi="Times New Roman" w:cs="Times New Roman"/>
          <w:b/>
          <w:bCs/>
          <w:sz w:val="24"/>
          <w:szCs w:val="24"/>
        </w:rPr>
        <w:t>."</w:t>
      </w:r>
    </w:p>
    <w:p w14:paraId="7D6E704F" w14:textId="4CDEFDB7" w:rsidR="00900D69" w:rsidRPr="00900D69" w:rsidDel="00CE3FF6" w:rsidRDefault="00000000" w:rsidP="00900D69">
      <w:pPr>
        <w:spacing w:after="0" w:line="240" w:lineRule="auto"/>
        <w:rPr>
          <w:del w:id="1750" w:author="Admin" w:date="2026-07-06T15:18:00Z" w16du:dateUtc="2026-07-06T08:18:00Z"/>
          <w:rFonts w:ascii="Times New Roman" w:eastAsia="Times New Roman" w:hAnsi="Times New Roman" w:cs="Times New Roman"/>
          <w:sz w:val="24"/>
          <w:szCs w:val="24"/>
        </w:rPr>
      </w:pPr>
      <w:del w:id="1751" w:author="Admin" w:date="2026-07-06T15:18:00Z" w16du:dateUtc="2026-07-06T08:18:00Z">
        <w:r w:rsidDel="00CE3FF6">
          <w:rPr>
            <w:rFonts w:ascii="Times New Roman" w:eastAsia="Times New Roman" w:hAnsi="Times New Roman" w:cs="Times New Roman"/>
            <w:sz w:val="24"/>
            <w:szCs w:val="24"/>
          </w:rPr>
          <w:pict w14:anchorId="58F84CF3">
            <v:rect id="_x0000_i1430" style="width:0;height:1.5pt" o:hralign="center" o:hrstd="t" o:hr="t" fillcolor="#a0a0a0" stroked="f"/>
          </w:pict>
        </w:r>
      </w:del>
    </w:p>
    <w:p w14:paraId="10D771C6"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52" w:author="Admin" w:date="2026-07-06T15:18:00Z" w16du:dateUtc="2026-07-06T08:18: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4.1 </w:t>
      </w:r>
      <w:proofErr w:type="spellStart"/>
      <w:r w:rsidRPr="00900D69">
        <w:rPr>
          <w:rFonts w:ascii="Times New Roman" w:eastAsia="Times New Roman" w:hAnsi="Times New Roman" w:cs="Times New Roman"/>
          <w:b/>
          <w:bCs/>
          <w:kern w:val="36"/>
          <w:sz w:val="48"/>
          <w:szCs w:val="48"/>
        </w:rPr>
        <w:t>Vì</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sao</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cần</w:t>
      </w:r>
      <w:proofErr w:type="spellEnd"/>
      <w:r w:rsidRPr="00900D69">
        <w:rPr>
          <w:rFonts w:ascii="Times New Roman" w:eastAsia="Times New Roman" w:hAnsi="Times New Roman" w:cs="Times New Roman"/>
          <w:b/>
          <w:bCs/>
          <w:kern w:val="36"/>
          <w:sz w:val="48"/>
          <w:szCs w:val="48"/>
        </w:rPr>
        <w:t xml:space="preserve"> Knowledge Operating Model?</w:t>
      </w:r>
    </w:p>
    <w:p w14:paraId="3434822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thể</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w:t>
      </w:r>
    </w:p>
    <w:p w14:paraId="5D713DF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Nhưng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nếu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những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lưu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tổ</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học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lại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từ</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đầu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trong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p>
    <w:p w14:paraId="5C6266D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Knowledge Operating Model (KOM)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để</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đảm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bảo</w:t>
      </w:r>
      <w:proofErr w:type="spellEnd"/>
      <w:r w:rsidRPr="00900D69">
        <w:rPr>
          <w:rFonts w:ascii="Times New Roman" w:eastAsia="Times New Roman" w:hAnsi="Times New Roman" w:cs="Times New Roman"/>
          <w:sz w:val="24"/>
          <w:szCs w:val="24"/>
        </w:rPr>
        <w:t>:</w:t>
      </w:r>
    </w:p>
    <w:p w14:paraId="460F746F" w14:textId="77777777" w:rsidR="00900D69" w:rsidRPr="00900D69" w:rsidRDefault="00900D6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phụ</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thuộc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nhân</w:t>
      </w:r>
      <w:proofErr w:type="spellEnd"/>
      <w:r w:rsidRPr="00900D69">
        <w:rPr>
          <w:rFonts w:ascii="Times New Roman" w:eastAsia="Times New Roman" w:hAnsi="Times New Roman" w:cs="Times New Roman"/>
          <w:sz w:val="24"/>
          <w:szCs w:val="24"/>
        </w:rPr>
        <w:t>.</w:t>
      </w:r>
    </w:p>
    <w:p w14:paraId="59F2A09D" w14:textId="77777777" w:rsidR="00900D69" w:rsidRPr="00900D69" w:rsidRDefault="00900D69">
      <w:pPr>
        <w:numPr>
          <w:ilvl w:val="0"/>
          <w:numId w:val="19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giàu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kho</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THUCHOCVN.</w:t>
      </w:r>
    </w:p>
    <w:p w14:paraId="4C087C27" w14:textId="77777777" w:rsidR="00900D69" w:rsidRPr="00900D69" w:rsidRDefault="00900D69">
      <w:pPr>
        <w:numPr>
          <w:ilvl w:val="0"/>
          <w:numId w:val="194"/>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Consultant </w:t>
      </w:r>
      <w:proofErr w:type="spellStart"/>
      <w:r w:rsidRPr="00900D69">
        <w:rPr>
          <w:rFonts w:ascii="Times New Roman" w:eastAsia="Times New Roman" w:hAnsi="Times New Roman" w:cs="Times New Roman"/>
          <w:sz w:val="24"/>
          <w:szCs w:val="24"/>
        </w:rPr>
        <w:t>mới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thể</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học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từ</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trước</w:t>
      </w:r>
      <w:proofErr w:type="spellEnd"/>
      <w:r w:rsidRPr="00900D69">
        <w:rPr>
          <w:rFonts w:ascii="Times New Roman" w:eastAsia="Times New Roman" w:hAnsi="Times New Roman" w:cs="Times New Roman"/>
          <w:sz w:val="24"/>
          <w:szCs w:val="24"/>
        </w:rPr>
        <w:t>.</w:t>
      </w:r>
    </w:p>
    <w:p w14:paraId="7C8FCB31" w14:textId="77777777" w:rsidR="00900D69" w:rsidRPr="00900D69" w:rsidRDefault="00900D69">
      <w:pPr>
        <w:numPr>
          <w:ilvl w:val="0"/>
          <w:numId w:val="19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 xml:space="preserve"> Business Consulting OS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càng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minh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hơn</w:t>
      </w:r>
      <w:proofErr w:type="spellEnd"/>
      <w:r w:rsidRPr="00900D69">
        <w:rPr>
          <w:rFonts w:ascii="Times New Roman" w:eastAsia="Times New Roman" w:hAnsi="Times New Roman" w:cs="Times New Roman"/>
          <w:sz w:val="24"/>
          <w:szCs w:val="24"/>
        </w:rPr>
        <w:t>.</w:t>
      </w:r>
    </w:p>
    <w:p w14:paraId="33730DA3" w14:textId="3CFA6059" w:rsidR="00900D69" w:rsidRPr="00900D69" w:rsidDel="00CE3FF6" w:rsidRDefault="00000000" w:rsidP="00900D69">
      <w:pPr>
        <w:spacing w:after="0" w:line="240" w:lineRule="auto"/>
        <w:rPr>
          <w:del w:id="1753" w:author="Admin" w:date="2026-07-06T15:19:00Z" w16du:dateUtc="2026-07-06T08:19:00Z"/>
          <w:rFonts w:ascii="Times New Roman" w:eastAsia="Times New Roman" w:hAnsi="Times New Roman" w:cs="Times New Roman"/>
          <w:sz w:val="24"/>
          <w:szCs w:val="24"/>
        </w:rPr>
      </w:pPr>
      <w:del w:id="1754" w:author="Admin" w:date="2026-07-06T15:19:00Z" w16du:dateUtc="2026-07-06T08:19:00Z">
        <w:r w:rsidDel="00CE3FF6">
          <w:rPr>
            <w:rFonts w:ascii="Times New Roman" w:eastAsia="Times New Roman" w:hAnsi="Times New Roman" w:cs="Times New Roman"/>
            <w:sz w:val="24"/>
            <w:szCs w:val="24"/>
          </w:rPr>
          <w:pict w14:anchorId="48ACDFE4">
            <v:rect id="_x0000_i1431" style="width:0;height:1.5pt" o:hralign="center" o:hrstd="t" o:hr="t" fillcolor="#a0a0a0" stroked="f"/>
          </w:pict>
        </w:r>
      </w:del>
    </w:p>
    <w:p w14:paraId="5FDF0359"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55" w:author="Admin" w:date="2026-07-06T15:19:00Z" w16du:dateUtc="2026-07-06T08:1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4.2 </w:t>
      </w:r>
      <w:proofErr w:type="spellStart"/>
      <w:r w:rsidRPr="00900D69">
        <w:rPr>
          <w:rFonts w:ascii="Times New Roman" w:eastAsia="Times New Roman" w:hAnsi="Times New Roman" w:cs="Times New Roman"/>
          <w:b/>
          <w:bCs/>
          <w:kern w:val="36"/>
          <w:sz w:val="48"/>
          <w:szCs w:val="48"/>
        </w:rPr>
        <w:t>Triết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lý</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vận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hành</w:t>
      </w:r>
      <w:proofErr w:type="spellEnd"/>
      <w:r w:rsidRPr="00900D69">
        <w:rPr>
          <w:rFonts w:ascii="Times New Roman" w:eastAsia="Times New Roman" w:hAnsi="Times New Roman" w:cs="Times New Roman"/>
          <w:b/>
          <w:bCs/>
          <w:kern w:val="36"/>
          <w:sz w:val="48"/>
          <w:szCs w:val="48"/>
        </w:rPr>
        <w:t xml:space="preserve"> tri </w:t>
      </w:r>
      <w:proofErr w:type="spellStart"/>
      <w:r w:rsidRPr="00900D69">
        <w:rPr>
          <w:rFonts w:ascii="Times New Roman" w:eastAsia="Times New Roman" w:hAnsi="Times New Roman" w:cs="Times New Roman"/>
          <w:b/>
          <w:bCs/>
          <w:kern w:val="36"/>
          <w:sz w:val="48"/>
          <w:szCs w:val="48"/>
        </w:rPr>
        <w:t>thức</w:t>
      </w:r>
      <w:proofErr w:type="spellEnd"/>
    </w:p>
    <w:p w14:paraId="0990651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THUCHOCVN </w:t>
      </w:r>
      <w:proofErr w:type="spellStart"/>
      <w:r w:rsidRPr="00900D69">
        <w:rPr>
          <w:rFonts w:ascii="Times New Roman" w:eastAsia="Times New Roman" w:hAnsi="Times New Roman" w:cs="Times New Roman"/>
          <w:sz w:val="24"/>
          <w:szCs w:val="24"/>
        </w:rPr>
        <w:t>xem</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cốt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lõi</w:t>
      </w:r>
      <w:proofErr w:type="spellEnd"/>
      <w:r w:rsidRPr="00900D69">
        <w:rPr>
          <w:rFonts w:ascii="Times New Roman" w:eastAsia="Times New Roman" w:hAnsi="Times New Roman" w:cs="Times New Roman"/>
          <w:sz w:val="24"/>
          <w:szCs w:val="24"/>
        </w:rPr>
        <w:t>.</w:t>
      </w:r>
    </w:p>
    <w:p w14:paraId="0382210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ít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trong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w:t>
      </w:r>
    </w:p>
    <w:p w14:paraId="323AF4CC" w14:textId="77777777" w:rsidR="00900D69" w:rsidRPr="00900D69" w:rsidRDefault="00900D69">
      <w:pPr>
        <w:numPr>
          <w:ilvl w:val="0"/>
          <w:numId w:val="195"/>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Case Study </w:t>
      </w:r>
      <w:proofErr w:type="spellStart"/>
      <w:r w:rsidRPr="00900D69">
        <w:rPr>
          <w:rFonts w:ascii="Times New Roman" w:eastAsia="Times New Roman" w:hAnsi="Times New Roman" w:cs="Times New Roman"/>
          <w:sz w:val="24"/>
          <w:szCs w:val="24"/>
        </w:rPr>
        <w:t>mới</w:t>
      </w:r>
      <w:proofErr w:type="spellEnd"/>
      <w:r w:rsidRPr="00900D69">
        <w:rPr>
          <w:rFonts w:ascii="Times New Roman" w:eastAsia="Times New Roman" w:hAnsi="Times New Roman" w:cs="Times New Roman"/>
          <w:sz w:val="24"/>
          <w:szCs w:val="24"/>
        </w:rPr>
        <w:t>.</w:t>
      </w:r>
    </w:p>
    <w:p w14:paraId="1ACE005E" w14:textId="77777777" w:rsidR="00900D69" w:rsidRPr="00900D69" w:rsidRDefault="00900D69">
      <w:pPr>
        <w:numPr>
          <w:ilvl w:val="0"/>
          <w:numId w:val="195"/>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SOP </w:t>
      </w:r>
      <w:proofErr w:type="spellStart"/>
      <w:r w:rsidRPr="00900D69">
        <w:rPr>
          <w:rFonts w:ascii="Times New Roman" w:eastAsia="Times New Roman" w:hAnsi="Times New Roman" w:cs="Times New Roman"/>
          <w:sz w:val="24"/>
          <w:szCs w:val="24"/>
        </w:rPr>
        <w:t>mới</w:t>
      </w:r>
      <w:proofErr w:type="spellEnd"/>
      <w:r w:rsidRPr="00900D69">
        <w:rPr>
          <w:rFonts w:ascii="Times New Roman" w:eastAsia="Times New Roman" w:hAnsi="Times New Roman" w:cs="Times New Roman"/>
          <w:sz w:val="24"/>
          <w:szCs w:val="24"/>
        </w:rPr>
        <w:t>.</w:t>
      </w:r>
    </w:p>
    <w:p w14:paraId="6BF0C9D9" w14:textId="77777777" w:rsidR="00900D69" w:rsidRPr="00900D69" w:rsidRDefault="00900D69">
      <w:pPr>
        <w:numPr>
          <w:ilvl w:val="0"/>
          <w:numId w:val="195"/>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Template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w:t>
      </w:r>
    </w:p>
    <w:p w14:paraId="0F7C706A" w14:textId="77777777" w:rsidR="00900D69" w:rsidRPr="00900D69" w:rsidRDefault="00900D69">
      <w:pPr>
        <w:numPr>
          <w:ilvl w:val="0"/>
          <w:numId w:val="195"/>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Best Practice.</w:t>
      </w:r>
    </w:p>
    <w:p w14:paraId="33F1393F" w14:textId="77777777" w:rsidR="00900D69" w:rsidRPr="00900D69" w:rsidRDefault="00900D69">
      <w:pPr>
        <w:numPr>
          <w:ilvl w:val="0"/>
          <w:numId w:val="195"/>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học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nghiệm</w:t>
      </w:r>
      <w:proofErr w:type="spellEnd"/>
      <w:r w:rsidRPr="00900D69">
        <w:rPr>
          <w:rFonts w:ascii="Times New Roman" w:eastAsia="Times New Roman" w:hAnsi="Times New Roman" w:cs="Times New Roman"/>
          <w:sz w:val="24"/>
          <w:szCs w:val="24"/>
        </w:rPr>
        <w:t>.</w:t>
      </w:r>
    </w:p>
    <w:p w14:paraId="482DFC34" w14:textId="77777777" w:rsidR="00900D69" w:rsidRPr="00900D69" w:rsidRDefault="00900D69">
      <w:pPr>
        <w:numPr>
          <w:ilvl w:val="0"/>
          <w:numId w:val="195"/>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yêu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w:t>
      </w:r>
    </w:p>
    <w:p w14:paraId="27313A5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Nếu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để</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lại</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hạn</w:t>
      </w:r>
      <w:proofErr w:type="spellEnd"/>
      <w:r w:rsidRPr="00900D69">
        <w:rPr>
          <w:rFonts w:ascii="Times New Roman" w:eastAsia="Times New Roman" w:hAnsi="Times New Roman" w:cs="Times New Roman"/>
          <w:sz w:val="24"/>
          <w:szCs w:val="24"/>
        </w:rPr>
        <w:t>.</w:t>
      </w:r>
    </w:p>
    <w:p w14:paraId="2697370E" w14:textId="754C659E" w:rsidR="00900D69" w:rsidRPr="00900D69" w:rsidDel="00CE3FF6" w:rsidRDefault="00000000" w:rsidP="00900D69">
      <w:pPr>
        <w:spacing w:after="0" w:line="240" w:lineRule="auto"/>
        <w:rPr>
          <w:del w:id="1756" w:author="Admin" w:date="2026-07-06T15:19:00Z" w16du:dateUtc="2026-07-06T08:19:00Z"/>
          <w:rFonts w:ascii="Times New Roman" w:eastAsia="Times New Roman" w:hAnsi="Times New Roman" w:cs="Times New Roman"/>
          <w:sz w:val="24"/>
          <w:szCs w:val="24"/>
        </w:rPr>
      </w:pPr>
      <w:del w:id="1757" w:author="Admin" w:date="2026-07-06T15:19:00Z" w16du:dateUtc="2026-07-06T08:19:00Z">
        <w:r w:rsidDel="00CE3FF6">
          <w:rPr>
            <w:rFonts w:ascii="Times New Roman" w:eastAsia="Times New Roman" w:hAnsi="Times New Roman" w:cs="Times New Roman"/>
            <w:sz w:val="24"/>
            <w:szCs w:val="24"/>
          </w:rPr>
          <w:pict w14:anchorId="2B1610F6">
            <v:rect id="_x0000_i1432" style="width:0;height:1.5pt" o:hralign="center" o:hrstd="t" o:hr="t" fillcolor="#a0a0a0" stroked="f"/>
          </w:pict>
        </w:r>
      </w:del>
    </w:p>
    <w:p w14:paraId="1227D0B5"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58" w:author="Admin" w:date="2026-07-06T15:19:00Z" w16du:dateUtc="2026-07-06T08:1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4.3 </w:t>
      </w:r>
      <w:proofErr w:type="spellStart"/>
      <w:r w:rsidRPr="00900D69">
        <w:rPr>
          <w:rFonts w:ascii="Times New Roman" w:eastAsia="Times New Roman" w:hAnsi="Times New Roman" w:cs="Times New Roman"/>
          <w:b/>
          <w:bCs/>
          <w:kern w:val="36"/>
          <w:sz w:val="48"/>
          <w:szCs w:val="48"/>
        </w:rPr>
        <w:t>Vòng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đời</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tri </w:t>
      </w:r>
      <w:proofErr w:type="spellStart"/>
      <w:r w:rsidRPr="00900D69">
        <w:rPr>
          <w:rFonts w:ascii="Times New Roman" w:eastAsia="Times New Roman" w:hAnsi="Times New Roman" w:cs="Times New Roman"/>
          <w:b/>
          <w:bCs/>
          <w:kern w:val="36"/>
          <w:sz w:val="48"/>
          <w:szCs w:val="48"/>
        </w:rPr>
        <w:t>thức</w:t>
      </w:r>
      <w:proofErr w:type="spellEnd"/>
    </w:p>
    <w:p w14:paraId="1C7E613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Experience</w:t>
      </w:r>
    </w:p>
    <w:p w14:paraId="37640399"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lastRenderedPageBreak/>
        <w:t xml:space="preserve">     │</w:t>
      </w:r>
    </w:p>
    <w:p w14:paraId="12EADA2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56BFCE4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Evidence</w:t>
      </w:r>
    </w:p>
    <w:p w14:paraId="175957E8"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598E182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3B4164D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Lesson Learned</w:t>
      </w:r>
    </w:p>
    <w:p w14:paraId="56C6495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0FF7B7F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2D5A3FA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Best Practice</w:t>
      </w:r>
    </w:p>
    <w:p w14:paraId="7A489BD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4E908850"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19CA37D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Standardization</w:t>
      </w:r>
    </w:p>
    <w:p w14:paraId="7DCDC1B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598E9985"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4EA47B20"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Knowledge Base</w:t>
      </w:r>
    </w:p>
    <w:p w14:paraId="1714657A"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0485AD8D"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175F9E7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Next Project</w:t>
      </w:r>
    </w:p>
    <w:p w14:paraId="4A4FF7F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vòng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lặp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học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hỏi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THUCHOCVN.</w:t>
      </w:r>
    </w:p>
    <w:p w14:paraId="78E81D9C" w14:textId="07F6A940" w:rsidR="00900D69" w:rsidRPr="00900D69" w:rsidDel="00CE3FF6" w:rsidRDefault="00000000" w:rsidP="00900D69">
      <w:pPr>
        <w:spacing w:after="0" w:line="240" w:lineRule="auto"/>
        <w:rPr>
          <w:del w:id="1759" w:author="Admin" w:date="2026-07-06T15:19:00Z" w16du:dateUtc="2026-07-06T08:19:00Z"/>
          <w:rFonts w:ascii="Times New Roman" w:eastAsia="Times New Roman" w:hAnsi="Times New Roman" w:cs="Times New Roman"/>
          <w:sz w:val="24"/>
          <w:szCs w:val="24"/>
        </w:rPr>
      </w:pPr>
      <w:del w:id="1760" w:author="Admin" w:date="2026-07-06T15:19:00Z" w16du:dateUtc="2026-07-06T08:19:00Z">
        <w:r w:rsidDel="00CE3FF6">
          <w:rPr>
            <w:rFonts w:ascii="Times New Roman" w:eastAsia="Times New Roman" w:hAnsi="Times New Roman" w:cs="Times New Roman"/>
            <w:sz w:val="24"/>
            <w:szCs w:val="24"/>
          </w:rPr>
          <w:pict w14:anchorId="08956CC3">
            <v:rect id="_x0000_i1433" style="width:0;height:1.5pt" o:hralign="center" o:hrstd="t" o:hr="t" fillcolor="#a0a0a0" stroked="f"/>
          </w:pict>
        </w:r>
      </w:del>
    </w:p>
    <w:p w14:paraId="7BC4DEEE"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61" w:author="Admin" w:date="2026-07-06T15:19:00Z" w16du:dateUtc="2026-07-06T08:1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4.4 Các </w:t>
      </w:r>
      <w:proofErr w:type="spellStart"/>
      <w:r w:rsidRPr="00900D69">
        <w:rPr>
          <w:rFonts w:ascii="Times New Roman" w:eastAsia="Times New Roman" w:hAnsi="Times New Roman" w:cs="Times New Roman"/>
          <w:b/>
          <w:bCs/>
          <w:kern w:val="36"/>
          <w:sz w:val="48"/>
          <w:szCs w:val="48"/>
        </w:rPr>
        <w:t>loại</w:t>
      </w:r>
      <w:proofErr w:type="spellEnd"/>
      <w:r w:rsidRPr="00900D69">
        <w:rPr>
          <w:rFonts w:ascii="Times New Roman" w:eastAsia="Times New Roman" w:hAnsi="Times New Roman" w:cs="Times New Roman"/>
          <w:b/>
          <w:bCs/>
          <w:kern w:val="36"/>
          <w:sz w:val="48"/>
          <w:szCs w:val="48"/>
        </w:rPr>
        <w:t xml:space="preserve"> tri </w:t>
      </w:r>
      <w:proofErr w:type="spellStart"/>
      <w:r w:rsidRPr="00900D69">
        <w:rPr>
          <w:rFonts w:ascii="Times New Roman" w:eastAsia="Times New Roman" w:hAnsi="Times New Roman" w:cs="Times New Roman"/>
          <w:b/>
          <w:bCs/>
          <w:kern w:val="36"/>
          <w:sz w:val="48"/>
          <w:szCs w:val="48"/>
        </w:rPr>
        <w:t>thức</w:t>
      </w:r>
      <w:proofErr w:type="spellEnd"/>
    </w:p>
    <w:p w14:paraId="4AA95B0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Knowledge Base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chia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tám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nhóm</w:t>
      </w:r>
      <w:proofErr w:type="spellEnd"/>
      <w:r w:rsidRPr="00900D69">
        <w:rPr>
          <w:rFonts w:ascii="Times New Roman" w:eastAsia="Times New Roman" w:hAnsi="Times New Roman" w:cs="Times New Roman"/>
          <w:sz w:val="24"/>
          <w:szCs w:val="24"/>
        </w:rPr>
        <w:t>.</w:t>
      </w:r>
    </w:p>
    <w:p w14:paraId="5E1509A8"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r w:rsidRPr="00900D69">
        <w:rPr>
          <w:rFonts w:ascii="Times New Roman" w:eastAsia="Times New Roman" w:hAnsi="Times New Roman" w:cs="Times New Roman"/>
          <w:b/>
          <w:bCs/>
          <w:sz w:val="36"/>
          <w:szCs w:val="36"/>
        </w:rPr>
        <w:t>Framework</w:t>
      </w:r>
    </w:p>
    <w:p w14:paraId="68205921" w14:textId="77777777" w:rsidR="00900D69" w:rsidRPr="00900D69" w:rsidRDefault="00900D6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TCF</w:t>
      </w:r>
    </w:p>
    <w:p w14:paraId="3C0844CB" w14:textId="77777777" w:rsidR="00900D69" w:rsidRPr="00900D69" w:rsidRDefault="00900D6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BPPD Framework</w:t>
      </w:r>
    </w:p>
    <w:p w14:paraId="2443F89D" w14:textId="77777777" w:rsidR="00900D69" w:rsidRPr="00900D69" w:rsidRDefault="00900D6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Diagnosis Framework</w:t>
      </w:r>
    </w:p>
    <w:p w14:paraId="5EA562D8" w14:textId="77777777" w:rsidR="00900D69" w:rsidRPr="00900D69" w:rsidRDefault="00900D69">
      <w:pPr>
        <w:numPr>
          <w:ilvl w:val="0"/>
          <w:numId w:val="19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Transformation Framework</w:t>
      </w:r>
    </w:p>
    <w:p w14:paraId="09CDE113" w14:textId="320F2ECE" w:rsidR="00900D69" w:rsidRPr="00900D69" w:rsidDel="00CE3FF6" w:rsidRDefault="00000000" w:rsidP="00900D69">
      <w:pPr>
        <w:spacing w:after="0" w:line="240" w:lineRule="auto"/>
        <w:rPr>
          <w:del w:id="1762" w:author="Admin" w:date="2026-07-06T15:19:00Z" w16du:dateUtc="2026-07-06T08:19:00Z"/>
          <w:rFonts w:ascii="Times New Roman" w:eastAsia="Times New Roman" w:hAnsi="Times New Roman" w:cs="Times New Roman"/>
          <w:sz w:val="24"/>
          <w:szCs w:val="24"/>
        </w:rPr>
      </w:pPr>
      <w:del w:id="1763" w:author="Admin" w:date="2026-07-06T15:19:00Z" w16du:dateUtc="2026-07-06T08:19:00Z">
        <w:r w:rsidDel="00CE3FF6">
          <w:rPr>
            <w:rFonts w:ascii="Times New Roman" w:eastAsia="Times New Roman" w:hAnsi="Times New Roman" w:cs="Times New Roman"/>
            <w:sz w:val="24"/>
            <w:szCs w:val="24"/>
          </w:rPr>
          <w:pict w14:anchorId="677A1B93">
            <v:rect id="_x0000_i1434" style="width:0;height:1.5pt" o:hralign="center" o:hrstd="t" o:hr="t" fillcolor="#a0a0a0" stroked="f"/>
          </w:pict>
        </w:r>
      </w:del>
    </w:p>
    <w:p w14:paraId="3A4038E5"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764" w:author="Admin" w:date="2026-07-06T15:19:00Z" w16du:dateUtc="2026-07-06T08:19: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Methodology</w:t>
      </w:r>
    </w:p>
    <w:p w14:paraId="4CD37C5D" w14:textId="77777777" w:rsidR="00900D69" w:rsidRPr="00900D69" w:rsidRDefault="00900D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BCM</w:t>
      </w:r>
    </w:p>
    <w:p w14:paraId="6856C716" w14:textId="77777777" w:rsidR="00900D69" w:rsidRPr="00900D69" w:rsidRDefault="00900D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BDM</w:t>
      </w:r>
    </w:p>
    <w:p w14:paraId="642085E2" w14:textId="77777777" w:rsidR="00900D69" w:rsidRPr="00900D69" w:rsidRDefault="00900D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Diagnosis</w:t>
      </w:r>
    </w:p>
    <w:p w14:paraId="4EBD28B6" w14:textId="77777777" w:rsidR="00900D69" w:rsidRPr="00900D69" w:rsidRDefault="00900D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Transformation</w:t>
      </w:r>
    </w:p>
    <w:p w14:paraId="49CFA063" w14:textId="77777777" w:rsidR="00900D69" w:rsidRPr="00900D69" w:rsidRDefault="00900D69">
      <w:pPr>
        <w:numPr>
          <w:ilvl w:val="0"/>
          <w:numId w:val="19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Delivery</w:t>
      </w:r>
    </w:p>
    <w:p w14:paraId="3D48E0BD" w14:textId="219B5BED" w:rsidR="00900D69" w:rsidRPr="00900D69" w:rsidDel="00CE3FF6" w:rsidRDefault="00000000" w:rsidP="00900D69">
      <w:pPr>
        <w:spacing w:after="0" w:line="240" w:lineRule="auto"/>
        <w:rPr>
          <w:del w:id="1765" w:author="Admin" w:date="2026-07-06T15:19:00Z" w16du:dateUtc="2026-07-06T08:19:00Z"/>
          <w:rFonts w:ascii="Times New Roman" w:eastAsia="Times New Roman" w:hAnsi="Times New Roman" w:cs="Times New Roman"/>
          <w:sz w:val="24"/>
          <w:szCs w:val="24"/>
        </w:rPr>
      </w:pPr>
      <w:del w:id="1766" w:author="Admin" w:date="2026-07-06T15:19:00Z" w16du:dateUtc="2026-07-06T08:19:00Z">
        <w:r w:rsidDel="00CE3FF6">
          <w:rPr>
            <w:rFonts w:ascii="Times New Roman" w:eastAsia="Times New Roman" w:hAnsi="Times New Roman" w:cs="Times New Roman"/>
            <w:sz w:val="24"/>
            <w:szCs w:val="24"/>
          </w:rPr>
          <w:pict w14:anchorId="5280D315">
            <v:rect id="_x0000_i1435" style="width:0;height:1.5pt" o:hralign="center" o:hrstd="t" o:hr="t" fillcolor="#a0a0a0" stroked="f"/>
          </w:pict>
        </w:r>
      </w:del>
    </w:p>
    <w:p w14:paraId="2FE28648"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767" w:author="Admin" w:date="2026-07-06T15:19:00Z" w16du:dateUtc="2026-07-06T08:19: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SOP</w:t>
      </w:r>
    </w:p>
    <w:p w14:paraId="204646E8" w14:textId="77777777" w:rsidR="00900D69" w:rsidRPr="00900D69" w:rsidRDefault="00900D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SOP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p>
    <w:p w14:paraId="431B0873" w14:textId="77777777" w:rsidR="00900D69" w:rsidRPr="00900D69" w:rsidRDefault="00900D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SOP Workshop</w:t>
      </w:r>
    </w:p>
    <w:p w14:paraId="7F1FF944" w14:textId="77777777" w:rsidR="00900D69" w:rsidRPr="00900D69" w:rsidRDefault="00900D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SOP Weekly Review</w:t>
      </w:r>
    </w:p>
    <w:p w14:paraId="08AAAF93" w14:textId="77777777" w:rsidR="00900D69" w:rsidRPr="00900D69" w:rsidRDefault="00900D69">
      <w:pPr>
        <w:numPr>
          <w:ilvl w:val="0"/>
          <w:numId w:val="19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SOP Customer Success</w:t>
      </w:r>
    </w:p>
    <w:p w14:paraId="171E5646" w14:textId="664058F7" w:rsidR="00900D69" w:rsidRPr="00900D69" w:rsidDel="00CE3FF6" w:rsidRDefault="00000000" w:rsidP="00900D69">
      <w:pPr>
        <w:spacing w:after="0" w:line="240" w:lineRule="auto"/>
        <w:rPr>
          <w:del w:id="1768" w:author="Admin" w:date="2026-07-06T15:19:00Z" w16du:dateUtc="2026-07-06T08:19:00Z"/>
          <w:rFonts w:ascii="Times New Roman" w:eastAsia="Times New Roman" w:hAnsi="Times New Roman" w:cs="Times New Roman"/>
          <w:sz w:val="24"/>
          <w:szCs w:val="24"/>
        </w:rPr>
      </w:pPr>
      <w:del w:id="1769" w:author="Admin" w:date="2026-07-06T15:19:00Z" w16du:dateUtc="2026-07-06T08:19:00Z">
        <w:r w:rsidDel="00CE3FF6">
          <w:rPr>
            <w:rFonts w:ascii="Times New Roman" w:eastAsia="Times New Roman" w:hAnsi="Times New Roman" w:cs="Times New Roman"/>
            <w:sz w:val="24"/>
            <w:szCs w:val="24"/>
          </w:rPr>
          <w:lastRenderedPageBreak/>
          <w:pict w14:anchorId="332EB00F">
            <v:rect id="_x0000_i1436" style="width:0;height:1.5pt" o:hralign="center" o:hrstd="t" o:hr="t" fillcolor="#a0a0a0" stroked="f"/>
          </w:pict>
        </w:r>
      </w:del>
    </w:p>
    <w:p w14:paraId="01E073EE"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770" w:author="Admin" w:date="2026-07-06T15:19:00Z" w16du:dateUtc="2026-07-06T08:19: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Template</w:t>
      </w:r>
    </w:p>
    <w:p w14:paraId="1ACC234A" w14:textId="77777777" w:rsidR="00900D69" w:rsidRPr="00900D69" w:rsidRDefault="00900D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TPS Canvas</w:t>
      </w:r>
    </w:p>
    <w:p w14:paraId="24729FB5" w14:textId="77777777" w:rsidR="00900D69" w:rsidRPr="00900D69" w:rsidRDefault="00900D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Discovery Report</w:t>
      </w:r>
    </w:p>
    <w:p w14:paraId="5C65BAB8" w14:textId="77777777" w:rsidR="00900D69" w:rsidRPr="00900D69" w:rsidRDefault="00900D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Proposal</w:t>
      </w:r>
    </w:p>
    <w:p w14:paraId="45B90820" w14:textId="77777777" w:rsidR="00900D69" w:rsidRPr="00900D69" w:rsidRDefault="00900D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SOW</w:t>
      </w:r>
    </w:p>
    <w:p w14:paraId="667980F3" w14:textId="77777777" w:rsidR="00900D69" w:rsidRPr="00900D69" w:rsidRDefault="00900D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Roadmap</w:t>
      </w:r>
    </w:p>
    <w:p w14:paraId="5E54D580" w14:textId="77777777" w:rsidR="00900D69" w:rsidRPr="00900D69" w:rsidRDefault="00900D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Weekly Report</w:t>
      </w:r>
    </w:p>
    <w:p w14:paraId="778F6690" w14:textId="77777777" w:rsidR="00900D69" w:rsidRPr="00900D69" w:rsidRDefault="00900D69">
      <w:pPr>
        <w:numPr>
          <w:ilvl w:val="0"/>
          <w:numId w:val="19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Final Report</w:t>
      </w:r>
    </w:p>
    <w:p w14:paraId="535EA510" w14:textId="53B14799" w:rsidR="00900D69" w:rsidRPr="00900D69" w:rsidDel="00CE3FF6" w:rsidRDefault="00000000" w:rsidP="00900D69">
      <w:pPr>
        <w:spacing w:after="0" w:line="240" w:lineRule="auto"/>
        <w:rPr>
          <w:del w:id="1771" w:author="Admin" w:date="2026-07-06T15:19:00Z" w16du:dateUtc="2026-07-06T08:19:00Z"/>
          <w:rFonts w:ascii="Times New Roman" w:eastAsia="Times New Roman" w:hAnsi="Times New Roman" w:cs="Times New Roman"/>
          <w:sz w:val="24"/>
          <w:szCs w:val="24"/>
        </w:rPr>
      </w:pPr>
      <w:del w:id="1772" w:author="Admin" w:date="2026-07-06T15:19:00Z" w16du:dateUtc="2026-07-06T08:19:00Z">
        <w:r w:rsidDel="00CE3FF6">
          <w:rPr>
            <w:rFonts w:ascii="Times New Roman" w:eastAsia="Times New Roman" w:hAnsi="Times New Roman" w:cs="Times New Roman"/>
            <w:sz w:val="24"/>
            <w:szCs w:val="24"/>
          </w:rPr>
          <w:pict w14:anchorId="21250AB7">
            <v:rect id="_x0000_i1437" style="width:0;height:1.5pt" o:hralign="center" o:hrstd="t" o:hr="t" fillcolor="#a0a0a0" stroked="f"/>
          </w:pict>
        </w:r>
      </w:del>
    </w:p>
    <w:p w14:paraId="70EF2F4D"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773" w:author="Admin" w:date="2026-07-06T15:19:00Z" w16du:dateUtc="2026-07-06T08:19: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Case Study</w:t>
      </w:r>
    </w:p>
    <w:p w14:paraId="22F68AA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Case Study.</w:t>
      </w:r>
    </w:p>
    <w:p w14:paraId="673298F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Bao </w:t>
      </w:r>
      <w:proofErr w:type="spellStart"/>
      <w:r w:rsidRPr="00900D69">
        <w:rPr>
          <w:rFonts w:ascii="Times New Roman" w:eastAsia="Times New Roman" w:hAnsi="Times New Roman" w:cs="Times New Roman"/>
          <w:sz w:val="24"/>
          <w:szCs w:val="24"/>
        </w:rPr>
        <w:t>gồm</w:t>
      </w:r>
      <w:proofErr w:type="spellEnd"/>
      <w:r w:rsidRPr="00900D69">
        <w:rPr>
          <w:rFonts w:ascii="Times New Roman" w:eastAsia="Times New Roman" w:hAnsi="Times New Roman" w:cs="Times New Roman"/>
          <w:sz w:val="24"/>
          <w:szCs w:val="24"/>
        </w:rPr>
        <w:t>:</w:t>
      </w:r>
    </w:p>
    <w:p w14:paraId="1B230337" w14:textId="77777777" w:rsidR="00900D69" w:rsidRPr="00900D69" w:rsidRDefault="00900D69">
      <w:pPr>
        <w:numPr>
          <w:ilvl w:val="0"/>
          <w:numId w:val="20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Bối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cảnh</w:t>
      </w:r>
      <w:proofErr w:type="spellEnd"/>
    </w:p>
    <w:p w14:paraId="293F1366" w14:textId="77777777" w:rsidR="00900D69" w:rsidRPr="00900D69" w:rsidRDefault="00900D69">
      <w:pPr>
        <w:numPr>
          <w:ilvl w:val="0"/>
          <w:numId w:val="20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Vấn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w:t>
      </w:r>
      <w:proofErr w:type="spellEnd"/>
    </w:p>
    <w:p w14:paraId="73D7EF4B" w14:textId="77777777" w:rsidR="00900D69" w:rsidRPr="00900D69" w:rsidRDefault="00900D69">
      <w:pPr>
        <w:numPr>
          <w:ilvl w:val="0"/>
          <w:numId w:val="20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Giải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pháp</w:t>
      </w:r>
      <w:proofErr w:type="spellEnd"/>
    </w:p>
    <w:p w14:paraId="3E03F5C6" w14:textId="77777777" w:rsidR="00900D69" w:rsidRPr="00900D69" w:rsidRDefault="00900D69">
      <w:pPr>
        <w:numPr>
          <w:ilvl w:val="0"/>
          <w:numId w:val="20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quả</w:t>
      </w:r>
      <w:proofErr w:type="spellEnd"/>
    </w:p>
    <w:p w14:paraId="38F88B91" w14:textId="77777777" w:rsidR="00900D69" w:rsidRPr="00900D69" w:rsidRDefault="00900D69">
      <w:pPr>
        <w:numPr>
          <w:ilvl w:val="0"/>
          <w:numId w:val="20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Bài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học</w:t>
      </w:r>
      <w:proofErr w:type="spellEnd"/>
    </w:p>
    <w:p w14:paraId="320EFCF6" w14:textId="70D69DB6" w:rsidR="00900D69" w:rsidRPr="00900D69" w:rsidDel="00CE3FF6" w:rsidRDefault="00000000" w:rsidP="00900D69">
      <w:pPr>
        <w:spacing w:after="0" w:line="240" w:lineRule="auto"/>
        <w:rPr>
          <w:del w:id="1774" w:author="Admin" w:date="2026-07-06T15:19:00Z" w16du:dateUtc="2026-07-06T08:19:00Z"/>
          <w:rFonts w:ascii="Times New Roman" w:eastAsia="Times New Roman" w:hAnsi="Times New Roman" w:cs="Times New Roman"/>
          <w:sz w:val="24"/>
          <w:szCs w:val="24"/>
        </w:rPr>
      </w:pPr>
      <w:del w:id="1775" w:author="Admin" w:date="2026-07-06T15:19:00Z" w16du:dateUtc="2026-07-06T08:19:00Z">
        <w:r w:rsidDel="00CE3FF6">
          <w:rPr>
            <w:rFonts w:ascii="Times New Roman" w:eastAsia="Times New Roman" w:hAnsi="Times New Roman" w:cs="Times New Roman"/>
            <w:sz w:val="24"/>
            <w:szCs w:val="24"/>
          </w:rPr>
          <w:pict w14:anchorId="2518CB19">
            <v:rect id="_x0000_i1438" style="width:0;height:1.5pt" o:hralign="center" o:hrstd="t" o:hr="t" fillcolor="#a0a0a0" stroked="f"/>
          </w:pict>
        </w:r>
      </w:del>
    </w:p>
    <w:p w14:paraId="040B478E"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776" w:author="Admin" w:date="2026-07-06T15:19:00Z" w16du:dateUtc="2026-07-06T08:19: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Lessons Learned</w:t>
      </w:r>
    </w:p>
    <w:p w14:paraId="3FC4D26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Những </w:t>
      </w:r>
      <w:proofErr w:type="spellStart"/>
      <w:r w:rsidRPr="00900D69">
        <w:rPr>
          <w:rFonts w:ascii="Times New Roman" w:eastAsia="Times New Roman" w:hAnsi="Times New Roman" w:cs="Times New Roman"/>
          <w:sz w:val="24"/>
          <w:szCs w:val="24"/>
        </w:rPr>
        <w:t>điều</w:t>
      </w:r>
      <w:proofErr w:type="spellEnd"/>
      <w:r w:rsidRPr="00900D69">
        <w:rPr>
          <w:rFonts w:ascii="Times New Roman" w:eastAsia="Times New Roman" w:hAnsi="Times New Roman" w:cs="Times New Roman"/>
          <w:sz w:val="24"/>
          <w:szCs w:val="24"/>
        </w:rPr>
        <w:t>:</w:t>
      </w:r>
    </w:p>
    <w:p w14:paraId="7CC97024" w14:textId="77777777" w:rsidR="00900D69" w:rsidRPr="00900D69" w:rsidRDefault="00900D69">
      <w:pPr>
        <w:numPr>
          <w:ilvl w:val="0"/>
          <w:numId w:val="201"/>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w:t>
      </w:r>
    </w:p>
    <w:p w14:paraId="56E01F65" w14:textId="77777777" w:rsidR="00900D69" w:rsidRPr="00900D69" w:rsidRDefault="00900D69">
      <w:pPr>
        <w:numPr>
          <w:ilvl w:val="0"/>
          <w:numId w:val="201"/>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w:t>
      </w:r>
    </w:p>
    <w:p w14:paraId="6F214B84" w14:textId="77777777" w:rsidR="00900D69" w:rsidRPr="00900D69" w:rsidRDefault="00900D69">
      <w:pPr>
        <w:numPr>
          <w:ilvl w:val="0"/>
          <w:numId w:val="201"/>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w:t>
      </w:r>
    </w:p>
    <w:p w14:paraId="6B5B0162" w14:textId="05DDFED4" w:rsidR="00900D69" w:rsidRPr="00900D69" w:rsidDel="00CE3FF6" w:rsidRDefault="00000000" w:rsidP="00900D69">
      <w:pPr>
        <w:spacing w:after="0" w:line="240" w:lineRule="auto"/>
        <w:rPr>
          <w:del w:id="1777" w:author="Admin" w:date="2026-07-06T15:19:00Z" w16du:dateUtc="2026-07-06T08:19:00Z"/>
          <w:rFonts w:ascii="Times New Roman" w:eastAsia="Times New Roman" w:hAnsi="Times New Roman" w:cs="Times New Roman"/>
          <w:sz w:val="24"/>
          <w:szCs w:val="24"/>
        </w:rPr>
      </w:pPr>
      <w:del w:id="1778" w:author="Admin" w:date="2026-07-06T15:19:00Z" w16du:dateUtc="2026-07-06T08:19:00Z">
        <w:r w:rsidDel="00CE3FF6">
          <w:rPr>
            <w:rFonts w:ascii="Times New Roman" w:eastAsia="Times New Roman" w:hAnsi="Times New Roman" w:cs="Times New Roman"/>
            <w:sz w:val="24"/>
            <w:szCs w:val="24"/>
          </w:rPr>
          <w:pict w14:anchorId="433455E6">
            <v:rect id="_x0000_i1439" style="width:0;height:1.5pt" o:hralign="center" o:hrstd="t" o:hr="t" fillcolor="#a0a0a0" stroked="f"/>
          </w:pict>
        </w:r>
      </w:del>
    </w:p>
    <w:p w14:paraId="1D510550"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779" w:author="Admin" w:date="2026-07-06T15:19:00Z" w16du:dateUtc="2026-07-06T08:19: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Industry Knowledge</w:t>
      </w:r>
    </w:p>
    <w:p w14:paraId="4845998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từng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ngành</w:t>
      </w:r>
      <w:proofErr w:type="spellEnd"/>
      <w:r w:rsidRPr="00900D69">
        <w:rPr>
          <w:rFonts w:ascii="Times New Roman" w:eastAsia="Times New Roman" w:hAnsi="Times New Roman" w:cs="Times New Roman"/>
          <w:sz w:val="24"/>
          <w:szCs w:val="24"/>
        </w:rPr>
        <w:t>.</w:t>
      </w:r>
    </w:p>
    <w:p w14:paraId="311F336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Ví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dụ</w:t>
      </w:r>
      <w:proofErr w:type="spellEnd"/>
      <w:r w:rsidRPr="00900D69">
        <w:rPr>
          <w:rFonts w:ascii="Times New Roman" w:eastAsia="Times New Roman" w:hAnsi="Times New Roman" w:cs="Times New Roman"/>
          <w:sz w:val="24"/>
          <w:szCs w:val="24"/>
        </w:rPr>
        <w:t>:</w:t>
      </w:r>
    </w:p>
    <w:p w14:paraId="1504813E" w14:textId="77777777" w:rsidR="00900D69" w:rsidRPr="00900D69" w:rsidRDefault="00900D6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Bảo </w:t>
      </w:r>
      <w:proofErr w:type="spellStart"/>
      <w:r w:rsidRPr="00900D69">
        <w:rPr>
          <w:rFonts w:ascii="Times New Roman" w:eastAsia="Times New Roman" w:hAnsi="Times New Roman" w:cs="Times New Roman"/>
          <w:sz w:val="24"/>
          <w:szCs w:val="24"/>
        </w:rPr>
        <w:t>hiểm</w:t>
      </w:r>
      <w:proofErr w:type="spellEnd"/>
    </w:p>
    <w:p w14:paraId="68DED42E" w14:textId="77777777" w:rsidR="00900D69" w:rsidRPr="00900D69" w:rsidRDefault="00900D69">
      <w:pPr>
        <w:numPr>
          <w:ilvl w:val="0"/>
          <w:numId w:val="20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HTX</w:t>
      </w:r>
    </w:p>
    <w:p w14:paraId="477ECC71" w14:textId="77777777" w:rsidR="00900D69" w:rsidRPr="00900D69" w:rsidRDefault="00900D69">
      <w:pPr>
        <w:numPr>
          <w:ilvl w:val="0"/>
          <w:numId w:val="202"/>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p>
    <w:p w14:paraId="6675DBD2" w14:textId="77777777" w:rsidR="00900D69" w:rsidRPr="00900D69" w:rsidRDefault="00900D69">
      <w:pPr>
        <w:numPr>
          <w:ilvl w:val="0"/>
          <w:numId w:val="202"/>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Giáo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dục</w:t>
      </w:r>
      <w:proofErr w:type="spellEnd"/>
    </w:p>
    <w:p w14:paraId="527F0026" w14:textId="77777777" w:rsidR="00900D69" w:rsidRPr="00900D69" w:rsidRDefault="00900D69">
      <w:pPr>
        <w:numPr>
          <w:ilvl w:val="0"/>
          <w:numId w:val="202"/>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Dịch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vụ</w:t>
      </w:r>
      <w:proofErr w:type="spellEnd"/>
    </w:p>
    <w:p w14:paraId="6D358B1E" w14:textId="77777777" w:rsidR="00900D69" w:rsidRPr="00900D69" w:rsidRDefault="00900D69">
      <w:pPr>
        <w:numPr>
          <w:ilvl w:val="0"/>
          <w:numId w:val="202"/>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Sản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xuất</w:t>
      </w:r>
      <w:proofErr w:type="spellEnd"/>
    </w:p>
    <w:p w14:paraId="3A26EB85" w14:textId="04EE053F" w:rsidR="00900D69" w:rsidRPr="00900D69" w:rsidDel="00CE3FF6" w:rsidRDefault="00000000" w:rsidP="00900D69">
      <w:pPr>
        <w:spacing w:after="0" w:line="240" w:lineRule="auto"/>
        <w:rPr>
          <w:del w:id="1780" w:author="Admin" w:date="2026-07-06T15:19:00Z" w16du:dateUtc="2026-07-06T08:19:00Z"/>
          <w:rFonts w:ascii="Times New Roman" w:eastAsia="Times New Roman" w:hAnsi="Times New Roman" w:cs="Times New Roman"/>
          <w:sz w:val="24"/>
          <w:szCs w:val="24"/>
        </w:rPr>
      </w:pPr>
      <w:del w:id="1781" w:author="Admin" w:date="2026-07-06T15:19:00Z" w16du:dateUtc="2026-07-06T08:19:00Z">
        <w:r w:rsidDel="00CE3FF6">
          <w:rPr>
            <w:rFonts w:ascii="Times New Roman" w:eastAsia="Times New Roman" w:hAnsi="Times New Roman" w:cs="Times New Roman"/>
            <w:sz w:val="24"/>
            <w:szCs w:val="24"/>
          </w:rPr>
          <w:pict w14:anchorId="49D02DE6">
            <v:rect id="_x0000_i1440" style="width:0;height:1.5pt" o:hralign="center" o:hrstd="t" o:hr="t" fillcolor="#a0a0a0" stroked="f"/>
          </w:pict>
        </w:r>
      </w:del>
    </w:p>
    <w:p w14:paraId="02261D45"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782" w:author="Admin" w:date="2026-07-06T15:19:00Z" w16du:dateUtc="2026-07-06T08:19: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Product Backlog</w:t>
      </w:r>
    </w:p>
    <w:p w14:paraId="0B3D8C47"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lastRenderedPageBreak/>
        <w:t xml:space="preserve">Danh </w:t>
      </w:r>
      <w:proofErr w:type="spellStart"/>
      <w:r w:rsidRPr="00900D69">
        <w:rPr>
          <w:rFonts w:ascii="Times New Roman" w:eastAsia="Times New Roman" w:hAnsi="Times New Roman" w:cs="Times New Roman"/>
          <w:sz w:val="24"/>
          <w:szCs w:val="24"/>
        </w:rPr>
        <w:t>sách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Business Consulting OS.</w:t>
      </w:r>
    </w:p>
    <w:p w14:paraId="533B39B7" w14:textId="5A9389FC" w:rsidR="00900D69" w:rsidDel="00CE3FF6" w:rsidRDefault="00000000" w:rsidP="00CE3FF6">
      <w:pPr>
        <w:spacing w:after="0" w:line="240" w:lineRule="auto"/>
        <w:rPr>
          <w:del w:id="1783" w:author="Admin" w:date="2026-07-06T15:19:00Z" w16du:dateUtc="2026-07-06T08:19:00Z"/>
          <w:rFonts w:ascii="Times New Roman" w:eastAsia="Times New Roman" w:hAnsi="Times New Roman" w:cs="Times New Roman"/>
          <w:b/>
          <w:bCs/>
          <w:kern w:val="36"/>
          <w:sz w:val="48"/>
          <w:szCs w:val="48"/>
        </w:rPr>
      </w:pPr>
      <w:del w:id="1784" w:author="Admin" w:date="2026-07-06T15:19:00Z" w16du:dateUtc="2026-07-06T08:19:00Z">
        <w:r w:rsidDel="00CE3FF6">
          <w:rPr>
            <w:rFonts w:ascii="Times New Roman" w:eastAsia="Times New Roman" w:hAnsi="Times New Roman" w:cs="Times New Roman"/>
            <w:sz w:val="24"/>
            <w:szCs w:val="24"/>
          </w:rPr>
          <w:pict w14:anchorId="527DA61F">
            <v:rect id="_x0000_i2545" style="width:0;height:1.5pt" o:hralign="center" o:hrstd="t" o:hr="t" fillcolor="#a0a0a0" stroked="f"/>
          </w:pict>
        </w:r>
      </w:del>
    </w:p>
    <w:p w14:paraId="2221FB9D"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785" w:author="Admin" w:date="2026-07-06T15:19:00Z" w16du:dateUtc="2026-07-06T08:1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4.5 Knowledge Lifecycle</w:t>
      </w:r>
    </w:p>
    <w:p w14:paraId="0CBE6DE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Sau </w:t>
      </w: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Business Project.</w:t>
      </w:r>
    </w:p>
    <w:p w14:paraId="008C30A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Consultant </w:t>
      </w:r>
      <w:proofErr w:type="spellStart"/>
      <w:r w:rsidRPr="00900D69">
        <w:rPr>
          <w:rFonts w:ascii="Times New Roman" w:eastAsia="Times New Roman" w:hAnsi="Times New Roman" w:cs="Times New Roman"/>
          <w:sz w:val="24"/>
          <w:szCs w:val="24"/>
        </w:rPr>
        <w:t>thực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hiện</w:t>
      </w:r>
      <w:proofErr w:type="spellEnd"/>
      <w:r w:rsidRPr="00900D69">
        <w:rPr>
          <w:rFonts w:ascii="Times New Roman" w:eastAsia="Times New Roman" w:hAnsi="Times New Roman" w:cs="Times New Roman"/>
          <w:sz w:val="24"/>
          <w:szCs w:val="24"/>
        </w:rPr>
        <w:t>.</w:t>
      </w:r>
    </w:p>
    <w:p w14:paraId="1D32834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86"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Closing</w:t>
      </w:r>
    </w:p>
    <w:p w14:paraId="35E31F20"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87"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52DD5E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88"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2A747EE0"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89"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2341D6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0"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Retrospective</w:t>
      </w:r>
    </w:p>
    <w:p w14:paraId="3459FEC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1"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B9098E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2"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5477424"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3"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13F842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4"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Lessons Learned</w:t>
      </w:r>
    </w:p>
    <w:p w14:paraId="0CBEE9B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5"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3183DB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6"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2404461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7"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302759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8"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Knowledge Review</w:t>
      </w:r>
    </w:p>
    <w:p w14:paraId="2065FE6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799"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3DD28A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00"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66E79B2"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01"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73F7D60"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02"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Knowledge Approval</w:t>
      </w:r>
    </w:p>
    <w:p w14:paraId="09B9B24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03"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3FA196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04"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1CAE423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05"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42E123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06" w:author="Admin" w:date="2026-07-06T15:19:00Z" w16du:dateUtc="2026-07-06T08:19: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Knowledge Base</w:t>
      </w:r>
    </w:p>
    <w:p w14:paraId="567E9017"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bỏ</w:t>
      </w:r>
      <w:proofErr w:type="spellEnd"/>
      <w:r w:rsidRPr="00900D69">
        <w:rPr>
          <w:rFonts w:ascii="Times New Roman" w:eastAsia="Times New Roman" w:hAnsi="Times New Roman" w:cs="Times New Roman"/>
          <w:sz w:val="24"/>
          <w:szCs w:val="24"/>
        </w:rPr>
        <w:t xml:space="preserve"> qua </w:t>
      </w:r>
      <w:proofErr w:type="spellStart"/>
      <w:r w:rsidRPr="00900D69">
        <w:rPr>
          <w:rFonts w:ascii="Times New Roman" w:eastAsia="Times New Roman" w:hAnsi="Times New Roman" w:cs="Times New Roman"/>
          <w:sz w:val="24"/>
          <w:szCs w:val="24"/>
        </w:rPr>
        <w:t>bước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này</w:t>
      </w:r>
      <w:proofErr w:type="spellEnd"/>
      <w:r w:rsidRPr="00900D69">
        <w:rPr>
          <w:rFonts w:ascii="Times New Roman" w:eastAsia="Times New Roman" w:hAnsi="Times New Roman" w:cs="Times New Roman"/>
          <w:sz w:val="24"/>
          <w:szCs w:val="24"/>
        </w:rPr>
        <w:t>.</w:t>
      </w:r>
    </w:p>
    <w:p w14:paraId="506AABB4" w14:textId="411A6E7B" w:rsidR="00900D69" w:rsidRPr="00900D69" w:rsidDel="00CE3FF6" w:rsidRDefault="00000000" w:rsidP="00900D69">
      <w:pPr>
        <w:spacing w:after="0" w:line="240" w:lineRule="auto"/>
        <w:rPr>
          <w:del w:id="1807" w:author="Admin" w:date="2026-07-06T15:19:00Z" w16du:dateUtc="2026-07-06T08:19:00Z"/>
          <w:rFonts w:ascii="Times New Roman" w:eastAsia="Times New Roman" w:hAnsi="Times New Roman" w:cs="Times New Roman"/>
          <w:sz w:val="24"/>
          <w:szCs w:val="24"/>
        </w:rPr>
      </w:pPr>
      <w:del w:id="1808" w:author="Admin" w:date="2026-07-06T15:19:00Z" w16du:dateUtc="2026-07-06T08:19:00Z">
        <w:r w:rsidDel="00CE3FF6">
          <w:rPr>
            <w:rFonts w:ascii="Times New Roman" w:eastAsia="Times New Roman" w:hAnsi="Times New Roman" w:cs="Times New Roman"/>
            <w:sz w:val="24"/>
            <w:szCs w:val="24"/>
          </w:rPr>
          <w:pict w14:anchorId="395ADDBC">
            <v:rect id="_x0000_i1442" style="width:0;height:1.5pt" o:hralign="center" o:hrstd="t" o:hr="t" fillcolor="#a0a0a0" stroked="f"/>
          </w:pict>
        </w:r>
      </w:del>
    </w:p>
    <w:p w14:paraId="274A0111"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09" w:author="Admin" w:date="2026-07-06T15:19:00Z" w16du:dateUtc="2026-07-06T08:1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4.6 Quy </w:t>
      </w:r>
      <w:proofErr w:type="spellStart"/>
      <w:r w:rsidRPr="00900D69">
        <w:rPr>
          <w:rFonts w:ascii="Times New Roman" w:eastAsia="Times New Roman" w:hAnsi="Times New Roman" w:cs="Times New Roman"/>
          <w:b/>
          <w:bCs/>
          <w:kern w:val="36"/>
          <w:sz w:val="48"/>
          <w:szCs w:val="48"/>
        </w:rPr>
        <w:t>trình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chuẩn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hóa</w:t>
      </w:r>
      <w:proofErr w:type="spellEnd"/>
      <w:r w:rsidRPr="00900D69">
        <w:rPr>
          <w:rFonts w:ascii="Times New Roman" w:eastAsia="Times New Roman" w:hAnsi="Times New Roman" w:cs="Times New Roman"/>
          <w:b/>
          <w:bCs/>
          <w:kern w:val="36"/>
          <w:sz w:val="48"/>
          <w:szCs w:val="48"/>
        </w:rPr>
        <w:t xml:space="preserve"> tri </w:t>
      </w:r>
      <w:proofErr w:type="spellStart"/>
      <w:r w:rsidRPr="00900D69">
        <w:rPr>
          <w:rFonts w:ascii="Times New Roman" w:eastAsia="Times New Roman" w:hAnsi="Times New Roman" w:cs="Times New Roman"/>
          <w:b/>
          <w:bCs/>
          <w:kern w:val="36"/>
          <w:sz w:val="48"/>
          <w:szCs w:val="48"/>
        </w:rPr>
        <w:t>thức</w:t>
      </w:r>
      <w:proofErr w:type="spellEnd"/>
    </w:p>
    <w:p w14:paraId="5D17B97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học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w:t>
      </w:r>
    </w:p>
    <w:p w14:paraId="7234328C" w14:textId="77777777" w:rsidR="00900D69" w:rsidRPr="00900D69" w:rsidRDefault="00900D69">
      <w:pPr>
        <w:numPr>
          <w:ilvl w:val="0"/>
          <w:numId w:val="203"/>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Chúng</w:t>
      </w:r>
      <w:proofErr w:type="spellEnd"/>
      <w:r w:rsidRPr="00900D69">
        <w:rPr>
          <w:rFonts w:ascii="Times New Roman" w:eastAsia="Times New Roman" w:hAnsi="Times New Roman" w:cs="Times New Roman"/>
          <w:sz w:val="24"/>
          <w:szCs w:val="24"/>
        </w:rPr>
        <w:t xml:space="preserve"> ta </w:t>
      </w:r>
      <w:proofErr w:type="spellStart"/>
      <w:r w:rsidRPr="00900D69">
        <w:rPr>
          <w:rFonts w:ascii="Times New Roman" w:eastAsia="Times New Roman" w:hAnsi="Times New Roman" w:cs="Times New Roman"/>
          <w:sz w:val="24"/>
          <w:szCs w:val="24"/>
        </w:rPr>
        <w:t>đã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gặp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huống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gì</w:t>
      </w:r>
      <w:proofErr w:type="spellEnd"/>
      <w:r w:rsidRPr="00900D69">
        <w:rPr>
          <w:rFonts w:ascii="Times New Roman" w:eastAsia="Times New Roman" w:hAnsi="Times New Roman" w:cs="Times New Roman"/>
          <w:sz w:val="24"/>
          <w:szCs w:val="24"/>
        </w:rPr>
        <w:t>?</w:t>
      </w:r>
    </w:p>
    <w:p w14:paraId="578416E6" w14:textId="77777777" w:rsidR="00900D69" w:rsidRPr="00900D69" w:rsidRDefault="00900D69">
      <w:pPr>
        <w:numPr>
          <w:ilvl w:val="0"/>
          <w:numId w:val="203"/>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Cách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xử</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lý</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là</w:t>
      </w:r>
      <w:proofErr w:type="spellEnd"/>
      <w:r w:rsidRPr="00900D69">
        <w:rPr>
          <w:rFonts w:ascii="Times New Roman" w:eastAsia="Times New Roman" w:hAnsi="Times New Roman" w:cs="Times New Roman"/>
          <w:sz w:val="24"/>
          <w:szCs w:val="24"/>
          <w:lang w:val="fr-FR"/>
        </w:rPr>
        <w:t xml:space="preserve"> </w:t>
      </w:r>
      <w:proofErr w:type="spellStart"/>
      <w:proofErr w:type="gramStart"/>
      <w:r w:rsidRPr="00900D69">
        <w:rPr>
          <w:rFonts w:ascii="Times New Roman" w:eastAsia="Times New Roman" w:hAnsi="Times New Roman" w:cs="Times New Roman"/>
          <w:sz w:val="24"/>
          <w:szCs w:val="24"/>
          <w:lang w:val="fr-FR"/>
        </w:rPr>
        <w:t>gì</w:t>
      </w:r>
      <w:proofErr w:type="spellEnd"/>
      <w:r w:rsidRPr="00900D69">
        <w:rPr>
          <w:rFonts w:ascii="Times New Roman" w:eastAsia="Times New Roman" w:hAnsi="Times New Roman" w:cs="Times New Roman"/>
          <w:sz w:val="24"/>
          <w:szCs w:val="24"/>
          <w:lang w:val="fr-FR"/>
        </w:rPr>
        <w:t>?</w:t>
      </w:r>
      <w:proofErr w:type="gramEnd"/>
    </w:p>
    <w:p w14:paraId="016F6115" w14:textId="77777777" w:rsidR="00900D69" w:rsidRPr="00900D69" w:rsidRDefault="00900D69">
      <w:pPr>
        <w:numPr>
          <w:ilvl w:val="0"/>
          <w:numId w:val="203"/>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Vì</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sao</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cách</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đó</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hiệu</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quả</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hoặc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chưa</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hiệu</w:t>
      </w:r>
      <w:proofErr w:type="spellEnd"/>
      <w:r w:rsidRPr="00900D69">
        <w:rPr>
          <w:rFonts w:ascii="Times New Roman" w:eastAsia="Times New Roman" w:hAnsi="Times New Roman" w:cs="Times New Roman"/>
          <w:sz w:val="24"/>
          <w:szCs w:val="24"/>
          <w:lang w:val="fr-FR"/>
        </w:rPr>
        <w:t xml:space="preserve"> </w:t>
      </w:r>
      <w:proofErr w:type="spellStart"/>
      <w:proofErr w:type="gramStart"/>
      <w:r w:rsidRPr="00900D69">
        <w:rPr>
          <w:rFonts w:ascii="Times New Roman" w:eastAsia="Times New Roman" w:hAnsi="Times New Roman" w:cs="Times New Roman"/>
          <w:sz w:val="24"/>
          <w:szCs w:val="24"/>
          <w:lang w:val="fr-FR"/>
        </w:rPr>
        <w:t>quả</w:t>
      </w:r>
      <w:proofErr w:type="spellEnd"/>
      <w:r w:rsidRPr="00900D69">
        <w:rPr>
          <w:rFonts w:ascii="Times New Roman" w:eastAsia="Times New Roman" w:hAnsi="Times New Roman" w:cs="Times New Roman"/>
          <w:sz w:val="24"/>
          <w:szCs w:val="24"/>
          <w:lang w:val="fr-FR"/>
        </w:rPr>
        <w:t>?</w:t>
      </w:r>
      <w:proofErr w:type="gramEnd"/>
    </w:p>
    <w:p w14:paraId="28EC08D8" w14:textId="77777777" w:rsidR="00900D69" w:rsidRPr="00900D69" w:rsidRDefault="00900D69">
      <w:pPr>
        <w:numPr>
          <w:ilvl w:val="0"/>
          <w:numId w:val="203"/>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Có</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thể</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áp</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dụng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cho</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dự</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án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nào</w:t>
      </w:r>
      <w:proofErr w:type="spellEnd"/>
      <w:r w:rsidRPr="00900D69">
        <w:rPr>
          <w:rFonts w:ascii="Times New Roman" w:eastAsia="Times New Roman" w:hAnsi="Times New Roman" w:cs="Times New Roman"/>
          <w:sz w:val="24"/>
          <w:szCs w:val="24"/>
          <w:lang w:val="fr-FR"/>
        </w:rPr>
        <w:t xml:space="preserve"> </w:t>
      </w:r>
      <w:proofErr w:type="spellStart"/>
      <w:proofErr w:type="gramStart"/>
      <w:r w:rsidRPr="00900D69">
        <w:rPr>
          <w:rFonts w:ascii="Times New Roman" w:eastAsia="Times New Roman" w:hAnsi="Times New Roman" w:cs="Times New Roman"/>
          <w:sz w:val="24"/>
          <w:szCs w:val="24"/>
          <w:lang w:val="fr-FR"/>
        </w:rPr>
        <w:t>khác</w:t>
      </w:r>
      <w:proofErr w:type="spellEnd"/>
      <w:r w:rsidRPr="00900D69">
        <w:rPr>
          <w:rFonts w:ascii="Times New Roman" w:eastAsia="Times New Roman" w:hAnsi="Times New Roman" w:cs="Times New Roman"/>
          <w:sz w:val="24"/>
          <w:szCs w:val="24"/>
          <w:lang w:val="fr-FR"/>
        </w:rPr>
        <w:t>?</w:t>
      </w:r>
      <w:proofErr w:type="gramEnd"/>
    </w:p>
    <w:p w14:paraId="021C1260" w14:textId="77777777" w:rsidR="00900D69" w:rsidRPr="00900D69" w:rsidRDefault="00900D69">
      <w:pPr>
        <w:numPr>
          <w:ilvl w:val="0"/>
          <w:numId w:val="203"/>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Có</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cần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cập</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nhật</w:t>
      </w:r>
      <w:proofErr w:type="spellEnd"/>
      <w:r w:rsidRPr="00900D69">
        <w:rPr>
          <w:rFonts w:ascii="Times New Roman" w:eastAsia="Times New Roman" w:hAnsi="Times New Roman" w:cs="Times New Roman"/>
          <w:sz w:val="24"/>
          <w:szCs w:val="24"/>
          <w:lang w:val="fr-FR"/>
        </w:rPr>
        <w:t xml:space="preserve"> SOP </w:t>
      </w:r>
      <w:proofErr w:type="spellStart"/>
      <w:r w:rsidRPr="00900D69">
        <w:rPr>
          <w:rFonts w:ascii="Times New Roman" w:eastAsia="Times New Roman" w:hAnsi="Times New Roman" w:cs="Times New Roman"/>
          <w:sz w:val="24"/>
          <w:szCs w:val="24"/>
          <w:lang w:val="fr-FR"/>
        </w:rPr>
        <w:t>hoặc</w:t>
      </w:r>
      <w:proofErr w:type="spellEnd"/>
      <w:r w:rsidRPr="00900D69">
        <w:rPr>
          <w:rFonts w:ascii="Times New Roman" w:eastAsia="Times New Roman" w:hAnsi="Times New Roman" w:cs="Times New Roman"/>
          <w:sz w:val="24"/>
          <w:szCs w:val="24"/>
          <w:lang w:val="fr-FR"/>
        </w:rPr>
        <w:t xml:space="preserve"> Template </w:t>
      </w:r>
      <w:proofErr w:type="spellStart"/>
      <w:proofErr w:type="gramStart"/>
      <w:r w:rsidRPr="00900D69">
        <w:rPr>
          <w:rFonts w:ascii="Times New Roman" w:eastAsia="Times New Roman" w:hAnsi="Times New Roman" w:cs="Times New Roman"/>
          <w:sz w:val="24"/>
          <w:szCs w:val="24"/>
          <w:lang w:val="fr-FR"/>
        </w:rPr>
        <w:t>không</w:t>
      </w:r>
      <w:proofErr w:type="spellEnd"/>
      <w:r w:rsidRPr="00900D69">
        <w:rPr>
          <w:rFonts w:ascii="Times New Roman" w:eastAsia="Times New Roman" w:hAnsi="Times New Roman" w:cs="Times New Roman"/>
          <w:sz w:val="24"/>
          <w:szCs w:val="24"/>
          <w:lang w:val="fr-FR"/>
        </w:rPr>
        <w:t>?</w:t>
      </w:r>
      <w:proofErr w:type="gramEnd"/>
    </w:p>
    <w:p w14:paraId="09F9ABE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Chỉ</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những</w:t>
      </w:r>
      <w:proofErr w:type="spellEnd"/>
      <w:r w:rsidRPr="00900D69">
        <w:rPr>
          <w:rFonts w:ascii="Times New Roman" w:eastAsia="Times New Roman" w:hAnsi="Times New Roman" w:cs="Times New Roman"/>
          <w:sz w:val="24"/>
          <w:szCs w:val="24"/>
          <w:lang w:val="fr-FR"/>
        </w:rPr>
        <w:t xml:space="preserve"> tri </w:t>
      </w:r>
      <w:proofErr w:type="spellStart"/>
      <w:r w:rsidRPr="00900D69">
        <w:rPr>
          <w:rFonts w:ascii="Times New Roman" w:eastAsia="Times New Roman" w:hAnsi="Times New Roman" w:cs="Times New Roman"/>
          <w:sz w:val="24"/>
          <w:szCs w:val="24"/>
          <w:lang w:val="fr-FR"/>
        </w:rPr>
        <w:t>thức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có</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khả</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năng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tái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sử</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dụng</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mới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được</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chuẩn</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hóa</w:t>
      </w:r>
      <w:proofErr w:type="spellEnd"/>
      <w:r w:rsidRPr="00900D69">
        <w:rPr>
          <w:rFonts w:ascii="Times New Roman" w:eastAsia="Times New Roman" w:hAnsi="Times New Roman" w:cs="Times New Roman"/>
          <w:sz w:val="24"/>
          <w:szCs w:val="24"/>
          <w:lang w:val="fr-FR"/>
        </w:rPr>
        <w:t>.</w:t>
      </w:r>
    </w:p>
    <w:p w14:paraId="4A458A63" w14:textId="6F86E0D1" w:rsidR="00900D69" w:rsidRPr="00900D69" w:rsidDel="00CE3FF6" w:rsidRDefault="00000000" w:rsidP="00900D69">
      <w:pPr>
        <w:spacing w:after="0" w:line="240" w:lineRule="auto"/>
        <w:rPr>
          <w:del w:id="1810" w:author="Admin" w:date="2026-07-06T15:19:00Z" w16du:dateUtc="2026-07-06T08:19:00Z"/>
          <w:rFonts w:ascii="Times New Roman" w:eastAsia="Times New Roman" w:hAnsi="Times New Roman" w:cs="Times New Roman"/>
          <w:sz w:val="24"/>
          <w:szCs w:val="24"/>
        </w:rPr>
      </w:pPr>
      <w:del w:id="1811" w:author="Admin" w:date="2026-07-06T15:19:00Z" w16du:dateUtc="2026-07-06T08:19:00Z">
        <w:r w:rsidDel="00CE3FF6">
          <w:rPr>
            <w:rFonts w:ascii="Times New Roman" w:eastAsia="Times New Roman" w:hAnsi="Times New Roman" w:cs="Times New Roman"/>
            <w:sz w:val="24"/>
            <w:szCs w:val="24"/>
          </w:rPr>
          <w:pict w14:anchorId="6DF95368">
            <v:rect id="_x0000_i1443" style="width:0;height:1.5pt" o:hralign="center" o:hrstd="t" o:hr="t" fillcolor="#a0a0a0" stroked="f"/>
          </w:pict>
        </w:r>
      </w:del>
    </w:p>
    <w:p w14:paraId="68DAE4A3"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12" w:author="Admin" w:date="2026-07-06T15:19:00Z" w16du:dateUtc="2026-07-06T08:1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4.7 Vai </w:t>
      </w:r>
      <w:proofErr w:type="spellStart"/>
      <w:r w:rsidRPr="00900D69">
        <w:rPr>
          <w:rFonts w:ascii="Times New Roman" w:eastAsia="Times New Roman" w:hAnsi="Times New Roman" w:cs="Times New Roman"/>
          <w:b/>
          <w:bCs/>
          <w:kern w:val="36"/>
          <w:sz w:val="48"/>
          <w:szCs w:val="48"/>
        </w:rPr>
        <w:t>trò</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trong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hệ</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thống</w:t>
      </w:r>
      <w:proofErr w:type="spellEnd"/>
      <w:r w:rsidRPr="00900D69">
        <w:rPr>
          <w:rFonts w:ascii="Times New Roman" w:eastAsia="Times New Roman" w:hAnsi="Times New Roman" w:cs="Times New Roman"/>
          <w:b/>
          <w:bCs/>
          <w:kern w:val="36"/>
          <w:sz w:val="48"/>
          <w:szCs w:val="48"/>
        </w:rPr>
        <w:t xml:space="preserve"> tri </w:t>
      </w:r>
      <w:proofErr w:type="spellStart"/>
      <w:r w:rsidRPr="00900D69">
        <w:rPr>
          <w:rFonts w:ascii="Times New Roman" w:eastAsia="Times New Roman" w:hAnsi="Times New Roman" w:cs="Times New Roman"/>
          <w:b/>
          <w:bCs/>
          <w:kern w:val="36"/>
          <w:sz w:val="48"/>
          <w:szCs w:val="48"/>
        </w:rPr>
        <w:t>thức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5"/>
        <w:gridCol w:w="4118"/>
      </w:tblGrid>
      <w:tr w:rsidR="00900D69" w:rsidRPr="00900D69" w14:paraId="25FE52D5" w14:textId="77777777">
        <w:trPr>
          <w:tblHeader/>
          <w:tblCellSpacing w:w="15" w:type="dxa"/>
        </w:trPr>
        <w:tc>
          <w:tcPr>
            <w:tcW w:w="0" w:type="auto"/>
            <w:vAlign w:val="center"/>
            <w:hideMark/>
          </w:tcPr>
          <w:p w14:paraId="30823102"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r w:rsidRPr="00900D69">
              <w:rPr>
                <w:rFonts w:ascii="Times New Roman" w:eastAsia="Times New Roman" w:hAnsi="Times New Roman" w:cs="Times New Roman"/>
                <w:b/>
                <w:bCs/>
                <w:sz w:val="24"/>
                <w:szCs w:val="24"/>
              </w:rPr>
              <w:t xml:space="preserve">Vai </w:t>
            </w:r>
            <w:proofErr w:type="spellStart"/>
            <w:r w:rsidRPr="00900D69">
              <w:rPr>
                <w:rFonts w:ascii="Times New Roman" w:eastAsia="Times New Roman" w:hAnsi="Times New Roman" w:cs="Times New Roman"/>
                <w:b/>
                <w:bCs/>
                <w:sz w:val="24"/>
                <w:szCs w:val="24"/>
              </w:rPr>
              <w:t>trò</w:t>
            </w:r>
            <w:proofErr w:type="spellEnd"/>
          </w:p>
        </w:tc>
        <w:tc>
          <w:tcPr>
            <w:tcW w:w="0" w:type="auto"/>
            <w:vAlign w:val="center"/>
            <w:hideMark/>
          </w:tcPr>
          <w:p w14:paraId="0D9EF3DE"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proofErr w:type="spellStart"/>
            <w:r w:rsidRPr="00900D69">
              <w:rPr>
                <w:rFonts w:ascii="Times New Roman" w:eastAsia="Times New Roman" w:hAnsi="Times New Roman" w:cs="Times New Roman"/>
                <w:b/>
                <w:bCs/>
                <w:sz w:val="24"/>
                <w:szCs w:val="24"/>
              </w:rPr>
              <w:t>Trách</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nhiệm</w:t>
            </w:r>
            <w:proofErr w:type="spellEnd"/>
          </w:p>
        </w:tc>
      </w:tr>
      <w:tr w:rsidR="00900D69" w:rsidRPr="00900D69" w14:paraId="203BDC8E" w14:textId="77777777">
        <w:trPr>
          <w:tblCellSpacing w:w="15" w:type="dxa"/>
        </w:trPr>
        <w:tc>
          <w:tcPr>
            <w:tcW w:w="0" w:type="auto"/>
            <w:vAlign w:val="center"/>
            <w:hideMark/>
          </w:tcPr>
          <w:p w14:paraId="28BC7E49"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Consultant</w:t>
            </w:r>
          </w:p>
        </w:tc>
        <w:tc>
          <w:tcPr>
            <w:tcW w:w="0" w:type="auto"/>
            <w:vAlign w:val="center"/>
            <w:hideMark/>
          </w:tcPr>
          <w:p w14:paraId="6245863E"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Ghi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nhận</w:t>
            </w:r>
            <w:proofErr w:type="spellEnd"/>
            <w:r w:rsidRPr="00900D69">
              <w:rPr>
                <w:rFonts w:ascii="Times New Roman" w:eastAsia="Times New Roman" w:hAnsi="Times New Roman" w:cs="Times New Roman"/>
                <w:sz w:val="24"/>
                <w:szCs w:val="24"/>
              </w:rPr>
              <w:t xml:space="preserve"> Lessons Learned</w:t>
            </w:r>
          </w:p>
        </w:tc>
      </w:tr>
      <w:tr w:rsidR="00900D69" w:rsidRPr="00900D69" w14:paraId="32E29AFE" w14:textId="77777777">
        <w:trPr>
          <w:tblCellSpacing w:w="15" w:type="dxa"/>
        </w:trPr>
        <w:tc>
          <w:tcPr>
            <w:tcW w:w="0" w:type="auto"/>
            <w:vAlign w:val="center"/>
            <w:hideMark/>
          </w:tcPr>
          <w:p w14:paraId="3388F9DF"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lastRenderedPageBreak/>
              <w:t>Lead Consultant</w:t>
            </w:r>
          </w:p>
        </w:tc>
        <w:tc>
          <w:tcPr>
            <w:tcW w:w="0" w:type="auto"/>
            <w:vAlign w:val="center"/>
            <w:hideMark/>
          </w:tcPr>
          <w:p w14:paraId="28E6A206"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Rà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soát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p>
        </w:tc>
      </w:tr>
      <w:tr w:rsidR="00900D69" w:rsidRPr="00900D69" w14:paraId="35ED3856" w14:textId="77777777">
        <w:trPr>
          <w:tblCellSpacing w:w="15" w:type="dxa"/>
        </w:trPr>
        <w:tc>
          <w:tcPr>
            <w:tcW w:w="0" w:type="auto"/>
            <w:vAlign w:val="center"/>
            <w:hideMark/>
          </w:tcPr>
          <w:p w14:paraId="3A60E1CF"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Founder</w:t>
            </w:r>
          </w:p>
        </w:tc>
        <w:tc>
          <w:tcPr>
            <w:tcW w:w="0" w:type="auto"/>
            <w:vAlign w:val="center"/>
            <w:hideMark/>
          </w:tcPr>
          <w:p w14:paraId="31C38C61"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Phê</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duyệt</w:t>
            </w:r>
            <w:proofErr w:type="spellEnd"/>
            <w:r w:rsidRPr="00900D69">
              <w:rPr>
                <w:rFonts w:ascii="Times New Roman" w:eastAsia="Times New Roman" w:hAnsi="Times New Roman" w:cs="Times New Roman"/>
                <w:sz w:val="24"/>
                <w:szCs w:val="24"/>
              </w:rPr>
              <w:t xml:space="preserve"> Framework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SOP</w:t>
            </w:r>
          </w:p>
        </w:tc>
      </w:tr>
      <w:tr w:rsidR="00900D69" w:rsidRPr="00900D69" w14:paraId="01BEE4BF" w14:textId="77777777">
        <w:trPr>
          <w:tblCellSpacing w:w="15" w:type="dxa"/>
        </w:trPr>
        <w:tc>
          <w:tcPr>
            <w:tcW w:w="0" w:type="auto"/>
            <w:vAlign w:val="center"/>
            <w:hideMark/>
          </w:tcPr>
          <w:p w14:paraId="6896FF93"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BA</w:t>
            </w:r>
          </w:p>
        </w:tc>
        <w:tc>
          <w:tcPr>
            <w:tcW w:w="0" w:type="auto"/>
            <w:vAlign w:val="center"/>
            <w:hideMark/>
          </w:tcPr>
          <w:p w14:paraId="03D79D6C"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 xml:space="preserve"> Template, PRD</w:t>
            </w:r>
          </w:p>
        </w:tc>
      </w:tr>
      <w:tr w:rsidR="00900D69" w:rsidRPr="00900D69" w14:paraId="2356FA4D" w14:textId="77777777">
        <w:trPr>
          <w:tblCellSpacing w:w="15" w:type="dxa"/>
        </w:trPr>
        <w:tc>
          <w:tcPr>
            <w:tcW w:w="0" w:type="auto"/>
            <w:vAlign w:val="center"/>
            <w:hideMark/>
          </w:tcPr>
          <w:p w14:paraId="135A22D2"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Dev</w:t>
            </w:r>
          </w:p>
        </w:tc>
        <w:tc>
          <w:tcPr>
            <w:tcW w:w="0" w:type="auto"/>
            <w:vAlign w:val="center"/>
            <w:hideMark/>
          </w:tcPr>
          <w:p w14:paraId="03F684F2"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yêu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vào</w:t>
            </w:r>
            <w:proofErr w:type="spellEnd"/>
            <w:r w:rsidRPr="00900D69">
              <w:rPr>
                <w:rFonts w:ascii="Times New Roman" w:eastAsia="Times New Roman" w:hAnsi="Times New Roman" w:cs="Times New Roman"/>
                <w:sz w:val="24"/>
                <w:szCs w:val="24"/>
              </w:rPr>
              <w:t xml:space="preserve"> Product Backlog</w:t>
            </w:r>
          </w:p>
        </w:tc>
      </w:tr>
    </w:tbl>
    <w:p w14:paraId="5ACD3343" w14:textId="4FC33298" w:rsidR="00900D69" w:rsidRPr="00900D69" w:rsidDel="00CE3FF6" w:rsidRDefault="00000000" w:rsidP="00900D69">
      <w:pPr>
        <w:spacing w:after="0" w:line="240" w:lineRule="auto"/>
        <w:rPr>
          <w:del w:id="1813" w:author="Admin" w:date="2026-07-06T15:19:00Z" w16du:dateUtc="2026-07-06T08:19:00Z"/>
          <w:rFonts w:ascii="Times New Roman" w:eastAsia="Times New Roman" w:hAnsi="Times New Roman" w:cs="Times New Roman"/>
          <w:sz w:val="24"/>
          <w:szCs w:val="24"/>
        </w:rPr>
      </w:pPr>
      <w:del w:id="1814" w:author="Admin" w:date="2026-07-06T15:19:00Z" w16du:dateUtc="2026-07-06T08:19:00Z">
        <w:r w:rsidDel="00CE3FF6">
          <w:rPr>
            <w:rFonts w:ascii="Times New Roman" w:eastAsia="Times New Roman" w:hAnsi="Times New Roman" w:cs="Times New Roman"/>
            <w:sz w:val="24"/>
            <w:szCs w:val="24"/>
          </w:rPr>
          <w:pict w14:anchorId="11019C05">
            <v:rect id="_x0000_i1444" style="width:0;height:1.5pt" o:hralign="center" o:hrstd="t" o:hr="t" fillcolor="#a0a0a0" stroked="f"/>
          </w:pict>
        </w:r>
      </w:del>
    </w:p>
    <w:p w14:paraId="0D3482A3"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15" w:author="Admin" w:date="2026-07-06T15:19:00Z" w16du:dateUtc="2026-07-06T08:19: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4.8 Knowledge Workspace</w:t>
      </w:r>
    </w:p>
    <w:p w14:paraId="32844CE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Workspace </w:t>
      </w:r>
      <w:proofErr w:type="spellStart"/>
      <w:r w:rsidRPr="00900D69">
        <w:rPr>
          <w:rFonts w:ascii="Times New Roman" w:eastAsia="Times New Roman" w:hAnsi="Times New Roman" w:cs="Times New Roman"/>
          <w:sz w:val="24"/>
          <w:szCs w:val="24"/>
        </w:rPr>
        <w:t>quan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trọng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nhất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sau</w:t>
      </w:r>
      <w:proofErr w:type="spellEnd"/>
      <w:r w:rsidRPr="00900D69">
        <w:rPr>
          <w:rFonts w:ascii="Times New Roman" w:eastAsia="Times New Roman" w:hAnsi="Times New Roman" w:cs="Times New Roman"/>
          <w:sz w:val="24"/>
          <w:szCs w:val="24"/>
        </w:rPr>
        <w:t xml:space="preserve"> Project.</w:t>
      </w:r>
    </w:p>
    <w:p w14:paraId="188721C5"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Knowledge Workspace</w:t>
      </w:r>
    </w:p>
    <w:p w14:paraId="132752F8"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w:t>
      </w:r>
    </w:p>
    <w:p w14:paraId="66A6A3B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Framework Library</w:t>
      </w:r>
    </w:p>
    <w:p w14:paraId="21E4C44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Methodology Library</w:t>
      </w:r>
    </w:p>
    <w:p w14:paraId="604BD015"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SOP Library</w:t>
      </w:r>
    </w:p>
    <w:p w14:paraId="577A971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Template Library</w:t>
      </w:r>
    </w:p>
    <w:p w14:paraId="1503F31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Case Study Library</w:t>
      </w:r>
    </w:p>
    <w:p w14:paraId="5390FAF0"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Industry Knowledge</w:t>
      </w:r>
    </w:p>
    <w:p w14:paraId="7BF7BD9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Lessons Learned</w:t>
      </w:r>
    </w:p>
    <w:p w14:paraId="6A32874D"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Best Practices</w:t>
      </w:r>
    </w:p>
    <w:p w14:paraId="2F7D8FA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Product Backlog</w:t>
      </w:r>
    </w:p>
    <w:p w14:paraId="7EFBFA9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w:t>
      </w:r>
    </w:p>
    <w:p w14:paraId="23C94A4D" w14:textId="77777777" w:rsidR="00900D69" w:rsidRPr="00900D69" w:rsidRDefault="00900D69">
      <w:pPr>
        <w:numPr>
          <w:ilvl w:val="0"/>
          <w:numId w:val="20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w:t>
      </w:r>
    </w:p>
    <w:p w14:paraId="7C341E8C" w14:textId="77777777" w:rsidR="00900D69" w:rsidRPr="00900D69" w:rsidRDefault="00900D69">
      <w:pPr>
        <w:numPr>
          <w:ilvl w:val="0"/>
          <w:numId w:val="20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bản</w:t>
      </w:r>
      <w:proofErr w:type="spellEnd"/>
      <w:r w:rsidRPr="00900D69">
        <w:rPr>
          <w:rFonts w:ascii="Times New Roman" w:eastAsia="Times New Roman" w:hAnsi="Times New Roman" w:cs="Times New Roman"/>
          <w:sz w:val="24"/>
          <w:szCs w:val="24"/>
        </w:rPr>
        <w:t>.</w:t>
      </w:r>
    </w:p>
    <w:p w14:paraId="7684D200" w14:textId="77777777" w:rsidR="00900D69" w:rsidRPr="00900D69" w:rsidRDefault="00900D69">
      <w:pPr>
        <w:numPr>
          <w:ilvl w:val="0"/>
          <w:numId w:val="20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Người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w:t>
      </w:r>
    </w:p>
    <w:p w14:paraId="60792EA1" w14:textId="77777777" w:rsidR="00900D69" w:rsidRPr="00900D69" w:rsidRDefault="00900D69">
      <w:pPr>
        <w:numPr>
          <w:ilvl w:val="0"/>
          <w:numId w:val="20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Người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phê</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duyệt</w:t>
      </w:r>
      <w:proofErr w:type="spellEnd"/>
      <w:r w:rsidRPr="00900D69">
        <w:rPr>
          <w:rFonts w:ascii="Times New Roman" w:eastAsia="Times New Roman" w:hAnsi="Times New Roman" w:cs="Times New Roman"/>
          <w:sz w:val="24"/>
          <w:szCs w:val="24"/>
        </w:rPr>
        <w:t>.</w:t>
      </w:r>
    </w:p>
    <w:p w14:paraId="23FEAE3B" w14:textId="77777777" w:rsidR="00900D69" w:rsidRPr="00900D69" w:rsidRDefault="00900D69">
      <w:pPr>
        <w:numPr>
          <w:ilvl w:val="0"/>
          <w:numId w:val="20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Trạng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thái</w:t>
      </w:r>
      <w:proofErr w:type="spellEnd"/>
      <w:r w:rsidRPr="00900D69">
        <w:rPr>
          <w:rFonts w:ascii="Times New Roman" w:eastAsia="Times New Roman" w:hAnsi="Times New Roman" w:cs="Times New Roman"/>
          <w:sz w:val="24"/>
          <w:szCs w:val="24"/>
        </w:rPr>
        <w:t>.</w:t>
      </w:r>
    </w:p>
    <w:p w14:paraId="7C6EDBCE" w14:textId="77777777" w:rsidR="00900D69" w:rsidRPr="00900D69" w:rsidRDefault="00900D69">
      <w:pPr>
        <w:numPr>
          <w:ilvl w:val="0"/>
          <w:numId w:val="204"/>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r w:rsidRPr="00900D69">
        <w:rPr>
          <w:rFonts w:ascii="Times New Roman" w:eastAsia="Times New Roman" w:hAnsi="Times New Roman" w:cs="Times New Roman"/>
          <w:sz w:val="24"/>
          <w:szCs w:val="24"/>
        </w:rPr>
        <w:t>.</w:t>
      </w:r>
    </w:p>
    <w:p w14:paraId="43F36DE3" w14:textId="79EB7BC4" w:rsidR="00900D69" w:rsidRPr="00900D69" w:rsidDel="00CE3FF6" w:rsidRDefault="00000000" w:rsidP="00900D69">
      <w:pPr>
        <w:spacing w:after="0" w:line="240" w:lineRule="auto"/>
        <w:rPr>
          <w:del w:id="1816" w:author="Admin" w:date="2026-07-06T15:20:00Z" w16du:dateUtc="2026-07-06T08:20:00Z"/>
          <w:rFonts w:ascii="Times New Roman" w:eastAsia="Times New Roman" w:hAnsi="Times New Roman" w:cs="Times New Roman"/>
          <w:sz w:val="24"/>
          <w:szCs w:val="24"/>
        </w:rPr>
      </w:pPr>
      <w:del w:id="1817" w:author="Admin" w:date="2026-07-06T15:20:00Z" w16du:dateUtc="2026-07-06T08:20:00Z">
        <w:r w:rsidDel="00CE3FF6">
          <w:rPr>
            <w:rFonts w:ascii="Times New Roman" w:eastAsia="Times New Roman" w:hAnsi="Times New Roman" w:cs="Times New Roman"/>
            <w:sz w:val="24"/>
            <w:szCs w:val="24"/>
          </w:rPr>
          <w:pict w14:anchorId="05CB1A33">
            <v:rect id="_x0000_i1445" style="width:0;height:1.5pt" o:hralign="center" o:hrstd="t" o:hr="t" fillcolor="#a0a0a0" stroked="f"/>
          </w:pict>
        </w:r>
      </w:del>
    </w:p>
    <w:p w14:paraId="6CCB87A3"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18" w:author="Admin" w:date="2026-07-06T15:20:00Z" w16du:dateUtc="2026-07-06T08:2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4.9 </w:t>
      </w:r>
      <w:proofErr w:type="spellStart"/>
      <w:r w:rsidRPr="00900D69">
        <w:rPr>
          <w:rFonts w:ascii="Times New Roman" w:eastAsia="Times New Roman" w:hAnsi="Times New Roman" w:cs="Times New Roman"/>
          <w:b/>
          <w:bCs/>
          <w:kern w:val="36"/>
          <w:sz w:val="48"/>
          <w:szCs w:val="48"/>
        </w:rPr>
        <w:t>Chỉ</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số</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đánh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giá</w:t>
      </w:r>
      <w:proofErr w:type="spellEnd"/>
      <w:r w:rsidRPr="00900D69">
        <w:rPr>
          <w:rFonts w:ascii="Times New Roman" w:eastAsia="Times New Roman" w:hAnsi="Times New Roman" w:cs="Times New Roman"/>
          <w:b/>
          <w:bCs/>
          <w:kern w:val="36"/>
          <w:sz w:val="48"/>
          <w:szCs w:val="48"/>
        </w:rPr>
        <w:t xml:space="preserve"> tri </w:t>
      </w:r>
      <w:proofErr w:type="spellStart"/>
      <w:r w:rsidRPr="00900D69">
        <w:rPr>
          <w:rFonts w:ascii="Times New Roman" w:eastAsia="Times New Roman" w:hAnsi="Times New Roman" w:cs="Times New Roman"/>
          <w:b/>
          <w:bCs/>
          <w:kern w:val="36"/>
          <w:sz w:val="48"/>
          <w:szCs w:val="48"/>
        </w:rPr>
        <w:t>thức</w:t>
      </w:r>
      <w:proofErr w:type="spellEnd"/>
    </w:p>
    <w:p w14:paraId="571F60D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THUCHOCVN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dõi</w:t>
      </w:r>
      <w:proofErr w:type="spellEnd"/>
      <w:r w:rsidRPr="00900D69">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3319"/>
      </w:tblGrid>
      <w:tr w:rsidR="00900D69" w:rsidRPr="00900D69" w14:paraId="55287DD1" w14:textId="77777777">
        <w:trPr>
          <w:tblHeader/>
          <w:tblCellSpacing w:w="15" w:type="dxa"/>
        </w:trPr>
        <w:tc>
          <w:tcPr>
            <w:tcW w:w="0" w:type="auto"/>
            <w:vAlign w:val="center"/>
            <w:hideMark/>
          </w:tcPr>
          <w:p w14:paraId="69D1FB47"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proofErr w:type="spellStart"/>
            <w:r w:rsidRPr="00900D69">
              <w:rPr>
                <w:rFonts w:ascii="Times New Roman" w:eastAsia="Times New Roman" w:hAnsi="Times New Roman" w:cs="Times New Roman"/>
                <w:b/>
                <w:bCs/>
                <w:sz w:val="24"/>
                <w:szCs w:val="24"/>
              </w:rPr>
              <w:t>Nhóm</w:t>
            </w:r>
            <w:proofErr w:type="spellEnd"/>
          </w:p>
        </w:tc>
        <w:tc>
          <w:tcPr>
            <w:tcW w:w="0" w:type="auto"/>
            <w:vAlign w:val="center"/>
            <w:hideMark/>
          </w:tcPr>
          <w:p w14:paraId="37A1CC54" w14:textId="77777777" w:rsidR="00900D69" w:rsidRPr="00900D69" w:rsidRDefault="00900D69" w:rsidP="00900D69">
            <w:pPr>
              <w:spacing w:after="0" w:line="240" w:lineRule="auto"/>
              <w:jc w:val="center"/>
              <w:rPr>
                <w:rFonts w:ascii="Times New Roman" w:eastAsia="Times New Roman" w:hAnsi="Times New Roman" w:cs="Times New Roman"/>
                <w:b/>
                <w:bCs/>
                <w:sz w:val="24"/>
                <w:szCs w:val="24"/>
              </w:rPr>
            </w:pPr>
            <w:r w:rsidRPr="00900D69">
              <w:rPr>
                <w:rFonts w:ascii="Times New Roman" w:eastAsia="Times New Roman" w:hAnsi="Times New Roman" w:cs="Times New Roman"/>
                <w:b/>
                <w:bCs/>
                <w:sz w:val="24"/>
                <w:szCs w:val="24"/>
              </w:rPr>
              <w:t>KPI</w:t>
            </w:r>
          </w:p>
        </w:tc>
      </w:tr>
      <w:tr w:rsidR="00900D69" w:rsidRPr="00900D69" w14:paraId="20CB4A0B" w14:textId="77777777">
        <w:trPr>
          <w:tblCellSpacing w:w="15" w:type="dxa"/>
        </w:trPr>
        <w:tc>
          <w:tcPr>
            <w:tcW w:w="0" w:type="auto"/>
            <w:vAlign w:val="center"/>
            <w:hideMark/>
          </w:tcPr>
          <w:p w14:paraId="0D6FA9D3"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Case Study</w:t>
            </w:r>
          </w:p>
        </w:tc>
        <w:tc>
          <w:tcPr>
            <w:tcW w:w="0" w:type="auto"/>
            <w:vAlign w:val="center"/>
            <w:hideMark/>
          </w:tcPr>
          <w:p w14:paraId="0FD2B08A"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Số</w:t>
            </w:r>
            <w:proofErr w:type="spellEnd"/>
            <w:r w:rsidRPr="00900D69">
              <w:rPr>
                <w:rFonts w:ascii="Times New Roman" w:eastAsia="Times New Roman" w:hAnsi="Times New Roman" w:cs="Times New Roman"/>
                <w:sz w:val="24"/>
                <w:szCs w:val="24"/>
              </w:rPr>
              <w:t xml:space="preserve"> Case Study </w:t>
            </w:r>
            <w:proofErr w:type="spellStart"/>
            <w:r w:rsidRPr="00900D69">
              <w:rPr>
                <w:rFonts w:ascii="Times New Roman" w:eastAsia="Times New Roman" w:hAnsi="Times New Roman" w:cs="Times New Roman"/>
                <w:sz w:val="24"/>
                <w:szCs w:val="24"/>
              </w:rPr>
              <w:t>hoàn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p>
        </w:tc>
      </w:tr>
      <w:tr w:rsidR="00900D69" w:rsidRPr="00900D69" w14:paraId="18600F2C" w14:textId="77777777">
        <w:trPr>
          <w:tblCellSpacing w:w="15" w:type="dxa"/>
        </w:trPr>
        <w:tc>
          <w:tcPr>
            <w:tcW w:w="0" w:type="auto"/>
            <w:vAlign w:val="center"/>
            <w:hideMark/>
          </w:tcPr>
          <w:p w14:paraId="31E44C68"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SOP</w:t>
            </w:r>
          </w:p>
        </w:tc>
        <w:tc>
          <w:tcPr>
            <w:tcW w:w="0" w:type="auto"/>
            <w:vAlign w:val="center"/>
            <w:hideMark/>
          </w:tcPr>
          <w:p w14:paraId="1E540567"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Số</w:t>
            </w:r>
            <w:proofErr w:type="spellEnd"/>
            <w:r w:rsidRPr="00900D69">
              <w:rPr>
                <w:rFonts w:ascii="Times New Roman" w:eastAsia="Times New Roman" w:hAnsi="Times New Roman" w:cs="Times New Roman"/>
                <w:sz w:val="24"/>
                <w:szCs w:val="24"/>
              </w:rPr>
              <w:t xml:space="preserve"> SOP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nhật</w:t>
            </w:r>
            <w:proofErr w:type="spellEnd"/>
          </w:p>
        </w:tc>
      </w:tr>
      <w:tr w:rsidR="00900D69" w:rsidRPr="00900D69" w14:paraId="38D8F0E1" w14:textId="77777777">
        <w:trPr>
          <w:tblCellSpacing w:w="15" w:type="dxa"/>
        </w:trPr>
        <w:tc>
          <w:tcPr>
            <w:tcW w:w="0" w:type="auto"/>
            <w:vAlign w:val="center"/>
            <w:hideMark/>
          </w:tcPr>
          <w:p w14:paraId="3832BACA"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Template</w:t>
            </w:r>
          </w:p>
        </w:tc>
        <w:tc>
          <w:tcPr>
            <w:tcW w:w="0" w:type="auto"/>
            <w:vAlign w:val="center"/>
            <w:hideMark/>
          </w:tcPr>
          <w:p w14:paraId="0D34ACE1"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Số</w:t>
            </w:r>
            <w:proofErr w:type="spellEnd"/>
            <w:r w:rsidRPr="00900D69">
              <w:rPr>
                <w:rFonts w:ascii="Times New Roman" w:eastAsia="Times New Roman" w:hAnsi="Times New Roman" w:cs="Times New Roman"/>
                <w:sz w:val="24"/>
                <w:szCs w:val="24"/>
              </w:rPr>
              <w:t xml:space="preserve"> Template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tiến</w:t>
            </w:r>
            <w:proofErr w:type="spellEnd"/>
          </w:p>
        </w:tc>
      </w:tr>
      <w:tr w:rsidR="00900D69" w:rsidRPr="00900D69" w14:paraId="36D621FB" w14:textId="77777777">
        <w:trPr>
          <w:tblCellSpacing w:w="15" w:type="dxa"/>
        </w:trPr>
        <w:tc>
          <w:tcPr>
            <w:tcW w:w="0" w:type="auto"/>
            <w:vAlign w:val="center"/>
            <w:hideMark/>
          </w:tcPr>
          <w:p w14:paraId="759DC9F7"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Knowledge Reuse</w:t>
            </w:r>
          </w:p>
        </w:tc>
        <w:tc>
          <w:tcPr>
            <w:tcW w:w="0" w:type="auto"/>
            <w:vAlign w:val="center"/>
            <w:hideMark/>
          </w:tcPr>
          <w:p w14:paraId="415A0DF4"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Tỷ</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tái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dụng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p>
        </w:tc>
      </w:tr>
      <w:tr w:rsidR="00900D69" w:rsidRPr="00900D69" w14:paraId="747EC0F2" w14:textId="77777777">
        <w:trPr>
          <w:tblCellSpacing w:w="15" w:type="dxa"/>
        </w:trPr>
        <w:tc>
          <w:tcPr>
            <w:tcW w:w="0" w:type="auto"/>
            <w:vAlign w:val="center"/>
            <w:hideMark/>
          </w:tcPr>
          <w:p w14:paraId="4FE279F1" w14:textId="77777777" w:rsidR="00900D69" w:rsidRPr="00900D69" w:rsidRDefault="00900D69" w:rsidP="00900D69">
            <w:pPr>
              <w:spacing w:after="0"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Product Improvement</w:t>
            </w:r>
          </w:p>
        </w:tc>
        <w:tc>
          <w:tcPr>
            <w:tcW w:w="0" w:type="auto"/>
            <w:vAlign w:val="center"/>
            <w:hideMark/>
          </w:tcPr>
          <w:p w14:paraId="3E6CF1A3" w14:textId="77777777" w:rsidR="00900D69" w:rsidRPr="00900D69" w:rsidRDefault="00900D69" w:rsidP="00900D69">
            <w:pPr>
              <w:spacing w:after="0"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Số</w:t>
            </w:r>
            <w:proofErr w:type="spellEnd"/>
            <w:r w:rsidRPr="00900D69">
              <w:rPr>
                <w:rFonts w:ascii="Times New Roman" w:eastAsia="Times New Roman" w:hAnsi="Times New Roman" w:cs="Times New Roman"/>
                <w:sz w:val="24"/>
                <w:szCs w:val="24"/>
              </w:rPr>
              <w:t xml:space="preserve"> Feature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bổ</w:t>
            </w:r>
            <w:proofErr w:type="spellEnd"/>
            <w:r w:rsidRPr="00900D69">
              <w:rPr>
                <w:rFonts w:ascii="Times New Roman" w:eastAsia="Times New Roman" w:hAnsi="Times New Roman" w:cs="Times New Roman"/>
                <w:sz w:val="24"/>
                <w:szCs w:val="24"/>
              </w:rPr>
              <w:t xml:space="preserve"> sung </w:t>
            </w:r>
            <w:proofErr w:type="spellStart"/>
            <w:r w:rsidRPr="00900D69">
              <w:rPr>
                <w:rFonts w:ascii="Times New Roman" w:eastAsia="Times New Roman" w:hAnsi="Times New Roman" w:cs="Times New Roman"/>
                <w:sz w:val="24"/>
                <w:szCs w:val="24"/>
              </w:rPr>
              <w:t>từ</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p>
        </w:tc>
      </w:tr>
    </w:tbl>
    <w:p w14:paraId="3DBCEFB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Điều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dụng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thay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vì</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lưu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trữ</w:t>
      </w:r>
      <w:proofErr w:type="spellEnd"/>
      <w:r w:rsidRPr="00900D69">
        <w:rPr>
          <w:rFonts w:ascii="Times New Roman" w:eastAsia="Times New Roman" w:hAnsi="Times New Roman" w:cs="Times New Roman"/>
          <w:sz w:val="24"/>
          <w:szCs w:val="24"/>
        </w:rPr>
        <w:t>.</w:t>
      </w:r>
    </w:p>
    <w:p w14:paraId="1445E7D3" w14:textId="0C4D30AC" w:rsidR="00900D69" w:rsidRPr="00900D69" w:rsidDel="00CE3FF6" w:rsidRDefault="00000000" w:rsidP="00900D69">
      <w:pPr>
        <w:spacing w:after="0" w:line="240" w:lineRule="auto"/>
        <w:rPr>
          <w:del w:id="1819" w:author="Admin" w:date="2026-07-06T15:20:00Z" w16du:dateUtc="2026-07-06T08:20:00Z"/>
          <w:rFonts w:ascii="Times New Roman" w:eastAsia="Times New Roman" w:hAnsi="Times New Roman" w:cs="Times New Roman"/>
          <w:sz w:val="24"/>
          <w:szCs w:val="24"/>
        </w:rPr>
      </w:pPr>
      <w:del w:id="1820" w:author="Admin" w:date="2026-07-06T15:20:00Z" w16du:dateUtc="2026-07-06T08:20:00Z">
        <w:r w:rsidDel="00CE3FF6">
          <w:rPr>
            <w:rFonts w:ascii="Times New Roman" w:eastAsia="Times New Roman" w:hAnsi="Times New Roman" w:cs="Times New Roman"/>
            <w:sz w:val="24"/>
            <w:szCs w:val="24"/>
          </w:rPr>
          <w:lastRenderedPageBreak/>
          <w:pict w14:anchorId="5BB8DAB6">
            <v:rect id="_x0000_i1446" style="width:0;height:1.5pt" o:hralign="center" o:hrstd="t" o:hr="t" fillcolor="#a0a0a0" stroked="f"/>
          </w:pict>
        </w:r>
      </w:del>
    </w:p>
    <w:p w14:paraId="58DB4C0A"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21" w:author="Admin" w:date="2026-07-06T15:20:00Z" w16du:dateUtc="2026-07-06T08:2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4.10 Knowledge </w:t>
      </w:r>
      <w:proofErr w:type="spellStart"/>
      <w:r w:rsidRPr="00900D69">
        <w:rPr>
          <w:rFonts w:ascii="Times New Roman" w:eastAsia="Times New Roman" w:hAnsi="Times New Roman" w:cs="Times New Roman"/>
          <w:b/>
          <w:bCs/>
          <w:kern w:val="36"/>
          <w:sz w:val="48"/>
          <w:szCs w:val="48"/>
        </w:rPr>
        <w:t>trong</w:t>
      </w:r>
      <w:proofErr w:type="spellEnd"/>
      <w:r w:rsidRPr="00900D69">
        <w:rPr>
          <w:rFonts w:ascii="Times New Roman" w:eastAsia="Times New Roman" w:hAnsi="Times New Roman" w:cs="Times New Roman"/>
          <w:b/>
          <w:bCs/>
          <w:kern w:val="36"/>
          <w:sz w:val="48"/>
          <w:szCs w:val="48"/>
        </w:rPr>
        <w:t xml:space="preserve"> Business Consulting OS</w:t>
      </w:r>
    </w:p>
    <w:p w14:paraId="7000F2E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Knowledge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thư</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w:t>
      </w:r>
    </w:p>
    <w:p w14:paraId="6F74390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Workspace </w:t>
      </w:r>
      <w:proofErr w:type="spellStart"/>
      <w:r w:rsidRPr="00900D69">
        <w:rPr>
          <w:rFonts w:ascii="Times New Roman" w:eastAsia="Times New Roman" w:hAnsi="Times New Roman" w:cs="Times New Roman"/>
          <w:sz w:val="24"/>
          <w:szCs w:val="24"/>
        </w:rPr>
        <w:t>sống</w:t>
      </w:r>
      <w:proofErr w:type="spellEnd"/>
      <w:r w:rsidRPr="00900D69">
        <w:rPr>
          <w:rFonts w:ascii="Times New Roman" w:eastAsia="Times New Roman" w:hAnsi="Times New Roman" w:cs="Times New Roman"/>
          <w:sz w:val="24"/>
          <w:szCs w:val="24"/>
        </w:rPr>
        <w:t>.</w:t>
      </w:r>
    </w:p>
    <w:p w14:paraId="58BC8D9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Ví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dụ</w:t>
      </w:r>
      <w:proofErr w:type="spellEnd"/>
      <w:r w:rsidRPr="00900D69">
        <w:rPr>
          <w:rFonts w:ascii="Times New Roman" w:eastAsia="Times New Roman" w:hAnsi="Times New Roman" w:cs="Times New Roman"/>
          <w:sz w:val="24"/>
          <w:szCs w:val="24"/>
        </w:rPr>
        <w:t>:</w:t>
      </w:r>
    </w:p>
    <w:p w14:paraId="5490E825"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Case Study</w:t>
      </w:r>
    </w:p>
    <w:p w14:paraId="5626AAC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w:t>
      </w:r>
    </w:p>
    <w:p w14:paraId="24739919"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Liên </w:t>
      </w:r>
      <w:proofErr w:type="spellStart"/>
      <w:r w:rsidRPr="00900D69">
        <w:rPr>
          <w:rFonts w:ascii="Courier New" w:eastAsia="Times New Roman" w:hAnsi="Courier New" w:cs="Courier New"/>
          <w:sz w:val="20"/>
          <w:szCs w:val="20"/>
        </w:rPr>
        <w:t>kết</w:t>
      </w:r>
      <w:proofErr w:type="spellEnd"/>
      <w:r w:rsidRPr="00900D69">
        <w:rPr>
          <w:rFonts w:ascii="Courier New" w:eastAsia="Times New Roman" w:hAnsi="Courier New" w:cs="Courier New"/>
          <w:sz w:val="20"/>
          <w:szCs w:val="20"/>
        </w:rPr>
        <w:t xml:space="preserve"> Business Project</w:t>
      </w:r>
    </w:p>
    <w:p w14:paraId="01C51C0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Liên </w:t>
      </w:r>
      <w:proofErr w:type="spellStart"/>
      <w:r w:rsidRPr="00900D69">
        <w:rPr>
          <w:rFonts w:ascii="Courier New" w:eastAsia="Times New Roman" w:hAnsi="Courier New" w:cs="Courier New"/>
          <w:sz w:val="20"/>
          <w:szCs w:val="20"/>
        </w:rPr>
        <w:t>kết</w:t>
      </w:r>
      <w:proofErr w:type="spellEnd"/>
      <w:r w:rsidRPr="00900D69">
        <w:rPr>
          <w:rFonts w:ascii="Courier New" w:eastAsia="Times New Roman" w:hAnsi="Courier New" w:cs="Courier New"/>
          <w:sz w:val="20"/>
          <w:szCs w:val="20"/>
        </w:rPr>
        <w:t xml:space="preserve"> Industry</w:t>
      </w:r>
    </w:p>
    <w:p w14:paraId="01D08752"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Liên </w:t>
      </w:r>
      <w:proofErr w:type="spellStart"/>
      <w:r w:rsidRPr="00900D69">
        <w:rPr>
          <w:rFonts w:ascii="Courier New" w:eastAsia="Times New Roman" w:hAnsi="Courier New" w:cs="Courier New"/>
          <w:sz w:val="20"/>
          <w:szCs w:val="20"/>
        </w:rPr>
        <w:t>kết</w:t>
      </w:r>
      <w:proofErr w:type="spellEnd"/>
      <w:r w:rsidRPr="00900D69">
        <w:rPr>
          <w:rFonts w:ascii="Courier New" w:eastAsia="Times New Roman" w:hAnsi="Courier New" w:cs="Courier New"/>
          <w:sz w:val="20"/>
          <w:szCs w:val="20"/>
        </w:rPr>
        <w:t xml:space="preserve"> SOP</w:t>
      </w:r>
    </w:p>
    <w:p w14:paraId="37E3FB4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Liên </w:t>
      </w:r>
      <w:proofErr w:type="spellStart"/>
      <w:r w:rsidRPr="00900D69">
        <w:rPr>
          <w:rFonts w:ascii="Courier New" w:eastAsia="Times New Roman" w:hAnsi="Courier New" w:cs="Courier New"/>
          <w:sz w:val="20"/>
          <w:szCs w:val="20"/>
        </w:rPr>
        <w:t>kết</w:t>
      </w:r>
      <w:proofErr w:type="spellEnd"/>
      <w:r w:rsidRPr="00900D69">
        <w:rPr>
          <w:rFonts w:ascii="Courier New" w:eastAsia="Times New Roman" w:hAnsi="Courier New" w:cs="Courier New"/>
          <w:sz w:val="20"/>
          <w:szCs w:val="20"/>
        </w:rPr>
        <w:t xml:space="preserve"> Template</w:t>
      </w:r>
    </w:p>
    <w:p w14:paraId="402CB7B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Liên </w:t>
      </w:r>
      <w:proofErr w:type="spellStart"/>
      <w:r w:rsidRPr="00900D69">
        <w:rPr>
          <w:rFonts w:ascii="Courier New" w:eastAsia="Times New Roman" w:hAnsi="Courier New" w:cs="Courier New"/>
          <w:sz w:val="20"/>
          <w:szCs w:val="20"/>
        </w:rPr>
        <w:t>kết</w:t>
      </w:r>
      <w:proofErr w:type="spellEnd"/>
      <w:r w:rsidRPr="00900D69">
        <w:rPr>
          <w:rFonts w:ascii="Courier New" w:eastAsia="Times New Roman" w:hAnsi="Courier New" w:cs="Courier New"/>
          <w:sz w:val="20"/>
          <w:szCs w:val="20"/>
        </w:rPr>
        <w:t xml:space="preserve"> Product Backlog</w:t>
      </w:r>
    </w:p>
    <w:p w14:paraId="0E91F979"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xml:space="preserve">     └── Liên </w:t>
      </w:r>
      <w:proofErr w:type="spellStart"/>
      <w:r w:rsidRPr="00900D69">
        <w:rPr>
          <w:rFonts w:ascii="Courier New" w:eastAsia="Times New Roman" w:hAnsi="Courier New" w:cs="Courier New"/>
          <w:sz w:val="20"/>
          <w:szCs w:val="20"/>
        </w:rPr>
        <w:t>kết</w:t>
      </w:r>
      <w:proofErr w:type="spellEnd"/>
      <w:r w:rsidRPr="00900D69">
        <w:rPr>
          <w:rFonts w:ascii="Courier New" w:eastAsia="Times New Roman" w:hAnsi="Courier New" w:cs="Courier New"/>
          <w:sz w:val="20"/>
          <w:szCs w:val="20"/>
        </w:rPr>
        <w:t xml:space="preserve"> Lessons Learned</w:t>
      </w:r>
    </w:p>
    <w:p w14:paraId="111C5DB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chiều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với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nó</w:t>
      </w:r>
      <w:proofErr w:type="spellEnd"/>
      <w:r w:rsidRPr="00900D69">
        <w:rPr>
          <w:rFonts w:ascii="Times New Roman" w:eastAsia="Times New Roman" w:hAnsi="Times New Roman" w:cs="Times New Roman"/>
          <w:sz w:val="24"/>
          <w:szCs w:val="24"/>
        </w:rPr>
        <w:t>.</w:t>
      </w:r>
    </w:p>
    <w:p w14:paraId="084314C3" w14:textId="0669E7AD" w:rsidR="00900D69" w:rsidRPr="00900D69" w:rsidDel="00CE3FF6" w:rsidRDefault="00000000" w:rsidP="00900D69">
      <w:pPr>
        <w:spacing w:after="0" w:line="240" w:lineRule="auto"/>
        <w:rPr>
          <w:del w:id="1822" w:author="Admin" w:date="2026-07-06T15:20:00Z" w16du:dateUtc="2026-07-06T08:20:00Z"/>
          <w:rFonts w:ascii="Times New Roman" w:eastAsia="Times New Roman" w:hAnsi="Times New Roman" w:cs="Times New Roman"/>
          <w:sz w:val="24"/>
          <w:szCs w:val="24"/>
        </w:rPr>
      </w:pPr>
      <w:del w:id="1823" w:author="Admin" w:date="2026-07-06T15:20:00Z" w16du:dateUtc="2026-07-06T08:20:00Z">
        <w:r w:rsidDel="00CE3FF6">
          <w:rPr>
            <w:rFonts w:ascii="Times New Roman" w:eastAsia="Times New Roman" w:hAnsi="Times New Roman" w:cs="Times New Roman"/>
            <w:sz w:val="24"/>
            <w:szCs w:val="24"/>
          </w:rPr>
          <w:pict w14:anchorId="5DAB5D32">
            <v:rect id="_x0000_i1447" style="width:0;height:1.5pt" o:hralign="center" o:hrstd="t" o:hr="t" fillcolor="#a0a0a0" stroked="f"/>
          </w:pict>
        </w:r>
      </w:del>
    </w:p>
    <w:p w14:paraId="10803EEE"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24" w:author="Admin" w:date="2026-07-06T15:20:00Z" w16du:dateUtc="2026-07-06T08:2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4.11 </w:t>
      </w:r>
      <w:proofErr w:type="spellStart"/>
      <w:r w:rsidRPr="00900D69">
        <w:rPr>
          <w:rFonts w:ascii="Times New Roman" w:eastAsia="Times New Roman" w:hAnsi="Times New Roman" w:cs="Times New Roman"/>
          <w:b/>
          <w:bCs/>
          <w:kern w:val="36"/>
          <w:sz w:val="48"/>
          <w:szCs w:val="48"/>
        </w:rPr>
        <w:t>Từ</w:t>
      </w:r>
      <w:proofErr w:type="spellEnd"/>
      <w:r w:rsidRPr="00900D69">
        <w:rPr>
          <w:rFonts w:ascii="Times New Roman" w:eastAsia="Times New Roman" w:hAnsi="Times New Roman" w:cs="Times New Roman"/>
          <w:b/>
          <w:bCs/>
          <w:kern w:val="36"/>
          <w:sz w:val="48"/>
          <w:szCs w:val="48"/>
        </w:rPr>
        <w:t xml:space="preserve"> Knowledge </w:t>
      </w:r>
      <w:proofErr w:type="spellStart"/>
      <w:r w:rsidRPr="00900D69">
        <w:rPr>
          <w:rFonts w:ascii="Times New Roman" w:eastAsia="Times New Roman" w:hAnsi="Times New Roman" w:cs="Times New Roman"/>
          <w:b/>
          <w:bCs/>
          <w:kern w:val="36"/>
          <w:sz w:val="48"/>
          <w:szCs w:val="48"/>
        </w:rPr>
        <w:t>đến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lợi</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thế</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cạnh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tranh</w:t>
      </w:r>
      <w:proofErr w:type="spellEnd"/>
    </w:p>
    <w:p w14:paraId="22FAEBE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Sau 100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THUCHOCVN </w:t>
      </w:r>
      <w:proofErr w:type="spellStart"/>
      <w:r w:rsidRPr="00900D69">
        <w:rPr>
          <w:rFonts w:ascii="Times New Roman" w:eastAsia="Times New Roman" w:hAnsi="Times New Roman" w:cs="Times New Roman"/>
          <w:sz w:val="24"/>
          <w:szCs w:val="24"/>
        </w:rPr>
        <w:t>sẽ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w:t>
      </w:r>
    </w:p>
    <w:p w14:paraId="0F37F227" w14:textId="77777777" w:rsidR="00900D69" w:rsidRPr="00900D69" w:rsidRDefault="00900D69">
      <w:pPr>
        <w:numPr>
          <w:ilvl w:val="0"/>
          <w:numId w:val="205"/>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100 </w:t>
      </w:r>
      <w:proofErr w:type="spellStart"/>
      <w:r w:rsidRPr="00900D69">
        <w:rPr>
          <w:rFonts w:ascii="Times New Roman" w:eastAsia="Times New Roman" w:hAnsi="Times New Roman" w:cs="Times New Roman"/>
          <w:sz w:val="24"/>
          <w:szCs w:val="24"/>
        </w:rPr>
        <w:t>báo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cáo</w:t>
      </w:r>
      <w:proofErr w:type="spellEnd"/>
      <w:r w:rsidRPr="00900D69">
        <w:rPr>
          <w:rFonts w:ascii="Times New Roman" w:eastAsia="Times New Roman" w:hAnsi="Times New Roman" w:cs="Times New Roman"/>
          <w:sz w:val="24"/>
          <w:szCs w:val="24"/>
        </w:rPr>
        <w:t>.</w:t>
      </w:r>
    </w:p>
    <w:p w14:paraId="70518CB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w:t>
      </w:r>
    </w:p>
    <w:p w14:paraId="039064C9" w14:textId="77777777" w:rsidR="00900D69" w:rsidRPr="00900D69" w:rsidRDefault="00900D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100 Case Study.</w:t>
      </w:r>
    </w:p>
    <w:p w14:paraId="557722E6" w14:textId="77777777" w:rsidR="00900D69" w:rsidRPr="00900D69" w:rsidRDefault="00900D69">
      <w:pPr>
        <w:numPr>
          <w:ilvl w:val="0"/>
          <w:numId w:val="206"/>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Hàng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trăm</w:t>
      </w:r>
      <w:proofErr w:type="spellEnd"/>
      <w:r w:rsidRPr="00900D69">
        <w:rPr>
          <w:rFonts w:ascii="Times New Roman" w:eastAsia="Times New Roman" w:hAnsi="Times New Roman" w:cs="Times New Roman"/>
          <w:sz w:val="24"/>
          <w:szCs w:val="24"/>
        </w:rPr>
        <w:t xml:space="preserve"> SOP.</w:t>
      </w:r>
    </w:p>
    <w:p w14:paraId="5682AE04" w14:textId="77777777" w:rsidR="00900D69" w:rsidRPr="00900D69" w:rsidRDefault="00900D69">
      <w:pPr>
        <w:numPr>
          <w:ilvl w:val="0"/>
          <w:numId w:val="206"/>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Template </w:t>
      </w:r>
      <w:proofErr w:type="spellStart"/>
      <w:r w:rsidRPr="00900D69">
        <w:rPr>
          <w:rFonts w:ascii="Times New Roman" w:eastAsia="Times New Roman" w:hAnsi="Times New Roman" w:cs="Times New Roman"/>
          <w:sz w:val="24"/>
          <w:szCs w:val="24"/>
        </w:rPr>
        <w:t>hoàn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chỉnh</w:t>
      </w:r>
      <w:proofErr w:type="spellEnd"/>
      <w:r w:rsidRPr="00900D69">
        <w:rPr>
          <w:rFonts w:ascii="Times New Roman" w:eastAsia="Times New Roman" w:hAnsi="Times New Roman" w:cs="Times New Roman"/>
          <w:sz w:val="24"/>
          <w:szCs w:val="24"/>
        </w:rPr>
        <w:t>.</w:t>
      </w:r>
    </w:p>
    <w:p w14:paraId="6E5AAED6" w14:textId="77777777" w:rsidR="00900D69" w:rsidRPr="00900D69" w:rsidRDefault="00900D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Framework </w:t>
      </w:r>
      <w:proofErr w:type="spellStart"/>
      <w:r w:rsidRPr="00900D69">
        <w:rPr>
          <w:rFonts w:ascii="Times New Roman" w:eastAsia="Times New Roman" w:hAnsi="Times New Roman" w:cs="Times New Roman"/>
          <w:sz w:val="24"/>
          <w:szCs w:val="24"/>
        </w:rPr>
        <w:t>ngày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càng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trưởng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w:t>
      </w:r>
    </w:p>
    <w:p w14:paraId="27F22A5A" w14:textId="77777777" w:rsidR="00900D69" w:rsidRPr="00900D69" w:rsidRDefault="00900D69">
      <w:pPr>
        <w:numPr>
          <w:ilvl w:val="0"/>
          <w:numId w:val="20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Product Backlog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kiểm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chứng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từ</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tế</w:t>
      </w:r>
      <w:proofErr w:type="spellEnd"/>
      <w:r w:rsidRPr="00900D69">
        <w:rPr>
          <w:rFonts w:ascii="Times New Roman" w:eastAsia="Times New Roman" w:hAnsi="Times New Roman" w:cs="Times New Roman"/>
          <w:sz w:val="24"/>
          <w:szCs w:val="24"/>
        </w:rPr>
        <w:t>.</w:t>
      </w:r>
    </w:p>
    <w:p w14:paraId="104F73A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mới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cạnh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sao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chép</w:t>
      </w:r>
      <w:proofErr w:type="spellEnd"/>
      <w:r w:rsidRPr="00900D69">
        <w:rPr>
          <w:rFonts w:ascii="Times New Roman" w:eastAsia="Times New Roman" w:hAnsi="Times New Roman" w:cs="Times New Roman"/>
          <w:sz w:val="24"/>
          <w:szCs w:val="24"/>
        </w:rPr>
        <w:t>.</w:t>
      </w:r>
    </w:p>
    <w:p w14:paraId="53155112" w14:textId="4EAB6BCA" w:rsidR="00900D69" w:rsidRPr="00900D69" w:rsidDel="00CE3FF6" w:rsidRDefault="00000000" w:rsidP="00900D69">
      <w:pPr>
        <w:spacing w:after="0" w:line="240" w:lineRule="auto"/>
        <w:rPr>
          <w:del w:id="1825" w:author="Admin" w:date="2026-07-06T15:20:00Z" w16du:dateUtc="2026-07-06T08:20:00Z"/>
          <w:rFonts w:ascii="Times New Roman" w:eastAsia="Times New Roman" w:hAnsi="Times New Roman" w:cs="Times New Roman"/>
          <w:sz w:val="24"/>
          <w:szCs w:val="24"/>
        </w:rPr>
      </w:pPr>
      <w:del w:id="1826" w:author="Admin" w:date="2026-07-06T15:20:00Z" w16du:dateUtc="2026-07-06T08:20:00Z">
        <w:r w:rsidDel="00CE3FF6">
          <w:rPr>
            <w:rFonts w:ascii="Times New Roman" w:eastAsia="Times New Roman" w:hAnsi="Times New Roman" w:cs="Times New Roman"/>
            <w:sz w:val="24"/>
            <w:szCs w:val="24"/>
          </w:rPr>
          <w:pict w14:anchorId="12232248">
            <v:rect id="_x0000_i1448" style="width:0;height:1.5pt" o:hralign="center" o:hrstd="t" o:hr="t" fillcolor="#a0a0a0" stroked="f"/>
          </w:pict>
        </w:r>
      </w:del>
    </w:p>
    <w:p w14:paraId="73D3F33B"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27" w:author="Admin" w:date="2026-07-06T15:20:00Z" w16du:dateUtc="2026-07-06T08:20:00Z">
          <w:pPr>
            <w:spacing w:before="100" w:beforeAutospacing="1" w:after="100" w:afterAutospacing="1" w:line="240" w:lineRule="auto"/>
            <w:outlineLvl w:val="0"/>
          </w:pPr>
        </w:pPrChange>
      </w:pPr>
      <w:proofErr w:type="spellStart"/>
      <w:r w:rsidRPr="00900D69">
        <w:rPr>
          <w:rFonts w:ascii="Times New Roman" w:eastAsia="Times New Roman" w:hAnsi="Times New Roman" w:cs="Times New Roman"/>
          <w:b/>
          <w:bCs/>
          <w:kern w:val="36"/>
          <w:sz w:val="48"/>
          <w:szCs w:val="48"/>
        </w:rPr>
        <w:t>Tóm</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tắt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chương</w:t>
      </w:r>
      <w:proofErr w:type="spellEnd"/>
    </w:p>
    <w:p w14:paraId="25271A8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Knowledge Operating Model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 xml:space="preserve"> THUCHOCVN </w:t>
      </w:r>
      <w:proofErr w:type="spellStart"/>
      <w:r w:rsidRPr="00900D69">
        <w:rPr>
          <w:rFonts w:ascii="Times New Roman" w:eastAsia="Times New Roman" w:hAnsi="Times New Roman" w:cs="Times New Roman"/>
          <w:sz w:val="24"/>
          <w:szCs w:val="24"/>
        </w:rPr>
        <w:t>chuyển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từ</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từng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tổ</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chức</w:t>
      </w:r>
      <w:proofErr w:type="spellEnd"/>
      <w:r w:rsidRPr="00900D69">
        <w:rPr>
          <w:rFonts w:ascii="Times New Roman" w:eastAsia="Times New Roman" w:hAnsi="Times New Roman" w:cs="Times New Roman"/>
          <w:sz w:val="24"/>
          <w:szCs w:val="24"/>
        </w:rPr>
        <w:t>.</w:t>
      </w:r>
    </w:p>
    <w:p w14:paraId="68310BF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giá</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khách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còn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giàu</w:t>
      </w:r>
      <w:proofErr w:type="spellEnd"/>
      <w:r w:rsidRPr="00900D69">
        <w:rPr>
          <w:rFonts w:ascii="Times New Roman" w:eastAsia="Times New Roman" w:hAnsi="Times New Roman" w:cs="Times New Roman"/>
          <w:sz w:val="24"/>
          <w:szCs w:val="24"/>
        </w:rPr>
        <w:t xml:space="preserve"> Framework, SOP, Template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Business Consulting OS,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vòng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lặp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học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hỏi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tục</w:t>
      </w:r>
      <w:proofErr w:type="spellEnd"/>
      <w:r w:rsidRPr="00900D69">
        <w:rPr>
          <w:rFonts w:ascii="Times New Roman" w:eastAsia="Times New Roman" w:hAnsi="Times New Roman" w:cs="Times New Roman"/>
          <w:sz w:val="24"/>
          <w:szCs w:val="24"/>
        </w:rPr>
        <w:t>.</w:t>
      </w:r>
    </w:p>
    <w:p w14:paraId="3CA631DE" w14:textId="10753AC0" w:rsidR="00900D69" w:rsidRPr="00900D69" w:rsidDel="00CE3FF6" w:rsidRDefault="00000000" w:rsidP="00900D69">
      <w:pPr>
        <w:spacing w:after="0" w:line="240" w:lineRule="auto"/>
        <w:rPr>
          <w:del w:id="1828" w:author="Admin" w:date="2026-07-06T15:20:00Z" w16du:dateUtc="2026-07-06T08:20:00Z"/>
          <w:rFonts w:ascii="Times New Roman" w:eastAsia="Times New Roman" w:hAnsi="Times New Roman" w:cs="Times New Roman"/>
          <w:sz w:val="24"/>
          <w:szCs w:val="24"/>
        </w:rPr>
      </w:pPr>
      <w:del w:id="1829" w:author="Admin" w:date="2026-07-06T15:20:00Z" w16du:dateUtc="2026-07-06T08:20:00Z">
        <w:r w:rsidDel="00CE3FF6">
          <w:rPr>
            <w:rFonts w:ascii="Times New Roman" w:eastAsia="Times New Roman" w:hAnsi="Times New Roman" w:cs="Times New Roman"/>
            <w:sz w:val="24"/>
            <w:szCs w:val="24"/>
          </w:rPr>
          <w:lastRenderedPageBreak/>
          <w:pict w14:anchorId="68E6D2D6">
            <v:rect id="_x0000_i1449" style="width:0;height:1.5pt" o:hralign="center" o:hrstd="t" o:hr="t" fillcolor="#a0a0a0" stroked="f"/>
          </w:pict>
        </w:r>
      </w:del>
    </w:p>
    <w:p w14:paraId="3E773984"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30" w:author="Admin" w:date="2026-07-06T15:20:00Z" w16du:dateUtc="2026-07-06T08:2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CHƯƠNG 5</w:t>
      </w:r>
    </w:p>
    <w:p w14:paraId="7EE653B7" w14:textId="77777777" w:rsidR="00900D69" w:rsidRPr="00900D69" w:rsidRDefault="00900D69" w:rsidP="00900D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0D69">
        <w:rPr>
          <w:rFonts w:ascii="Times New Roman" w:eastAsia="Times New Roman" w:hAnsi="Times New Roman" w:cs="Times New Roman"/>
          <w:b/>
          <w:bCs/>
          <w:kern w:val="36"/>
          <w:sz w:val="48"/>
          <w:szCs w:val="48"/>
        </w:rPr>
        <w:t>BUSINESS CONSULTING OS ARCHITECTURE</w:t>
      </w:r>
    </w:p>
    <w:p w14:paraId="6526A0B8"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900D69">
        <w:rPr>
          <w:rFonts w:ascii="Times New Roman" w:eastAsia="Times New Roman" w:hAnsi="Times New Roman" w:cs="Times New Roman"/>
          <w:b/>
          <w:bCs/>
          <w:sz w:val="36"/>
          <w:szCs w:val="36"/>
        </w:rPr>
        <w:t>Kiến</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trúc</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tổng</w:t>
      </w:r>
      <w:proofErr w:type="spellEnd"/>
      <w:r w:rsidRPr="00900D69">
        <w:rPr>
          <w:rFonts w:ascii="Times New Roman" w:eastAsia="Times New Roman" w:hAnsi="Times New Roman" w:cs="Times New Roman"/>
          <w:b/>
          <w:bCs/>
          <w:sz w:val="36"/>
          <w:szCs w:val="36"/>
        </w:rPr>
        <w:t xml:space="preserve"> </w:t>
      </w:r>
      <w:proofErr w:type="spellStart"/>
      <w:r w:rsidRPr="00900D69">
        <w:rPr>
          <w:rFonts w:ascii="Times New Roman" w:eastAsia="Times New Roman" w:hAnsi="Times New Roman" w:cs="Times New Roman"/>
          <w:b/>
          <w:bCs/>
          <w:sz w:val="36"/>
          <w:szCs w:val="36"/>
        </w:rPr>
        <w:t>thể</w:t>
      </w:r>
      <w:proofErr w:type="spellEnd"/>
      <w:r w:rsidRPr="00900D69">
        <w:rPr>
          <w:rFonts w:ascii="Times New Roman" w:eastAsia="Times New Roman" w:hAnsi="Times New Roman" w:cs="Times New Roman"/>
          <w:b/>
          <w:bCs/>
          <w:sz w:val="36"/>
          <w:szCs w:val="36"/>
        </w:rPr>
        <w:t xml:space="preserve"> Business Consulting OS</w:t>
      </w:r>
    </w:p>
    <w:p w14:paraId="15F09BD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b/>
          <w:bCs/>
          <w:sz w:val="24"/>
          <w:szCs w:val="24"/>
        </w:rPr>
        <w:t xml:space="preserve">"Business Consulting OS </w:t>
      </w:r>
      <w:proofErr w:type="spellStart"/>
      <w:r w:rsidRPr="00900D69">
        <w:rPr>
          <w:rFonts w:ascii="Times New Roman" w:eastAsia="Times New Roman" w:hAnsi="Times New Roman" w:cs="Times New Roman"/>
          <w:b/>
          <w:bCs/>
          <w:sz w:val="24"/>
          <w:szCs w:val="24"/>
        </w:rPr>
        <w:t>không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phải</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là</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phần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mềm</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quản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lý</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dự</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án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Đây</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là</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hệ</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điều</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hành</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giúp</w:t>
      </w:r>
      <w:proofErr w:type="spellEnd"/>
      <w:r w:rsidRPr="00900D69">
        <w:rPr>
          <w:rFonts w:ascii="Times New Roman" w:eastAsia="Times New Roman" w:hAnsi="Times New Roman" w:cs="Times New Roman"/>
          <w:b/>
          <w:bCs/>
          <w:sz w:val="24"/>
          <w:szCs w:val="24"/>
        </w:rPr>
        <w:t xml:space="preserve"> THUCHOCVN </w:t>
      </w:r>
      <w:proofErr w:type="spellStart"/>
      <w:r w:rsidRPr="00900D69">
        <w:rPr>
          <w:rFonts w:ascii="Times New Roman" w:eastAsia="Times New Roman" w:hAnsi="Times New Roman" w:cs="Times New Roman"/>
          <w:b/>
          <w:bCs/>
          <w:sz w:val="24"/>
          <w:szCs w:val="24"/>
        </w:rPr>
        <w:t>triển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khai</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doanh</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nghiệp</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theo</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một</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phương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pháp</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thống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nhất</w:t>
      </w:r>
      <w:proofErr w:type="spellEnd"/>
      <w:r w:rsidRPr="00900D69">
        <w:rPr>
          <w:rFonts w:ascii="Times New Roman" w:eastAsia="Times New Roman" w:hAnsi="Times New Roman" w:cs="Times New Roman"/>
          <w:b/>
          <w:bCs/>
          <w:sz w:val="24"/>
          <w:szCs w:val="24"/>
        </w:rPr>
        <w:t>."</w:t>
      </w:r>
    </w:p>
    <w:p w14:paraId="4A968D1F" w14:textId="3E824CE7" w:rsidR="00900D69" w:rsidRPr="00900D69" w:rsidDel="00CE3FF6" w:rsidRDefault="00000000" w:rsidP="00900D69">
      <w:pPr>
        <w:spacing w:after="0" w:line="240" w:lineRule="auto"/>
        <w:rPr>
          <w:del w:id="1831" w:author="Admin" w:date="2026-07-06T15:20:00Z" w16du:dateUtc="2026-07-06T08:20:00Z"/>
          <w:rFonts w:ascii="Times New Roman" w:eastAsia="Times New Roman" w:hAnsi="Times New Roman" w:cs="Times New Roman"/>
          <w:sz w:val="24"/>
          <w:szCs w:val="24"/>
        </w:rPr>
      </w:pPr>
      <w:del w:id="1832" w:author="Admin" w:date="2026-07-06T15:20:00Z" w16du:dateUtc="2026-07-06T08:20:00Z">
        <w:r w:rsidDel="00CE3FF6">
          <w:rPr>
            <w:rFonts w:ascii="Times New Roman" w:eastAsia="Times New Roman" w:hAnsi="Times New Roman" w:cs="Times New Roman"/>
            <w:sz w:val="24"/>
            <w:szCs w:val="24"/>
          </w:rPr>
          <w:pict w14:anchorId="240ADD30">
            <v:rect id="_x0000_i1450" style="width:0;height:1.5pt" o:hralign="center" o:hrstd="t" o:hr="t" fillcolor="#a0a0a0" stroked="f"/>
          </w:pict>
        </w:r>
      </w:del>
    </w:p>
    <w:p w14:paraId="0CB0C332"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33" w:author="Admin" w:date="2026-07-06T15:20:00Z" w16du:dateUtc="2026-07-06T08:2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5.1. Business Consulting OS </w:t>
      </w:r>
      <w:proofErr w:type="spellStart"/>
      <w:r w:rsidRPr="00900D69">
        <w:rPr>
          <w:rFonts w:ascii="Times New Roman" w:eastAsia="Times New Roman" w:hAnsi="Times New Roman" w:cs="Times New Roman"/>
          <w:b/>
          <w:bCs/>
          <w:kern w:val="36"/>
          <w:sz w:val="48"/>
          <w:szCs w:val="48"/>
        </w:rPr>
        <w:t>là</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gì</w:t>
      </w:r>
      <w:proofErr w:type="spellEnd"/>
      <w:r w:rsidRPr="00900D69">
        <w:rPr>
          <w:rFonts w:ascii="Times New Roman" w:eastAsia="Times New Roman" w:hAnsi="Times New Roman" w:cs="Times New Roman"/>
          <w:b/>
          <w:bCs/>
          <w:kern w:val="36"/>
          <w:sz w:val="48"/>
          <w:szCs w:val="48"/>
        </w:rPr>
        <w:t>?</w:t>
      </w:r>
    </w:p>
    <w:p w14:paraId="743CFBF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Consulting OS (BCOS)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nội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THUCHOCVN.</w:t>
      </w:r>
    </w:p>
    <w:p w14:paraId="629B831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BCOS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nhằm</w:t>
      </w:r>
      <w:proofErr w:type="spellEnd"/>
      <w:r w:rsidRPr="00900D69">
        <w:rPr>
          <w:rFonts w:ascii="Times New Roman" w:eastAsia="Times New Roman" w:hAnsi="Times New Roman" w:cs="Times New Roman"/>
          <w:sz w:val="24"/>
          <w:szCs w:val="24"/>
        </w:rPr>
        <w:t>:</w:t>
      </w:r>
    </w:p>
    <w:p w14:paraId="03018232" w14:textId="77777777" w:rsidR="00900D69" w:rsidRPr="00900D69" w:rsidRDefault="00900D69">
      <w:pPr>
        <w:numPr>
          <w:ilvl w:val="0"/>
          <w:numId w:val="20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phương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r w:rsidRPr="00900D69">
        <w:rPr>
          <w:rFonts w:ascii="Times New Roman" w:eastAsia="Times New Roman" w:hAnsi="Times New Roman" w:cs="Times New Roman"/>
          <w:sz w:val="24"/>
          <w:szCs w:val="24"/>
        </w:rPr>
        <w:t>.</w:t>
      </w:r>
    </w:p>
    <w:p w14:paraId="6BEC7467" w14:textId="77777777" w:rsidR="00900D69" w:rsidRPr="00900D69" w:rsidRDefault="00900D69">
      <w:pPr>
        <w:numPr>
          <w:ilvl w:val="0"/>
          <w:numId w:val="20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Quản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Business Project.</w:t>
      </w:r>
    </w:p>
    <w:p w14:paraId="693A951E" w14:textId="77777777" w:rsidR="00900D69" w:rsidRPr="00900D69" w:rsidRDefault="00900D69">
      <w:pPr>
        <w:numPr>
          <w:ilvl w:val="0"/>
          <w:numId w:val="20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w:t>
      </w:r>
    </w:p>
    <w:p w14:paraId="0777A0DB" w14:textId="77777777" w:rsidR="00900D69" w:rsidRPr="00900D69" w:rsidRDefault="00900D69">
      <w:pPr>
        <w:numPr>
          <w:ilvl w:val="0"/>
          <w:numId w:val="207"/>
        </w:numPr>
        <w:spacing w:before="100" w:beforeAutospacing="1" w:after="100" w:afterAutospacing="1" w:line="240" w:lineRule="auto"/>
        <w:rPr>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Hỗ</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trợ</w:t>
      </w:r>
      <w:proofErr w:type="spellEnd"/>
      <w:r w:rsidRPr="00900D69">
        <w:rPr>
          <w:rFonts w:ascii="Times New Roman" w:eastAsia="Times New Roman" w:hAnsi="Times New Roman" w:cs="Times New Roman"/>
          <w:sz w:val="24"/>
          <w:szCs w:val="24"/>
          <w:lang w:val="fr-FR"/>
        </w:rPr>
        <w:t xml:space="preserve"> Consultant </w:t>
      </w:r>
      <w:proofErr w:type="spellStart"/>
      <w:r w:rsidRPr="00900D69">
        <w:rPr>
          <w:rFonts w:ascii="Times New Roman" w:eastAsia="Times New Roman" w:hAnsi="Times New Roman" w:cs="Times New Roman"/>
          <w:sz w:val="24"/>
          <w:szCs w:val="24"/>
          <w:lang w:val="fr-FR"/>
        </w:rPr>
        <w:t>làm</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việc</w:t>
      </w:r>
      <w:proofErr w:type="spellEnd"/>
      <w:r w:rsidRPr="00900D69">
        <w:rPr>
          <w:rFonts w:ascii="Times New Roman" w:eastAsia="Times New Roman" w:hAnsi="Times New Roman" w:cs="Times New Roman"/>
          <w:sz w:val="24"/>
          <w:szCs w:val="24"/>
          <w:lang w:val="fr-FR"/>
        </w:rPr>
        <w:t>.</w:t>
      </w:r>
    </w:p>
    <w:p w14:paraId="136295D4" w14:textId="77777777" w:rsidR="00900D69" w:rsidRPr="00900D69" w:rsidRDefault="00900D69">
      <w:pPr>
        <w:numPr>
          <w:ilvl w:val="0"/>
          <w:numId w:val="20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Tích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lũy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w:t>
      </w:r>
    </w:p>
    <w:p w14:paraId="481A9632" w14:textId="77777777" w:rsidR="00900D69" w:rsidRPr="00900D69" w:rsidRDefault="00900D69">
      <w:pPr>
        <w:numPr>
          <w:ilvl w:val="0"/>
          <w:numId w:val="207"/>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bị</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nền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tảng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cho</w:t>
      </w:r>
      <w:proofErr w:type="spellEnd"/>
      <w:r w:rsidRPr="00900D69">
        <w:rPr>
          <w:rFonts w:ascii="Times New Roman" w:eastAsia="Times New Roman" w:hAnsi="Times New Roman" w:cs="Times New Roman"/>
          <w:sz w:val="24"/>
          <w:szCs w:val="24"/>
        </w:rPr>
        <w:t xml:space="preserve"> AI </w:t>
      </w:r>
      <w:proofErr w:type="spellStart"/>
      <w:r w:rsidRPr="00900D69">
        <w:rPr>
          <w:rFonts w:ascii="Times New Roman" w:eastAsia="Times New Roman" w:hAnsi="Times New Roman" w:cs="Times New Roman"/>
          <w:sz w:val="24"/>
          <w:szCs w:val="24"/>
        </w:rPr>
        <w:t>trong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tương</w:t>
      </w:r>
      <w:proofErr w:type="spellEnd"/>
      <w:r w:rsidRPr="00900D69">
        <w:rPr>
          <w:rFonts w:ascii="Times New Roman" w:eastAsia="Times New Roman" w:hAnsi="Times New Roman" w:cs="Times New Roman"/>
          <w:sz w:val="24"/>
          <w:szCs w:val="24"/>
        </w:rPr>
        <w:t xml:space="preserve"> lai.</w:t>
      </w:r>
    </w:p>
    <w:p w14:paraId="3F00CE2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BCOS </w:t>
      </w:r>
      <w:proofErr w:type="spellStart"/>
      <w:r w:rsidRPr="00900D69">
        <w:rPr>
          <w:rFonts w:ascii="Times New Roman" w:eastAsia="Times New Roman" w:hAnsi="Times New Roman" w:cs="Times New Roman"/>
          <w:b/>
          <w:bCs/>
          <w:sz w:val="24"/>
          <w:szCs w:val="24"/>
        </w:rPr>
        <w:t>không</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phải</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sản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phẩm</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bán</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cho</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doanh</w:t>
      </w:r>
      <w:proofErr w:type="spellEnd"/>
      <w:r w:rsidRPr="00900D69">
        <w:rPr>
          <w:rFonts w:ascii="Times New Roman" w:eastAsia="Times New Roman" w:hAnsi="Times New Roman" w:cs="Times New Roman"/>
          <w:b/>
          <w:bCs/>
          <w:sz w:val="24"/>
          <w:szCs w:val="24"/>
        </w:rPr>
        <w:t xml:space="preserve"> </w:t>
      </w:r>
      <w:proofErr w:type="spellStart"/>
      <w:r w:rsidRPr="00900D69">
        <w:rPr>
          <w:rFonts w:ascii="Times New Roman" w:eastAsia="Times New Roman" w:hAnsi="Times New Roman" w:cs="Times New Roman"/>
          <w:b/>
          <w:bCs/>
          <w:sz w:val="24"/>
          <w:szCs w:val="24"/>
        </w:rPr>
        <w:t>nghiệp</w:t>
      </w:r>
      <w:proofErr w:type="spellEnd"/>
      <w:r w:rsidRPr="00900D69">
        <w:rPr>
          <w:rFonts w:ascii="Times New Roman" w:eastAsia="Times New Roman" w:hAnsi="Times New Roman" w:cs="Times New Roman"/>
          <w:sz w:val="24"/>
          <w:szCs w:val="24"/>
        </w:rPr>
        <w:t>.</w:t>
      </w:r>
    </w:p>
    <w:p w14:paraId="1CF0E39E"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r w:rsidRPr="00900D69">
        <w:rPr>
          <w:rFonts w:ascii="Times New Roman" w:eastAsia="Times New Roman" w:hAnsi="Times New Roman" w:cs="Times New Roman"/>
          <w:b/>
          <w:bCs/>
          <w:sz w:val="24"/>
          <w:szCs w:val="24"/>
        </w:rPr>
        <w:t xml:space="preserve">Operating System </w:t>
      </w:r>
      <w:proofErr w:type="spellStart"/>
      <w:r w:rsidRPr="00900D69">
        <w:rPr>
          <w:rFonts w:ascii="Times New Roman" w:eastAsia="Times New Roman" w:hAnsi="Times New Roman" w:cs="Times New Roman"/>
          <w:b/>
          <w:bCs/>
          <w:sz w:val="24"/>
          <w:szCs w:val="24"/>
        </w:rPr>
        <w:t>của</w:t>
      </w:r>
      <w:proofErr w:type="spellEnd"/>
      <w:r w:rsidRPr="00900D69">
        <w:rPr>
          <w:rFonts w:ascii="Times New Roman" w:eastAsia="Times New Roman" w:hAnsi="Times New Roman" w:cs="Times New Roman"/>
          <w:b/>
          <w:bCs/>
          <w:sz w:val="24"/>
          <w:szCs w:val="24"/>
        </w:rPr>
        <w:t xml:space="preserve"> THUCHOCVN</w:t>
      </w:r>
      <w:r w:rsidRPr="00900D69">
        <w:rPr>
          <w:rFonts w:ascii="Times New Roman" w:eastAsia="Times New Roman" w:hAnsi="Times New Roman" w:cs="Times New Roman"/>
          <w:sz w:val="24"/>
          <w:szCs w:val="24"/>
        </w:rPr>
        <w:t>.</w:t>
      </w:r>
    </w:p>
    <w:p w14:paraId="6058E223" w14:textId="354195AA" w:rsidR="00900D69" w:rsidRPr="00900D69" w:rsidDel="00CE3FF6" w:rsidRDefault="00000000" w:rsidP="00900D69">
      <w:pPr>
        <w:spacing w:after="0" w:line="240" w:lineRule="auto"/>
        <w:rPr>
          <w:del w:id="1834" w:author="Admin" w:date="2026-07-06T15:20:00Z" w16du:dateUtc="2026-07-06T08:20:00Z"/>
          <w:rFonts w:ascii="Times New Roman" w:eastAsia="Times New Roman" w:hAnsi="Times New Roman" w:cs="Times New Roman"/>
          <w:sz w:val="24"/>
          <w:szCs w:val="24"/>
        </w:rPr>
      </w:pPr>
      <w:del w:id="1835" w:author="Admin" w:date="2026-07-06T15:20:00Z" w16du:dateUtc="2026-07-06T08:20:00Z">
        <w:r w:rsidDel="00CE3FF6">
          <w:rPr>
            <w:rFonts w:ascii="Times New Roman" w:eastAsia="Times New Roman" w:hAnsi="Times New Roman" w:cs="Times New Roman"/>
            <w:sz w:val="24"/>
            <w:szCs w:val="24"/>
          </w:rPr>
          <w:pict w14:anchorId="4FD43089">
            <v:rect id="_x0000_i1451" style="width:0;height:1.5pt" o:hralign="center" o:hrstd="t" o:hr="t" fillcolor="#a0a0a0" stroked="f"/>
          </w:pict>
        </w:r>
      </w:del>
    </w:p>
    <w:p w14:paraId="4CE84C54"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836" w:author="Admin" w:date="2026-07-06T15:20:00Z" w16du:dateUtc="2026-07-06T08:20: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5.2. </w:t>
      </w:r>
      <w:proofErr w:type="spellStart"/>
      <w:r w:rsidRPr="00900D69">
        <w:rPr>
          <w:rFonts w:ascii="Times New Roman" w:eastAsia="Times New Roman" w:hAnsi="Times New Roman" w:cs="Times New Roman"/>
          <w:b/>
          <w:bCs/>
          <w:kern w:val="36"/>
          <w:sz w:val="48"/>
          <w:szCs w:val="48"/>
        </w:rPr>
        <w:t>Triết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lý</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thiết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kế</w:t>
      </w:r>
      <w:proofErr w:type="spellEnd"/>
    </w:p>
    <w:p w14:paraId="06C516C6" w14:textId="17220455" w:rsidR="00900D69" w:rsidRPr="00900D69" w:rsidDel="00CE3FF6" w:rsidRDefault="00900D69" w:rsidP="00900D69">
      <w:pPr>
        <w:spacing w:before="100" w:beforeAutospacing="1" w:after="100" w:afterAutospacing="1" w:line="240" w:lineRule="auto"/>
        <w:rPr>
          <w:del w:id="1837" w:author="Admin" w:date="2026-07-06T15:20:00Z" w16du:dateUtc="2026-07-06T08:20:00Z"/>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BCOS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thiết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năm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tắc.</w:t>
      </w:r>
    </w:p>
    <w:p w14:paraId="76637528" w14:textId="77777777" w:rsidR="00CE3FF6" w:rsidRDefault="00CE3FF6" w:rsidP="00CE3FF6">
      <w:pPr>
        <w:spacing w:before="100" w:beforeAutospacing="1" w:after="100" w:afterAutospacing="1" w:line="240" w:lineRule="auto"/>
        <w:rPr>
          <w:ins w:id="1838" w:author="Admin" w:date="2026-07-06T15:20:00Z" w16du:dateUtc="2026-07-06T08:20:00Z"/>
          <w:rFonts w:ascii="Times New Roman" w:eastAsia="Times New Roman" w:hAnsi="Times New Roman" w:cs="Times New Roman"/>
          <w:b/>
          <w:bCs/>
          <w:sz w:val="36"/>
          <w:szCs w:val="36"/>
        </w:rPr>
      </w:pPr>
      <w:proofErr w:type="spellEnd"/>
    </w:p>
    <w:p w14:paraId="52075EC1" w14:textId="72CB2550" w:rsidR="00900D69" w:rsidRPr="00900D69" w:rsidRDefault="00900D69" w:rsidP="00CE3FF6">
      <w:pPr>
        <w:spacing w:before="100" w:beforeAutospacing="1" w:after="100" w:afterAutospacing="1" w:line="240" w:lineRule="auto"/>
        <w:rPr>
          <w:rFonts w:ascii="Times New Roman" w:eastAsia="Times New Roman" w:hAnsi="Times New Roman" w:cs="Times New Roman"/>
          <w:b/>
          <w:bCs/>
          <w:sz w:val="36"/>
          <w:szCs w:val="36"/>
        </w:rPr>
        <w:pPrChange w:id="1839" w:author="Admin" w:date="2026-07-06T15:20:00Z" w16du:dateUtc="2026-07-06T08:20: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Method First</w:t>
      </w:r>
    </w:p>
    <w:p w14:paraId="7FCAEE1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Phương </w:t>
      </w:r>
      <w:proofErr w:type="spellStart"/>
      <w:r w:rsidRPr="00900D69">
        <w:rPr>
          <w:rFonts w:ascii="Times New Roman" w:eastAsia="Times New Roman" w:hAnsi="Times New Roman" w:cs="Times New Roman"/>
          <w:sz w:val="24"/>
          <w:szCs w:val="24"/>
        </w:rPr>
        <w:t>pháp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luận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quyết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định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w:t>
      </w:r>
    </w:p>
    <w:p w14:paraId="271E1D9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tính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năng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trước</w:t>
      </w:r>
      <w:proofErr w:type="spellEnd"/>
      <w:r w:rsidRPr="00900D69">
        <w:rPr>
          <w:rFonts w:ascii="Times New Roman" w:eastAsia="Times New Roman" w:hAnsi="Times New Roman" w:cs="Times New Roman"/>
          <w:sz w:val="24"/>
          <w:szCs w:val="24"/>
        </w:rPr>
        <w:t>.</w:t>
      </w:r>
    </w:p>
    <w:p w14:paraId="4960F25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chạy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nghệ</w:t>
      </w:r>
      <w:proofErr w:type="spellEnd"/>
      <w:r w:rsidRPr="00900D69">
        <w:rPr>
          <w:rFonts w:ascii="Times New Roman" w:eastAsia="Times New Roman" w:hAnsi="Times New Roman" w:cs="Times New Roman"/>
          <w:sz w:val="24"/>
          <w:szCs w:val="24"/>
        </w:rPr>
        <w:t>.</w:t>
      </w:r>
    </w:p>
    <w:p w14:paraId="273E6D1E" w14:textId="3830C6EC" w:rsidR="00900D69" w:rsidRPr="00900D69" w:rsidDel="00CE3FF6" w:rsidRDefault="00000000" w:rsidP="00900D69">
      <w:pPr>
        <w:spacing w:after="0" w:line="240" w:lineRule="auto"/>
        <w:rPr>
          <w:del w:id="1840" w:author="Admin" w:date="2026-07-06T15:20:00Z" w16du:dateUtc="2026-07-06T08:20:00Z"/>
          <w:rFonts w:ascii="Times New Roman" w:eastAsia="Times New Roman" w:hAnsi="Times New Roman" w:cs="Times New Roman"/>
          <w:sz w:val="24"/>
          <w:szCs w:val="24"/>
        </w:rPr>
      </w:pPr>
      <w:del w:id="1841" w:author="Admin" w:date="2026-07-06T15:20:00Z" w16du:dateUtc="2026-07-06T08:20:00Z">
        <w:r w:rsidDel="00CE3FF6">
          <w:rPr>
            <w:rFonts w:ascii="Times New Roman" w:eastAsia="Times New Roman" w:hAnsi="Times New Roman" w:cs="Times New Roman"/>
            <w:sz w:val="24"/>
            <w:szCs w:val="24"/>
          </w:rPr>
          <w:pict w14:anchorId="1A56D728">
            <v:rect id="_x0000_i1452" style="width:0;height:1.5pt" o:hralign="center" o:hrstd="t" o:hr="t" fillcolor="#a0a0a0" stroked="f"/>
          </w:pict>
        </w:r>
      </w:del>
    </w:p>
    <w:p w14:paraId="20ECEC7F"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842" w:author="Admin" w:date="2026-07-06T15:20:00Z" w16du:dateUtc="2026-07-06T08:20: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Workspace First</w:t>
      </w:r>
    </w:p>
    <w:p w14:paraId="3C397A63" w14:textId="0F3245F0" w:rsidR="00900D69" w:rsidRPr="00900D69" w:rsidDel="00CE3FF6" w:rsidRDefault="00900D69" w:rsidP="00900D69">
      <w:pPr>
        <w:spacing w:before="100" w:beforeAutospacing="1" w:after="100" w:afterAutospacing="1" w:line="240" w:lineRule="auto"/>
        <w:rPr>
          <w:del w:id="1843" w:author="Admin" w:date="2026-07-06T15:20:00Z" w16du:dateUtc="2026-07-06T08:20: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lastRenderedPageBreak/>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thiết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Module.</w:t>
      </w:r>
    </w:p>
    <w:p w14:paraId="1B37D0CC" w14:textId="77777777" w:rsidR="00CE3FF6" w:rsidRDefault="00CE3FF6" w:rsidP="00900D69">
      <w:pPr>
        <w:spacing w:before="100" w:beforeAutospacing="1" w:after="100" w:afterAutospacing="1" w:line="240" w:lineRule="auto"/>
        <w:rPr>
          <w:ins w:id="1844" w:author="Admin" w:date="2026-07-06T15:20:00Z" w16du:dateUtc="2026-07-06T08:20:00Z"/>
          <w:rFonts w:ascii="Times New Roman" w:eastAsia="Times New Roman" w:hAnsi="Times New Roman" w:cs="Times New Roman"/>
          <w:sz w:val="24"/>
          <w:szCs w:val="24"/>
        </w:rPr>
      </w:pPr>
    </w:p>
    <w:p w14:paraId="0418EEED" w14:textId="2A626134"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Thiết</w:t>
      </w:r>
      <w:proofErr w:type="spellEnd"/>
      <w:r w:rsidRPr="00900D69">
        <w:rPr>
          <w:rFonts w:ascii="Times New Roman" w:eastAsia="Times New Roman" w:hAnsi="Times New Roman" w:cs="Times New Roman"/>
          <w:sz w:val="24"/>
          <w:szCs w:val="24"/>
        </w:rPr>
        <w:t xml:space="preserve"> kế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Workspace.</w:t>
      </w:r>
    </w:p>
    <w:p w14:paraId="4B92AE1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Workspace </w:t>
      </w:r>
      <w:proofErr w:type="spellStart"/>
      <w:r w:rsidRPr="00900D69">
        <w:rPr>
          <w:rFonts w:ascii="Times New Roman" w:eastAsia="Times New Roman" w:hAnsi="Times New Roman" w:cs="Times New Roman"/>
          <w:sz w:val="24"/>
          <w:szCs w:val="24"/>
        </w:rPr>
        <w:t>phản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cách</w:t>
      </w:r>
      <w:proofErr w:type="spellEnd"/>
      <w:r w:rsidRPr="00900D69">
        <w:rPr>
          <w:rFonts w:ascii="Times New Roman" w:eastAsia="Times New Roman" w:hAnsi="Times New Roman" w:cs="Times New Roman"/>
          <w:sz w:val="24"/>
          <w:szCs w:val="24"/>
        </w:rPr>
        <w:t xml:space="preserve"> Consultant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w:t>
      </w:r>
    </w:p>
    <w:p w14:paraId="015ECD4A" w14:textId="5AAA07E3" w:rsidR="00CE3FF6" w:rsidRPr="00900D69" w:rsidDel="00CE3FF6" w:rsidRDefault="00000000" w:rsidP="00900D69">
      <w:pPr>
        <w:spacing w:after="0" w:line="240" w:lineRule="auto"/>
        <w:rPr>
          <w:del w:id="1845" w:author="Admin" w:date="2026-07-06T15:20:00Z" w16du:dateUtc="2026-07-06T08:20:00Z"/>
          <w:rFonts w:ascii="Times New Roman" w:eastAsia="Times New Roman" w:hAnsi="Times New Roman" w:cs="Times New Roman"/>
          <w:sz w:val="24"/>
          <w:szCs w:val="24"/>
        </w:rPr>
      </w:pPr>
      <w:del w:id="1846" w:author="Admin" w:date="2026-07-06T15:20:00Z" w16du:dateUtc="2026-07-06T08:20:00Z">
        <w:r w:rsidDel="00CE3FF6">
          <w:rPr>
            <w:rFonts w:ascii="Times New Roman" w:eastAsia="Times New Roman" w:hAnsi="Times New Roman" w:cs="Times New Roman"/>
            <w:sz w:val="24"/>
            <w:szCs w:val="24"/>
          </w:rPr>
          <w:pict w14:anchorId="1088D5C7">
            <v:rect id="_x0000_i1453" style="width:0;height:1.5pt" o:hralign="center" o:hrstd="t" o:hr="t" fillcolor="#a0a0a0" stroked="f"/>
          </w:pict>
        </w:r>
      </w:del>
    </w:p>
    <w:p w14:paraId="59BE4186"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847" w:author="Admin" w:date="2026-07-06T15:20:00Z" w16du:dateUtc="2026-07-06T08:20: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Project Centric</w:t>
      </w:r>
    </w:p>
    <w:p w14:paraId="72E4A8E3" w14:textId="2FEB2C17" w:rsidR="00900D69" w:rsidRPr="00900D69" w:rsidDel="00CE3FF6" w:rsidRDefault="00900D69" w:rsidP="00900D69">
      <w:pPr>
        <w:spacing w:before="100" w:beforeAutospacing="1" w:after="100" w:afterAutospacing="1" w:line="240" w:lineRule="auto"/>
        <w:rPr>
          <w:del w:id="1848" w:author="Admin" w:date="2026-07-06T15:20:00Z" w16du:dateUtc="2026-07-06T08:20: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xoay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quanh</w:t>
      </w:r>
      <w:proofErr w:type="spellEnd"/>
      <w:r w:rsidRPr="00900D69">
        <w:rPr>
          <w:rFonts w:ascii="Times New Roman" w:eastAsia="Times New Roman" w:hAnsi="Times New Roman" w:cs="Times New Roman"/>
          <w:sz w:val="24"/>
          <w:szCs w:val="24"/>
        </w:rPr>
        <w:t xml:space="preserve"> Business </w:t>
      </w:r>
      <w:proofErr w:type="spellStart"/>
      <w:r w:rsidRPr="00900D69">
        <w:rPr>
          <w:rFonts w:ascii="Times New Roman" w:eastAsia="Times New Roman" w:hAnsi="Times New Roman" w:cs="Times New Roman"/>
          <w:sz w:val="24"/>
          <w:szCs w:val="24"/>
        </w:rPr>
        <w:t>Project.</w:t>
      </w:r>
    </w:p>
    <w:p w14:paraId="7599C9DB" w14:textId="77777777" w:rsidR="00CE3FF6" w:rsidRDefault="00CE3FF6" w:rsidP="00900D69">
      <w:pPr>
        <w:spacing w:before="100" w:beforeAutospacing="1" w:after="100" w:afterAutospacing="1" w:line="240" w:lineRule="auto"/>
        <w:rPr>
          <w:ins w:id="1849" w:author="Admin" w:date="2026-07-06T15:20:00Z" w16du:dateUtc="2026-07-06T08:20:00Z"/>
          <w:rFonts w:ascii="Times New Roman" w:eastAsia="Times New Roman" w:hAnsi="Times New Roman" w:cs="Times New Roman"/>
          <w:sz w:val="24"/>
          <w:szCs w:val="24"/>
        </w:rPr>
      </w:pPr>
      <w:proofErr w:type="spellEnd"/>
    </w:p>
    <w:p w14:paraId="49300C4B" w14:textId="58349DE2"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rời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rạc</w:t>
      </w:r>
      <w:proofErr w:type="spellEnd"/>
      <w:r w:rsidRPr="00900D69">
        <w:rPr>
          <w:rFonts w:ascii="Times New Roman" w:eastAsia="Times New Roman" w:hAnsi="Times New Roman" w:cs="Times New Roman"/>
          <w:sz w:val="24"/>
          <w:szCs w:val="24"/>
        </w:rPr>
        <w:t>.</w:t>
      </w:r>
    </w:p>
    <w:p w14:paraId="53546E97" w14:textId="3135A4D7" w:rsidR="00900D69" w:rsidRPr="00900D69" w:rsidDel="00CE3FF6" w:rsidRDefault="00000000" w:rsidP="00900D69">
      <w:pPr>
        <w:spacing w:after="0" w:line="240" w:lineRule="auto"/>
        <w:rPr>
          <w:del w:id="1850" w:author="Admin" w:date="2026-07-06T15:20:00Z" w16du:dateUtc="2026-07-06T08:20:00Z"/>
          <w:rFonts w:ascii="Times New Roman" w:eastAsia="Times New Roman" w:hAnsi="Times New Roman" w:cs="Times New Roman"/>
          <w:sz w:val="24"/>
          <w:szCs w:val="24"/>
        </w:rPr>
      </w:pPr>
      <w:del w:id="1851" w:author="Admin" w:date="2026-07-06T15:20:00Z" w16du:dateUtc="2026-07-06T08:20:00Z">
        <w:r w:rsidDel="00CE3FF6">
          <w:rPr>
            <w:rFonts w:ascii="Times New Roman" w:eastAsia="Times New Roman" w:hAnsi="Times New Roman" w:cs="Times New Roman"/>
            <w:sz w:val="24"/>
            <w:szCs w:val="24"/>
          </w:rPr>
          <w:pict w14:anchorId="6C7DE844">
            <v:rect id="_x0000_i1454" style="width:0;height:1.5pt" o:hralign="center" o:hrstd="t" o:hr="t" fillcolor="#a0a0a0" stroked="f"/>
          </w:pict>
        </w:r>
      </w:del>
    </w:p>
    <w:p w14:paraId="69236C6C"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852" w:author="Admin" w:date="2026-07-06T15:20:00Z" w16du:dateUtc="2026-07-06T08:20: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Knowledge Driven</w:t>
      </w:r>
    </w:p>
    <w:p w14:paraId="0F0355B6" w14:textId="434DFA89" w:rsidR="00900D69" w:rsidRPr="00900D69" w:rsidDel="00CE3FF6" w:rsidRDefault="00900D69" w:rsidP="00900D69">
      <w:pPr>
        <w:spacing w:before="100" w:beforeAutospacing="1" w:after="100" w:afterAutospacing="1" w:line="240" w:lineRule="auto"/>
        <w:rPr>
          <w:del w:id="1853" w:author="Admin" w:date="2026-07-06T15:20:00Z" w16du:dateUtc="2026-07-06T08:20: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Mỗi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thao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ra</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w:t>
      </w:r>
    </w:p>
    <w:p w14:paraId="3923BD1D" w14:textId="77777777" w:rsidR="00CE3FF6" w:rsidRDefault="00CE3FF6" w:rsidP="00900D69">
      <w:pPr>
        <w:spacing w:before="100" w:beforeAutospacing="1" w:after="100" w:afterAutospacing="1" w:line="240" w:lineRule="auto"/>
        <w:rPr>
          <w:ins w:id="1854" w:author="Admin" w:date="2026-07-06T15:20:00Z" w16du:dateUtc="2026-07-06T08:20:00Z"/>
          <w:rFonts w:ascii="Times New Roman" w:eastAsia="Times New Roman" w:hAnsi="Times New Roman" w:cs="Times New Roman"/>
          <w:sz w:val="24"/>
          <w:szCs w:val="24"/>
        </w:rPr>
      </w:pPr>
    </w:p>
    <w:p w14:paraId="0DFBDEDE" w14:textId="0A92B483"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 xml:space="preserve"> quay </w:t>
      </w:r>
      <w:proofErr w:type="spellStart"/>
      <w:r w:rsidRPr="00900D69">
        <w:rPr>
          <w:rFonts w:ascii="Times New Roman" w:eastAsia="Times New Roman" w:hAnsi="Times New Roman" w:cs="Times New Roman"/>
          <w:sz w:val="24"/>
          <w:szCs w:val="24"/>
        </w:rPr>
        <w:t>trở</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lại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thiện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w:t>
      </w:r>
    </w:p>
    <w:p w14:paraId="12A1A386" w14:textId="5C79D876" w:rsidR="00900D69" w:rsidRPr="00900D69" w:rsidDel="00CE3FF6" w:rsidRDefault="00000000" w:rsidP="00900D69">
      <w:pPr>
        <w:spacing w:after="0" w:line="240" w:lineRule="auto"/>
        <w:rPr>
          <w:del w:id="1855" w:author="Admin" w:date="2026-07-06T15:20:00Z" w16du:dateUtc="2026-07-06T08:20:00Z"/>
          <w:rFonts w:ascii="Times New Roman" w:eastAsia="Times New Roman" w:hAnsi="Times New Roman" w:cs="Times New Roman"/>
          <w:sz w:val="24"/>
          <w:szCs w:val="24"/>
        </w:rPr>
      </w:pPr>
      <w:del w:id="1856" w:author="Admin" w:date="2026-07-06T15:20:00Z" w16du:dateUtc="2026-07-06T08:20:00Z">
        <w:r w:rsidDel="00CE3FF6">
          <w:rPr>
            <w:rFonts w:ascii="Times New Roman" w:eastAsia="Times New Roman" w:hAnsi="Times New Roman" w:cs="Times New Roman"/>
            <w:sz w:val="24"/>
            <w:szCs w:val="24"/>
          </w:rPr>
          <w:pict w14:anchorId="354462A7">
            <v:rect id="_x0000_i1455" style="width:0;height:1.5pt" o:hralign="center" o:hrstd="t" o:hr="t" fillcolor="#a0a0a0" stroked="f"/>
          </w:pict>
        </w:r>
      </w:del>
    </w:p>
    <w:p w14:paraId="5E0AF9FC"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857" w:author="Admin" w:date="2026-07-06T15:20:00Z" w16du:dateUtc="2026-07-06T08:20: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AI Ready</w:t>
      </w:r>
    </w:p>
    <w:p w14:paraId="66251C20" w14:textId="62240F34" w:rsidR="00900D69" w:rsidRPr="00900D69" w:rsidDel="00CE3FF6" w:rsidRDefault="00900D69" w:rsidP="00900D69">
      <w:pPr>
        <w:spacing w:before="100" w:beforeAutospacing="1" w:after="100" w:afterAutospacing="1" w:line="240" w:lineRule="auto"/>
        <w:rPr>
          <w:del w:id="1858" w:author="Admin" w:date="2026-07-06T15:21:00Z" w16du:dateUtc="2026-07-06T08:21: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Hiện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tích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hợp</w:t>
      </w:r>
      <w:proofErr w:type="spellEnd"/>
      <w:r w:rsidRPr="00900D69">
        <w:rPr>
          <w:rFonts w:ascii="Times New Roman" w:eastAsia="Times New Roman" w:hAnsi="Times New Roman" w:cs="Times New Roman"/>
          <w:sz w:val="24"/>
          <w:szCs w:val="24"/>
        </w:rPr>
        <w:t xml:space="preserve"> AI </w:t>
      </w:r>
      <w:proofErr w:type="spellStart"/>
      <w:r w:rsidRPr="00900D69">
        <w:rPr>
          <w:rFonts w:ascii="Times New Roman" w:eastAsia="Times New Roman" w:hAnsi="Times New Roman" w:cs="Times New Roman"/>
          <w:sz w:val="24"/>
          <w:szCs w:val="24"/>
        </w:rPr>
        <w:t>sâu</w:t>
      </w:r>
      <w:proofErr w:type="spellEnd"/>
      <w:r w:rsidRPr="00900D69">
        <w:rPr>
          <w:rFonts w:ascii="Times New Roman" w:eastAsia="Times New Roman" w:hAnsi="Times New Roman" w:cs="Times New Roman"/>
          <w:sz w:val="24"/>
          <w:szCs w:val="24"/>
        </w:rPr>
        <w:t>.</w:t>
      </w:r>
    </w:p>
    <w:p w14:paraId="542B7DAC" w14:textId="77777777" w:rsidR="00CE3FF6" w:rsidRDefault="00CE3FF6" w:rsidP="00900D69">
      <w:pPr>
        <w:spacing w:before="100" w:beforeAutospacing="1" w:after="100" w:afterAutospacing="1" w:line="240" w:lineRule="auto"/>
        <w:rPr>
          <w:ins w:id="1859" w:author="Admin" w:date="2026-07-06T15:21:00Z" w16du:dateUtc="2026-07-06T08:21:00Z"/>
          <w:rFonts w:ascii="Times New Roman" w:eastAsia="Times New Roman" w:hAnsi="Times New Roman" w:cs="Times New Roman"/>
          <w:sz w:val="24"/>
          <w:szCs w:val="24"/>
        </w:rPr>
      </w:pPr>
    </w:p>
    <w:p w14:paraId="38B4E0D3" w14:textId="01EBF53B"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Nhưng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trúc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sẵn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sàng</w:t>
      </w:r>
      <w:proofErr w:type="spellEnd"/>
      <w:r w:rsidRPr="00900D69">
        <w:rPr>
          <w:rFonts w:ascii="Times New Roman" w:eastAsia="Times New Roman" w:hAnsi="Times New Roman" w:cs="Times New Roman"/>
          <w:sz w:val="24"/>
          <w:szCs w:val="24"/>
        </w:rPr>
        <w:t>.</w:t>
      </w:r>
    </w:p>
    <w:p w14:paraId="0E21D965" w14:textId="11970676" w:rsidR="00900D69" w:rsidRPr="00900D69" w:rsidDel="00CE3FF6" w:rsidRDefault="00000000" w:rsidP="00900D69">
      <w:pPr>
        <w:spacing w:after="0" w:line="240" w:lineRule="auto"/>
        <w:rPr>
          <w:del w:id="1860" w:author="Admin" w:date="2026-07-06T15:21:00Z" w16du:dateUtc="2026-07-06T08:21:00Z"/>
          <w:rFonts w:ascii="Times New Roman" w:eastAsia="Times New Roman" w:hAnsi="Times New Roman" w:cs="Times New Roman"/>
          <w:sz w:val="24"/>
          <w:szCs w:val="24"/>
        </w:rPr>
      </w:pPr>
      <w:del w:id="1861" w:author="Admin" w:date="2026-07-06T15:21:00Z" w16du:dateUtc="2026-07-06T08:21:00Z">
        <w:r w:rsidDel="00CE3FF6">
          <w:rPr>
            <w:rFonts w:ascii="Times New Roman" w:eastAsia="Times New Roman" w:hAnsi="Times New Roman" w:cs="Times New Roman"/>
            <w:sz w:val="24"/>
            <w:szCs w:val="24"/>
          </w:rPr>
          <w:pict w14:anchorId="1B897484">
            <v:rect id="_x0000_i1456" style="width:0;height:1.5pt" o:hralign="center" o:hrstd="t" o:hr="t" fillcolor="#a0a0a0" stroked="f"/>
          </w:pict>
        </w:r>
      </w:del>
    </w:p>
    <w:p w14:paraId="439DA9E5" w14:textId="77777777" w:rsidR="00900D69" w:rsidRDefault="00900D69" w:rsidP="00CE3FF6">
      <w:pPr>
        <w:spacing w:after="0" w:line="240" w:lineRule="auto"/>
        <w:rPr>
          <w:ins w:id="1862" w:author="Admin" w:date="2026-07-06T15:21:00Z" w16du:dateUtc="2026-07-06T08:21:00Z"/>
          <w:rFonts w:ascii="Times New Roman" w:eastAsia="Times New Roman" w:hAnsi="Times New Roman" w:cs="Times New Roman"/>
          <w:b/>
          <w:bCs/>
          <w:kern w:val="36"/>
          <w:sz w:val="48"/>
          <w:szCs w:val="48"/>
        </w:rPr>
      </w:pPr>
      <w:r w:rsidRPr="00900D69">
        <w:rPr>
          <w:rFonts w:ascii="Times New Roman" w:eastAsia="Times New Roman" w:hAnsi="Times New Roman" w:cs="Times New Roman"/>
          <w:b/>
          <w:bCs/>
          <w:kern w:val="36"/>
          <w:sz w:val="48"/>
          <w:szCs w:val="48"/>
        </w:rPr>
        <w:t xml:space="preserve">5.3. </w:t>
      </w:r>
      <w:proofErr w:type="spellStart"/>
      <w:r w:rsidRPr="00900D69">
        <w:rPr>
          <w:rFonts w:ascii="Times New Roman" w:eastAsia="Times New Roman" w:hAnsi="Times New Roman" w:cs="Times New Roman"/>
          <w:b/>
          <w:bCs/>
          <w:kern w:val="36"/>
          <w:sz w:val="48"/>
          <w:szCs w:val="48"/>
        </w:rPr>
        <w:t>Kiến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trúc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tổng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thể</w:t>
      </w:r>
      <w:proofErr w:type="spellEnd"/>
    </w:p>
    <w:p w14:paraId="346C2E81" w14:textId="77777777" w:rsidR="00CE3FF6" w:rsidRPr="00900D69" w:rsidRDefault="00CE3FF6" w:rsidP="00CE3FF6">
      <w:pPr>
        <w:spacing w:after="0" w:line="240" w:lineRule="auto"/>
        <w:rPr>
          <w:rFonts w:ascii="Times New Roman" w:eastAsia="Times New Roman" w:hAnsi="Times New Roman" w:cs="Times New Roman"/>
          <w:b/>
          <w:bCs/>
          <w:kern w:val="36"/>
          <w:sz w:val="48"/>
          <w:szCs w:val="48"/>
        </w:rPr>
        <w:pPrChange w:id="1863" w:author="Admin" w:date="2026-07-06T15:21:00Z" w16du:dateUtc="2026-07-06T08:21:00Z">
          <w:pPr>
            <w:spacing w:before="100" w:beforeAutospacing="1" w:after="100" w:afterAutospacing="1" w:line="240" w:lineRule="auto"/>
            <w:outlineLvl w:val="0"/>
          </w:pPr>
        </w:pPrChange>
      </w:pPr>
    </w:p>
    <w:p w14:paraId="128B847F" w14:textId="37447A63"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64"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CONSULTING OS</w:t>
      </w:r>
    </w:p>
    <w:p w14:paraId="0D66A87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65"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65AD7FE" w14:textId="5918095F"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66"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Dashboard</w:t>
      </w:r>
    </w:p>
    <w:p w14:paraId="561D0C88" w14:textId="0A2C6073"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67"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33768E6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68"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6641ECD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69"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A27013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0"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Workspace</w:t>
      </w:r>
    </w:p>
    <w:p w14:paraId="15676FE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1"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C3CDC9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2"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05E7675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3"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9756B2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4"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Project Workspace</w:t>
      </w:r>
    </w:p>
    <w:p w14:paraId="489D51A6"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5"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6521EE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6"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2778565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7"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E9519F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8"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Discovery Workspace</w:t>
      </w:r>
    </w:p>
    <w:p w14:paraId="4911710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79"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D299C5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0"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005E9E8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1"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8F559D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2"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Diagnosis Workspace</w:t>
      </w:r>
    </w:p>
    <w:p w14:paraId="078580E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3"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7AEEB52"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4"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C86749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5"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D34A45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6"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Transformation Workspace</w:t>
      </w:r>
    </w:p>
    <w:p w14:paraId="7791A0C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7"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8D2DAB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8"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3C1CD32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89"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8DE507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0"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Delivery Workspace</w:t>
      </w:r>
    </w:p>
    <w:p w14:paraId="43C2E83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1"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754264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2"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624E5660"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3"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2548B1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4"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Knowledge Workspace</w:t>
      </w:r>
    </w:p>
    <w:p w14:paraId="306A13D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5"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08797A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6"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1CD31574"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7"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8EAC6C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8"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Customer Success Workspace</w:t>
      </w:r>
    </w:p>
    <w:p w14:paraId="11D98124"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899"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03BED4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0"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60BE87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1"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1E2AF6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2"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Shared Services</w:t>
      </w:r>
    </w:p>
    <w:p w14:paraId="306F812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3"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0BA3EE9"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4"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Task</w:t>
      </w:r>
    </w:p>
    <w:p w14:paraId="440C3BA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4592254"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5"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Calendar</w:t>
      </w:r>
    </w:p>
    <w:p w14:paraId="0A86ADE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6"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BC987D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7"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Notification</w:t>
      </w:r>
    </w:p>
    <w:p w14:paraId="2D6E6ED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8"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0A03A6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09"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Documents</w:t>
      </w:r>
    </w:p>
    <w:p w14:paraId="1DED4FA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10"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41538B2"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11"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Users</w:t>
      </w:r>
    </w:p>
    <w:p w14:paraId="2D2CDC2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12"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D06409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13"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Organization</w:t>
      </w:r>
    </w:p>
    <w:p w14:paraId="63E9759A"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14"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E517DB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15"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Settings</w:t>
      </w:r>
    </w:p>
    <w:p w14:paraId="67515CE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16" w:author="Admin" w:date="2026-07-06T15:21:00Z" w16du:dateUtc="2026-07-06T08:2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766E2D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Đây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trúc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tổng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thể</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BCOS.</w:t>
      </w:r>
    </w:p>
    <w:p w14:paraId="011822ED" w14:textId="6D66CBE8" w:rsidR="00900D69" w:rsidRPr="00900D69" w:rsidDel="00CE3FF6" w:rsidRDefault="00000000" w:rsidP="00900D69">
      <w:pPr>
        <w:spacing w:after="0" w:line="240" w:lineRule="auto"/>
        <w:rPr>
          <w:del w:id="1917" w:author="Admin" w:date="2026-07-06T15:21:00Z" w16du:dateUtc="2026-07-06T08:21:00Z"/>
          <w:rFonts w:ascii="Times New Roman" w:eastAsia="Times New Roman" w:hAnsi="Times New Roman" w:cs="Times New Roman"/>
          <w:sz w:val="24"/>
          <w:szCs w:val="24"/>
        </w:rPr>
      </w:pPr>
      <w:del w:id="1918" w:author="Admin" w:date="2026-07-06T15:21:00Z" w16du:dateUtc="2026-07-06T08:21:00Z">
        <w:r w:rsidDel="00CE3FF6">
          <w:rPr>
            <w:rFonts w:ascii="Times New Roman" w:eastAsia="Times New Roman" w:hAnsi="Times New Roman" w:cs="Times New Roman"/>
            <w:sz w:val="24"/>
            <w:szCs w:val="24"/>
          </w:rPr>
          <w:pict w14:anchorId="0347A940">
            <v:rect id="_x0000_i1457" style="width:0;height:1.5pt" o:hralign="center" o:hrstd="t" o:hr="t" fillcolor="#a0a0a0" stroked="f"/>
          </w:pict>
        </w:r>
      </w:del>
    </w:p>
    <w:p w14:paraId="16009E04"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919" w:author="Admin" w:date="2026-07-06T15:21:00Z" w16du:dateUtc="2026-07-06T08:2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5.4. Workspace Architecture</w:t>
      </w:r>
    </w:p>
    <w:p w14:paraId="30BAB09C"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r w:rsidRPr="00900D69">
        <w:rPr>
          <w:rFonts w:ascii="Times New Roman" w:eastAsia="Times New Roman" w:hAnsi="Times New Roman" w:cs="Times New Roman"/>
          <w:b/>
          <w:bCs/>
          <w:sz w:val="36"/>
          <w:szCs w:val="36"/>
        </w:rPr>
        <w:t>Business Workspace</w:t>
      </w:r>
    </w:p>
    <w:p w14:paraId="051615A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Quản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w:t>
      </w:r>
    </w:p>
    <w:p w14:paraId="3B492948"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năng</w:t>
      </w:r>
      <w:proofErr w:type="spellEnd"/>
      <w:r w:rsidRPr="00900D69">
        <w:rPr>
          <w:rFonts w:ascii="Times New Roman" w:eastAsia="Times New Roman" w:hAnsi="Times New Roman" w:cs="Times New Roman"/>
          <w:sz w:val="24"/>
          <w:szCs w:val="24"/>
        </w:rPr>
        <w:t>.</w:t>
      </w:r>
    </w:p>
    <w:p w14:paraId="00C1722F" w14:textId="77777777" w:rsidR="00900D69" w:rsidRPr="00900D69" w:rsidRDefault="00900D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Company Profile.</w:t>
      </w:r>
    </w:p>
    <w:p w14:paraId="184627BA" w14:textId="77777777" w:rsidR="00900D69" w:rsidRPr="00900D69" w:rsidRDefault="00900D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Context.</w:t>
      </w:r>
    </w:p>
    <w:p w14:paraId="566EDC51" w14:textId="77777777" w:rsidR="00900D69" w:rsidRPr="00900D69" w:rsidRDefault="00900D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Stakeholder.</w:t>
      </w:r>
    </w:p>
    <w:p w14:paraId="7606FB48" w14:textId="77777777" w:rsidR="00900D69" w:rsidRPr="00900D69" w:rsidRDefault="00900D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TPS Canvas.</w:t>
      </w:r>
    </w:p>
    <w:p w14:paraId="04E2F83D" w14:textId="77777777" w:rsidR="00900D69" w:rsidRPr="00900D69" w:rsidRDefault="00900D69">
      <w:pPr>
        <w:numPr>
          <w:ilvl w:val="0"/>
          <w:numId w:val="20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Discovery Notes.</w:t>
      </w:r>
    </w:p>
    <w:p w14:paraId="1259F209" w14:textId="01522666" w:rsidR="00900D69" w:rsidRPr="00900D69" w:rsidDel="00CE3FF6" w:rsidRDefault="00000000" w:rsidP="00900D69">
      <w:pPr>
        <w:spacing w:after="0" w:line="240" w:lineRule="auto"/>
        <w:rPr>
          <w:del w:id="1920" w:author="Admin" w:date="2026-07-06T15:21:00Z" w16du:dateUtc="2026-07-06T08:21:00Z"/>
          <w:rFonts w:ascii="Times New Roman" w:eastAsia="Times New Roman" w:hAnsi="Times New Roman" w:cs="Times New Roman"/>
          <w:sz w:val="24"/>
          <w:szCs w:val="24"/>
        </w:rPr>
      </w:pPr>
      <w:del w:id="1921" w:author="Admin" w:date="2026-07-06T15:21:00Z" w16du:dateUtc="2026-07-06T08:21:00Z">
        <w:r w:rsidDel="00CE3FF6">
          <w:rPr>
            <w:rFonts w:ascii="Times New Roman" w:eastAsia="Times New Roman" w:hAnsi="Times New Roman" w:cs="Times New Roman"/>
            <w:sz w:val="24"/>
            <w:szCs w:val="24"/>
          </w:rPr>
          <w:lastRenderedPageBreak/>
          <w:pict w14:anchorId="6F349FB0">
            <v:rect id="_x0000_i1458" style="width:0;height:1.5pt" o:hralign="center" o:hrstd="t" o:hr="t" fillcolor="#a0a0a0" stroked="f"/>
          </w:pict>
        </w:r>
      </w:del>
    </w:p>
    <w:p w14:paraId="1FA70DC0"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922" w:author="Admin" w:date="2026-07-06T15:21:00Z" w16du:dateUtc="2026-07-06T08:2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Project Workspace</w:t>
      </w:r>
    </w:p>
    <w:p w14:paraId="66C7475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Quản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Business Project.</w:t>
      </w:r>
    </w:p>
    <w:p w14:paraId="06094847" w14:textId="77777777" w:rsidR="00900D69" w:rsidRPr="00900D69" w:rsidRDefault="00900D6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Timeline.</w:t>
      </w:r>
    </w:p>
    <w:p w14:paraId="2D267395" w14:textId="77777777" w:rsidR="00900D69" w:rsidRPr="00900D69" w:rsidRDefault="00900D6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Milestone.</w:t>
      </w:r>
    </w:p>
    <w:p w14:paraId="372CDFEA" w14:textId="77777777" w:rsidR="00900D69" w:rsidRPr="00900D69" w:rsidRDefault="00900D6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Deliverables.</w:t>
      </w:r>
    </w:p>
    <w:p w14:paraId="4F96E41B" w14:textId="77777777" w:rsidR="00900D69" w:rsidRPr="00900D69" w:rsidRDefault="00900D6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Team.</w:t>
      </w:r>
    </w:p>
    <w:p w14:paraId="6AB9C050" w14:textId="77777777" w:rsidR="00900D69" w:rsidRPr="00900D69" w:rsidRDefault="00900D69">
      <w:pPr>
        <w:numPr>
          <w:ilvl w:val="0"/>
          <w:numId w:val="20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Status.</w:t>
      </w:r>
    </w:p>
    <w:p w14:paraId="7313BB77" w14:textId="71B20891" w:rsidR="00900D69" w:rsidRPr="00900D69" w:rsidDel="00CE3FF6" w:rsidRDefault="00000000" w:rsidP="00900D69">
      <w:pPr>
        <w:spacing w:after="0" w:line="240" w:lineRule="auto"/>
        <w:rPr>
          <w:del w:id="1923" w:author="Admin" w:date="2026-07-06T15:21:00Z" w16du:dateUtc="2026-07-06T08:21:00Z"/>
          <w:rFonts w:ascii="Times New Roman" w:eastAsia="Times New Roman" w:hAnsi="Times New Roman" w:cs="Times New Roman"/>
          <w:sz w:val="24"/>
          <w:szCs w:val="24"/>
        </w:rPr>
      </w:pPr>
      <w:del w:id="1924" w:author="Admin" w:date="2026-07-06T15:21:00Z" w16du:dateUtc="2026-07-06T08:21:00Z">
        <w:r w:rsidDel="00CE3FF6">
          <w:rPr>
            <w:rFonts w:ascii="Times New Roman" w:eastAsia="Times New Roman" w:hAnsi="Times New Roman" w:cs="Times New Roman"/>
            <w:sz w:val="24"/>
            <w:szCs w:val="24"/>
          </w:rPr>
          <w:pict w14:anchorId="50DF1FEB">
            <v:rect id="_x0000_i1459" style="width:0;height:1.5pt" o:hralign="center" o:hrstd="t" o:hr="t" fillcolor="#a0a0a0" stroked="f"/>
          </w:pict>
        </w:r>
      </w:del>
    </w:p>
    <w:p w14:paraId="570BAE7A"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925" w:author="Admin" w:date="2026-07-06T15:21:00Z" w16du:dateUtc="2026-07-06T08:2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Discovery Workspace</w:t>
      </w:r>
    </w:p>
    <w:p w14:paraId="76316E0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Thực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hiện</w:t>
      </w:r>
      <w:proofErr w:type="spellEnd"/>
      <w:r w:rsidRPr="00900D69">
        <w:rPr>
          <w:rFonts w:ascii="Times New Roman" w:eastAsia="Times New Roman" w:hAnsi="Times New Roman" w:cs="Times New Roman"/>
          <w:sz w:val="24"/>
          <w:szCs w:val="24"/>
        </w:rPr>
        <w:t xml:space="preserve"> Business Discovery.</w:t>
      </w:r>
    </w:p>
    <w:p w14:paraId="615748CD" w14:textId="77777777" w:rsidR="00900D69" w:rsidRPr="00900D69" w:rsidRDefault="00900D6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Interview.</w:t>
      </w:r>
    </w:p>
    <w:p w14:paraId="6C90D249" w14:textId="77777777" w:rsidR="00900D69" w:rsidRPr="00900D69" w:rsidRDefault="00900D6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Observation.</w:t>
      </w:r>
    </w:p>
    <w:p w14:paraId="0AE0375B" w14:textId="77777777" w:rsidR="00900D69" w:rsidRPr="00900D69" w:rsidRDefault="00900D6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Document Review.</w:t>
      </w:r>
    </w:p>
    <w:p w14:paraId="56B842D9" w14:textId="77777777" w:rsidR="00900D69" w:rsidRPr="00900D69" w:rsidRDefault="00900D6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Process Mapping.</w:t>
      </w:r>
    </w:p>
    <w:p w14:paraId="75E95FC9" w14:textId="77777777" w:rsidR="00900D69" w:rsidRPr="00900D69" w:rsidRDefault="00900D6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Data Review.</w:t>
      </w:r>
    </w:p>
    <w:p w14:paraId="150CA3E0" w14:textId="77777777" w:rsidR="00900D69" w:rsidRPr="00900D69" w:rsidRDefault="00900D69">
      <w:pPr>
        <w:numPr>
          <w:ilvl w:val="0"/>
          <w:numId w:val="21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TPS Canvas.</w:t>
      </w:r>
    </w:p>
    <w:p w14:paraId="20F7739C" w14:textId="09DCBFEB" w:rsidR="00900D69" w:rsidRPr="00900D69" w:rsidDel="00CE3FF6" w:rsidRDefault="00000000" w:rsidP="00900D69">
      <w:pPr>
        <w:spacing w:after="0" w:line="240" w:lineRule="auto"/>
        <w:rPr>
          <w:del w:id="1926" w:author="Admin" w:date="2026-07-06T15:21:00Z" w16du:dateUtc="2026-07-06T08:21:00Z"/>
          <w:rFonts w:ascii="Times New Roman" w:eastAsia="Times New Roman" w:hAnsi="Times New Roman" w:cs="Times New Roman"/>
          <w:sz w:val="24"/>
          <w:szCs w:val="24"/>
        </w:rPr>
      </w:pPr>
      <w:del w:id="1927" w:author="Admin" w:date="2026-07-06T15:21:00Z" w16du:dateUtc="2026-07-06T08:21:00Z">
        <w:r w:rsidDel="00CE3FF6">
          <w:rPr>
            <w:rFonts w:ascii="Times New Roman" w:eastAsia="Times New Roman" w:hAnsi="Times New Roman" w:cs="Times New Roman"/>
            <w:sz w:val="24"/>
            <w:szCs w:val="24"/>
          </w:rPr>
          <w:pict w14:anchorId="1AD86A64">
            <v:rect id="_x0000_i1460" style="width:0;height:1.5pt" o:hralign="center" o:hrstd="t" o:hr="t" fillcolor="#a0a0a0" stroked="f"/>
          </w:pict>
        </w:r>
      </w:del>
    </w:p>
    <w:p w14:paraId="501AFA18"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928" w:author="Admin" w:date="2026-07-06T15:21:00Z" w16du:dateUtc="2026-07-06T08:2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Diagnosis Workspace</w:t>
      </w:r>
    </w:p>
    <w:p w14:paraId="35F93D11" w14:textId="77777777" w:rsidR="00900D69" w:rsidRPr="00900D69" w:rsidRDefault="00900D6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Diagnosis Matrix.</w:t>
      </w:r>
    </w:p>
    <w:p w14:paraId="35A8808E" w14:textId="77777777" w:rsidR="00900D69" w:rsidRPr="00900D69" w:rsidRDefault="00900D6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Root Cause.</w:t>
      </w:r>
    </w:p>
    <w:p w14:paraId="1C589716" w14:textId="77777777" w:rsidR="00900D69" w:rsidRPr="00900D69" w:rsidRDefault="00900D6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Gap Analysis.</w:t>
      </w:r>
    </w:p>
    <w:p w14:paraId="0DA8F61F" w14:textId="77777777" w:rsidR="00900D69" w:rsidRPr="00900D69" w:rsidRDefault="00900D6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Priority Matrix.</w:t>
      </w:r>
    </w:p>
    <w:p w14:paraId="25F6AF8C" w14:textId="77777777" w:rsidR="00900D69" w:rsidRPr="00900D69" w:rsidRDefault="00900D69">
      <w:pPr>
        <w:numPr>
          <w:ilvl w:val="0"/>
          <w:numId w:val="211"/>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Evidence.</w:t>
      </w:r>
    </w:p>
    <w:p w14:paraId="03B94EC0" w14:textId="26321513" w:rsidR="00900D69" w:rsidRPr="00900D69" w:rsidDel="00CE3FF6" w:rsidRDefault="00000000" w:rsidP="00900D69">
      <w:pPr>
        <w:spacing w:after="0" w:line="240" w:lineRule="auto"/>
        <w:rPr>
          <w:del w:id="1929" w:author="Admin" w:date="2026-07-06T15:21:00Z" w16du:dateUtc="2026-07-06T08:21:00Z"/>
          <w:rFonts w:ascii="Times New Roman" w:eastAsia="Times New Roman" w:hAnsi="Times New Roman" w:cs="Times New Roman"/>
          <w:sz w:val="24"/>
          <w:szCs w:val="24"/>
        </w:rPr>
      </w:pPr>
      <w:del w:id="1930" w:author="Admin" w:date="2026-07-06T15:21:00Z" w16du:dateUtc="2026-07-06T08:21:00Z">
        <w:r w:rsidDel="00CE3FF6">
          <w:rPr>
            <w:rFonts w:ascii="Times New Roman" w:eastAsia="Times New Roman" w:hAnsi="Times New Roman" w:cs="Times New Roman"/>
            <w:sz w:val="24"/>
            <w:szCs w:val="24"/>
          </w:rPr>
          <w:pict w14:anchorId="7B764701">
            <v:rect id="_x0000_i1461" style="width:0;height:1.5pt" o:hralign="center" o:hrstd="t" o:hr="t" fillcolor="#a0a0a0" stroked="f"/>
          </w:pict>
        </w:r>
      </w:del>
    </w:p>
    <w:p w14:paraId="770EDAC3"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931" w:author="Admin" w:date="2026-07-06T15:21:00Z" w16du:dateUtc="2026-07-06T08:2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Transformation Workspace</w:t>
      </w:r>
    </w:p>
    <w:p w14:paraId="0FEB61D4" w14:textId="77777777" w:rsidR="00900D69" w:rsidRPr="00900D69" w:rsidRDefault="00900D6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Quick Wins.</w:t>
      </w:r>
    </w:p>
    <w:p w14:paraId="5414C693" w14:textId="77777777" w:rsidR="00900D69" w:rsidRPr="00900D69" w:rsidRDefault="00900D6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30 Day.</w:t>
      </w:r>
    </w:p>
    <w:p w14:paraId="3C12D6F6" w14:textId="77777777" w:rsidR="00900D69" w:rsidRPr="00900D69" w:rsidRDefault="00900D6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90 Day.</w:t>
      </w:r>
    </w:p>
    <w:p w14:paraId="39CD61E0" w14:textId="77777777" w:rsidR="00900D69" w:rsidRPr="00900D69" w:rsidRDefault="00900D6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365 Day.</w:t>
      </w:r>
    </w:p>
    <w:p w14:paraId="1730A54B" w14:textId="77777777" w:rsidR="00900D69" w:rsidRPr="00900D69" w:rsidRDefault="00900D6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Proposal.</w:t>
      </w:r>
    </w:p>
    <w:p w14:paraId="4041FCB2" w14:textId="77777777" w:rsidR="00900D69" w:rsidRPr="00900D69" w:rsidRDefault="00900D69">
      <w:pPr>
        <w:numPr>
          <w:ilvl w:val="0"/>
          <w:numId w:val="212"/>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SOW.</w:t>
      </w:r>
    </w:p>
    <w:p w14:paraId="3E881952" w14:textId="349F4429" w:rsidR="00900D69" w:rsidRPr="00900D69" w:rsidDel="00CE3FF6" w:rsidRDefault="00000000" w:rsidP="00900D69">
      <w:pPr>
        <w:spacing w:after="0" w:line="240" w:lineRule="auto"/>
        <w:rPr>
          <w:del w:id="1932" w:author="Admin" w:date="2026-07-06T15:21:00Z" w16du:dateUtc="2026-07-06T08:21:00Z"/>
          <w:rFonts w:ascii="Times New Roman" w:eastAsia="Times New Roman" w:hAnsi="Times New Roman" w:cs="Times New Roman"/>
          <w:sz w:val="24"/>
          <w:szCs w:val="24"/>
        </w:rPr>
      </w:pPr>
      <w:del w:id="1933" w:author="Admin" w:date="2026-07-06T15:21:00Z" w16du:dateUtc="2026-07-06T08:21:00Z">
        <w:r w:rsidDel="00CE3FF6">
          <w:rPr>
            <w:rFonts w:ascii="Times New Roman" w:eastAsia="Times New Roman" w:hAnsi="Times New Roman" w:cs="Times New Roman"/>
            <w:sz w:val="24"/>
            <w:szCs w:val="24"/>
          </w:rPr>
          <w:pict w14:anchorId="038EF8EA">
            <v:rect id="_x0000_i1462" style="width:0;height:1.5pt" o:hralign="center" o:hrstd="t" o:hr="t" fillcolor="#a0a0a0" stroked="f"/>
          </w:pict>
        </w:r>
      </w:del>
    </w:p>
    <w:p w14:paraId="064044C5"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934" w:author="Admin" w:date="2026-07-06T15:21:00Z" w16du:dateUtc="2026-07-06T08:2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Delivery Workspace</w:t>
      </w:r>
    </w:p>
    <w:p w14:paraId="6A9AF535" w14:textId="77777777" w:rsidR="00900D69" w:rsidRPr="00900D69" w:rsidRDefault="00900D6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Weekly Report.</w:t>
      </w:r>
    </w:p>
    <w:p w14:paraId="55BDE292" w14:textId="77777777" w:rsidR="00900D69" w:rsidRPr="00900D69" w:rsidRDefault="00900D6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Meeting.</w:t>
      </w:r>
    </w:p>
    <w:p w14:paraId="70A9DF97" w14:textId="77777777" w:rsidR="00900D69" w:rsidRPr="00900D69" w:rsidRDefault="00900D6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Tasks.</w:t>
      </w:r>
    </w:p>
    <w:p w14:paraId="3FF39AEB" w14:textId="77777777" w:rsidR="00900D69" w:rsidRPr="00900D69" w:rsidRDefault="00900D6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Issues.</w:t>
      </w:r>
    </w:p>
    <w:p w14:paraId="7F8AF4F8" w14:textId="77777777" w:rsidR="00900D69" w:rsidRPr="00900D69" w:rsidRDefault="00900D6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lastRenderedPageBreak/>
        <w:t>Risks.</w:t>
      </w:r>
    </w:p>
    <w:p w14:paraId="10E4D8DD" w14:textId="77777777" w:rsidR="00900D69" w:rsidRPr="00900D69" w:rsidRDefault="00900D6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Changes.</w:t>
      </w:r>
    </w:p>
    <w:p w14:paraId="3660590C" w14:textId="77777777" w:rsidR="00900D69" w:rsidRPr="00900D69" w:rsidRDefault="00900D69">
      <w:pPr>
        <w:numPr>
          <w:ilvl w:val="0"/>
          <w:numId w:val="213"/>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Acceptance.</w:t>
      </w:r>
    </w:p>
    <w:p w14:paraId="2944F522" w14:textId="33206F8B" w:rsidR="00900D69" w:rsidRPr="00900D69" w:rsidDel="00CE3FF6" w:rsidRDefault="00000000" w:rsidP="00900D69">
      <w:pPr>
        <w:spacing w:after="0" w:line="240" w:lineRule="auto"/>
        <w:rPr>
          <w:del w:id="1935" w:author="Admin" w:date="2026-07-06T15:21:00Z" w16du:dateUtc="2026-07-06T08:21:00Z"/>
          <w:rFonts w:ascii="Times New Roman" w:eastAsia="Times New Roman" w:hAnsi="Times New Roman" w:cs="Times New Roman"/>
          <w:sz w:val="24"/>
          <w:szCs w:val="24"/>
        </w:rPr>
      </w:pPr>
      <w:del w:id="1936" w:author="Admin" w:date="2026-07-06T15:21:00Z" w16du:dateUtc="2026-07-06T08:21:00Z">
        <w:r w:rsidDel="00CE3FF6">
          <w:rPr>
            <w:rFonts w:ascii="Times New Roman" w:eastAsia="Times New Roman" w:hAnsi="Times New Roman" w:cs="Times New Roman"/>
            <w:sz w:val="24"/>
            <w:szCs w:val="24"/>
          </w:rPr>
          <w:pict w14:anchorId="1EEFCCC0">
            <v:rect id="_x0000_i1463" style="width:0;height:1.5pt" o:hralign="center" o:hrstd="t" o:hr="t" fillcolor="#a0a0a0" stroked="f"/>
          </w:pict>
        </w:r>
      </w:del>
    </w:p>
    <w:p w14:paraId="557CCFAC"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937" w:author="Admin" w:date="2026-07-06T15:21:00Z" w16du:dateUtc="2026-07-06T08:2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Knowledge Workspace</w:t>
      </w:r>
    </w:p>
    <w:p w14:paraId="3037EDC6" w14:textId="77777777" w:rsidR="00900D69" w:rsidRPr="00900D69" w:rsidRDefault="00900D6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Case Study.</w:t>
      </w:r>
    </w:p>
    <w:p w14:paraId="6CA99B2B" w14:textId="77777777" w:rsidR="00900D69" w:rsidRPr="00900D69" w:rsidRDefault="00900D6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Lessons Learned.</w:t>
      </w:r>
    </w:p>
    <w:p w14:paraId="41B2C372" w14:textId="77777777" w:rsidR="00900D69" w:rsidRPr="00900D69" w:rsidRDefault="00900D6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SOP.</w:t>
      </w:r>
    </w:p>
    <w:p w14:paraId="0200CBF4" w14:textId="77777777" w:rsidR="00900D69" w:rsidRPr="00900D69" w:rsidRDefault="00900D6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Templates.</w:t>
      </w:r>
    </w:p>
    <w:p w14:paraId="739CF374" w14:textId="77777777" w:rsidR="00900D69" w:rsidRPr="00900D69" w:rsidRDefault="00900D6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Best Practices.</w:t>
      </w:r>
    </w:p>
    <w:p w14:paraId="6734A29A" w14:textId="77777777" w:rsidR="00900D69" w:rsidRPr="00900D69" w:rsidRDefault="00900D69">
      <w:pPr>
        <w:numPr>
          <w:ilvl w:val="0"/>
          <w:numId w:val="214"/>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Product Backlog.</w:t>
      </w:r>
    </w:p>
    <w:p w14:paraId="694EC948" w14:textId="1EFD4459" w:rsidR="00900D69" w:rsidRPr="00900D69" w:rsidDel="00CE3FF6" w:rsidRDefault="00000000" w:rsidP="00900D69">
      <w:pPr>
        <w:spacing w:after="0" w:line="240" w:lineRule="auto"/>
        <w:rPr>
          <w:del w:id="1938" w:author="Admin" w:date="2026-07-06T15:21:00Z" w16du:dateUtc="2026-07-06T08:21:00Z"/>
          <w:rFonts w:ascii="Times New Roman" w:eastAsia="Times New Roman" w:hAnsi="Times New Roman" w:cs="Times New Roman"/>
          <w:sz w:val="24"/>
          <w:szCs w:val="24"/>
        </w:rPr>
      </w:pPr>
      <w:del w:id="1939" w:author="Admin" w:date="2026-07-06T15:21:00Z" w16du:dateUtc="2026-07-06T08:21:00Z">
        <w:r w:rsidDel="00CE3FF6">
          <w:rPr>
            <w:rFonts w:ascii="Times New Roman" w:eastAsia="Times New Roman" w:hAnsi="Times New Roman" w:cs="Times New Roman"/>
            <w:sz w:val="24"/>
            <w:szCs w:val="24"/>
          </w:rPr>
          <w:pict w14:anchorId="708EADE0">
            <v:rect id="_x0000_i1464" style="width:0;height:1.5pt" o:hralign="center" o:hrstd="t" o:hr="t" fillcolor="#a0a0a0" stroked="f"/>
          </w:pict>
        </w:r>
      </w:del>
    </w:p>
    <w:p w14:paraId="0E8CB91C"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1940" w:author="Admin" w:date="2026-07-06T15:21:00Z" w16du:dateUtc="2026-07-06T08:21: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Customer Success Workspace</w:t>
      </w:r>
    </w:p>
    <w:p w14:paraId="47A61481" w14:textId="77777777" w:rsidR="00900D69" w:rsidRPr="00900D69" w:rsidRDefault="00900D6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Satisfaction.</w:t>
      </w:r>
    </w:p>
    <w:p w14:paraId="496D6E95" w14:textId="77777777" w:rsidR="00900D69" w:rsidRPr="00900D69" w:rsidRDefault="00900D6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Follow-up.</w:t>
      </w:r>
    </w:p>
    <w:p w14:paraId="06381C2E" w14:textId="77777777" w:rsidR="00900D69" w:rsidRPr="00900D69" w:rsidRDefault="00900D6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Renewal.</w:t>
      </w:r>
    </w:p>
    <w:p w14:paraId="319DC037" w14:textId="77777777" w:rsidR="00900D69" w:rsidRPr="00900D69" w:rsidRDefault="00900D6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New Opportunity.</w:t>
      </w:r>
    </w:p>
    <w:p w14:paraId="0BE3DDF8" w14:textId="77777777" w:rsidR="00900D69" w:rsidRPr="00900D69" w:rsidRDefault="00900D69">
      <w:pPr>
        <w:numPr>
          <w:ilvl w:val="0"/>
          <w:numId w:val="215"/>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Long-term Roadmap.</w:t>
      </w:r>
    </w:p>
    <w:p w14:paraId="3FC71A5B" w14:textId="45A46618" w:rsidR="00900D69" w:rsidRPr="00900D69" w:rsidDel="00CE3FF6" w:rsidRDefault="00000000" w:rsidP="00900D69">
      <w:pPr>
        <w:spacing w:after="0" w:line="240" w:lineRule="auto"/>
        <w:rPr>
          <w:del w:id="1941" w:author="Admin" w:date="2026-07-06T15:21:00Z" w16du:dateUtc="2026-07-06T08:21:00Z"/>
          <w:rFonts w:ascii="Times New Roman" w:eastAsia="Times New Roman" w:hAnsi="Times New Roman" w:cs="Times New Roman"/>
          <w:sz w:val="24"/>
          <w:szCs w:val="24"/>
        </w:rPr>
      </w:pPr>
      <w:del w:id="1942" w:author="Admin" w:date="2026-07-06T15:21:00Z" w16du:dateUtc="2026-07-06T08:21:00Z">
        <w:r w:rsidDel="00CE3FF6">
          <w:rPr>
            <w:rFonts w:ascii="Times New Roman" w:eastAsia="Times New Roman" w:hAnsi="Times New Roman" w:cs="Times New Roman"/>
            <w:sz w:val="24"/>
            <w:szCs w:val="24"/>
          </w:rPr>
          <w:pict w14:anchorId="2CB15932">
            <v:rect id="_x0000_i1465" style="width:0;height:1.5pt" o:hralign="center" o:hrstd="t" o:hr="t" fillcolor="#a0a0a0" stroked="f"/>
          </w:pict>
        </w:r>
      </w:del>
    </w:p>
    <w:p w14:paraId="544AF5CA"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943" w:author="Admin" w:date="2026-07-06T15:21:00Z" w16du:dateUtc="2026-07-06T08:2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5.5. Business Project </w:t>
      </w:r>
      <w:proofErr w:type="spellStart"/>
      <w:r w:rsidRPr="00900D69">
        <w:rPr>
          <w:rFonts w:ascii="Times New Roman" w:eastAsia="Times New Roman" w:hAnsi="Times New Roman" w:cs="Times New Roman"/>
          <w:b/>
          <w:bCs/>
          <w:kern w:val="36"/>
          <w:sz w:val="48"/>
          <w:szCs w:val="48"/>
        </w:rPr>
        <w:t>là</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trung</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tâm</w:t>
      </w:r>
      <w:proofErr w:type="spellEnd"/>
    </w:p>
    <w:p w14:paraId="5AC43354"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Workspace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với</w:t>
      </w:r>
      <w:proofErr w:type="spellEnd"/>
      <w:r w:rsidRPr="00900D69">
        <w:rPr>
          <w:rFonts w:ascii="Times New Roman" w:eastAsia="Times New Roman" w:hAnsi="Times New Roman" w:cs="Times New Roman"/>
          <w:sz w:val="24"/>
          <w:szCs w:val="24"/>
        </w:rPr>
        <w:t xml:space="preserve"> Business Project.</w:t>
      </w:r>
    </w:p>
    <w:p w14:paraId="33F1FB6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Business Project</w:t>
      </w:r>
    </w:p>
    <w:p w14:paraId="654668B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2D486B"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w:t>
      </w:r>
    </w:p>
    <w:p w14:paraId="3940135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A324AEA"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Company</w:t>
      </w:r>
    </w:p>
    <w:p w14:paraId="2670E53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415A879"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Contacts</w:t>
      </w:r>
    </w:p>
    <w:p w14:paraId="5DED06B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92795BC"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Business Context</w:t>
      </w:r>
    </w:p>
    <w:p w14:paraId="2EA845C8"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889E67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Discovery</w:t>
      </w:r>
    </w:p>
    <w:p w14:paraId="2D5C4BA3"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8CE7A37"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Diagnosis</w:t>
      </w:r>
    </w:p>
    <w:p w14:paraId="34336D31"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3F0C92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Transformation</w:t>
      </w:r>
    </w:p>
    <w:p w14:paraId="376149D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A5A75D4"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Delivery</w:t>
      </w:r>
    </w:p>
    <w:p w14:paraId="6B670CBF"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B60E735"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Knowledge</w:t>
      </w:r>
    </w:p>
    <w:p w14:paraId="7F92C4C6"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C93EF1E" w14:textId="77777777" w:rsidR="00900D69" w:rsidRPr="00900D69" w:rsidRDefault="00900D69"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00D69">
        <w:rPr>
          <w:rFonts w:ascii="Courier New" w:eastAsia="Times New Roman" w:hAnsi="Courier New" w:cs="Courier New"/>
          <w:sz w:val="20"/>
          <w:szCs w:val="20"/>
        </w:rPr>
        <w:t>└── Customer Success</w:t>
      </w:r>
    </w:p>
    <w:p w14:paraId="1249303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Project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thể</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trung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tâm</w:t>
      </w:r>
      <w:proofErr w:type="spellEnd"/>
      <w:r w:rsidRPr="00900D69">
        <w:rPr>
          <w:rFonts w:ascii="Times New Roman" w:eastAsia="Times New Roman" w:hAnsi="Times New Roman" w:cs="Times New Roman"/>
          <w:sz w:val="24"/>
          <w:szCs w:val="24"/>
        </w:rPr>
        <w:t>.</w:t>
      </w:r>
    </w:p>
    <w:p w14:paraId="1CCC3B93" w14:textId="050802D4" w:rsidR="00900D69" w:rsidRPr="00900D69" w:rsidDel="00CE3FF6" w:rsidRDefault="00000000" w:rsidP="00900D69">
      <w:pPr>
        <w:spacing w:after="0" w:line="240" w:lineRule="auto"/>
        <w:rPr>
          <w:del w:id="1944" w:author="Admin" w:date="2026-07-06T15:21:00Z" w16du:dateUtc="2026-07-06T08:21:00Z"/>
          <w:rFonts w:ascii="Times New Roman" w:eastAsia="Times New Roman" w:hAnsi="Times New Roman" w:cs="Times New Roman"/>
          <w:sz w:val="24"/>
          <w:szCs w:val="24"/>
        </w:rPr>
      </w:pPr>
      <w:del w:id="1945" w:author="Admin" w:date="2026-07-06T15:21:00Z" w16du:dateUtc="2026-07-06T08:21:00Z">
        <w:r w:rsidDel="00CE3FF6">
          <w:rPr>
            <w:rFonts w:ascii="Times New Roman" w:eastAsia="Times New Roman" w:hAnsi="Times New Roman" w:cs="Times New Roman"/>
            <w:sz w:val="24"/>
            <w:szCs w:val="24"/>
          </w:rPr>
          <w:lastRenderedPageBreak/>
          <w:pict w14:anchorId="2AB79F85">
            <v:rect id="_x0000_i1466" style="width:0;height:1.5pt" o:hralign="center" o:hrstd="t" o:hr="t" fillcolor="#a0a0a0" stroked="f"/>
          </w:pict>
        </w:r>
      </w:del>
    </w:p>
    <w:p w14:paraId="62163EB5"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946" w:author="Admin" w:date="2026-07-06T15:21:00Z" w16du:dateUtc="2026-07-06T08:21: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5.6. Data Flow</w:t>
      </w:r>
    </w:p>
    <w:p w14:paraId="0A708A76" w14:textId="77777777" w:rsidR="00900D69" w:rsidDel="00CE3FF6" w:rsidRDefault="00900D69" w:rsidP="00CE3FF6">
      <w:pPr>
        <w:spacing w:before="100" w:beforeAutospacing="1" w:after="100" w:afterAutospacing="1" w:line="240" w:lineRule="auto"/>
        <w:rPr>
          <w:del w:id="1947" w:author="Admin" w:date="2026-07-06T15:21:00Z" w16du:dateUtc="2026-07-06T08:21:00Z"/>
          <w:rFonts w:ascii="Courier New" w:eastAsia="Times New Roman" w:hAnsi="Courier New" w:cs="Courier New"/>
          <w:sz w:val="20"/>
          <w:szCs w:val="20"/>
        </w:rPr>
      </w:pPr>
      <w:proofErr w:type="spellStart"/>
      <w:r w:rsidRPr="00900D69">
        <w:rPr>
          <w:rFonts w:ascii="Times New Roman" w:eastAsia="Times New Roman" w:hAnsi="Times New Roman" w:cs="Times New Roman"/>
          <w:sz w:val="24"/>
          <w:szCs w:val="24"/>
        </w:rPr>
        <w:t>Luồng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BCOS.</w:t>
      </w:r>
    </w:p>
    <w:p w14:paraId="6FF62A8A" w14:textId="77777777" w:rsidR="00CE3FF6" w:rsidRPr="00900D69" w:rsidRDefault="00CE3FF6" w:rsidP="00900D69">
      <w:pPr>
        <w:spacing w:before="100" w:beforeAutospacing="1" w:after="100" w:afterAutospacing="1" w:line="240" w:lineRule="auto"/>
        <w:rPr>
          <w:ins w:id="1948" w:author="Admin" w:date="2026-07-06T15:21:00Z" w16du:dateUtc="2026-07-06T08:21:00Z"/>
          <w:rFonts w:ascii="Times New Roman" w:eastAsia="Times New Roman" w:hAnsi="Times New Roman" w:cs="Times New Roman"/>
          <w:sz w:val="24"/>
          <w:szCs w:val="24"/>
        </w:rPr>
      </w:pPr>
    </w:p>
    <w:p w14:paraId="1A7C8924" w14:textId="3EEE53B5" w:rsidR="00900D69" w:rsidRPr="00900D69" w:rsidDel="00CE3FF6" w:rsidRDefault="00900D69" w:rsidP="00CE3FF6">
      <w:pPr>
        <w:spacing w:before="100" w:beforeAutospacing="1" w:after="100" w:afterAutospacing="1" w:line="240" w:lineRule="auto"/>
        <w:jc w:val="center"/>
        <w:rPr>
          <w:del w:id="1949" w:author="Admin" w:date="2026-07-06T15:21:00Z" w16du:dateUtc="2026-07-06T08:21:00Z"/>
          <w:rFonts w:ascii="Courier New" w:eastAsia="Times New Roman" w:hAnsi="Courier New" w:cs="Courier New"/>
          <w:sz w:val="20"/>
          <w:szCs w:val="20"/>
        </w:rPr>
        <w:pPrChange w:id="1950"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Lead</w:t>
      </w:r>
    </w:p>
    <w:p w14:paraId="36A5ED5D" w14:textId="77777777" w:rsidR="00900D69" w:rsidRPr="00900D69" w:rsidRDefault="00900D69" w:rsidP="00CE3FF6">
      <w:pPr>
        <w:spacing w:before="100" w:beforeAutospacing="1" w:after="100" w:afterAutospacing="1" w:line="240" w:lineRule="auto"/>
        <w:jc w:val="center"/>
        <w:rPr>
          <w:rFonts w:ascii="Courier New" w:eastAsia="Times New Roman" w:hAnsi="Courier New" w:cs="Courier New"/>
          <w:sz w:val="20"/>
          <w:szCs w:val="20"/>
        </w:rPr>
        <w:pPrChange w:id="1951"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68FE6F9"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52"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299C9E4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53"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8719A2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54"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Project</w:t>
      </w:r>
    </w:p>
    <w:p w14:paraId="3933D47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55"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46B7EE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56"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AEF2B7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57"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462869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58"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Context</w:t>
      </w:r>
    </w:p>
    <w:p w14:paraId="12D2F28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59"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1AFE9E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0"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14AE401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1"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BDD195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2"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Discovery</w:t>
      </w:r>
    </w:p>
    <w:p w14:paraId="6C21921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3"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EEE6FD2"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4"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C44A1A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5"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FFB7A9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6"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Diagnosis</w:t>
      </w:r>
    </w:p>
    <w:p w14:paraId="1D9B89D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7"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302D3F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8"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4E8B9289"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69"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B8174E6"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0"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Transformation</w:t>
      </w:r>
    </w:p>
    <w:p w14:paraId="106E814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1"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A6380C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2"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6510ECA"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3"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EB13EC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4"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Delivery</w:t>
      </w:r>
    </w:p>
    <w:p w14:paraId="70C38CD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5"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8FE5DC9"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6"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160A77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7"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406141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8"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Knowledge</w:t>
      </w:r>
    </w:p>
    <w:p w14:paraId="183E953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79"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3F05D44"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80"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2736C934"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81"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BD19F0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1982" w:author="Admin" w:date="2026-07-06T15:22:00Z" w16du:dateUtc="2026-07-06T08:22: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Customer Success</w:t>
      </w:r>
    </w:p>
    <w:p w14:paraId="33CE2F1A"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chiều</w:t>
      </w:r>
      <w:proofErr w:type="spellEnd"/>
      <w:r w:rsidRPr="00900D69">
        <w:rPr>
          <w:rFonts w:ascii="Times New Roman" w:eastAsia="Times New Roman" w:hAnsi="Times New Roman" w:cs="Times New Roman"/>
          <w:sz w:val="24"/>
          <w:szCs w:val="24"/>
        </w:rPr>
        <w:t>.</w:t>
      </w:r>
    </w:p>
    <w:p w14:paraId="07F1B96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nhập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lại</w:t>
      </w:r>
      <w:proofErr w:type="spellEnd"/>
      <w:r w:rsidRPr="00900D69">
        <w:rPr>
          <w:rFonts w:ascii="Times New Roman" w:eastAsia="Times New Roman" w:hAnsi="Times New Roman" w:cs="Times New Roman"/>
          <w:sz w:val="24"/>
          <w:szCs w:val="24"/>
        </w:rPr>
        <w:t>.</w:t>
      </w:r>
    </w:p>
    <w:p w14:paraId="5F62B72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trùng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lặp</w:t>
      </w:r>
      <w:proofErr w:type="spellEnd"/>
      <w:r w:rsidRPr="00900D69">
        <w:rPr>
          <w:rFonts w:ascii="Times New Roman" w:eastAsia="Times New Roman" w:hAnsi="Times New Roman" w:cs="Times New Roman"/>
          <w:sz w:val="24"/>
          <w:szCs w:val="24"/>
        </w:rPr>
        <w:t>.</w:t>
      </w:r>
    </w:p>
    <w:p w14:paraId="6918397D" w14:textId="3E92BFFD" w:rsidR="00900D69" w:rsidRPr="00900D69" w:rsidDel="00CE3FF6" w:rsidRDefault="00000000" w:rsidP="00900D69">
      <w:pPr>
        <w:spacing w:after="0" w:line="240" w:lineRule="auto"/>
        <w:rPr>
          <w:del w:id="1983" w:author="Admin" w:date="2026-07-06T15:22:00Z" w16du:dateUtc="2026-07-06T08:22:00Z"/>
          <w:rFonts w:ascii="Times New Roman" w:eastAsia="Times New Roman" w:hAnsi="Times New Roman" w:cs="Times New Roman"/>
          <w:sz w:val="24"/>
          <w:szCs w:val="24"/>
        </w:rPr>
      </w:pPr>
      <w:del w:id="1984" w:author="Admin" w:date="2026-07-06T15:22:00Z" w16du:dateUtc="2026-07-06T08:22:00Z">
        <w:r w:rsidDel="00CE3FF6">
          <w:rPr>
            <w:rFonts w:ascii="Times New Roman" w:eastAsia="Times New Roman" w:hAnsi="Times New Roman" w:cs="Times New Roman"/>
            <w:sz w:val="24"/>
            <w:szCs w:val="24"/>
          </w:rPr>
          <w:pict w14:anchorId="616F6850">
            <v:rect id="_x0000_i1467" style="width:0;height:1.5pt" o:hralign="center" o:hrstd="t" o:hr="t" fillcolor="#a0a0a0" stroked="f"/>
          </w:pict>
        </w:r>
      </w:del>
    </w:p>
    <w:p w14:paraId="61625BB5"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1985" w:author="Admin" w:date="2026-07-06T15:22:00Z" w16du:dateUtc="2026-07-06T08:22: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5.7. Shared Services</w:t>
      </w:r>
    </w:p>
    <w:p w14:paraId="15650CCB" w14:textId="77777777" w:rsidR="00900D69" w:rsidRDefault="00900D69" w:rsidP="00900D69">
      <w:pPr>
        <w:spacing w:before="100" w:beforeAutospacing="1" w:after="100" w:afterAutospacing="1" w:line="240" w:lineRule="auto"/>
        <w:rPr>
          <w:ins w:id="1986" w:author="Admin" w:date="2026-07-06T15:22:00Z" w16du:dateUtc="2026-07-06T08:22:00Z"/>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Các Workspace </w:t>
      </w:r>
      <w:proofErr w:type="spellStart"/>
      <w:r w:rsidRPr="00900D69">
        <w:rPr>
          <w:rFonts w:ascii="Times New Roman" w:eastAsia="Times New Roman" w:hAnsi="Times New Roman" w:cs="Times New Roman"/>
          <w:sz w:val="24"/>
          <w:szCs w:val="24"/>
        </w:rPr>
        <w:t>sử</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dụng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chung</w:t>
      </w:r>
      <w:proofErr w:type="spellEnd"/>
      <w:r w:rsidRPr="00900D69">
        <w:rPr>
          <w:rFonts w:ascii="Times New Roman" w:eastAsia="Times New Roman" w:hAnsi="Times New Roman" w:cs="Times New Roman"/>
          <w:sz w:val="24"/>
          <w:szCs w:val="24"/>
        </w:rPr>
        <w:t>.</w:t>
      </w:r>
    </w:p>
    <w:p w14:paraId="3B3B4B51" w14:textId="44595F16" w:rsidR="00CE3FF6" w:rsidRPr="00900D69" w:rsidDel="00CE3FF6" w:rsidRDefault="00CE3FF6" w:rsidP="00900D69">
      <w:pPr>
        <w:spacing w:before="100" w:beforeAutospacing="1" w:after="100" w:afterAutospacing="1" w:line="240" w:lineRule="auto"/>
        <w:rPr>
          <w:del w:id="1987" w:author="Admin" w:date="2026-07-06T15:22:00Z" w16du:dateUtc="2026-07-06T08:22:00Z"/>
          <w:rFonts w:ascii="Times New Roman" w:eastAsia="Times New Roman" w:hAnsi="Times New Roman" w:cs="Times New Roman"/>
          <w:sz w:val="24"/>
          <w:szCs w:val="24"/>
        </w:rPr>
      </w:pPr>
    </w:p>
    <w:p w14:paraId="60A879A6" w14:textId="1161DCA2" w:rsidR="00900D69" w:rsidRPr="00900D69" w:rsidDel="00CE3FF6" w:rsidRDefault="00900D69" w:rsidP="00900D69">
      <w:pPr>
        <w:spacing w:before="100" w:beforeAutospacing="1" w:after="100" w:afterAutospacing="1" w:line="240" w:lineRule="auto"/>
        <w:outlineLvl w:val="2"/>
        <w:rPr>
          <w:del w:id="1988" w:author="Admin" w:date="2026-07-06T15:22:00Z" w16du:dateUtc="2026-07-06T08:22:00Z"/>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Task Service</w:t>
      </w:r>
      <w:ins w:id="1989" w:author="Admin" w:date="2026-07-06T15:22:00Z" w16du:dateUtc="2026-07-06T08:22:00Z">
        <w:r w:rsidR="00CE3FF6">
          <w:rPr>
            <w:rFonts w:ascii="Times New Roman" w:eastAsia="Times New Roman" w:hAnsi="Times New Roman" w:cs="Times New Roman"/>
            <w:sz w:val="24"/>
            <w:szCs w:val="24"/>
          </w:rPr>
          <w:t xml:space="preserve"> </w:t>
        </w:r>
      </w:ins>
    </w:p>
    <w:p w14:paraId="3A4FAE18" w14:textId="77777777" w:rsidR="00900D69" w:rsidRPr="00900D69" w:rsidRDefault="00900D69" w:rsidP="00CE3FF6">
      <w:pPr>
        <w:spacing w:before="100" w:beforeAutospacing="1" w:after="100" w:afterAutospacing="1" w:line="240" w:lineRule="auto"/>
        <w:outlineLvl w:val="2"/>
        <w:rPr>
          <w:rFonts w:ascii="Times New Roman" w:eastAsia="Times New Roman" w:hAnsi="Times New Roman" w:cs="Times New Roman"/>
          <w:sz w:val="24"/>
          <w:szCs w:val="24"/>
        </w:rPr>
        <w:pPrChange w:id="1990" w:author="Admin" w:date="2026-07-06T15:22:00Z" w16du:dateUtc="2026-07-06T08:22:00Z">
          <w:pPr>
            <w:spacing w:before="100" w:beforeAutospacing="1" w:after="100" w:afterAutospacing="1" w:line="240" w:lineRule="auto"/>
          </w:pPr>
        </w:pPrChange>
      </w:pPr>
      <w:r w:rsidRPr="00900D69">
        <w:rPr>
          <w:rFonts w:ascii="Times New Roman" w:eastAsia="Times New Roman" w:hAnsi="Times New Roman" w:cs="Times New Roman"/>
          <w:sz w:val="24"/>
          <w:szCs w:val="24"/>
        </w:rPr>
        <w:t xml:space="preserve">Quản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Action.</w:t>
      </w:r>
    </w:p>
    <w:p w14:paraId="1DD6B1ED" w14:textId="432C3957" w:rsidR="00900D69" w:rsidRPr="00CE3FF6" w:rsidDel="00CE3FF6" w:rsidRDefault="00000000" w:rsidP="00CE3FF6">
      <w:pPr>
        <w:spacing w:before="100" w:beforeAutospacing="1" w:after="100" w:afterAutospacing="1" w:line="240" w:lineRule="auto"/>
        <w:rPr>
          <w:del w:id="1991" w:author="Admin" w:date="2026-07-06T15:22:00Z" w16du:dateUtc="2026-07-06T08:22:00Z"/>
          <w:rFonts w:ascii="Times New Roman" w:eastAsia="Times New Roman" w:hAnsi="Times New Roman" w:cs="Times New Roman"/>
          <w:b/>
          <w:bCs/>
          <w:sz w:val="24"/>
          <w:szCs w:val="24"/>
          <w:rPrChange w:id="1992" w:author="Admin" w:date="2026-07-06T15:23:00Z" w16du:dateUtc="2026-07-06T08:23:00Z">
            <w:rPr>
              <w:del w:id="1993" w:author="Admin" w:date="2026-07-06T15:22:00Z" w16du:dateUtc="2026-07-06T08:22:00Z"/>
              <w:rFonts w:ascii="Times New Roman" w:eastAsia="Times New Roman" w:hAnsi="Times New Roman" w:cs="Times New Roman"/>
              <w:sz w:val="24"/>
              <w:szCs w:val="24"/>
            </w:rPr>
          </w:rPrChange>
        </w:rPr>
        <w:pPrChange w:id="1994" w:author="Admin" w:date="2026-07-06T15:23:00Z" w16du:dateUtc="2026-07-06T08:23:00Z">
          <w:pPr>
            <w:spacing w:after="0" w:line="240" w:lineRule="auto"/>
          </w:pPr>
        </w:pPrChange>
      </w:pPr>
      <w:del w:id="1995" w:author="Admin" w:date="2026-07-06T15:22:00Z" w16du:dateUtc="2026-07-06T08:22:00Z">
        <w:r w:rsidRPr="00CE3FF6" w:rsidDel="00CE3FF6">
          <w:rPr>
            <w:rFonts w:ascii="Times New Roman" w:eastAsia="Times New Roman" w:hAnsi="Times New Roman" w:cs="Times New Roman"/>
            <w:b/>
            <w:bCs/>
            <w:sz w:val="24"/>
            <w:szCs w:val="24"/>
            <w:rPrChange w:id="1996" w:author="Admin" w:date="2026-07-06T15:23:00Z" w16du:dateUtc="2026-07-06T08:23:00Z">
              <w:rPr>
                <w:rFonts w:ascii="Times New Roman" w:eastAsia="Times New Roman" w:hAnsi="Times New Roman" w:cs="Times New Roman"/>
                <w:sz w:val="24"/>
                <w:szCs w:val="24"/>
              </w:rPr>
            </w:rPrChange>
          </w:rPr>
          <w:lastRenderedPageBreak/>
          <w:pict w14:anchorId="0A01AB58">
            <v:rect id="_x0000_i1468" style="width:0;height:1.5pt" o:hralign="center" o:hrstd="t" o:hr="t" fillcolor="#a0a0a0" stroked="f"/>
          </w:pict>
        </w:r>
      </w:del>
    </w:p>
    <w:p w14:paraId="50749774" w14:textId="6C647347" w:rsidR="00900D69" w:rsidRPr="00CE3FF6" w:rsidDel="00CE3FF6" w:rsidRDefault="00900D69" w:rsidP="00CE3FF6">
      <w:pPr>
        <w:spacing w:before="100" w:beforeAutospacing="1" w:after="100" w:afterAutospacing="1" w:line="240" w:lineRule="auto"/>
        <w:rPr>
          <w:del w:id="1997" w:author="Admin" w:date="2026-07-06T15:22:00Z" w16du:dateUtc="2026-07-06T08:22:00Z"/>
          <w:rFonts w:ascii="Times New Roman" w:eastAsia="Times New Roman" w:hAnsi="Times New Roman" w:cs="Times New Roman"/>
          <w:b/>
          <w:bCs/>
          <w:sz w:val="24"/>
          <w:szCs w:val="24"/>
          <w:rPrChange w:id="1998" w:author="Admin" w:date="2026-07-06T15:23:00Z" w16du:dateUtc="2026-07-06T08:23:00Z">
            <w:rPr>
              <w:del w:id="1999" w:author="Admin" w:date="2026-07-06T15:22:00Z" w16du:dateUtc="2026-07-06T08:22:00Z"/>
              <w:rFonts w:ascii="Times New Roman" w:eastAsia="Times New Roman" w:hAnsi="Times New Roman" w:cs="Times New Roman"/>
              <w:b/>
              <w:bCs/>
              <w:sz w:val="27"/>
              <w:szCs w:val="27"/>
              <w:lang w:val="fr-FR"/>
            </w:rPr>
          </w:rPrChange>
        </w:rPr>
        <w:pPrChange w:id="2000" w:author="Admin" w:date="2026-07-06T15:23:00Z" w16du:dateUtc="2026-07-06T08:23:00Z">
          <w:pPr>
            <w:spacing w:before="100" w:beforeAutospacing="1" w:after="100" w:afterAutospacing="1" w:line="240" w:lineRule="auto"/>
            <w:outlineLvl w:val="2"/>
          </w:pPr>
        </w:pPrChange>
      </w:pPr>
      <w:r w:rsidRPr="00CE3FF6">
        <w:rPr>
          <w:rFonts w:ascii="Times New Roman" w:eastAsia="Times New Roman" w:hAnsi="Times New Roman" w:cs="Times New Roman"/>
          <w:b/>
          <w:bCs/>
          <w:sz w:val="24"/>
          <w:szCs w:val="24"/>
          <w:rPrChange w:id="2001" w:author="Admin" w:date="2026-07-06T15:23:00Z" w16du:dateUtc="2026-07-06T08:23:00Z">
            <w:rPr>
              <w:rFonts w:ascii="Times New Roman" w:eastAsia="Times New Roman" w:hAnsi="Times New Roman" w:cs="Times New Roman"/>
              <w:b/>
              <w:bCs/>
              <w:sz w:val="27"/>
              <w:szCs w:val="27"/>
              <w:lang w:val="fr-FR"/>
            </w:rPr>
          </w:rPrChange>
        </w:rPr>
        <w:t>Document Service</w:t>
      </w:r>
    </w:p>
    <w:p w14:paraId="23E32C7C" w14:textId="2DC50B69" w:rsidR="00900D69" w:rsidRPr="00CE3FF6" w:rsidDel="00CE3FF6" w:rsidRDefault="00CE3FF6" w:rsidP="00CE3FF6">
      <w:pPr>
        <w:spacing w:before="100" w:beforeAutospacing="1" w:after="100" w:afterAutospacing="1" w:line="240" w:lineRule="auto"/>
        <w:rPr>
          <w:del w:id="2002" w:author="Admin" w:date="2026-07-06T15:22:00Z" w16du:dateUtc="2026-07-06T08:22:00Z"/>
          <w:rFonts w:ascii="Times New Roman" w:eastAsia="Times New Roman" w:hAnsi="Times New Roman" w:cs="Times New Roman"/>
          <w:sz w:val="24"/>
          <w:szCs w:val="24"/>
          <w:rPrChange w:id="2003" w:author="Admin" w:date="2026-07-06T15:23:00Z" w16du:dateUtc="2026-07-06T08:23:00Z">
            <w:rPr>
              <w:del w:id="2004" w:author="Admin" w:date="2026-07-06T15:22:00Z" w16du:dateUtc="2026-07-06T08:22:00Z"/>
              <w:rFonts w:ascii="Times New Roman" w:eastAsia="Times New Roman" w:hAnsi="Times New Roman" w:cs="Times New Roman"/>
              <w:sz w:val="24"/>
              <w:szCs w:val="24"/>
              <w:lang w:val="fr-FR"/>
            </w:rPr>
          </w:rPrChange>
        </w:rPr>
        <w:pPrChange w:id="2005" w:author="Admin" w:date="2026-07-06T15:23:00Z" w16du:dateUtc="2026-07-06T08:23:00Z">
          <w:pPr>
            <w:spacing w:after="0" w:line="240" w:lineRule="auto"/>
          </w:pPr>
        </w:pPrChange>
      </w:pPr>
      <w:ins w:id="2006" w:author="Admin" w:date="2026-07-06T15:22:00Z" w16du:dateUtc="2026-07-06T08:22:00Z">
        <w:r w:rsidRPr="00CE3FF6">
          <w:rPr>
            <w:rFonts w:ascii="Times New Roman" w:eastAsia="Times New Roman" w:hAnsi="Times New Roman" w:cs="Times New Roman"/>
            <w:sz w:val="24"/>
            <w:szCs w:val="24"/>
            <w:rPrChange w:id="2007" w:author="Admin" w:date="2026-07-06T15:23:00Z" w16du:dateUtc="2026-07-06T08:23:00Z">
              <w:rPr>
                <w:rFonts w:ascii="Times New Roman" w:eastAsia="Times New Roman" w:hAnsi="Times New Roman" w:cs="Times New Roman"/>
                <w:sz w:val="24"/>
                <w:szCs w:val="24"/>
                <w:lang w:val="fr-FR"/>
              </w:rPr>
            </w:rPrChange>
          </w:rPr>
          <w:t xml:space="preserve"> </w:t>
        </w:r>
      </w:ins>
      <w:r w:rsidR="00900D69" w:rsidRPr="00CE3FF6">
        <w:rPr>
          <w:rFonts w:ascii="Times New Roman" w:eastAsia="Times New Roman" w:hAnsi="Times New Roman" w:cs="Times New Roman"/>
          <w:sz w:val="24"/>
          <w:szCs w:val="24"/>
          <w:rPrChange w:id="2008" w:author="Admin" w:date="2026-07-06T15:23:00Z" w16du:dateUtc="2026-07-06T08:23:00Z">
            <w:rPr>
              <w:rFonts w:ascii="Times New Roman" w:eastAsia="Times New Roman" w:hAnsi="Times New Roman" w:cs="Times New Roman"/>
              <w:sz w:val="24"/>
              <w:szCs w:val="24"/>
              <w:lang w:val="fr-FR"/>
            </w:rPr>
          </w:rPrChange>
        </w:rPr>
        <w:t xml:space="preserve">Quản </w:t>
      </w:r>
      <w:proofErr w:type="spellStart"/>
      <w:r w:rsidR="00900D69" w:rsidRPr="00CE3FF6">
        <w:rPr>
          <w:rFonts w:ascii="Times New Roman" w:eastAsia="Times New Roman" w:hAnsi="Times New Roman" w:cs="Times New Roman"/>
          <w:sz w:val="24"/>
          <w:szCs w:val="24"/>
          <w:rPrChange w:id="2009" w:author="Admin" w:date="2026-07-06T15:23:00Z" w16du:dateUtc="2026-07-06T08:23:00Z">
            <w:rPr>
              <w:rFonts w:ascii="Times New Roman" w:eastAsia="Times New Roman" w:hAnsi="Times New Roman" w:cs="Times New Roman"/>
              <w:sz w:val="24"/>
              <w:szCs w:val="24"/>
              <w:lang w:val="fr-FR"/>
            </w:rPr>
          </w:rPrChange>
        </w:rPr>
        <w:t>lý</w:t>
      </w:r>
      <w:proofErr w:type="spellEnd"/>
      <w:r w:rsidR="00900D69" w:rsidRPr="00CE3FF6">
        <w:rPr>
          <w:rFonts w:ascii="Times New Roman" w:eastAsia="Times New Roman" w:hAnsi="Times New Roman" w:cs="Times New Roman"/>
          <w:sz w:val="24"/>
          <w:szCs w:val="24"/>
          <w:rPrChange w:id="2010" w:author="Admin" w:date="2026-07-06T15:23:00Z" w16du:dateUtc="2026-07-06T08:23:00Z">
            <w:rPr>
              <w:rFonts w:ascii="Times New Roman" w:eastAsia="Times New Roman" w:hAnsi="Times New Roman" w:cs="Times New Roman"/>
              <w:sz w:val="24"/>
              <w:szCs w:val="24"/>
              <w:lang w:val="fr-FR"/>
            </w:rPr>
          </w:rPrChange>
        </w:rPr>
        <w:t xml:space="preserve"> </w:t>
      </w:r>
      <w:proofErr w:type="spellStart"/>
      <w:r w:rsidR="00900D69" w:rsidRPr="00CE3FF6">
        <w:rPr>
          <w:rFonts w:ascii="Times New Roman" w:eastAsia="Times New Roman" w:hAnsi="Times New Roman" w:cs="Times New Roman"/>
          <w:sz w:val="24"/>
          <w:szCs w:val="24"/>
          <w:rPrChange w:id="2011" w:author="Admin" w:date="2026-07-06T15:23:00Z" w16du:dateUtc="2026-07-06T08:23:00Z">
            <w:rPr>
              <w:rFonts w:ascii="Times New Roman" w:eastAsia="Times New Roman" w:hAnsi="Times New Roman" w:cs="Times New Roman"/>
              <w:sz w:val="24"/>
              <w:szCs w:val="24"/>
              <w:lang w:val="fr-FR"/>
            </w:rPr>
          </w:rPrChange>
        </w:rPr>
        <w:t>tài</w:t>
      </w:r>
      <w:proofErr w:type="spellEnd"/>
      <w:r w:rsidR="00900D69" w:rsidRPr="00CE3FF6">
        <w:rPr>
          <w:rFonts w:ascii="Times New Roman" w:eastAsia="Times New Roman" w:hAnsi="Times New Roman" w:cs="Times New Roman"/>
          <w:sz w:val="24"/>
          <w:szCs w:val="24"/>
          <w:rPrChange w:id="2012" w:author="Admin" w:date="2026-07-06T15:23:00Z" w16du:dateUtc="2026-07-06T08:23:00Z">
            <w:rPr>
              <w:rFonts w:ascii="Times New Roman" w:eastAsia="Times New Roman" w:hAnsi="Times New Roman" w:cs="Times New Roman"/>
              <w:sz w:val="24"/>
              <w:szCs w:val="24"/>
              <w:lang w:val="fr-FR"/>
            </w:rPr>
          </w:rPrChange>
        </w:rPr>
        <w:t xml:space="preserve"> </w:t>
      </w:r>
      <w:proofErr w:type="spellStart"/>
      <w:r w:rsidR="00900D69" w:rsidRPr="00CE3FF6">
        <w:rPr>
          <w:rFonts w:ascii="Times New Roman" w:eastAsia="Times New Roman" w:hAnsi="Times New Roman" w:cs="Times New Roman"/>
          <w:sz w:val="24"/>
          <w:szCs w:val="24"/>
          <w:rPrChange w:id="2013" w:author="Admin" w:date="2026-07-06T15:23:00Z" w16du:dateUtc="2026-07-06T08:23:00Z">
            <w:rPr>
              <w:rFonts w:ascii="Times New Roman" w:eastAsia="Times New Roman" w:hAnsi="Times New Roman" w:cs="Times New Roman"/>
              <w:sz w:val="24"/>
              <w:szCs w:val="24"/>
              <w:lang w:val="fr-FR"/>
            </w:rPr>
          </w:rPrChange>
        </w:rPr>
        <w:t>liệu</w:t>
      </w:r>
      <w:proofErr w:type="spellEnd"/>
      <w:r w:rsidR="00900D69" w:rsidRPr="00CE3FF6">
        <w:rPr>
          <w:rFonts w:ascii="Times New Roman" w:eastAsia="Times New Roman" w:hAnsi="Times New Roman" w:cs="Times New Roman"/>
          <w:sz w:val="24"/>
          <w:szCs w:val="24"/>
          <w:rPrChange w:id="2014" w:author="Admin" w:date="2026-07-06T15:23:00Z" w16du:dateUtc="2026-07-06T08:23:00Z">
            <w:rPr>
              <w:rFonts w:ascii="Times New Roman" w:eastAsia="Times New Roman" w:hAnsi="Times New Roman" w:cs="Times New Roman"/>
              <w:sz w:val="24"/>
              <w:szCs w:val="24"/>
              <w:lang w:val="fr-FR"/>
            </w:rPr>
          </w:rPrChange>
        </w:rPr>
        <w:t>.</w:t>
      </w:r>
    </w:p>
    <w:p w14:paraId="3225FA44" w14:textId="77777777" w:rsidR="00CE3FF6" w:rsidRDefault="00CE3FF6" w:rsidP="00CE3FF6">
      <w:pPr>
        <w:spacing w:before="100" w:beforeAutospacing="1" w:after="100" w:afterAutospacing="1" w:line="240" w:lineRule="auto"/>
        <w:rPr>
          <w:ins w:id="2015" w:author="Admin" w:date="2026-07-06T15:22:00Z" w16du:dateUtc="2026-07-06T08:22:00Z"/>
          <w:rFonts w:ascii="Times New Roman" w:eastAsia="Times New Roman" w:hAnsi="Times New Roman" w:cs="Times New Roman"/>
          <w:sz w:val="24"/>
          <w:szCs w:val="24"/>
        </w:rPr>
        <w:pPrChange w:id="2016" w:author="Admin" w:date="2026-07-06T15:23:00Z" w16du:dateUtc="2026-07-06T08:23:00Z">
          <w:pPr>
            <w:spacing w:after="0" w:line="240" w:lineRule="auto"/>
          </w:pPr>
        </w:pPrChange>
      </w:pPr>
    </w:p>
    <w:p w14:paraId="5D2E67BD" w14:textId="11BE680A" w:rsidR="00900D69" w:rsidRPr="00CE3FF6" w:rsidDel="00CE3FF6" w:rsidRDefault="00000000" w:rsidP="00CE3FF6">
      <w:pPr>
        <w:spacing w:before="100" w:beforeAutospacing="1" w:after="100" w:afterAutospacing="1" w:line="240" w:lineRule="auto"/>
        <w:rPr>
          <w:del w:id="2017" w:author="Admin" w:date="2026-07-06T15:22:00Z" w16du:dateUtc="2026-07-06T08:22:00Z"/>
          <w:rFonts w:ascii="Times New Roman" w:eastAsia="Times New Roman" w:hAnsi="Times New Roman" w:cs="Times New Roman"/>
          <w:b/>
          <w:bCs/>
          <w:sz w:val="24"/>
          <w:szCs w:val="24"/>
          <w:rPrChange w:id="2018" w:author="Admin" w:date="2026-07-06T15:23:00Z" w16du:dateUtc="2026-07-06T08:23:00Z">
            <w:rPr>
              <w:del w:id="2019" w:author="Admin" w:date="2026-07-06T15:22:00Z" w16du:dateUtc="2026-07-06T08:22:00Z"/>
              <w:rFonts w:ascii="Times New Roman" w:eastAsia="Times New Roman" w:hAnsi="Times New Roman" w:cs="Times New Roman"/>
              <w:sz w:val="24"/>
              <w:szCs w:val="24"/>
            </w:rPr>
          </w:rPrChange>
        </w:rPr>
        <w:pPrChange w:id="2020" w:author="Admin" w:date="2026-07-06T15:23:00Z" w16du:dateUtc="2026-07-06T08:23:00Z">
          <w:pPr>
            <w:spacing w:after="0" w:line="240" w:lineRule="auto"/>
          </w:pPr>
        </w:pPrChange>
      </w:pPr>
      <w:del w:id="2021" w:author="Admin" w:date="2026-07-06T15:22:00Z" w16du:dateUtc="2026-07-06T08:22:00Z">
        <w:r w:rsidRPr="00CE3FF6" w:rsidDel="00CE3FF6">
          <w:rPr>
            <w:rFonts w:ascii="Times New Roman" w:eastAsia="Times New Roman" w:hAnsi="Times New Roman" w:cs="Times New Roman"/>
            <w:b/>
            <w:bCs/>
            <w:sz w:val="24"/>
            <w:szCs w:val="24"/>
            <w:rPrChange w:id="2022" w:author="Admin" w:date="2026-07-06T15:23:00Z" w16du:dateUtc="2026-07-06T08:23:00Z">
              <w:rPr>
                <w:rFonts w:ascii="Times New Roman" w:eastAsia="Times New Roman" w:hAnsi="Times New Roman" w:cs="Times New Roman"/>
                <w:sz w:val="24"/>
                <w:szCs w:val="24"/>
              </w:rPr>
            </w:rPrChange>
          </w:rPr>
          <w:pict w14:anchorId="7D17001E">
            <v:rect id="_x0000_i2578" style="width:0;height:1.5pt" o:hralign="center" o:hrstd="t" o:hr="t" fillcolor="#a0a0a0" stroked="f"/>
          </w:pict>
        </w:r>
      </w:del>
    </w:p>
    <w:p w14:paraId="584E9D91" w14:textId="2D16C39F" w:rsidR="00900D69" w:rsidRPr="00CE3FF6" w:rsidDel="00CE3FF6" w:rsidRDefault="00900D69" w:rsidP="00CE3FF6">
      <w:pPr>
        <w:spacing w:before="100" w:beforeAutospacing="1" w:after="100" w:afterAutospacing="1" w:line="240" w:lineRule="auto"/>
        <w:rPr>
          <w:del w:id="2023" w:author="Admin" w:date="2026-07-06T15:23:00Z" w16du:dateUtc="2026-07-06T08:23:00Z"/>
          <w:rFonts w:ascii="Times New Roman" w:eastAsia="Times New Roman" w:hAnsi="Times New Roman" w:cs="Times New Roman"/>
          <w:b/>
          <w:bCs/>
          <w:sz w:val="24"/>
          <w:szCs w:val="24"/>
          <w:rPrChange w:id="2024" w:author="Admin" w:date="2026-07-06T15:23:00Z" w16du:dateUtc="2026-07-06T08:23:00Z">
            <w:rPr>
              <w:del w:id="2025" w:author="Admin" w:date="2026-07-06T15:23:00Z" w16du:dateUtc="2026-07-06T08:23:00Z"/>
              <w:rFonts w:ascii="Times New Roman" w:eastAsia="Times New Roman" w:hAnsi="Times New Roman" w:cs="Times New Roman"/>
              <w:b/>
              <w:bCs/>
              <w:sz w:val="27"/>
              <w:szCs w:val="27"/>
            </w:rPr>
          </w:rPrChange>
        </w:rPr>
        <w:pPrChange w:id="2026" w:author="Admin" w:date="2026-07-06T15:23:00Z" w16du:dateUtc="2026-07-06T08:23:00Z">
          <w:pPr>
            <w:spacing w:before="100" w:beforeAutospacing="1" w:after="100" w:afterAutospacing="1" w:line="240" w:lineRule="auto"/>
            <w:outlineLvl w:val="2"/>
          </w:pPr>
        </w:pPrChange>
      </w:pPr>
      <w:r w:rsidRPr="00CE3FF6">
        <w:rPr>
          <w:rFonts w:ascii="Times New Roman" w:eastAsia="Times New Roman" w:hAnsi="Times New Roman" w:cs="Times New Roman"/>
          <w:b/>
          <w:bCs/>
          <w:sz w:val="24"/>
          <w:szCs w:val="24"/>
          <w:rPrChange w:id="2027" w:author="Admin" w:date="2026-07-06T15:23:00Z" w16du:dateUtc="2026-07-06T08:23:00Z">
            <w:rPr>
              <w:rFonts w:ascii="Times New Roman" w:eastAsia="Times New Roman" w:hAnsi="Times New Roman" w:cs="Times New Roman"/>
              <w:b/>
              <w:bCs/>
              <w:sz w:val="27"/>
              <w:szCs w:val="27"/>
            </w:rPr>
          </w:rPrChange>
        </w:rPr>
        <w:t>Calendar</w:t>
      </w:r>
    </w:p>
    <w:p w14:paraId="5AFFB0B2" w14:textId="4E17E44F" w:rsidR="00900D69" w:rsidRPr="00900D69" w:rsidDel="00CE3FF6" w:rsidRDefault="00CE3FF6" w:rsidP="00900D69">
      <w:pPr>
        <w:spacing w:before="100" w:beforeAutospacing="1" w:after="100" w:afterAutospacing="1" w:line="240" w:lineRule="auto"/>
        <w:rPr>
          <w:del w:id="2028" w:author="Admin" w:date="2026-07-06T15:22:00Z" w16du:dateUtc="2026-07-06T08:22:00Z"/>
          <w:rFonts w:ascii="Times New Roman" w:eastAsia="Times New Roman" w:hAnsi="Times New Roman" w:cs="Times New Roman"/>
          <w:sz w:val="24"/>
          <w:szCs w:val="24"/>
        </w:rPr>
      </w:pPr>
      <w:ins w:id="2029" w:author="Admin" w:date="2026-07-06T15:23:00Z" w16du:dateUtc="2026-07-06T08:23:00Z">
        <w:r>
          <w:rPr>
            <w:rFonts w:ascii="Times New Roman" w:eastAsia="Times New Roman" w:hAnsi="Times New Roman" w:cs="Times New Roman"/>
            <w:sz w:val="24"/>
            <w:szCs w:val="24"/>
          </w:rPr>
          <w:t xml:space="preserve"> </w:t>
        </w:r>
      </w:ins>
      <w:r w:rsidR="00900D69" w:rsidRPr="00900D69">
        <w:rPr>
          <w:rFonts w:ascii="Times New Roman" w:eastAsia="Times New Roman" w:hAnsi="Times New Roman" w:cs="Times New Roman"/>
          <w:sz w:val="24"/>
          <w:szCs w:val="24"/>
        </w:rPr>
        <w:t>Lịch.</w:t>
      </w:r>
    </w:p>
    <w:p w14:paraId="1E2A8185" w14:textId="4C0615A8" w:rsidR="00900D69" w:rsidRPr="00900D69" w:rsidDel="00CE3FF6" w:rsidRDefault="00000000" w:rsidP="00CE3FF6">
      <w:pPr>
        <w:spacing w:before="100" w:beforeAutospacing="1" w:after="100" w:afterAutospacing="1" w:line="240" w:lineRule="auto"/>
        <w:rPr>
          <w:del w:id="2030" w:author="Admin" w:date="2026-07-06T15:22:00Z" w16du:dateUtc="2026-07-06T08:22:00Z"/>
          <w:rFonts w:ascii="Times New Roman" w:eastAsia="Times New Roman" w:hAnsi="Times New Roman" w:cs="Times New Roman"/>
          <w:sz w:val="24"/>
          <w:szCs w:val="24"/>
        </w:rPr>
        <w:pPrChange w:id="2031" w:author="Admin" w:date="2026-07-06T15:22:00Z" w16du:dateUtc="2026-07-06T08:22:00Z">
          <w:pPr>
            <w:spacing w:after="0" w:line="240" w:lineRule="auto"/>
          </w:pPr>
        </w:pPrChange>
      </w:pPr>
      <w:del w:id="2032" w:author="Admin" w:date="2026-07-06T15:22:00Z" w16du:dateUtc="2026-07-06T08:22:00Z">
        <w:r w:rsidDel="00CE3FF6">
          <w:rPr>
            <w:rFonts w:ascii="Times New Roman" w:eastAsia="Times New Roman" w:hAnsi="Times New Roman" w:cs="Times New Roman"/>
            <w:sz w:val="24"/>
            <w:szCs w:val="24"/>
          </w:rPr>
          <w:pict w14:anchorId="766C8518">
            <v:rect id="_x0000_i1470" style="width:0;height:1.5pt" o:hralign="center" o:hrstd="t" o:hr="t" fillcolor="#a0a0a0" stroked="f"/>
          </w:pict>
        </w:r>
      </w:del>
    </w:p>
    <w:p w14:paraId="2345CC48" w14:textId="77777777" w:rsidR="00CE3FF6" w:rsidRPr="00CE3FF6" w:rsidRDefault="00CE3FF6" w:rsidP="00CE3FF6">
      <w:pPr>
        <w:spacing w:before="100" w:beforeAutospacing="1" w:after="100" w:afterAutospacing="1" w:line="240" w:lineRule="auto"/>
        <w:rPr>
          <w:ins w:id="2033" w:author="Admin" w:date="2026-07-06T15:22:00Z" w16du:dateUtc="2026-07-06T08:22:00Z"/>
          <w:rFonts w:ascii="Times New Roman" w:eastAsia="Times New Roman" w:hAnsi="Times New Roman" w:cs="Times New Roman"/>
          <w:sz w:val="24"/>
          <w:szCs w:val="24"/>
          <w:rPrChange w:id="2034" w:author="Admin" w:date="2026-07-06T15:23:00Z" w16du:dateUtc="2026-07-06T08:23:00Z">
            <w:rPr>
              <w:ins w:id="2035" w:author="Admin" w:date="2026-07-06T15:22:00Z" w16du:dateUtc="2026-07-06T08:22:00Z"/>
              <w:rFonts w:ascii="Times New Roman" w:eastAsia="Times New Roman" w:hAnsi="Times New Roman" w:cs="Times New Roman"/>
              <w:b/>
              <w:bCs/>
              <w:sz w:val="27"/>
              <w:szCs w:val="27"/>
            </w:rPr>
          </w:rPrChange>
        </w:rPr>
      </w:pPr>
    </w:p>
    <w:p w14:paraId="5FB79186" w14:textId="44B56E70" w:rsidR="00900D69" w:rsidRPr="00900D69" w:rsidDel="00CE3FF6" w:rsidRDefault="00900D69" w:rsidP="00CE3FF6">
      <w:pPr>
        <w:spacing w:before="100" w:beforeAutospacing="1" w:after="100" w:afterAutospacing="1" w:line="240" w:lineRule="auto"/>
        <w:rPr>
          <w:del w:id="2036" w:author="Admin" w:date="2026-07-06T15:23:00Z" w16du:dateUtc="2026-07-06T08:23:00Z"/>
          <w:rFonts w:ascii="Times New Roman" w:eastAsia="Times New Roman" w:hAnsi="Times New Roman" w:cs="Times New Roman"/>
          <w:b/>
          <w:bCs/>
          <w:sz w:val="27"/>
          <w:szCs w:val="27"/>
        </w:rPr>
        <w:pPrChange w:id="2037" w:author="Admin" w:date="2026-07-06T15:22:00Z" w16du:dateUtc="2026-07-06T08:22: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Notification</w:t>
      </w:r>
    </w:p>
    <w:p w14:paraId="2056A317" w14:textId="12C27A74" w:rsidR="00900D69" w:rsidRPr="00900D69" w:rsidDel="00CE3FF6" w:rsidRDefault="00CE3FF6" w:rsidP="00CE3FF6">
      <w:pPr>
        <w:spacing w:before="100" w:beforeAutospacing="1" w:after="100" w:afterAutospacing="1" w:line="240" w:lineRule="auto"/>
        <w:rPr>
          <w:del w:id="2038" w:author="Admin" w:date="2026-07-06T15:22:00Z" w16du:dateUtc="2026-07-06T08:22:00Z"/>
          <w:rFonts w:ascii="Times New Roman" w:eastAsia="Times New Roman" w:hAnsi="Times New Roman" w:cs="Times New Roman"/>
          <w:sz w:val="24"/>
          <w:szCs w:val="24"/>
        </w:rPr>
        <w:pPrChange w:id="2039" w:author="Admin" w:date="2026-07-06T15:23:00Z" w16du:dateUtc="2026-07-06T08:23:00Z">
          <w:pPr>
            <w:spacing w:before="100" w:beforeAutospacing="1" w:after="100" w:afterAutospacing="1" w:line="240" w:lineRule="auto"/>
          </w:pPr>
        </w:pPrChange>
      </w:pPr>
      <w:ins w:id="2040" w:author="Admin" w:date="2026-07-06T15:23:00Z" w16du:dateUtc="2026-07-06T08:23:00Z">
        <w:r>
          <w:rPr>
            <w:rFonts w:ascii="Times New Roman" w:eastAsia="Times New Roman" w:hAnsi="Times New Roman" w:cs="Times New Roman"/>
            <w:sz w:val="24"/>
            <w:szCs w:val="24"/>
          </w:rPr>
          <w:t xml:space="preserve"> </w:t>
        </w:r>
      </w:ins>
      <w:r w:rsidR="00900D69" w:rsidRPr="00900D69">
        <w:rPr>
          <w:rFonts w:ascii="Times New Roman" w:eastAsia="Times New Roman" w:hAnsi="Times New Roman" w:cs="Times New Roman"/>
          <w:sz w:val="24"/>
          <w:szCs w:val="24"/>
        </w:rPr>
        <w:t xml:space="preserve">Thông </w:t>
      </w:r>
      <w:proofErr w:type="spellStart"/>
      <w:r w:rsidR="00900D69" w:rsidRPr="00900D69">
        <w:rPr>
          <w:rFonts w:ascii="Times New Roman" w:eastAsia="Times New Roman" w:hAnsi="Times New Roman" w:cs="Times New Roman"/>
          <w:sz w:val="24"/>
          <w:szCs w:val="24"/>
        </w:rPr>
        <w:t>báo</w:t>
      </w:r>
      <w:proofErr w:type="spellEnd"/>
      <w:r w:rsidR="00900D69" w:rsidRPr="00900D69">
        <w:rPr>
          <w:rFonts w:ascii="Times New Roman" w:eastAsia="Times New Roman" w:hAnsi="Times New Roman" w:cs="Times New Roman"/>
          <w:sz w:val="24"/>
          <w:szCs w:val="24"/>
        </w:rPr>
        <w:t>.</w:t>
      </w:r>
    </w:p>
    <w:p w14:paraId="58CE3CB2" w14:textId="01E70AA7" w:rsidR="00CE3FF6" w:rsidRPr="00CE3FF6" w:rsidDel="00CE3FF6" w:rsidRDefault="00CE3FF6" w:rsidP="00CE3FF6">
      <w:pPr>
        <w:spacing w:before="100" w:beforeAutospacing="1" w:after="100" w:afterAutospacing="1" w:line="240" w:lineRule="auto"/>
        <w:rPr>
          <w:del w:id="2041" w:author="Admin" w:date="2026-07-06T15:22:00Z" w16du:dateUtc="2026-07-06T08:22:00Z"/>
          <w:rFonts w:ascii="Times New Roman" w:eastAsia="Times New Roman" w:hAnsi="Times New Roman" w:cs="Times New Roman"/>
          <w:sz w:val="24"/>
          <w:szCs w:val="24"/>
          <w:rPrChange w:id="2042" w:author="Admin" w:date="2026-07-06T15:22:00Z" w16du:dateUtc="2026-07-06T08:22:00Z">
            <w:rPr>
              <w:del w:id="2043" w:author="Admin" w:date="2026-07-06T15:22:00Z" w16du:dateUtc="2026-07-06T08:22:00Z"/>
            </w:rPr>
          </w:rPrChange>
        </w:rPr>
        <w:pPrChange w:id="2044" w:author="Admin" w:date="2026-07-06T15:22:00Z" w16du:dateUtc="2026-07-06T08:22:00Z">
          <w:pPr>
            <w:spacing w:after="0" w:line="240" w:lineRule="auto"/>
          </w:pPr>
        </w:pPrChange>
      </w:pPr>
    </w:p>
    <w:p w14:paraId="6E72A6AE" w14:textId="77777777" w:rsidR="00CE3FF6" w:rsidRDefault="00CE3FF6" w:rsidP="00900D69">
      <w:pPr>
        <w:spacing w:before="100" w:beforeAutospacing="1" w:after="100" w:afterAutospacing="1" w:line="240" w:lineRule="auto"/>
        <w:outlineLvl w:val="2"/>
        <w:rPr>
          <w:ins w:id="2045" w:author="Admin" w:date="2026-07-06T15:22:00Z" w16du:dateUtc="2026-07-06T08:22:00Z"/>
          <w:rFonts w:ascii="Times New Roman" w:eastAsia="Times New Roman" w:hAnsi="Times New Roman" w:cs="Times New Roman"/>
          <w:b/>
          <w:bCs/>
          <w:sz w:val="27"/>
          <w:szCs w:val="27"/>
        </w:rPr>
      </w:pPr>
    </w:p>
    <w:p w14:paraId="4DA8A042" w14:textId="7B0E1CB8" w:rsidR="00900D69" w:rsidRPr="00900D69" w:rsidDel="00CE3FF6" w:rsidRDefault="00900D69" w:rsidP="00900D69">
      <w:pPr>
        <w:spacing w:before="100" w:beforeAutospacing="1" w:after="100" w:afterAutospacing="1" w:line="240" w:lineRule="auto"/>
        <w:outlineLvl w:val="2"/>
        <w:rPr>
          <w:del w:id="2046" w:author="Admin" w:date="2026-07-06T15:23:00Z" w16du:dateUtc="2026-07-06T08:23:00Z"/>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Organization</w:t>
      </w:r>
    </w:p>
    <w:p w14:paraId="5918D1AD" w14:textId="242A6953" w:rsidR="00900D69" w:rsidRPr="00900D69" w:rsidRDefault="00CE3FF6" w:rsidP="00CE3FF6">
      <w:pPr>
        <w:spacing w:before="100" w:beforeAutospacing="1" w:after="100" w:afterAutospacing="1" w:line="240" w:lineRule="auto"/>
        <w:outlineLvl w:val="2"/>
        <w:rPr>
          <w:rFonts w:ascii="Times New Roman" w:eastAsia="Times New Roman" w:hAnsi="Times New Roman" w:cs="Times New Roman"/>
          <w:sz w:val="24"/>
          <w:szCs w:val="24"/>
        </w:rPr>
        <w:pPrChange w:id="2047" w:author="Admin" w:date="2026-07-06T15:23:00Z" w16du:dateUtc="2026-07-06T08:23:00Z">
          <w:pPr>
            <w:spacing w:before="100" w:beforeAutospacing="1" w:after="100" w:afterAutospacing="1" w:line="240" w:lineRule="auto"/>
          </w:pPr>
        </w:pPrChange>
      </w:pPr>
      <w:ins w:id="2048" w:author="Admin" w:date="2026-07-06T15:23:00Z" w16du:dateUtc="2026-07-06T08:23:00Z">
        <w:r>
          <w:rPr>
            <w:rFonts w:ascii="Times New Roman" w:eastAsia="Times New Roman" w:hAnsi="Times New Roman" w:cs="Times New Roman"/>
            <w:sz w:val="24"/>
            <w:szCs w:val="24"/>
          </w:rPr>
          <w:t xml:space="preserve"> </w:t>
        </w:r>
      </w:ins>
      <w:r w:rsidR="00900D69" w:rsidRPr="00900D69">
        <w:rPr>
          <w:rFonts w:ascii="Times New Roman" w:eastAsia="Times New Roman" w:hAnsi="Times New Roman" w:cs="Times New Roman"/>
          <w:sz w:val="24"/>
          <w:szCs w:val="24"/>
        </w:rPr>
        <w:t xml:space="preserve">Doanh </w:t>
      </w:r>
      <w:proofErr w:type="spellStart"/>
      <w:r w:rsidR="00900D69" w:rsidRPr="00900D69">
        <w:rPr>
          <w:rFonts w:ascii="Times New Roman" w:eastAsia="Times New Roman" w:hAnsi="Times New Roman" w:cs="Times New Roman"/>
          <w:sz w:val="24"/>
          <w:szCs w:val="24"/>
        </w:rPr>
        <w:t>nghiệp</w:t>
      </w:r>
      <w:proofErr w:type="spellEnd"/>
      <w:r w:rsidR="00900D69" w:rsidRPr="00900D69">
        <w:rPr>
          <w:rFonts w:ascii="Times New Roman" w:eastAsia="Times New Roman" w:hAnsi="Times New Roman" w:cs="Times New Roman"/>
          <w:sz w:val="24"/>
          <w:szCs w:val="24"/>
        </w:rPr>
        <w:t>.</w:t>
      </w:r>
    </w:p>
    <w:p w14:paraId="2830C18D" w14:textId="07F90AFA" w:rsidR="00900D69" w:rsidRPr="00CE3FF6" w:rsidDel="00CE3FF6" w:rsidRDefault="00000000" w:rsidP="00CE3FF6">
      <w:pPr>
        <w:spacing w:before="100" w:beforeAutospacing="1" w:after="100" w:afterAutospacing="1" w:line="240" w:lineRule="auto"/>
        <w:rPr>
          <w:del w:id="2049" w:author="Admin" w:date="2026-07-06T15:23:00Z" w16du:dateUtc="2026-07-06T08:23:00Z"/>
          <w:rFonts w:ascii="Times New Roman" w:eastAsia="Times New Roman" w:hAnsi="Times New Roman" w:cs="Times New Roman"/>
          <w:b/>
          <w:bCs/>
          <w:sz w:val="24"/>
          <w:szCs w:val="24"/>
          <w:rPrChange w:id="2050" w:author="Admin" w:date="2026-07-06T15:23:00Z" w16du:dateUtc="2026-07-06T08:23:00Z">
            <w:rPr>
              <w:del w:id="2051" w:author="Admin" w:date="2026-07-06T15:23:00Z" w16du:dateUtc="2026-07-06T08:23:00Z"/>
              <w:rFonts w:ascii="Times New Roman" w:eastAsia="Times New Roman" w:hAnsi="Times New Roman" w:cs="Times New Roman"/>
              <w:sz w:val="24"/>
              <w:szCs w:val="24"/>
            </w:rPr>
          </w:rPrChange>
        </w:rPr>
        <w:pPrChange w:id="2052" w:author="Admin" w:date="2026-07-06T15:23:00Z" w16du:dateUtc="2026-07-06T08:23:00Z">
          <w:pPr>
            <w:spacing w:after="0" w:line="240" w:lineRule="auto"/>
          </w:pPr>
        </w:pPrChange>
      </w:pPr>
      <w:del w:id="2053" w:author="Admin" w:date="2026-07-06T15:23:00Z" w16du:dateUtc="2026-07-06T08:23:00Z">
        <w:r w:rsidRPr="00CE3FF6" w:rsidDel="00CE3FF6">
          <w:rPr>
            <w:rFonts w:ascii="Times New Roman" w:eastAsia="Times New Roman" w:hAnsi="Times New Roman" w:cs="Times New Roman"/>
            <w:b/>
            <w:bCs/>
            <w:sz w:val="24"/>
            <w:szCs w:val="24"/>
            <w:rPrChange w:id="2054" w:author="Admin" w:date="2026-07-06T15:23:00Z" w16du:dateUtc="2026-07-06T08:23:00Z">
              <w:rPr>
                <w:rFonts w:ascii="Times New Roman" w:eastAsia="Times New Roman" w:hAnsi="Times New Roman" w:cs="Times New Roman"/>
                <w:sz w:val="24"/>
                <w:szCs w:val="24"/>
              </w:rPr>
            </w:rPrChange>
          </w:rPr>
          <w:pict w14:anchorId="3744817D">
            <v:rect id="_x0000_i1472" style="width:0;height:1.5pt" o:hralign="center" o:hrstd="t" o:hr="t" fillcolor="#a0a0a0" stroked="f"/>
          </w:pict>
        </w:r>
      </w:del>
    </w:p>
    <w:p w14:paraId="717E00AE" w14:textId="6B36E9A5" w:rsidR="00900D69" w:rsidRPr="00CE3FF6" w:rsidDel="00CE3FF6" w:rsidRDefault="00900D69" w:rsidP="00CE3FF6">
      <w:pPr>
        <w:spacing w:before="100" w:beforeAutospacing="1" w:after="100" w:afterAutospacing="1" w:line="240" w:lineRule="auto"/>
        <w:rPr>
          <w:del w:id="2055" w:author="Admin" w:date="2026-07-06T15:23:00Z" w16du:dateUtc="2026-07-06T08:23:00Z"/>
          <w:rFonts w:ascii="Times New Roman" w:eastAsia="Times New Roman" w:hAnsi="Times New Roman" w:cs="Times New Roman"/>
          <w:b/>
          <w:bCs/>
          <w:sz w:val="24"/>
          <w:szCs w:val="24"/>
          <w:rPrChange w:id="2056" w:author="Admin" w:date="2026-07-06T15:23:00Z" w16du:dateUtc="2026-07-06T08:23:00Z">
            <w:rPr>
              <w:del w:id="2057" w:author="Admin" w:date="2026-07-06T15:23:00Z" w16du:dateUtc="2026-07-06T08:23:00Z"/>
              <w:rFonts w:ascii="Times New Roman" w:eastAsia="Times New Roman" w:hAnsi="Times New Roman" w:cs="Times New Roman"/>
              <w:b/>
              <w:bCs/>
              <w:sz w:val="27"/>
              <w:szCs w:val="27"/>
            </w:rPr>
          </w:rPrChange>
        </w:rPr>
        <w:pPrChange w:id="2058" w:author="Admin" w:date="2026-07-06T15:23:00Z" w16du:dateUtc="2026-07-06T08:23:00Z">
          <w:pPr>
            <w:spacing w:before="100" w:beforeAutospacing="1" w:after="100" w:afterAutospacing="1" w:line="240" w:lineRule="auto"/>
            <w:outlineLvl w:val="2"/>
          </w:pPr>
        </w:pPrChange>
      </w:pPr>
      <w:r w:rsidRPr="00CE3FF6">
        <w:rPr>
          <w:rFonts w:ascii="Times New Roman" w:eastAsia="Times New Roman" w:hAnsi="Times New Roman" w:cs="Times New Roman"/>
          <w:b/>
          <w:bCs/>
          <w:sz w:val="24"/>
          <w:szCs w:val="24"/>
          <w:rPrChange w:id="2059" w:author="Admin" w:date="2026-07-06T15:23:00Z" w16du:dateUtc="2026-07-06T08:23:00Z">
            <w:rPr>
              <w:rFonts w:ascii="Times New Roman" w:eastAsia="Times New Roman" w:hAnsi="Times New Roman" w:cs="Times New Roman"/>
              <w:b/>
              <w:bCs/>
              <w:sz w:val="27"/>
              <w:szCs w:val="27"/>
            </w:rPr>
          </w:rPrChange>
        </w:rPr>
        <w:t>User</w:t>
      </w:r>
    </w:p>
    <w:p w14:paraId="09ED17D6" w14:textId="532658B7" w:rsidR="00900D69" w:rsidRPr="00CE3FF6" w:rsidRDefault="00CE3FF6" w:rsidP="00CE3FF6">
      <w:pPr>
        <w:spacing w:before="100" w:beforeAutospacing="1" w:after="100" w:afterAutospacing="1" w:line="240" w:lineRule="auto"/>
        <w:rPr>
          <w:rFonts w:ascii="Times New Roman" w:eastAsia="Times New Roman" w:hAnsi="Times New Roman" w:cs="Times New Roman"/>
          <w:sz w:val="24"/>
          <w:szCs w:val="24"/>
        </w:rPr>
      </w:pPr>
      <w:ins w:id="2060" w:author="Admin" w:date="2026-07-06T15:23:00Z" w16du:dateUtc="2026-07-06T08:23:00Z">
        <w:r w:rsidRPr="00CE3FF6">
          <w:rPr>
            <w:rFonts w:ascii="Times New Roman" w:eastAsia="Times New Roman" w:hAnsi="Times New Roman" w:cs="Times New Roman"/>
            <w:b/>
            <w:bCs/>
            <w:sz w:val="24"/>
            <w:szCs w:val="24"/>
            <w:rPrChange w:id="2061" w:author="Admin" w:date="2026-07-06T15:23:00Z" w16du:dateUtc="2026-07-06T08:23:00Z">
              <w:rPr>
                <w:rFonts w:ascii="Times New Roman" w:eastAsia="Times New Roman" w:hAnsi="Times New Roman" w:cs="Times New Roman"/>
                <w:sz w:val="24"/>
                <w:szCs w:val="24"/>
              </w:rPr>
            </w:rPrChange>
          </w:rPr>
          <w:t xml:space="preserve"> </w:t>
        </w:r>
      </w:ins>
      <w:proofErr w:type="spellStart"/>
      <w:r w:rsidR="00900D69" w:rsidRPr="00CE3FF6">
        <w:rPr>
          <w:rFonts w:ascii="Times New Roman" w:eastAsia="Times New Roman" w:hAnsi="Times New Roman" w:cs="Times New Roman"/>
          <w:sz w:val="24"/>
          <w:szCs w:val="24"/>
        </w:rPr>
        <w:t>Người</w:t>
      </w:r>
      <w:proofErr w:type="spellEnd"/>
      <w:r w:rsidR="00900D69" w:rsidRPr="00CE3FF6">
        <w:rPr>
          <w:rFonts w:ascii="Times New Roman" w:eastAsia="Times New Roman" w:hAnsi="Times New Roman" w:cs="Times New Roman"/>
          <w:sz w:val="24"/>
          <w:szCs w:val="24"/>
        </w:rPr>
        <w:t xml:space="preserve"> </w:t>
      </w:r>
      <w:proofErr w:type="spellStart"/>
      <w:r w:rsidR="00900D69" w:rsidRPr="00CE3FF6">
        <w:rPr>
          <w:rFonts w:ascii="Times New Roman" w:eastAsia="Times New Roman" w:hAnsi="Times New Roman" w:cs="Times New Roman"/>
          <w:sz w:val="24"/>
          <w:szCs w:val="24"/>
        </w:rPr>
        <w:t>dùng</w:t>
      </w:r>
      <w:proofErr w:type="spellEnd"/>
      <w:r w:rsidR="00900D69" w:rsidRPr="00CE3FF6">
        <w:rPr>
          <w:rFonts w:ascii="Times New Roman" w:eastAsia="Times New Roman" w:hAnsi="Times New Roman" w:cs="Times New Roman"/>
          <w:sz w:val="24"/>
          <w:szCs w:val="24"/>
        </w:rPr>
        <w:t>.</w:t>
      </w:r>
    </w:p>
    <w:p w14:paraId="67B833B2" w14:textId="79C5D659" w:rsidR="00900D69" w:rsidRPr="00CE3FF6" w:rsidDel="00CE3FF6" w:rsidRDefault="00000000" w:rsidP="00CE3FF6">
      <w:pPr>
        <w:spacing w:before="100" w:beforeAutospacing="1" w:after="100" w:afterAutospacing="1" w:line="240" w:lineRule="auto"/>
        <w:rPr>
          <w:del w:id="2062" w:author="Admin" w:date="2026-07-06T15:23:00Z" w16du:dateUtc="2026-07-06T08:23:00Z"/>
          <w:rFonts w:ascii="Times New Roman" w:eastAsia="Times New Roman" w:hAnsi="Times New Roman" w:cs="Times New Roman"/>
          <w:b/>
          <w:bCs/>
          <w:sz w:val="24"/>
          <w:szCs w:val="24"/>
          <w:rPrChange w:id="2063" w:author="Admin" w:date="2026-07-06T15:23:00Z" w16du:dateUtc="2026-07-06T08:23:00Z">
            <w:rPr>
              <w:del w:id="2064" w:author="Admin" w:date="2026-07-06T15:23:00Z" w16du:dateUtc="2026-07-06T08:23:00Z"/>
              <w:rFonts w:ascii="Times New Roman" w:eastAsia="Times New Roman" w:hAnsi="Times New Roman" w:cs="Times New Roman"/>
              <w:sz w:val="24"/>
              <w:szCs w:val="24"/>
            </w:rPr>
          </w:rPrChange>
        </w:rPr>
        <w:pPrChange w:id="2065" w:author="Admin" w:date="2026-07-06T15:23:00Z" w16du:dateUtc="2026-07-06T08:23:00Z">
          <w:pPr>
            <w:spacing w:after="0" w:line="240" w:lineRule="auto"/>
          </w:pPr>
        </w:pPrChange>
      </w:pPr>
      <w:del w:id="2066" w:author="Admin" w:date="2026-07-06T15:23:00Z" w16du:dateUtc="2026-07-06T08:23:00Z">
        <w:r w:rsidRPr="00CE3FF6" w:rsidDel="00CE3FF6">
          <w:rPr>
            <w:rFonts w:ascii="Times New Roman" w:eastAsia="Times New Roman" w:hAnsi="Times New Roman" w:cs="Times New Roman"/>
            <w:b/>
            <w:bCs/>
            <w:sz w:val="24"/>
            <w:szCs w:val="24"/>
            <w:rPrChange w:id="2067" w:author="Admin" w:date="2026-07-06T15:23:00Z" w16du:dateUtc="2026-07-06T08:23:00Z">
              <w:rPr>
                <w:rFonts w:ascii="Times New Roman" w:eastAsia="Times New Roman" w:hAnsi="Times New Roman" w:cs="Times New Roman"/>
                <w:sz w:val="24"/>
                <w:szCs w:val="24"/>
              </w:rPr>
            </w:rPrChange>
          </w:rPr>
          <w:pict w14:anchorId="5A286117">
            <v:rect id="_x0000_i2593" style="width:0;height:1.5pt" o:hralign="center" o:hrstd="t" o:hr="t" fillcolor="#a0a0a0" stroked="f"/>
          </w:pict>
        </w:r>
      </w:del>
    </w:p>
    <w:p w14:paraId="20A43465" w14:textId="538800F3" w:rsidR="00900D69" w:rsidRPr="00CE3FF6" w:rsidDel="00CE3FF6" w:rsidRDefault="00900D69" w:rsidP="00CE3FF6">
      <w:pPr>
        <w:spacing w:before="100" w:beforeAutospacing="1" w:after="100" w:afterAutospacing="1" w:line="240" w:lineRule="auto"/>
        <w:rPr>
          <w:del w:id="2068" w:author="Admin" w:date="2026-07-06T15:23:00Z" w16du:dateUtc="2026-07-06T08:23:00Z"/>
          <w:rFonts w:ascii="Times New Roman" w:eastAsia="Times New Roman" w:hAnsi="Times New Roman" w:cs="Times New Roman"/>
          <w:b/>
          <w:bCs/>
          <w:sz w:val="24"/>
          <w:szCs w:val="24"/>
          <w:rPrChange w:id="2069" w:author="Admin" w:date="2026-07-06T15:23:00Z" w16du:dateUtc="2026-07-06T08:23:00Z">
            <w:rPr>
              <w:del w:id="2070" w:author="Admin" w:date="2026-07-06T15:23:00Z" w16du:dateUtc="2026-07-06T08:23:00Z"/>
              <w:rFonts w:ascii="Times New Roman" w:eastAsia="Times New Roman" w:hAnsi="Times New Roman" w:cs="Times New Roman"/>
              <w:b/>
              <w:bCs/>
              <w:sz w:val="27"/>
              <w:szCs w:val="27"/>
            </w:rPr>
          </w:rPrChange>
        </w:rPr>
        <w:pPrChange w:id="2071" w:author="Admin" w:date="2026-07-06T15:23:00Z" w16du:dateUtc="2026-07-06T08:23:00Z">
          <w:pPr>
            <w:spacing w:before="100" w:beforeAutospacing="1" w:after="100" w:afterAutospacing="1" w:line="240" w:lineRule="auto"/>
            <w:outlineLvl w:val="2"/>
          </w:pPr>
        </w:pPrChange>
      </w:pPr>
      <w:r w:rsidRPr="00CE3FF6">
        <w:rPr>
          <w:rFonts w:ascii="Times New Roman" w:eastAsia="Times New Roman" w:hAnsi="Times New Roman" w:cs="Times New Roman"/>
          <w:b/>
          <w:bCs/>
          <w:sz w:val="24"/>
          <w:szCs w:val="24"/>
          <w:rPrChange w:id="2072" w:author="Admin" w:date="2026-07-06T15:23:00Z" w16du:dateUtc="2026-07-06T08:23:00Z">
            <w:rPr>
              <w:rFonts w:ascii="Times New Roman" w:eastAsia="Times New Roman" w:hAnsi="Times New Roman" w:cs="Times New Roman"/>
              <w:b/>
              <w:bCs/>
              <w:sz w:val="27"/>
              <w:szCs w:val="27"/>
            </w:rPr>
          </w:rPrChange>
        </w:rPr>
        <w:t>Template</w:t>
      </w:r>
    </w:p>
    <w:p w14:paraId="567ABC6A" w14:textId="3C5BED53" w:rsidR="00900D69" w:rsidRPr="00CE3FF6" w:rsidRDefault="00CE3FF6" w:rsidP="00900D69">
      <w:pPr>
        <w:spacing w:before="100" w:beforeAutospacing="1" w:after="100" w:afterAutospacing="1" w:line="240" w:lineRule="auto"/>
        <w:rPr>
          <w:rFonts w:ascii="Times New Roman" w:eastAsia="Times New Roman" w:hAnsi="Times New Roman" w:cs="Times New Roman"/>
          <w:sz w:val="24"/>
          <w:szCs w:val="24"/>
        </w:rPr>
      </w:pPr>
      <w:ins w:id="2073" w:author="Admin" w:date="2026-07-06T15:23:00Z" w16du:dateUtc="2026-07-06T08:23:00Z">
        <w:r>
          <w:rPr>
            <w:rFonts w:ascii="Times New Roman" w:eastAsia="Times New Roman" w:hAnsi="Times New Roman" w:cs="Times New Roman"/>
            <w:b/>
            <w:bCs/>
            <w:sz w:val="24"/>
            <w:szCs w:val="24"/>
          </w:rPr>
          <w:t xml:space="preserve"> </w:t>
        </w:r>
      </w:ins>
      <w:proofErr w:type="spellStart"/>
      <w:r w:rsidR="00900D69" w:rsidRPr="00CE3FF6">
        <w:rPr>
          <w:rFonts w:ascii="Times New Roman" w:eastAsia="Times New Roman" w:hAnsi="Times New Roman" w:cs="Times New Roman"/>
          <w:sz w:val="24"/>
          <w:szCs w:val="24"/>
        </w:rPr>
        <w:t>Biểu</w:t>
      </w:r>
      <w:proofErr w:type="spellEnd"/>
      <w:r w:rsidR="00900D69" w:rsidRPr="00CE3FF6">
        <w:rPr>
          <w:rFonts w:ascii="Times New Roman" w:eastAsia="Times New Roman" w:hAnsi="Times New Roman" w:cs="Times New Roman"/>
          <w:sz w:val="24"/>
          <w:szCs w:val="24"/>
        </w:rPr>
        <w:t xml:space="preserve"> </w:t>
      </w:r>
      <w:proofErr w:type="spellStart"/>
      <w:r w:rsidR="00900D69" w:rsidRPr="00CE3FF6">
        <w:rPr>
          <w:rFonts w:ascii="Times New Roman" w:eastAsia="Times New Roman" w:hAnsi="Times New Roman" w:cs="Times New Roman"/>
          <w:sz w:val="24"/>
          <w:szCs w:val="24"/>
        </w:rPr>
        <w:t>mẫu</w:t>
      </w:r>
      <w:proofErr w:type="spellEnd"/>
      <w:r w:rsidR="00900D69" w:rsidRPr="00CE3FF6">
        <w:rPr>
          <w:rFonts w:ascii="Times New Roman" w:eastAsia="Times New Roman" w:hAnsi="Times New Roman" w:cs="Times New Roman"/>
          <w:sz w:val="24"/>
          <w:szCs w:val="24"/>
        </w:rPr>
        <w:t>.</w:t>
      </w:r>
    </w:p>
    <w:p w14:paraId="3D9B116A" w14:textId="11E04610" w:rsidR="00900D69" w:rsidRPr="00900D69" w:rsidDel="00CE3FF6" w:rsidRDefault="00000000" w:rsidP="00900D69">
      <w:pPr>
        <w:spacing w:after="0" w:line="240" w:lineRule="auto"/>
        <w:rPr>
          <w:del w:id="2074" w:author="Admin" w:date="2026-07-06T15:24:00Z" w16du:dateUtc="2026-07-06T08:24:00Z"/>
          <w:rFonts w:ascii="Times New Roman" w:eastAsia="Times New Roman" w:hAnsi="Times New Roman" w:cs="Times New Roman"/>
          <w:sz w:val="24"/>
          <w:szCs w:val="24"/>
        </w:rPr>
      </w:pPr>
      <w:del w:id="2075" w:author="Admin" w:date="2026-07-06T15:23:00Z" w16du:dateUtc="2026-07-06T08:23:00Z">
        <w:r w:rsidDel="00CE3FF6">
          <w:rPr>
            <w:rFonts w:ascii="Times New Roman" w:eastAsia="Times New Roman" w:hAnsi="Times New Roman" w:cs="Times New Roman"/>
            <w:sz w:val="24"/>
            <w:szCs w:val="24"/>
          </w:rPr>
          <w:pict w14:anchorId="5A219089">
            <v:rect id="_x0000_i1474" style="width:0;height:1.5pt" o:hralign="center" o:hrstd="t" o:hr="t" fillcolor="#a0a0a0" stroked="f"/>
          </w:pict>
        </w:r>
      </w:del>
    </w:p>
    <w:p w14:paraId="00F7E05C" w14:textId="32357ADF" w:rsidR="00900D69" w:rsidRPr="00900D69" w:rsidDel="00CE3FF6" w:rsidRDefault="00900D69" w:rsidP="00CE3FF6">
      <w:pPr>
        <w:spacing w:after="0" w:line="240" w:lineRule="auto"/>
        <w:rPr>
          <w:del w:id="2076" w:author="Admin" w:date="2026-07-06T15:24:00Z" w16du:dateUtc="2026-07-06T08:24:00Z"/>
          <w:rFonts w:ascii="Times New Roman" w:eastAsia="Times New Roman" w:hAnsi="Times New Roman" w:cs="Times New Roman"/>
          <w:b/>
          <w:bCs/>
          <w:sz w:val="27"/>
          <w:szCs w:val="27"/>
        </w:rPr>
        <w:pPrChange w:id="2077" w:author="Admin" w:date="2026-07-06T15:24:00Z" w16du:dateUtc="2026-07-06T08:24: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Settings</w:t>
      </w:r>
    </w:p>
    <w:p w14:paraId="4066DC86" w14:textId="08A5D08A" w:rsidR="00900D69" w:rsidRPr="00900D69" w:rsidRDefault="00CE3FF6" w:rsidP="00CE3FF6">
      <w:pPr>
        <w:spacing w:after="0" w:line="240" w:lineRule="auto"/>
        <w:rPr>
          <w:rFonts w:ascii="Times New Roman" w:eastAsia="Times New Roman" w:hAnsi="Times New Roman" w:cs="Times New Roman"/>
          <w:sz w:val="24"/>
          <w:szCs w:val="24"/>
        </w:rPr>
        <w:pPrChange w:id="2078" w:author="Admin" w:date="2026-07-06T15:24:00Z" w16du:dateUtc="2026-07-06T08:24:00Z">
          <w:pPr>
            <w:spacing w:before="100" w:beforeAutospacing="1" w:after="100" w:afterAutospacing="1" w:line="240" w:lineRule="auto"/>
          </w:pPr>
        </w:pPrChange>
      </w:pPr>
      <w:ins w:id="2079" w:author="Admin" w:date="2026-07-06T15:24:00Z" w16du:dateUtc="2026-07-06T08:24:00Z">
        <w:r>
          <w:rPr>
            <w:rFonts w:ascii="Times New Roman" w:eastAsia="Times New Roman" w:hAnsi="Times New Roman" w:cs="Times New Roman"/>
            <w:sz w:val="24"/>
            <w:szCs w:val="24"/>
          </w:rPr>
          <w:t xml:space="preserve"> </w:t>
        </w:r>
      </w:ins>
      <w:proofErr w:type="spellStart"/>
      <w:r w:rsidR="00900D69" w:rsidRPr="00900D69">
        <w:rPr>
          <w:rFonts w:ascii="Times New Roman" w:eastAsia="Times New Roman" w:hAnsi="Times New Roman" w:cs="Times New Roman"/>
          <w:sz w:val="24"/>
          <w:szCs w:val="24"/>
        </w:rPr>
        <w:t>Cấu</w:t>
      </w:r>
      <w:proofErr w:type="spellEnd"/>
      <w:r w:rsidR="00900D69" w:rsidRPr="00900D69">
        <w:rPr>
          <w:rFonts w:ascii="Times New Roman" w:eastAsia="Times New Roman" w:hAnsi="Times New Roman" w:cs="Times New Roman"/>
          <w:sz w:val="24"/>
          <w:szCs w:val="24"/>
        </w:rPr>
        <w:t xml:space="preserve"> </w:t>
      </w:r>
      <w:proofErr w:type="spellStart"/>
      <w:r w:rsidR="00900D69" w:rsidRPr="00900D69">
        <w:rPr>
          <w:rFonts w:ascii="Times New Roman" w:eastAsia="Times New Roman" w:hAnsi="Times New Roman" w:cs="Times New Roman"/>
          <w:sz w:val="24"/>
          <w:szCs w:val="24"/>
        </w:rPr>
        <w:t>hình</w:t>
      </w:r>
      <w:proofErr w:type="spellEnd"/>
      <w:r w:rsidR="00900D69" w:rsidRPr="00900D69">
        <w:rPr>
          <w:rFonts w:ascii="Times New Roman" w:eastAsia="Times New Roman" w:hAnsi="Times New Roman" w:cs="Times New Roman"/>
          <w:sz w:val="24"/>
          <w:szCs w:val="24"/>
        </w:rPr>
        <w:t>.</w:t>
      </w:r>
    </w:p>
    <w:p w14:paraId="4526D5E0" w14:textId="324DA5B4" w:rsidR="00900D69" w:rsidDel="00CE3FF6" w:rsidRDefault="00000000" w:rsidP="00CE3FF6">
      <w:pPr>
        <w:spacing w:after="0" w:line="240" w:lineRule="auto"/>
        <w:rPr>
          <w:del w:id="2080" w:author="Admin" w:date="2026-07-06T15:24:00Z" w16du:dateUtc="2026-07-06T08:24:00Z"/>
          <w:rFonts w:ascii="Times New Roman" w:eastAsia="Times New Roman" w:hAnsi="Times New Roman" w:cs="Times New Roman"/>
          <w:sz w:val="24"/>
          <w:szCs w:val="24"/>
        </w:rPr>
      </w:pPr>
      <w:del w:id="2081" w:author="Admin" w:date="2026-07-06T15:24:00Z" w16du:dateUtc="2026-07-06T08:24:00Z">
        <w:r w:rsidDel="00CE3FF6">
          <w:rPr>
            <w:rFonts w:ascii="Times New Roman" w:eastAsia="Times New Roman" w:hAnsi="Times New Roman" w:cs="Times New Roman"/>
            <w:sz w:val="24"/>
            <w:szCs w:val="24"/>
          </w:rPr>
          <w:pict w14:anchorId="54B2C829">
            <v:rect id="_x0000_i1475" style="width:0;height:1.5pt" o:hralign="center" o:hrstd="t" o:hr="t" fillcolor="#a0a0a0" stroked="f"/>
          </w:pict>
        </w:r>
      </w:del>
    </w:p>
    <w:p w14:paraId="05F3E6C4" w14:textId="77777777" w:rsidR="00CE3FF6" w:rsidRDefault="00CE3FF6" w:rsidP="00CE3FF6">
      <w:pPr>
        <w:spacing w:after="0" w:line="240" w:lineRule="auto"/>
        <w:rPr>
          <w:ins w:id="2082" w:author="Admin" w:date="2026-07-06T15:24:00Z" w16du:dateUtc="2026-07-06T08:24:00Z"/>
          <w:rFonts w:ascii="Times New Roman" w:eastAsia="Times New Roman" w:hAnsi="Times New Roman" w:cs="Times New Roman"/>
          <w:b/>
          <w:bCs/>
          <w:kern w:val="36"/>
          <w:sz w:val="48"/>
          <w:szCs w:val="48"/>
        </w:rPr>
      </w:pPr>
    </w:p>
    <w:p w14:paraId="7DE7C578" w14:textId="7E8D188D"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2083" w:author="Admin" w:date="2026-07-06T15:24:00Z" w16du:dateUtc="2026-07-06T08:24: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5.8. Quy </w:t>
      </w:r>
      <w:proofErr w:type="spellStart"/>
      <w:r w:rsidRPr="00900D69">
        <w:rPr>
          <w:rFonts w:ascii="Times New Roman" w:eastAsia="Times New Roman" w:hAnsi="Times New Roman" w:cs="Times New Roman"/>
          <w:b/>
          <w:bCs/>
          <w:kern w:val="36"/>
          <w:sz w:val="48"/>
          <w:szCs w:val="48"/>
        </w:rPr>
        <w:t>tắc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dữ</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liệu</w:t>
      </w:r>
      <w:proofErr w:type="spellEnd"/>
    </w:p>
    <w:p w14:paraId="3F8F774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BCOS </w:t>
      </w:r>
      <w:proofErr w:type="spellStart"/>
      <w:r w:rsidRPr="00900D69">
        <w:rPr>
          <w:rFonts w:ascii="Times New Roman" w:eastAsia="Times New Roman" w:hAnsi="Times New Roman" w:cs="Times New Roman"/>
          <w:sz w:val="24"/>
          <w:szCs w:val="24"/>
        </w:rPr>
        <w:t>áp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dụng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tắc</w:t>
      </w:r>
      <w:proofErr w:type="spellEnd"/>
      <w:r w:rsidRPr="00900D69">
        <w:rPr>
          <w:rFonts w:ascii="Times New Roman" w:eastAsia="Times New Roman" w:hAnsi="Times New Roman" w:cs="Times New Roman"/>
          <w:sz w:val="24"/>
          <w:szCs w:val="24"/>
        </w:rPr>
        <w:t>:</w:t>
      </w:r>
    </w:p>
    <w:p w14:paraId="7DE044E5" w14:textId="77777777" w:rsidR="00900D69" w:rsidRPr="00900D69" w:rsidRDefault="00900D69" w:rsidP="00900D69">
      <w:pPr>
        <w:spacing w:before="100" w:beforeAutospacing="1" w:after="100" w:afterAutospacing="1" w:line="240" w:lineRule="auto"/>
        <w:outlineLvl w:val="2"/>
        <w:rPr>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Single Source of Truth</w:t>
      </w:r>
    </w:p>
    <w:p w14:paraId="1FBFFE6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Thông tin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một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nguồn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chính</w:t>
      </w:r>
      <w:proofErr w:type="spellEnd"/>
      <w:r w:rsidRPr="00900D69">
        <w:rPr>
          <w:rFonts w:ascii="Times New Roman" w:eastAsia="Times New Roman" w:hAnsi="Times New Roman" w:cs="Times New Roman"/>
          <w:sz w:val="24"/>
          <w:szCs w:val="24"/>
        </w:rPr>
        <w:t>.</w:t>
      </w:r>
    </w:p>
    <w:p w14:paraId="2390718B" w14:textId="54AE7C50" w:rsidR="00900D69" w:rsidRPr="00900D69" w:rsidDel="00CE3FF6" w:rsidRDefault="00000000" w:rsidP="00900D69">
      <w:pPr>
        <w:spacing w:after="0" w:line="240" w:lineRule="auto"/>
        <w:rPr>
          <w:del w:id="2084" w:author="Admin" w:date="2026-07-06T15:24:00Z" w16du:dateUtc="2026-07-06T08:24:00Z"/>
          <w:rFonts w:ascii="Times New Roman" w:eastAsia="Times New Roman" w:hAnsi="Times New Roman" w:cs="Times New Roman"/>
          <w:sz w:val="24"/>
          <w:szCs w:val="24"/>
        </w:rPr>
      </w:pPr>
      <w:del w:id="2085" w:author="Admin" w:date="2026-07-06T15:24:00Z" w16du:dateUtc="2026-07-06T08:24:00Z">
        <w:r w:rsidDel="00CE3FF6">
          <w:rPr>
            <w:rFonts w:ascii="Times New Roman" w:eastAsia="Times New Roman" w:hAnsi="Times New Roman" w:cs="Times New Roman"/>
            <w:sz w:val="24"/>
            <w:szCs w:val="24"/>
          </w:rPr>
          <w:pict w14:anchorId="69B5B86A">
            <v:rect id="_x0000_i1476" style="width:0;height:1.5pt" o:hralign="center" o:hrstd="t" o:hr="t" fillcolor="#a0a0a0" stroked="f"/>
          </w:pict>
        </w:r>
      </w:del>
    </w:p>
    <w:p w14:paraId="7760A215"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2086" w:author="Admin" w:date="2026-07-06T15:24:00Z" w16du:dateUtc="2026-07-06T08:24: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Version Control</w:t>
      </w:r>
    </w:p>
    <w:p w14:paraId="5136EF7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có</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bản</w:t>
      </w:r>
      <w:proofErr w:type="spellEnd"/>
      <w:r w:rsidRPr="00900D69">
        <w:rPr>
          <w:rFonts w:ascii="Times New Roman" w:eastAsia="Times New Roman" w:hAnsi="Times New Roman" w:cs="Times New Roman"/>
          <w:sz w:val="24"/>
          <w:szCs w:val="24"/>
        </w:rPr>
        <w:t>.</w:t>
      </w:r>
    </w:p>
    <w:p w14:paraId="438EBC52" w14:textId="6EB01F61" w:rsidR="00900D69" w:rsidRPr="00900D69" w:rsidDel="00CE3FF6" w:rsidRDefault="00000000" w:rsidP="00900D69">
      <w:pPr>
        <w:spacing w:after="0" w:line="240" w:lineRule="auto"/>
        <w:rPr>
          <w:del w:id="2087" w:author="Admin" w:date="2026-07-06T15:24:00Z" w16du:dateUtc="2026-07-06T08:24:00Z"/>
          <w:rFonts w:ascii="Times New Roman" w:eastAsia="Times New Roman" w:hAnsi="Times New Roman" w:cs="Times New Roman"/>
          <w:sz w:val="24"/>
          <w:szCs w:val="24"/>
        </w:rPr>
      </w:pPr>
      <w:del w:id="2088" w:author="Admin" w:date="2026-07-06T15:24:00Z" w16du:dateUtc="2026-07-06T08:24:00Z">
        <w:r w:rsidDel="00CE3FF6">
          <w:rPr>
            <w:rFonts w:ascii="Times New Roman" w:eastAsia="Times New Roman" w:hAnsi="Times New Roman" w:cs="Times New Roman"/>
            <w:sz w:val="24"/>
            <w:szCs w:val="24"/>
          </w:rPr>
          <w:pict w14:anchorId="7B70AD72">
            <v:rect id="_x0000_i1477" style="width:0;height:1.5pt" o:hralign="center" o:hrstd="t" o:hr="t" fillcolor="#a0a0a0" stroked="f"/>
          </w:pict>
        </w:r>
      </w:del>
    </w:p>
    <w:p w14:paraId="55DB5FD1" w14:textId="77777777" w:rsidR="00900D69" w:rsidRPr="00900D69" w:rsidRDefault="00900D69" w:rsidP="00CE3FF6">
      <w:pPr>
        <w:spacing w:after="0" w:line="240" w:lineRule="auto"/>
        <w:rPr>
          <w:rFonts w:ascii="Times New Roman" w:eastAsia="Times New Roman" w:hAnsi="Times New Roman" w:cs="Times New Roman"/>
          <w:b/>
          <w:bCs/>
          <w:sz w:val="27"/>
          <w:szCs w:val="27"/>
        </w:rPr>
        <w:pPrChange w:id="2089" w:author="Admin" w:date="2026-07-06T15:24:00Z" w16du:dateUtc="2026-07-06T08:24:00Z">
          <w:pPr>
            <w:spacing w:before="100" w:beforeAutospacing="1" w:after="100" w:afterAutospacing="1" w:line="240" w:lineRule="auto"/>
            <w:outlineLvl w:val="2"/>
          </w:pPr>
        </w:pPrChange>
      </w:pPr>
      <w:r w:rsidRPr="00900D69">
        <w:rPr>
          <w:rFonts w:ascii="Times New Roman" w:eastAsia="Times New Roman" w:hAnsi="Times New Roman" w:cs="Times New Roman"/>
          <w:b/>
          <w:bCs/>
          <w:sz w:val="27"/>
          <w:szCs w:val="27"/>
        </w:rPr>
        <w:t>Audit Trail</w:t>
      </w:r>
    </w:p>
    <w:p w14:paraId="5BF7C072" w14:textId="32B12A09" w:rsidR="00900D69" w:rsidRPr="00900D69" w:rsidDel="00CE3FF6" w:rsidRDefault="00900D69" w:rsidP="00CE3FF6">
      <w:pPr>
        <w:spacing w:before="100" w:beforeAutospacing="1" w:after="100" w:afterAutospacing="1" w:line="240" w:lineRule="auto"/>
        <w:rPr>
          <w:del w:id="2090" w:author="Admin" w:date="2026-07-06T15:24:00Z" w16du:dateUtc="2026-07-06T08:24:00Z"/>
          <w:rFonts w:ascii="Times New Roman" w:eastAsia="Times New Roman" w:hAnsi="Times New Roman" w:cs="Times New Roman"/>
          <w:sz w:val="24"/>
          <w:szCs w:val="24"/>
        </w:rPr>
        <w:pPrChange w:id="2091" w:author="Admin" w:date="2026-07-06T15:24:00Z" w16du:dateUtc="2026-07-06T08:24:00Z">
          <w:pPr>
            <w:spacing w:before="100" w:beforeAutospacing="1" w:after="100" w:afterAutospacing="1" w:line="240" w:lineRule="auto"/>
          </w:pPr>
        </w:pPrChange>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thay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đổi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lưu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lịch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sử</w:t>
      </w:r>
      <w:proofErr w:type="spellEnd"/>
      <w:r w:rsidRPr="00900D69">
        <w:rPr>
          <w:rFonts w:ascii="Times New Roman" w:eastAsia="Times New Roman" w:hAnsi="Times New Roman" w:cs="Times New Roman"/>
          <w:sz w:val="24"/>
          <w:szCs w:val="24"/>
        </w:rPr>
        <w:t>.</w:t>
      </w:r>
      <w:ins w:id="2092" w:author="Admin" w:date="2026-07-06T15:24:00Z" w16du:dateUtc="2026-07-06T08:24:00Z">
        <w:r w:rsidR="00CE3FF6" w:rsidRPr="00900D69" w:rsidDel="00CE3FF6">
          <w:rPr>
            <w:rFonts w:ascii="Times New Roman" w:eastAsia="Times New Roman" w:hAnsi="Times New Roman" w:cs="Times New Roman"/>
            <w:sz w:val="24"/>
            <w:szCs w:val="24"/>
          </w:rPr>
          <w:t xml:space="preserve"> </w:t>
        </w:r>
      </w:ins>
    </w:p>
    <w:p w14:paraId="4A9EC85B" w14:textId="1C031F37" w:rsidR="00900D69" w:rsidRPr="00900D69" w:rsidRDefault="00000000" w:rsidP="00CE3FF6">
      <w:pPr>
        <w:spacing w:before="100" w:beforeAutospacing="1" w:after="100" w:afterAutospacing="1" w:line="240" w:lineRule="auto"/>
        <w:rPr>
          <w:rFonts w:ascii="Times New Roman" w:eastAsia="Times New Roman" w:hAnsi="Times New Roman" w:cs="Times New Roman"/>
          <w:sz w:val="24"/>
          <w:szCs w:val="24"/>
        </w:rPr>
        <w:pPrChange w:id="2093" w:author="Admin" w:date="2026-07-06T15:24:00Z" w16du:dateUtc="2026-07-06T08:24:00Z">
          <w:pPr>
            <w:spacing w:after="0" w:line="240" w:lineRule="auto"/>
          </w:pPr>
        </w:pPrChange>
      </w:pPr>
      <w:del w:id="2094" w:author="Admin" w:date="2026-07-06T15:24:00Z" w16du:dateUtc="2026-07-06T08:24:00Z">
        <w:r w:rsidDel="00CE3FF6">
          <w:rPr>
            <w:rFonts w:ascii="Times New Roman" w:eastAsia="Times New Roman" w:hAnsi="Times New Roman" w:cs="Times New Roman"/>
            <w:sz w:val="24"/>
            <w:szCs w:val="24"/>
          </w:rPr>
          <w:pict w14:anchorId="2CBAE0AE">
            <v:rect id="_x0000_i1478" style="width:0;height:1.5pt" o:hralign="center" o:hrstd="t" o:hr="t" fillcolor="#a0a0a0" stroked="f"/>
          </w:pict>
        </w:r>
      </w:del>
    </w:p>
    <w:p w14:paraId="487916F6" w14:textId="77777777" w:rsidR="00900D69" w:rsidRPr="00900D69" w:rsidRDefault="00900D69" w:rsidP="00900D69">
      <w:pPr>
        <w:spacing w:before="100" w:beforeAutospacing="1" w:after="100" w:afterAutospacing="1" w:line="240" w:lineRule="auto"/>
        <w:outlineLvl w:val="2"/>
        <w:rPr>
          <w:rFonts w:ascii="Times New Roman" w:eastAsia="Times New Roman" w:hAnsi="Times New Roman" w:cs="Times New Roman"/>
          <w:b/>
          <w:bCs/>
          <w:sz w:val="27"/>
          <w:szCs w:val="27"/>
        </w:rPr>
      </w:pPr>
      <w:r w:rsidRPr="00900D69">
        <w:rPr>
          <w:rFonts w:ascii="Times New Roman" w:eastAsia="Times New Roman" w:hAnsi="Times New Roman" w:cs="Times New Roman"/>
          <w:b/>
          <w:bCs/>
          <w:sz w:val="27"/>
          <w:szCs w:val="27"/>
        </w:rPr>
        <w:t>Linked Knowledge</w:t>
      </w:r>
    </w:p>
    <w:p w14:paraId="6872B547" w14:textId="77777777" w:rsidR="00900D69" w:rsidRPr="00900D69" w:rsidDel="00CE3FF6" w:rsidRDefault="00900D69" w:rsidP="00900D69">
      <w:pPr>
        <w:spacing w:before="100" w:beforeAutospacing="1" w:after="100" w:afterAutospacing="1" w:line="240" w:lineRule="auto"/>
        <w:rPr>
          <w:del w:id="2095" w:author="Admin" w:date="2026-07-06T15:24:00Z" w16du:dateUtc="2026-07-06T08:24:00Z"/>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Mọi</w:t>
      </w:r>
      <w:proofErr w:type="spellEnd"/>
      <w:r w:rsidRPr="00900D69">
        <w:rPr>
          <w:rFonts w:ascii="Times New Roman" w:eastAsia="Times New Roman" w:hAnsi="Times New Roman" w:cs="Times New Roman"/>
          <w:sz w:val="24"/>
          <w:szCs w:val="24"/>
        </w:rPr>
        <w:t xml:space="preserve"> Case Study </w:t>
      </w:r>
      <w:proofErr w:type="spellStart"/>
      <w:r w:rsidRPr="00900D69">
        <w:rPr>
          <w:rFonts w:ascii="Times New Roman" w:eastAsia="Times New Roman" w:hAnsi="Times New Roman" w:cs="Times New Roman"/>
          <w:sz w:val="24"/>
          <w:szCs w:val="24"/>
        </w:rPr>
        <w:t>liên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với</w:t>
      </w:r>
      <w:proofErr w:type="spellEnd"/>
      <w:r w:rsidRPr="00900D69">
        <w:rPr>
          <w:rFonts w:ascii="Times New Roman" w:eastAsia="Times New Roman" w:hAnsi="Times New Roman" w:cs="Times New Roman"/>
          <w:sz w:val="24"/>
          <w:szCs w:val="24"/>
        </w:rPr>
        <w:t xml:space="preserve"> Business Project.</w:t>
      </w:r>
    </w:p>
    <w:p w14:paraId="13A163CD" w14:textId="5C8D0F4D" w:rsidR="00900D69" w:rsidRPr="00900D69" w:rsidDel="00CE3FF6" w:rsidRDefault="00000000" w:rsidP="00CE3FF6">
      <w:pPr>
        <w:spacing w:before="100" w:beforeAutospacing="1" w:after="100" w:afterAutospacing="1" w:line="240" w:lineRule="auto"/>
        <w:rPr>
          <w:del w:id="2096" w:author="Admin" w:date="2026-07-06T15:24:00Z" w16du:dateUtc="2026-07-06T08:24:00Z"/>
          <w:rFonts w:ascii="Times New Roman" w:eastAsia="Times New Roman" w:hAnsi="Times New Roman" w:cs="Times New Roman"/>
          <w:sz w:val="24"/>
          <w:szCs w:val="24"/>
        </w:rPr>
        <w:pPrChange w:id="2097" w:author="Admin" w:date="2026-07-06T15:24:00Z" w16du:dateUtc="2026-07-06T08:24:00Z">
          <w:pPr>
            <w:spacing w:after="0" w:line="240" w:lineRule="auto"/>
          </w:pPr>
        </w:pPrChange>
      </w:pPr>
      <w:del w:id="2098" w:author="Admin" w:date="2026-07-06T15:24:00Z" w16du:dateUtc="2026-07-06T08:24:00Z">
        <w:r w:rsidDel="00CE3FF6">
          <w:rPr>
            <w:rFonts w:ascii="Times New Roman" w:eastAsia="Times New Roman" w:hAnsi="Times New Roman" w:cs="Times New Roman"/>
            <w:sz w:val="24"/>
            <w:szCs w:val="24"/>
          </w:rPr>
          <w:pict w14:anchorId="184A4D34">
            <v:rect id="_x0000_i1479" style="width:0;height:1.5pt" o:hralign="center" o:hrstd="t" o:hr="t" fillcolor="#a0a0a0" stroked="f"/>
          </w:pict>
        </w:r>
      </w:del>
    </w:p>
    <w:p w14:paraId="15157CAC" w14:textId="77777777" w:rsidR="00CE3FF6" w:rsidRDefault="00CE3FF6" w:rsidP="00CE3FF6">
      <w:pPr>
        <w:spacing w:before="100" w:beforeAutospacing="1" w:after="100" w:afterAutospacing="1" w:line="240" w:lineRule="auto"/>
        <w:rPr>
          <w:ins w:id="2099" w:author="Admin" w:date="2026-07-06T15:24:00Z" w16du:dateUtc="2026-07-06T08:24:00Z"/>
          <w:rFonts w:ascii="Times New Roman" w:eastAsia="Times New Roman" w:hAnsi="Times New Roman" w:cs="Times New Roman"/>
          <w:b/>
          <w:bCs/>
          <w:sz w:val="27"/>
          <w:szCs w:val="27"/>
          <w:lang w:val="fr-FR"/>
        </w:rPr>
      </w:pPr>
    </w:p>
    <w:p w14:paraId="317E5E61" w14:textId="3B966E62" w:rsidR="00900D69" w:rsidRPr="00900D69" w:rsidRDefault="00900D69" w:rsidP="00CE3FF6">
      <w:pPr>
        <w:spacing w:before="100" w:beforeAutospacing="1" w:after="100" w:afterAutospacing="1" w:line="240" w:lineRule="auto"/>
        <w:rPr>
          <w:rFonts w:ascii="Times New Roman" w:eastAsia="Times New Roman" w:hAnsi="Times New Roman" w:cs="Times New Roman"/>
          <w:b/>
          <w:bCs/>
          <w:sz w:val="27"/>
          <w:szCs w:val="27"/>
          <w:lang w:val="fr-FR"/>
        </w:rPr>
        <w:pPrChange w:id="2100" w:author="Admin" w:date="2026-07-06T15:24:00Z" w16du:dateUtc="2026-07-06T08:24:00Z">
          <w:pPr>
            <w:spacing w:before="100" w:beforeAutospacing="1" w:after="100" w:afterAutospacing="1" w:line="240" w:lineRule="auto"/>
            <w:outlineLvl w:val="2"/>
          </w:pPr>
        </w:pPrChange>
      </w:pPr>
      <w:proofErr w:type="spellStart"/>
      <w:r w:rsidRPr="00900D69">
        <w:rPr>
          <w:rFonts w:ascii="Times New Roman" w:eastAsia="Times New Roman" w:hAnsi="Times New Roman" w:cs="Times New Roman"/>
          <w:b/>
          <w:bCs/>
          <w:sz w:val="27"/>
          <w:szCs w:val="27"/>
          <w:lang w:val="fr-FR"/>
        </w:rPr>
        <w:t>Reusable</w:t>
      </w:r>
      <w:proofErr w:type="spellEnd"/>
      <w:r w:rsidRPr="00900D69">
        <w:rPr>
          <w:rFonts w:ascii="Times New Roman" w:eastAsia="Times New Roman" w:hAnsi="Times New Roman" w:cs="Times New Roman"/>
          <w:b/>
          <w:bCs/>
          <w:sz w:val="27"/>
          <w:szCs w:val="27"/>
          <w:lang w:val="fr-FR"/>
        </w:rPr>
        <w:t xml:space="preserve"> Assets</w:t>
      </w:r>
    </w:p>
    <w:p w14:paraId="57F77DD6" w14:textId="77777777" w:rsidR="00900D69" w:rsidRPr="00900D69" w:rsidDel="00CE3FF6" w:rsidRDefault="00900D69" w:rsidP="00900D69">
      <w:pPr>
        <w:spacing w:before="100" w:beforeAutospacing="1" w:after="100" w:afterAutospacing="1" w:line="240" w:lineRule="auto"/>
        <w:rPr>
          <w:del w:id="2101" w:author="Admin" w:date="2026-07-06T15:25:00Z" w16du:dateUtc="2026-07-06T08:25:00Z"/>
          <w:rFonts w:ascii="Times New Roman" w:eastAsia="Times New Roman" w:hAnsi="Times New Roman" w:cs="Times New Roman"/>
          <w:sz w:val="24"/>
          <w:szCs w:val="24"/>
          <w:lang w:val="fr-FR"/>
        </w:rPr>
      </w:pPr>
      <w:proofErr w:type="spellStart"/>
      <w:r w:rsidRPr="00900D69">
        <w:rPr>
          <w:rFonts w:ascii="Times New Roman" w:eastAsia="Times New Roman" w:hAnsi="Times New Roman" w:cs="Times New Roman"/>
          <w:sz w:val="24"/>
          <w:szCs w:val="24"/>
          <w:lang w:val="fr-FR"/>
        </w:rPr>
        <w:t>Mọi</w:t>
      </w:r>
      <w:proofErr w:type="spellEnd"/>
      <w:r w:rsidRPr="00900D69">
        <w:rPr>
          <w:rFonts w:ascii="Times New Roman" w:eastAsia="Times New Roman" w:hAnsi="Times New Roman" w:cs="Times New Roman"/>
          <w:sz w:val="24"/>
          <w:szCs w:val="24"/>
          <w:lang w:val="fr-FR"/>
        </w:rPr>
        <w:t xml:space="preserve"> Template </w:t>
      </w:r>
      <w:proofErr w:type="spellStart"/>
      <w:r w:rsidRPr="00900D69">
        <w:rPr>
          <w:rFonts w:ascii="Times New Roman" w:eastAsia="Times New Roman" w:hAnsi="Times New Roman" w:cs="Times New Roman"/>
          <w:sz w:val="24"/>
          <w:szCs w:val="24"/>
          <w:lang w:val="fr-FR"/>
        </w:rPr>
        <w:t>đều</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tái</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sử</w:t>
      </w:r>
      <w:proofErr w:type="spellEnd"/>
      <w:r w:rsidRPr="00900D69">
        <w:rPr>
          <w:rFonts w:ascii="Times New Roman" w:eastAsia="Times New Roman" w:hAnsi="Times New Roman" w:cs="Times New Roman"/>
          <w:sz w:val="24"/>
          <w:szCs w:val="24"/>
          <w:lang w:val="fr-FR"/>
        </w:rPr>
        <w:t xml:space="preserve"> </w:t>
      </w:r>
      <w:proofErr w:type="spellStart"/>
      <w:r w:rsidRPr="00900D69">
        <w:rPr>
          <w:rFonts w:ascii="Times New Roman" w:eastAsia="Times New Roman" w:hAnsi="Times New Roman" w:cs="Times New Roman"/>
          <w:sz w:val="24"/>
          <w:szCs w:val="24"/>
          <w:lang w:val="fr-FR"/>
        </w:rPr>
        <w:t>dụng</w:t>
      </w:r>
      <w:proofErr w:type="spellEnd"/>
      <w:r w:rsidRPr="00900D69">
        <w:rPr>
          <w:rFonts w:ascii="Times New Roman" w:eastAsia="Times New Roman" w:hAnsi="Times New Roman" w:cs="Times New Roman"/>
          <w:sz w:val="24"/>
          <w:szCs w:val="24"/>
          <w:lang w:val="fr-FR"/>
        </w:rPr>
        <w:t>.</w:t>
      </w:r>
    </w:p>
    <w:p w14:paraId="1CC46C11" w14:textId="77777777" w:rsidR="00CE3FF6" w:rsidRPr="00CE3FF6" w:rsidRDefault="00CE3FF6" w:rsidP="00CE3FF6">
      <w:pPr>
        <w:spacing w:before="100" w:beforeAutospacing="1" w:after="100" w:afterAutospacing="1" w:line="240" w:lineRule="auto"/>
        <w:rPr>
          <w:rFonts w:ascii="Times New Roman" w:eastAsia="Times New Roman" w:hAnsi="Times New Roman" w:cs="Times New Roman"/>
          <w:sz w:val="24"/>
          <w:szCs w:val="24"/>
          <w:rPrChange w:id="2102" w:author="Admin" w:date="2026-07-06T15:25:00Z" w16du:dateUtc="2026-07-06T08:25:00Z">
            <w:rPr/>
          </w:rPrChange>
        </w:rPr>
        <w:pPrChange w:id="2103" w:author="Admin" w:date="2026-07-06T15:25:00Z" w16du:dateUtc="2026-07-06T08:25:00Z">
          <w:pPr>
            <w:spacing w:after="0" w:line="240" w:lineRule="auto"/>
          </w:pPr>
        </w:pPrChange>
      </w:pPr>
    </w:p>
    <w:p w14:paraId="340CE5FB" w14:textId="77777777" w:rsidR="00900D69" w:rsidRPr="00900D69" w:rsidRDefault="00900D69" w:rsidP="00900D6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00D69">
        <w:rPr>
          <w:rFonts w:ascii="Times New Roman" w:eastAsia="Times New Roman" w:hAnsi="Times New Roman" w:cs="Times New Roman"/>
          <w:b/>
          <w:bCs/>
          <w:kern w:val="36"/>
          <w:sz w:val="48"/>
          <w:szCs w:val="48"/>
        </w:rPr>
        <w:t xml:space="preserve">5.9. Roadmap </w:t>
      </w:r>
      <w:proofErr w:type="spellStart"/>
      <w:r w:rsidRPr="00900D69">
        <w:rPr>
          <w:rFonts w:ascii="Times New Roman" w:eastAsia="Times New Roman" w:hAnsi="Times New Roman" w:cs="Times New Roman"/>
          <w:b/>
          <w:bCs/>
          <w:kern w:val="36"/>
          <w:sz w:val="48"/>
          <w:szCs w:val="48"/>
        </w:rPr>
        <w:t>phát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triển</w:t>
      </w:r>
      <w:proofErr w:type="spellEnd"/>
      <w:r w:rsidRPr="00900D69">
        <w:rPr>
          <w:rFonts w:ascii="Times New Roman" w:eastAsia="Times New Roman" w:hAnsi="Times New Roman" w:cs="Times New Roman"/>
          <w:b/>
          <w:bCs/>
          <w:kern w:val="36"/>
          <w:sz w:val="48"/>
          <w:szCs w:val="48"/>
        </w:rPr>
        <w:t xml:space="preserve"> BCOS</w:t>
      </w:r>
    </w:p>
    <w:p w14:paraId="6DDF8A93" w14:textId="77777777" w:rsidR="00900D69" w:rsidRPr="00900D69" w:rsidRDefault="00900D69" w:rsidP="00900D69">
      <w:pPr>
        <w:spacing w:before="100" w:beforeAutospacing="1" w:after="100" w:afterAutospacing="1" w:line="240" w:lineRule="auto"/>
        <w:outlineLvl w:val="1"/>
        <w:rPr>
          <w:rFonts w:ascii="Times New Roman" w:eastAsia="Times New Roman" w:hAnsi="Times New Roman" w:cs="Times New Roman"/>
          <w:b/>
          <w:bCs/>
          <w:sz w:val="36"/>
          <w:szCs w:val="36"/>
        </w:rPr>
      </w:pPr>
      <w:r w:rsidRPr="00900D69">
        <w:rPr>
          <w:rFonts w:ascii="Times New Roman" w:eastAsia="Times New Roman" w:hAnsi="Times New Roman" w:cs="Times New Roman"/>
          <w:b/>
          <w:bCs/>
          <w:sz w:val="36"/>
          <w:szCs w:val="36"/>
        </w:rPr>
        <w:t>Phase 1 (MVP)</w:t>
      </w:r>
    </w:p>
    <w:p w14:paraId="33D412A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lastRenderedPageBreak/>
        <w:t>Mục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tư</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vấn</w:t>
      </w:r>
      <w:proofErr w:type="spellEnd"/>
      <w:r w:rsidRPr="00900D69">
        <w:rPr>
          <w:rFonts w:ascii="Times New Roman" w:eastAsia="Times New Roman" w:hAnsi="Times New Roman" w:cs="Times New Roman"/>
          <w:sz w:val="24"/>
          <w:szCs w:val="24"/>
        </w:rPr>
        <w:t>.</w:t>
      </w:r>
    </w:p>
    <w:p w14:paraId="69DD58A0"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Bao </w:t>
      </w:r>
      <w:proofErr w:type="spellStart"/>
      <w:r w:rsidRPr="00900D69">
        <w:rPr>
          <w:rFonts w:ascii="Times New Roman" w:eastAsia="Times New Roman" w:hAnsi="Times New Roman" w:cs="Times New Roman"/>
          <w:sz w:val="24"/>
          <w:szCs w:val="24"/>
        </w:rPr>
        <w:t>gồm</w:t>
      </w:r>
      <w:proofErr w:type="spellEnd"/>
      <w:r w:rsidRPr="00900D69">
        <w:rPr>
          <w:rFonts w:ascii="Times New Roman" w:eastAsia="Times New Roman" w:hAnsi="Times New Roman" w:cs="Times New Roman"/>
          <w:sz w:val="24"/>
          <w:szCs w:val="24"/>
        </w:rPr>
        <w:t>:</w:t>
      </w:r>
    </w:p>
    <w:p w14:paraId="6B9DF3E6" w14:textId="77777777" w:rsidR="00900D69" w:rsidRPr="00900D69" w:rsidRDefault="00900D6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Business Workspace.</w:t>
      </w:r>
    </w:p>
    <w:p w14:paraId="25A2AF79" w14:textId="77777777" w:rsidR="00900D69" w:rsidRPr="00900D69" w:rsidRDefault="00900D6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Project Workspace.</w:t>
      </w:r>
    </w:p>
    <w:p w14:paraId="6D32849A" w14:textId="77777777" w:rsidR="00900D69" w:rsidRPr="00900D69" w:rsidRDefault="00900D6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Discovery Workspace.</w:t>
      </w:r>
    </w:p>
    <w:p w14:paraId="46160B5F" w14:textId="77777777" w:rsidR="00900D69" w:rsidRPr="00900D69" w:rsidRDefault="00900D6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Transformation Workspace.</w:t>
      </w:r>
    </w:p>
    <w:p w14:paraId="56BF0610" w14:textId="77777777" w:rsidR="00900D69" w:rsidRPr="00900D69" w:rsidRDefault="00900D69">
      <w:pPr>
        <w:numPr>
          <w:ilvl w:val="0"/>
          <w:numId w:val="216"/>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Delivery Workspace.</w:t>
      </w:r>
    </w:p>
    <w:p w14:paraId="795889B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Segoe UI Emoji" w:eastAsia="Times New Roman" w:hAnsi="Segoe UI Emoji" w:cs="Segoe UI Emoji"/>
          <w:sz w:val="24"/>
          <w:szCs w:val="24"/>
        </w:rPr>
        <w:t>👉</w:t>
      </w: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AI.</w:t>
      </w:r>
    </w:p>
    <w:p w14:paraId="54A960D7"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Segoe UI Emoji" w:eastAsia="Times New Roman" w:hAnsi="Segoe UI Emoji" w:cs="Segoe UI Emoji"/>
          <w:sz w:val="24"/>
          <w:szCs w:val="24"/>
        </w:rPr>
        <w:t>👉</w:t>
      </w: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Dashboard </w:t>
      </w:r>
      <w:proofErr w:type="spellStart"/>
      <w:r w:rsidRPr="00900D69">
        <w:rPr>
          <w:rFonts w:ascii="Times New Roman" w:eastAsia="Times New Roman" w:hAnsi="Times New Roman" w:cs="Times New Roman"/>
          <w:sz w:val="24"/>
          <w:szCs w:val="24"/>
        </w:rPr>
        <w:t>phức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tạp</w:t>
      </w:r>
      <w:proofErr w:type="spellEnd"/>
      <w:r w:rsidRPr="00900D69">
        <w:rPr>
          <w:rFonts w:ascii="Times New Roman" w:eastAsia="Times New Roman" w:hAnsi="Times New Roman" w:cs="Times New Roman"/>
          <w:sz w:val="24"/>
          <w:szCs w:val="24"/>
        </w:rPr>
        <w:t>.</w:t>
      </w:r>
    </w:p>
    <w:p w14:paraId="00F50D13"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Segoe UI Emoji" w:eastAsia="Times New Roman" w:hAnsi="Segoe UI Emoji" w:cs="Segoe UI Emoji"/>
          <w:sz w:val="24"/>
          <w:szCs w:val="24"/>
        </w:rPr>
        <w:t>👉</w:t>
      </w: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Automation.</w:t>
      </w:r>
    </w:p>
    <w:p w14:paraId="540333C5" w14:textId="65954444" w:rsidR="00900D69" w:rsidRPr="00900D69" w:rsidDel="00CE3FF6" w:rsidRDefault="00000000" w:rsidP="00900D69">
      <w:pPr>
        <w:spacing w:after="0" w:line="240" w:lineRule="auto"/>
        <w:rPr>
          <w:del w:id="2104" w:author="Admin" w:date="2026-07-06T15:25:00Z" w16du:dateUtc="2026-07-06T08:25:00Z"/>
          <w:rFonts w:ascii="Times New Roman" w:eastAsia="Times New Roman" w:hAnsi="Times New Roman" w:cs="Times New Roman"/>
          <w:sz w:val="24"/>
          <w:szCs w:val="24"/>
        </w:rPr>
      </w:pPr>
      <w:del w:id="2105" w:author="Admin" w:date="2026-07-06T15:25:00Z" w16du:dateUtc="2026-07-06T08:25:00Z">
        <w:r w:rsidDel="00CE3FF6">
          <w:rPr>
            <w:rFonts w:ascii="Times New Roman" w:eastAsia="Times New Roman" w:hAnsi="Times New Roman" w:cs="Times New Roman"/>
            <w:sz w:val="24"/>
            <w:szCs w:val="24"/>
          </w:rPr>
          <w:pict w14:anchorId="5D4D78DC">
            <v:rect id="_x0000_i1481" style="width:0;height:1.5pt" o:hralign="center" o:hrstd="t" o:hr="t" fillcolor="#a0a0a0" stroked="f"/>
          </w:pict>
        </w:r>
      </w:del>
    </w:p>
    <w:p w14:paraId="19E5EA4E"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2106" w:author="Admin" w:date="2026-07-06T15:25:00Z" w16du:dateUtc="2026-07-06T08:25: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Phase 2</w:t>
      </w:r>
    </w:p>
    <w:p w14:paraId="245A7A3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w:t>
      </w:r>
    </w:p>
    <w:p w14:paraId="3E0E8B0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Thêm</w:t>
      </w:r>
      <w:proofErr w:type="spellEnd"/>
      <w:r w:rsidRPr="00900D69">
        <w:rPr>
          <w:rFonts w:ascii="Times New Roman" w:eastAsia="Times New Roman" w:hAnsi="Times New Roman" w:cs="Times New Roman"/>
          <w:sz w:val="24"/>
          <w:szCs w:val="24"/>
        </w:rPr>
        <w:t>:</w:t>
      </w:r>
    </w:p>
    <w:p w14:paraId="4EF98F72" w14:textId="77777777" w:rsidR="00900D69" w:rsidRPr="00900D69" w:rsidRDefault="00900D6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Diagnosis Workspace.</w:t>
      </w:r>
    </w:p>
    <w:p w14:paraId="5700EFD0" w14:textId="77777777" w:rsidR="00900D69" w:rsidRPr="00900D69" w:rsidRDefault="00900D6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Knowledge Workspace.</w:t>
      </w:r>
    </w:p>
    <w:p w14:paraId="59FCF1E0" w14:textId="77777777" w:rsidR="00900D69" w:rsidRPr="00900D69" w:rsidRDefault="00900D6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Dashboard.</w:t>
      </w:r>
    </w:p>
    <w:p w14:paraId="57D80D1E" w14:textId="77777777" w:rsidR="00900D69" w:rsidRPr="00900D69" w:rsidRDefault="00900D6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KPI.</w:t>
      </w:r>
    </w:p>
    <w:p w14:paraId="167C2393" w14:textId="77777777" w:rsidR="00900D69" w:rsidRPr="00900D69" w:rsidRDefault="00900D69">
      <w:pPr>
        <w:numPr>
          <w:ilvl w:val="0"/>
          <w:numId w:val="217"/>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Reports.</w:t>
      </w:r>
    </w:p>
    <w:p w14:paraId="336D728E" w14:textId="774EDADF" w:rsidR="00900D69" w:rsidRPr="00900D69" w:rsidDel="00CE3FF6" w:rsidRDefault="00000000" w:rsidP="00900D69">
      <w:pPr>
        <w:spacing w:after="0" w:line="240" w:lineRule="auto"/>
        <w:rPr>
          <w:del w:id="2107" w:author="Admin" w:date="2026-07-06T15:25:00Z" w16du:dateUtc="2026-07-06T08:25:00Z"/>
          <w:rFonts w:ascii="Times New Roman" w:eastAsia="Times New Roman" w:hAnsi="Times New Roman" w:cs="Times New Roman"/>
          <w:sz w:val="24"/>
          <w:szCs w:val="24"/>
        </w:rPr>
      </w:pPr>
      <w:del w:id="2108" w:author="Admin" w:date="2026-07-06T15:25:00Z" w16du:dateUtc="2026-07-06T08:25:00Z">
        <w:r w:rsidDel="00CE3FF6">
          <w:rPr>
            <w:rFonts w:ascii="Times New Roman" w:eastAsia="Times New Roman" w:hAnsi="Times New Roman" w:cs="Times New Roman"/>
            <w:sz w:val="24"/>
            <w:szCs w:val="24"/>
          </w:rPr>
          <w:pict w14:anchorId="00228557">
            <v:rect id="_x0000_i1482" style="width:0;height:1.5pt" o:hralign="center" o:hrstd="t" o:hr="t" fillcolor="#a0a0a0" stroked="f"/>
          </w:pict>
        </w:r>
      </w:del>
    </w:p>
    <w:p w14:paraId="08D07540"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2109" w:author="Admin" w:date="2026-07-06T15:25:00Z" w16du:dateUtc="2026-07-06T08:25: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Phase 3</w:t>
      </w:r>
    </w:p>
    <w:p w14:paraId="402ECC8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w:t>
      </w:r>
    </w:p>
    <w:p w14:paraId="5E6A0ED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Thêm</w:t>
      </w:r>
      <w:proofErr w:type="spellEnd"/>
      <w:r w:rsidRPr="00900D69">
        <w:rPr>
          <w:rFonts w:ascii="Times New Roman" w:eastAsia="Times New Roman" w:hAnsi="Times New Roman" w:cs="Times New Roman"/>
          <w:sz w:val="24"/>
          <w:szCs w:val="24"/>
        </w:rPr>
        <w:t>:</w:t>
      </w:r>
    </w:p>
    <w:p w14:paraId="25C760B6" w14:textId="77777777" w:rsidR="00900D69" w:rsidRPr="00900D69" w:rsidRDefault="00900D6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Workflow Engine.</w:t>
      </w:r>
    </w:p>
    <w:p w14:paraId="6CD5F876" w14:textId="77777777" w:rsidR="00900D69" w:rsidRPr="00900D69" w:rsidRDefault="00900D6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Notification.</w:t>
      </w:r>
    </w:p>
    <w:p w14:paraId="67A9B89B" w14:textId="77777777" w:rsidR="00900D69" w:rsidRPr="00900D69" w:rsidRDefault="00900D6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Template Engine.</w:t>
      </w:r>
    </w:p>
    <w:p w14:paraId="751C0851" w14:textId="77777777" w:rsidR="00900D69" w:rsidRPr="00900D69" w:rsidRDefault="00900D6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Digital Signature.</w:t>
      </w:r>
    </w:p>
    <w:p w14:paraId="4F780ED9" w14:textId="77777777" w:rsidR="00900D69" w:rsidRPr="00900D69" w:rsidRDefault="00900D69">
      <w:pPr>
        <w:numPr>
          <w:ilvl w:val="0"/>
          <w:numId w:val="218"/>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Import/Export.</w:t>
      </w:r>
    </w:p>
    <w:p w14:paraId="4BDE8BC0" w14:textId="16616DD7" w:rsidR="00900D69" w:rsidRPr="00900D69" w:rsidDel="00CE3FF6" w:rsidRDefault="00000000" w:rsidP="00900D69">
      <w:pPr>
        <w:spacing w:after="0" w:line="240" w:lineRule="auto"/>
        <w:rPr>
          <w:del w:id="2110" w:author="Admin" w:date="2026-07-06T15:25:00Z" w16du:dateUtc="2026-07-06T08:25:00Z"/>
          <w:rFonts w:ascii="Times New Roman" w:eastAsia="Times New Roman" w:hAnsi="Times New Roman" w:cs="Times New Roman"/>
          <w:sz w:val="24"/>
          <w:szCs w:val="24"/>
        </w:rPr>
      </w:pPr>
      <w:del w:id="2111" w:author="Admin" w:date="2026-07-06T15:25:00Z" w16du:dateUtc="2026-07-06T08:25:00Z">
        <w:r w:rsidDel="00CE3FF6">
          <w:rPr>
            <w:rFonts w:ascii="Times New Roman" w:eastAsia="Times New Roman" w:hAnsi="Times New Roman" w:cs="Times New Roman"/>
            <w:sz w:val="24"/>
            <w:szCs w:val="24"/>
          </w:rPr>
          <w:pict w14:anchorId="4761FFEB">
            <v:rect id="_x0000_i1483" style="width:0;height:1.5pt" o:hralign="center" o:hrstd="t" o:hr="t" fillcolor="#a0a0a0" stroked="f"/>
          </w:pict>
        </w:r>
      </w:del>
    </w:p>
    <w:p w14:paraId="33A41453" w14:textId="77777777" w:rsidR="00900D69" w:rsidRPr="00900D69" w:rsidRDefault="00900D69" w:rsidP="00CE3FF6">
      <w:pPr>
        <w:spacing w:after="0" w:line="240" w:lineRule="auto"/>
        <w:rPr>
          <w:rFonts w:ascii="Times New Roman" w:eastAsia="Times New Roman" w:hAnsi="Times New Roman" w:cs="Times New Roman"/>
          <w:b/>
          <w:bCs/>
          <w:sz w:val="36"/>
          <w:szCs w:val="36"/>
        </w:rPr>
        <w:pPrChange w:id="2112" w:author="Admin" w:date="2026-07-06T15:25:00Z" w16du:dateUtc="2026-07-06T08:25:00Z">
          <w:pPr>
            <w:spacing w:before="100" w:beforeAutospacing="1" w:after="100" w:afterAutospacing="1" w:line="240" w:lineRule="auto"/>
            <w:outlineLvl w:val="1"/>
          </w:pPr>
        </w:pPrChange>
      </w:pPr>
      <w:r w:rsidRPr="00900D69">
        <w:rPr>
          <w:rFonts w:ascii="Times New Roman" w:eastAsia="Times New Roman" w:hAnsi="Times New Roman" w:cs="Times New Roman"/>
          <w:b/>
          <w:bCs/>
          <w:sz w:val="36"/>
          <w:szCs w:val="36"/>
        </w:rPr>
        <w:t>Phase 4</w:t>
      </w:r>
    </w:p>
    <w:p w14:paraId="38AC8A3F"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AI Ready.</w:t>
      </w:r>
    </w:p>
    <w:p w14:paraId="4E406169"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lastRenderedPageBreak/>
        <w:t xml:space="preserve">Khi </w:t>
      </w:r>
      <w:proofErr w:type="spellStart"/>
      <w:r w:rsidRPr="00900D69">
        <w:rPr>
          <w:rFonts w:ascii="Times New Roman" w:eastAsia="Times New Roman" w:hAnsi="Times New Roman" w:cs="Times New Roman"/>
          <w:sz w:val="24"/>
          <w:szCs w:val="24"/>
        </w:rPr>
        <w:t>đủ</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w:t>
      </w:r>
    </w:p>
    <w:p w14:paraId="16E5E0C6"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Bổ</w:t>
      </w:r>
      <w:proofErr w:type="spellEnd"/>
      <w:r w:rsidRPr="00900D69">
        <w:rPr>
          <w:rFonts w:ascii="Times New Roman" w:eastAsia="Times New Roman" w:hAnsi="Times New Roman" w:cs="Times New Roman"/>
          <w:sz w:val="24"/>
          <w:szCs w:val="24"/>
        </w:rPr>
        <w:t xml:space="preserve"> sung:</w:t>
      </w:r>
    </w:p>
    <w:p w14:paraId="0BECC76D" w14:textId="77777777" w:rsidR="00900D69" w:rsidRPr="00900D69" w:rsidRDefault="00900D6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AI Discovery Assistant.</w:t>
      </w:r>
    </w:p>
    <w:p w14:paraId="15AB5C9E" w14:textId="77777777" w:rsidR="00900D69" w:rsidRPr="00900D69" w:rsidRDefault="00900D6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AI Diagnosis Assistant.</w:t>
      </w:r>
    </w:p>
    <w:p w14:paraId="6A0CDFD4" w14:textId="77777777" w:rsidR="00900D69" w:rsidRPr="00900D69" w:rsidRDefault="00900D6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AI Proposal Draft.</w:t>
      </w:r>
    </w:p>
    <w:p w14:paraId="0AF3BE55" w14:textId="77777777" w:rsidR="00900D69" w:rsidRPr="00900D69" w:rsidRDefault="00900D6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AI Weekly Summary.</w:t>
      </w:r>
    </w:p>
    <w:p w14:paraId="43D96F16" w14:textId="77777777" w:rsidR="00900D69" w:rsidRPr="00900D69" w:rsidRDefault="00900D69">
      <w:pPr>
        <w:numPr>
          <w:ilvl w:val="0"/>
          <w:numId w:val="219"/>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AI Knowledge Search.</w:t>
      </w:r>
    </w:p>
    <w:p w14:paraId="07877F47"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AI </w:t>
      </w:r>
      <w:proofErr w:type="spellStart"/>
      <w:r w:rsidRPr="00900D69">
        <w:rPr>
          <w:rFonts w:ascii="Times New Roman" w:eastAsia="Times New Roman" w:hAnsi="Times New Roman" w:cs="Times New Roman"/>
          <w:sz w:val="24"/>
          <w:szCs w:val="24"/>
        </w:rPr>
        <w:t>chỉ</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hỗ</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thay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thế</w:t>
      </w:r>
      <w:proofErr w:type="spellEnd"/>
      <w:r w:rsidRPr="00900D69">
        <w:rPr>
          <w:rFonts w:ascii="Times New Roman" w:eastAsia="Times New Roman" w:hAnsi="Times New Roman" w:cs="Times New Roman"/>
          <w:sz w:val="24"/>
          <w:szCs w:val="24"/>
        </w:rPr>
        <w:t xml:space="preserve"> Consultant.</w:t>
      </w:r>
    </w:p>
    <w:p w14:paraId="742A89ED" w14:textId="3A887123" w:rsidR="00900D69" w:rsidRPr="00900D69" w:rsidDel="00CE3FF6" w:rsidRDefault="00000000" w:rsidP="00900D69">
      <w:pPr>
        <w:spacing w:after="0" w:line="240" w:lineRule="auto"/>
        <w:rPr>
          <w:del w:id="2113" w:author="Admin" w:date="2026-07-06T15:25:00Z" w16du:dateUtc="2026-07-06T08:25:00Z"/>
          <w:rFonts w:ascii="Times New Roman" w:eastAsia="Times New Roman" w:hAnsi="Times New Roman" w:cs="Times New Roman"/>
          <w:sz w:val="24"/>
          <w:szCs w:val="24"/>
        </w:rPr>
      </w:pPr>
      <w:del w:id="2114" w:author="Admin" w:date="2026-07-06T15:25:00Z" w16du:dateUtc="2026-07-06T08:25:00Z">
        <w:r w:rsidDel="00CE3FF6">
          <w:rPr>
            <w:rFonts w:ascii="Times New Roman" w:eastAsia="Times New Roman" w:hAnsi="Times New Roman" w:cs="Times New Roman"/>
            <w:sz w:val="24"/>
            <w:szCs w:val="24"/>
          </w:rPr>
          <w:pict w14:anchorId="15A3C5BF">
            <v:rect id="_x0000_i1484" style="width:0;height:1.5pt" o:hralign="center" o:hrstd="t" o:hr="t" fillcolor="#a0a0a0" stroked="f"/>
          </w:pict>
        </w:r>
      </w:del>
    </w:p>
    <w:p w14:paraId="1EFA3FB6"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2115" w:author="Admin" w:date="2026-07-06T15:25:00Z" w16du:dateUtc="2026-07-06T08:25: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 xml:space="preserve">5.10. Vai </w:t>
      </w:r>
      <w:proofErr w:type="spellStart"/>
      <w:r w:rsidRPr="00900D69">
        <w:rPr>
          <w:rFonts w:ascii="Times New Roman" w:eastAsia="Times New Roman" w:hAnsi="Times New Roman" w:cs="Times New Roman"/>
          <w:b/>
          <w:bCs/>
          <w:kern w:val="36"/>
          <w:sz w:val="48"/>
          <w:szCs w:val="48"/>
        </w:rPr>
        <w:t>trò</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của</w:t>
      </w:r>
      <w:proofErr w:type="spellEnd"/>
      <w:r w:rsidRPr="00900D69">
        <w:rPr>
          <w:rFonts w:ascii="Times New Roman" w:eastAsia="Times New Roman" w:hAnsi="Times New Roman" w:cs="Times New Roman"/>
          <w:b/>
          <w:bCs/>
          <w:kern w:val="36"/>
          <w:sz w:val="48"/>
          <w:szCs w:val="48"/>
        </w:rPr>
        <w:t xml:space="preserve"> BCOS</w:t>
      </w:r>
    </w:p>
    <w:p w14:paraId="016AF147"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BCOS </w:t>
      </w: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thay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thế</w:t>
      </w:r>
      <w:proofErr w:type="spellEnd"/>
      <w:r w:rsidRPr="00900D69">
        <w:rPr>
          <w:rFonts w:ascii="Times New Roman" w:eastAsia="Times New Roman" w:hAnsi="Times New Roman" w:cs="Times New Roman"/>
          <w:sz w:val="24"/>
          <w:szCs w:val="24"/>
        </w:rPr>
        <w:t xml:space="preserve"> Consultant.</w:t>
      </w:r>
    </w:p>
    <w:p w14:paraId="7EB6E131"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BCOS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 xml:space="preserve"> Consultant:</w:t>
      </w:r>
    </w:p>
    <w:p w14:paraId="48EA220B" w14:textId="77777777" w:rsidR="00900D69" w:rsidRPr="00900D69" w:rsidRDefault="00900D69">
      <w:pPr>
        <w:numPr>
          <w:ilvl w:val="0"/>
          <w:numId w:val="22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việc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đúng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phương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pháp</w:t>
      </w:r>
      <w:proofErr w:type="spellEnd"/>
      <w:r w:rsidRPr="00900D69">
        <w:rPr>
          <w:rFonts w:ascii="Times New Roman" w:eastAsia="Times New Roman" w:hAnsi="Times New Roman" w:cs="Times New Roman"/>
          <w:sz w:val="24"/>
          <w:szCs w:val="24"/>
        </w:rPr>
        <w:t>.</w:t>
      </w:r>
    </w:p>
    <w:p w14:paraId="5928CE25" w14:textId="77777777" w:rsidR="00900D69" w:rsidRPr="00900D69" w:rsidRDefault="00900D69">
      <w:pPr>
        <w:numPr>
          <w:ilvl w:val="0"/>
          <w:numId w:val="22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Không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bỏ</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sót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bước</w:t>
      </w:r>
      <w:proofErr w:type="spellEnd"/>
      <w:r w:rsidRPr="00900D69">
        <w:rPr>
          <w:rFonts w:ascii="Times New Roman" w:eastAsia="Times New Roman" w:hAnsi="Times New Roman" w:cs="Times New Roman"/>
          <w:sz w:val="24"/>
          <w:szCs w:val="24"/>
        </w:rPr>
        <w:t>.</w:t>
      </w:r>
    </w:p>
    <w:p w14:paraId="0D794C98" w14:textId="77777777" w:rsidR="00900D69" w:rsidRPr="00900D69" w:rsidRDefault="00900D69">
      <w:pPr>
        <w:numPr>
          <w:ilvl w:val="0"/>
          <w:numId w:val="22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Chuẩn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liệu</w:t>
      </w:r>
      <w:proofErr w:type="spellEnd"/>
      <w:r w:rsidRPr="00900D69">
        <w:rPr>
          <w:rFonts w:ascii="Times New Roman" w:eastAsia="Times New Roman" w:hAnsi="Times New Roman" w:cs="Times New Roman"/>
          <w:sz w:val="24"/>
          <w:szCs w:val="24"/>
        </w:rPr>
        <w:t>.</w:t>
      </w:r>
    </w:p>
    <w:p w14:paraId="017C0CF5" w14:textId="77777777" w:rsidR="00900D69" w:rsidRPr="00900D69" w:rsidRDefault="00900D6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Quản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dự</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án</w:t>
      </w:r>
      <w:proofErr w:type="spellEnd"/>
      <w:r w:rsidRPr="00900D69">
        <w:rPr>
          <w:rFonts w:ascii="Times New Roman" w:eastAsia="Times New Roman" w:hAnsi="Times New Roman" w:cs="Times New Roman"/>
          <w:sz w:val="24"/>
          <w:szCs w:val="24"/>
        </w:rPr>
        <w:t>.</w:t>
      </w:r>
    </w:p>
    <w:p w14:paraId="0F09CD27" w14:textId="77777777" w:rsidR="00900D69" w:rsidRPr="00900D69" w:rsidRDefault="00900D69">
      <w:pPr>
        <w:numPr>
          <w:ilvl w:val="0"/>
          <w:numId w:val="220"/>
        </w:num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Quản </w:t>
      </w:r>
      <w:proofErr w:type="spellStart"/>
      <w:r w:rsidRPr="00900D69">
        <w:rPr>
          <w:rFonts w:ascii="Times New Roman" w:eastAsia="Times New Roman" w:hAnsi="Times New Roman" w:cs="Times New Roman"/>
          <w:sz w:val="24"/>
          <w:szCs w:val="24"/>
        </w:rPr>
        <w:t>lý</w:t>
      </w:r>
      <w:proofErr w:type="spellEnd"/>
      <w:r w:rsidRPr="00900D69">
        <w:rPr>
          <w:rFonts w:ascii="Times New Roman" w:eastAsia="Times New Roman" w:hAnsi="Times New Roman" w:cs="Times New Roman"/>
          <w:sz w:val="24"/>
          <w:szCs w:val="24"/>
        </w:rPr>
        <w:t xml:space="preserve"> tri </w:t>
      </w:r>
      <w:proofErr w:type="spellStart"/>
      <w:r w:rsidRPr="00900D69">
        <w:rPr>
          <w:rFonts w:ascii="Times New Roman" w:eastAsia="Times New Roman" w:hAnsi="Times New Roman" w:cs="Times New Roman"/>
          <w:sz w:val="24"/>
          <w:szCs w:val="24"/>
        </w:rPr>
        <w:t>thức</w:t>
      </w:r>
      <w:proofErr w:type="spellEnd"/>
      <w:r w:rsidRPr="00900D69">
        <w:rPr>
          <w:rFonts w:ascii="Times New Roman" w:eastAsia="Times New Roman" w:hAnsi="Times New Roman" w:cs="Times New Roman"/>
          <w:sz w:val="24"/>
          <w:szCs w:val="24"/>
        </w:rPr>
        <w:t>.</w:t>
      </w:r>
    </w:p>
    <w:p w14:paraId="061002DA" w14:textId="77777777" w:rsidR="00900D69" w:rsidRPr="00900D69" w:rsidRDefault="00900D69">
      <w:pPr>
        <w:numPr>
          <w:ilvl w:val="0"/>
          <w:numId w:val="220"/>
        </w:num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Phát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năng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lực</w:t>
      </w:r>
      <w:proofErr w:type="spellEnd"/>
      <w:r w:rsidRPr="00900D69">
        <w:rPr>
          <w:rFonts w:ascii="Times New Roman" w:eastAsia="Times New Roman" w:hAnsi="Times New Roman" w:cs="Times New Roman"/>
          <w:sz w:val="24"/>
          <w:szCs w:val="24"/>
        </w:rPr>
        <w:t>.</w:t>
      </w:r>
    </w:p>
    <w:p w14:paraId="2F4A0E38" w14:textId="355F6A22" w:rsidR="00900D69" w:rsidRPr="00900D69" w:rsidDel="00CE3FF6" w:rsidRDefault="00000000" w:rsidP="00900D69">
      <w:pPr>
        <w:spacing w:after="0" w:line="240" w:lineRule="auto"/>
        <w:rPr>
          <w:del w:id="2116" w:author="Admin" w:date="2026-07-06T15:25:00Z" w16du:dateUtc="2026-07-06T08:25:00Z"/>
          <w:rFonts w:ascii="Times New Roman" w:eastAsia="Times New Roman" w:hAnsi="Times New Roman" w:cs="Times New Roman"/>
          <w:sz w:val="24"/>
          <w:szCs w:val="24"/>
        </w:rPr>
      </w:pPr>
      <w:del w:id="2117" w:author="Admin" w:date="2026-07-06T15:25:00Z" w16du:dateUtc="2026-07-06T08:25:00Z">
        <w:r w:rsidDel="00CE3FF6">
          <w:rPr>
            <w:rFonts w:ascii="Times New Roman" w:eastAsia="Times New Roman" w:hAnsi="Times New Roman" w:cs="Times New Roman"/>
            <w:sz w:val="24"/>
            <w:szCs w:val="24"/>
          </w:rPr>
          <w:pict w14:anchorId="46E5FD6A">
            <v:rect id="_x0000_i1485" style="width:0;height:1.5pt" o:hralign="center" o:hrstd="t" o:hr="t" fillcolor="#a0a0a0" stroked="f"/>
          </w:pict>
        </w:r>
      </w:del>
    </w:p>
    <w:p w14:paraId="47105232"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2118" w:author="Admin" w:date="2026-07-06T15:25:00Z" w16du:dateUtc="2026-07-06T08:25: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5.11. K</w:t>
      </w:r>
      <w:proofErr w:type="spellStart"/>
      <w:r w:rsidRPr="00900D69">
        <w:rPr>
          <w:rFonts w:ascii="Times New Roman" w:eastAsia="Times New Roman" w:hAnsi="Times New Roman" w:cs="Times New Roman"/>
          <w:b/>
          <w:bCs/>
          <w:kern w:val="36"/>
          <w:sz w:val="48"/>
          <w:szCs w:val="48"/>
        </w:rPr>
        <w:t>iến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trúc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kỹ</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thuật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định</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hướng</w:t>
      </w:r>
      <w:proofErr w:type="spellEnd"/>
    </w:p>
    <w:p w14:paraId="582E342C" w14:textId="4175D18A" w:rsidR="00900D69" w:rsidRPr="00900D69" w:rsidDel="00CE3FF6" w:rsidRDefault="00900D69" w:rsidP="00900D69">
      <w:pPr>
        <w:spacing w:before="100" w:beforeAutospacing="1" w:after="100" w:afterAutospacing="1" w:line="240" w:lineRule="auto"/>
        <w:rPr>
          <w:del w:id="2119" w:author="Admin" w:date="2026-07-06T15:25:00Z" w16du:dateUtc="2026-07-06T08:25:00Z"/>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Giai </w:t>
      </w:r>
      <w:proofErr w:type="spellStart"/>
      <w:r w:rsidRPr="00900D69">
        <w:rPr>
          <w:rFonts w:ascii="Times New Roman" w:eastAsia="Times New Roman" w:hAnsi="Times New Roman" w:cs="Times New Roman"/>
          <w:sz w:val="24"/>
          <w:szCs w:val="24"/>
        </w:rPr>
        <w:t>đoạn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hiện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ưu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giản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ổn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định</w:t>
      </w:r>
      <w:proofErr w:type="spellEnd"/>
      <w:r w:rsidRPr="00900D69">
        <w:rPr>
          <w:rFonts w:ascii="Times New Roman" w:eastAsia="Times New Roman" w:hAnsi="Times New Roman" w:cs="Times New Roman"/>
          <w:sz w:val="24"/>
          <w:szCs w:val="24"/>
        </w:rPr>
        <w:t>.</w:t>
      </w:r>
    </w:p>
    <w:p w14:paraId="1FEEFBF9" w14:textId="77777777" w:rsidR="00CE3FF6" w:rsidRDefault="00CE3FF6" w:rsidP="00CE3FF6">
      <w:pPr>
        <w:spacing w:before="100" w:beforeAutospacing="1" w:after="100" w:afterAutospacing="1" w:line="240" w:lineRule="auto"/>
        <w:rPr>
          <w:ins w:id="2120" w:author="Admin" w:date="2026-07-06T15:25:00Z" w16du:dateUtc="2026-07-06T08:25:00Z"/>
          <w:rFonts w:ascii="Courier New" w:eastAsia="Times New Roman" w:hAnsi="Courier New" w:cs="Courier New"/>
          <w:sz w:val="20"/>
          <w:szCs w:val="20"/>
        </w:rPr>
      </w:pPr>
    </w:p>
    <w:p w14:paraId="7F9462A2" w14:textId="6F8D6F2D" w:rsidR="00900D69" w:rsidRPr="00900D69" w:rsidRDefault="00900D69" w:rsidP="00CE3FF6">
      <w:pPr>
        <w:spacing w:before="100" w:beforeAutospacing="1" w:after="100" w:afterAutospacing="1" w:line="240" w:lineRule="auto"/>
        <w:jc w:val="center"/>
        <w:rPr>
          <w:rFonts w:ascii="Courier New" w:eastAsia="Times New Roman" w:hAnsi="Courier New" w:cs="Courier New"/>
          <w:sz w:val="20"/>
          <w:szCs w:val="20"/>
        </w:rPr>
        <w:pPrChange w:id="2121"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Presentation Layer</w:t>
      </w:r>
    </w:p>
    <w:p w14:paraId="7A98DB3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22"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(Web Laravel)</w:t>
      </w:r>
    </w:p>
    <w:p w14:paraId="551E71E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23"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C05335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24"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3E8F6AD2"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25"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F01C87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26"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Application Layer</w:t>
      </w:r>
    </w:p>
    <w:p w14:paraId="22735BD6"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27"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E96F0D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28"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Services</w:t>
      </w:r>
    </w:p>
    <w:p w14:paraId="3FA2489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29"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FC8871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0"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AF2CE26"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1"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FDB7760"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2"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Workspace Services</w:t>
      </w:r>
    </w:p>
    <w:p w14:paraId="117F631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3"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F09FCB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4"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1D30E6A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5"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80C6269"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6"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Database</w:t>
      </w:r>
    </w:p>
    <w:p w14:paraId="0E2851A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7"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BD04E2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8"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4152FEA4"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39"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7FFB69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40" w:author="Admin" w:date="2026-07-06T15:25:00Z" w16du:dateUtc="2026-07-06T08:25: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File Storage</w:t>
      </w:r>
    </w:p>
    <w:p w14:paraId="180B9C1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Microservice.</w:t>
      </w:r>
    </w:p>
    <w:p w14:paraId="1070CA4C"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Event Bus.</w:t>
      </w:r>
    </w:p>
    <w:p w14:paraId="520D7D35"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Chưa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cần</w:t>
      </w:r>
      <w:proofErr w:type="spellEnd"/>
      <w:r w:rsidRPr="00900D69">
        <w:rPr>
          <w:rFonts w:ascii="Times New Roman" w:eastAsia="Times New Roman" w:hAnsi="Times New Roman" w:cs="Times New Roman"/>
          <w:sz w:val="24"/>
          <w:szCs w:val="24"/>
        </w:rPr>
        <w:t xml:space="preserve"> AI Pipeline.</w:t>
      </w:r>
    </w:p>
    <w:p w14:paraId="6A892B8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Ưu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tốc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khả</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năng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bảo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trì</w:t>
      </w:r>
      <w:proofErr w:type="spellEnd"/>
      <w:r w:rsidRPr="00900D69">
        <w:rPr>
          <w:rFonts w:ascii="Times New Roman" w:eastAsia="Times New Roman" w:hAnsi="Times New Roman" w:cs="Times New Roman"/>
          <w:sz w:val="24"/>
          <w:szCs w:val="24"/>
        </w:rPr>
        <w:t>.</w:t>
      </w:r>
    </w:p>
    <w:p w14:paraId="2B589D23" w14:textId="19498661" w:rsidR="00900D69" w:rsidRPr="00900D69" w:rsidDel="00CE3FF6" w:rsidRDefault="00000000" w:rsidP="00900D69">
      <w:pPr>
        <w:spacing w:after="0" w:line="240" w:lineRule="auto"/>
        <w:rPr>
          <w:del w:id="2141" w:author="Admin" w:date="2026-07-06T15:25:00Z" w16du:dateUtc="2026-07-06T08:25:00Z"/>
          <w:rFonts w:ascii="Times New Roman" w:eastAsia="Times New Roman" w:hAnsi="Times New Roman" w:cs="Times New Roman"/>
          <w:sz w:val="24"/>
          <w:szCs w:val="24"/>
        </w:rPr>
      </w:pPr>
      <w:del w:id="2142" w:author="Admin" w:date="2026-07-06T15:25:00Z" w16du:dateUtc="2026-07-06T08:25:00Z">
        <w:r w:rsidDel="00CE3FF6">
          <w:rPr>
            <w:rFonts w:ascii="Times New Roman" w:eastAsia="Times New Roman" w:hAnsi="Times New Roman" w:cs="Times New Roman"/>
            <w:sz w:val="24"/>
            <w:szCs w:val="24"/>
          </w:rPr>
          <w:pict w14:anchorId="00379ADC">
            <v:rect id="_x0000_i1486" style="width:0;height:1.5pt" o:hralign="center" o:hrstd="t" o:hr="t" fillcolor="#a0a0a0" stroked="f"/>
          </w:pict>
        </w:r>
      </w:del>
    </w:p>
    <w:p w14:paraId="01910430" w14:textId="77777777" w:rsidR="00900D69" w:rsidRPr="00900D69" w:rsidRDefault="00900D69" w:rsidP="00CE3FF6">
      <w:pPr>
        <w:spacing w:after="0" w:line="240" w:lineRule="auto"/>
        <w:rPr>
          <w:rFonts w:ascii="Times New Roman" w:eastAsia="Times New Roman" w:hAnsi="Times New Roman" w:cs="Times New Roman"/>
          <w:b/>
          <w:bCs/>
          <w:kern w:val="36"/>
          <w:sz w:val="48"/>
          <w:szCs w:val="48"/>
        </w:rPr>
        <w:pPrChange w:id="2143" w:author="Admin" w:date="2026-07-06T15:25:00Z" w16du:dateUtc="2026-07-06T08:25:00Z">
          <w:pPr>
            <w:spacing w:before="100" w:beforeAutospacing="1" w:after="100" w:afterAutospacing="1" w:line="240" w:lineRule="auto"/>
            <w:outlineLvl w:val="0"/>
          </w:pPr>
        </w:pPrChange>
      </w:pPr>
      <w:r w:rsidRPr="00900D69">
        <w:rPr>
          <w:rFonts w:ascii="Times New Roman" w:eastAsia="Times New Roman" w:hAnsi="Times New Roman" w:cs="Times New Roman"/>
          <w:b/>
          <w:bCs/>
          <w:kern w:val="36"/>
          <w:sz w:val="48"/>
          <w:szCs w:val="48"/>
        </w:rPr>
        <w:t>5.12. K</w:t>
      </w:r>
      <w:proofErr w:type="spellStart"/>
      <w:r w:rsidRPr="00900D69">
        <w:rPr>
          <w:rFonts w:ascii="Times New Roman" w:eastAsia="Times New Roman" w:hAnsi="Times New Roman" w:cs="Times New Roman"/>
          <w:b/>
          <w:bCs/>
          <w:kern w:val="36"/>
          <w:sz w:val="48"/>
          <w:szCs w:val="48"/>
        </w:rPr>
        <w:t>iến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trúc</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phát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triển</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theo</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giai</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đoạn</w:t>
      </w:r>
      <w:proofErr w:type="spellEnd"/>
    </w:p>
    <w:p w14:paraId="5C7A7DD4" w14:textId="77777777" w:rsidR="00CE3FF6" w:rsidRDefault="00CE3FF6" w:rsidP="00900D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144" w:author="Admin" w:date="2026-07-06T15:25:00Z" w16du:dateUtc="2026-07-06T08:25:00Z"/>
          <w:rFonts w:ascii="Courier New" w:eastAsia="Times New Roman" w:hAnsi="Courier New" w:cs="Courier New"/>
          <w:sz w:val="20"/>
          <w:szCs w:val="20"/>
        </w:rPr>
      </w:pPr>
    </w:p>
    <w:p w14:paraId="335A48F4" w14:textId="1DF1B35B"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45"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2026</w:t>
      </w:r>
    </w:p>
    <w:p w14:paraId="29AD963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46"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3690F6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47"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Methodology</w:t>
      </w:r>
    </w:p>
    <w:p w14:paraId="7080492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48"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482585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49"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178489B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0"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2A48946"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1"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Consulting OS</w:t>
      </w:r>
    </w:p>
    <w:p w14:paraId="0D332111"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2"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D884C7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3"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0EA290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4"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235BDF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5"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Knowledge</w:t>
      </w:r>
    </w:p>
    <w:p w14:paraId="42C6DD9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6"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22FD0A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7"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F649EF6"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8"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2332CB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59"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Standardization</w:t>
      </w:r>
    </w:p>
    <w:p w14:paraId="7047512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0"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B013BDA"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1"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79620F9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2"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1FD9F6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3"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2027</w:t>
      </w:r>
    </w:p>
    <w:p w14:paraId="39D9E4A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4"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7259C2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5"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Automation</w:t>
      </w:r>
    </w:p>
    <w:p w14:paraId="78E47AE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6"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04CD28D"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7"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4E36602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8"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714D9B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69"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AI Assistant</w:t>
      </w:r>
    </w:p>
    <w:p w14:paraId="15F232BB"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0"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790E83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1"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5D28FC8A"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2"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86D1852"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3"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Analytics</w:t>
      </w:r>
    </w:p>
    <w:p w14:paraId="5C4AC1A0"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4"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AF30E09"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5"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196E533A"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6"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87B976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7"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2028+</w:t>
      </w:r>
    </w:p>
    <w:p w14:paraId="786B771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8"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DC4D485"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79"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Business Digital Twin</w:t>
      </w:r>
    </w:p>
    <w:p w14:paraId="1319D573"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80"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11E5C2A"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81"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t>
      </w:r>
    </w:p>
    <w:p w14:paraId="64C2AAB8"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82"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B1C5187"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83"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Workforce Digital Twin</w:t>
      </w:r>
    </w:p>
    <w:p w14:paraId="2870651C"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84"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AE3BE6E"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85"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lastRenderedPageBreak/>
        <w:t>↓</w:t>
      </w:r>
    </w:p>
    <w:p w14:paraId="0E0D8B4F"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86"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8A6073A" w14:textId="77777777" w:rsidR="00900D69" w:rsidRPr="00900D69" w:rsidRDefault="00900D69" w:rsidP="00CE3F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sz w:val="20"/>
          <w:szCs w:val="20"/>
        </w:rPr>
        <w:pPrChange w:id="2187" w:author="Admin" w:date="2026-07-06T15:26:00Z" w16du:dateUtc="2026-07-06T08:26: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r w:rsidRPr="00900D69">
        <w:rPr>
          <w:rFonts w:ascii="Courier New" w:eastAsia="Times New Roman" w:hAnsi="Courier New" w:cs="Courier New"/>
          <w:sz w:val="20"/>
          <w:szCs w:val="20"/>
        </w:rPr>
        <w:t>Learning Ecosystem</w:t>
      </w:r>
    </w:p>
    <w:p w14:paraId="54701862"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Điều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này</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giúp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giữ</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đúng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chiến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lược</w:t>
      </w:r>
      <w:proofErr w:type="spellEnd"/>
      <w:r w:rsidRPr="00900D69">
        <w:rPr>
          <w:rFonts w:ascii="Times New Roman" w:eastAsia="Times New Roman" w:hAnsi="Times New Roman" w:cs="Times New Roman"/>
          <w:sz w:val="24"/>
          <w:szCs w:val="24"/>
        </w:rPr>
        <w:t xml:space="preserve"> </w:t>
      </w:r>
      <w:r w:rsidRPr="00900D69">
        <w:rPr>
          <w:rFonts w:ascii="Times New Roman" w:eastAsia="Times New Roman" w:hAnsi="Times New Roman" w:cs="Times New Roman"/>
          <w:b/>
          <w:bCs/>
          <w:sz w:val="24"/>
          <w:szCs w:val="24"/>
        </w:rPr>
        <w:t>Service-led → Process-led → Platform-led</w:t>
      </w:r>
      <w:r w:rsidRPr="00900D69">
        <w:rPr>
          <w:rFonts w:ascii="Times New Roman" w:eastAsia="Times New Roman" w:hAnsi="Times New Roman" w:cs="Times New Roman"/>
          <w:sz w:val="24"/>
          <w:szCs w:val="24"/>
        </w:rPr>
        <w:t>.</w:t>
      </w:r>
    </w:p>
    <w:p w14:paraId="6B64390C" w14:textId="5BF06D03" w:rsidR="00900D69" w:rsidRPr="00900D69" w:rsidDel="002632E6" w:rsidRDefault="00000000" w:rsidP="00900D69">
      <w:pPr>
        <w:spacing w:after="0" w:line="240" w:lineRule="auto"/>
        <w:rPr>
          <w:del w:id="2188" w:author="Admin" w:date="2026-07-06T15:26:00Z" w16du:dateUtc="2026-07-06T08:26:00Z"/>
          <w:rFonts w:ascii="Times New Roman" w:eastAsia="Times New Roman" w:hAnsi="Times New Roman" w:cs="Times New Roman"/>
          <w:sz w:val="24"/>
          <w:szCs w:val="24"/>
        </w:rPr>
      </w:pPr>
      <w:del w:id="2189" w:author="Admin" w:date="2026-07-06T15:26:00Z" w16du:dateUtc="2026-07-06T08:26:00Z">
        <w:r w:rsidDel="002632E6">
          <w:rPr>
            <w:rFonts w:ascii="Times New Roman" w:eastAsia="Times New Roman" w:hAnsi="Times New Roman" w:cs="Times New Roman"/>
            <w:sz w:val="24"/>
            <w:szCs w:val="24"/>
          </w:rPr>
          <w:pict w14:anchorId="703CAB1B">
            <v:rect id="_x0000_i1487" style="width:0;height:1.5pt" o:hralign="center" o:hrstd="t" o:hr="t" fillcolor="#a0a0a0" stroked="f"/>
          </w:pict>
        </w:r>
      </w:del>
    </w:p>
    <w:p w14:paraId="2D84E5FF" w14:textId="2A981DAD" w:rsidR="002632E6" w:rsidRPr="00900D69" w:rsidRDefault="00900D69" w:rsidP="002632E6">
      <w:pPr>
        <w:spacing w:after="0" w:line="240" w:lineRule="auto"/>
        <w:rPr>
          <w:rFonts w:ascii="Times New Roman" w:eastAsia="Times New Roman" w:hAnsi="Times New Roman" w:cs="Times New Roman"/>
          <w:b/>
          <w:bCs/>
          <w:kern w:val="36"/>
          <w:sz w:val="48"/>
          <w:szCs w:val="48"/>
        </w:rPr>
        <w:pPrChange w:id="2190" w:author="Admin" w:date="2026-07-06T15:26:00Z" w16du:dateUtc="2026-07-06T08:26:00Z">
          <w:pPr>
            <w:spacing w:before="100" w:beforeAutospacing="1" w:after="100" w:afterAutospacing="1" w:line="240" w:lineRule="auto"/>
            <w:outlineLvl w:val="0"/>
          </w:pPr>
        </w:pPrChange>
      </w:pPr>
      <w:proofErr w:type="spellStart"/>
      <w:r w:rsidRPr="00900D69">
        <w:rPr>
          <w:rFonts w:ascii="Times New Roman" w:eastAsia="Times New Roman" w:hAnsi="Times New Roman" w:cs="Times New Roman"/>
          <w:b/>
          <w:bCs/>
          <w:kern w:val="36"/>
          <w:sz w:val="48"/>
          <w:szCs w:val="48"/>
        </w:rPr>
        <w:t>Tóm</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tắt</w:t>
      </w:r>
      <w:proofErr w:type="spellEnd"/>
      <w:r w:rsidRPr="00900D69">
        <w:rPr>
          <w:rFonts w:ascii="Times New Roman" w:eastAsia="Times New Roman" w:hAnsi="Times New Roman" w:cs="Times New Roman"/>
          <w:b/>
          <w:bCs/>
          <w:kern w:val="36"/>
          <w:sz w:val="48"/>
          <w:szCs w:val="48"/>
        </w:rPr>
        <w:t xml:space="preserve"> </w:t>
      </w:r>
      <w:proofErr w:type="spellStart"/>
      <w:r w:rsidRPr="00900D69">
        <w:rPr>
          <w:rFonts w:ascii="Times New Roman" w:eastAsia="Times New Roman" w:hAnsi="Times New Roman" w:cs="Times New Roman"/>
          <w:b/>
          <w:bCs/>
          <w:kern w:val="36"/>
          <w:sz w:val="48"/>
          <w:szCs w:val="48"/>
        </w:rPr>
        <w:t>chương</w:t>
      </w:r>
      <w:proofErr w:type="spellEnd"/>
    </w:p>
    <w:p w14:paraId="755D07FD"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r w:rsidRPr="00900D69">
        <w:rPr>
          <w:rFonts w:ascii="Times New Roman" w:eastAsia="Times New Roman" w:hAnsi="Times New Roman" w:cs="Times New Roman"/>
          <w:sz w:val="24"/>
          <w:szCs w:val="24"/>
        </w:rPr>
        <w:t xml:space="preserve">Business Consulting OS </w:t>
      </w:r>
      <w:proofErr w:type="spellStart"/>
      <w:r w:rsidRPr="00900D69">
        <w:rPr>
          <w:rFonts w:ascii="Times New Roman" w:eastAsia="Times New Roman" w:hAnsi="Times New Roman" w:cs="Times New Roman"/>
          <w:sz w:val="24"/>
          <w:szCs w:val="24"/>
        </w:rPr>
        <w:t>là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nền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tảng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số</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hóa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toàn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bộ</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phương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luận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mô</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hình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vận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hành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THUCHOCVN.</w:t>
      </w:r>
    </w:p>
    <w:p w14:paraId="0D0873EB" w14:textId="77777777" w:rsidR="00900D69" w:rsidRPr="00900D69" w:rsidRDefault="00900D69" w:rsidP="00900D69">
      <w:pPr>
        <w:spacing w:before="100" w:beforeAutospacing="1" w:after="100" w:afterAutospacing="1" w:line="240" w:lineRule="auto"/>
        <w:rPr>
          <w:rFonts w:ascii="Times New Roman" w:eastAsia="Times New Roman" w:hAnsi="Times New Roman" w:cs="Times New Roman"/>
          <w:sz w:val="24"/>
          <w:szCs w:val="24"/>
        </w:rPr>
      </w:pPr>
      <w:proofErr w:type="spellStart"/>
      <w:r w:rsidRPr="00900D69">
        <w:rPr>
          <w:rFonts w:ascii="Times New Roman" w:eastAsia="Times New Roman" w:hAnsi="Times New Roman" w:cs="Times New Roman"/>
          <w:sz w:val="24"/>
          <w:szCs w:val="24"/>
        </w:rPr>
        <w:t>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thống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được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thiết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kế</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nguyên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tắc</w:t>
      </w:r>
      <w:proofErr w:type="spellEnd"/>
      <w:r w:rsidRPr="00900D69">
        <w:rPr>
          <w:rFonts w:ascii="Times New Roman" w:eastAsia="Times New Roman" w:hAnsi="Times New Roman" w:cs="Times New Roman"/>
          <w:sz w:val="24"/>
          <w:szCs w:val="24"/>
        </w:rPr>
        <w:t xml:space="preserve"> </w:t>
      </w:r>
      <w:r w:rsidRPr="00900D69">
        <w:rPr>
          <w:rFonts w:ascii="Times New Roman" w:eastAsia="Times New Roman" w:hAnsi="Times New Roman" w:cs="Times New Roman"/>
          <w:b/>
          <w:bCs/>
          <w:sz w:val="24"/>
          <w:szCs w:val="24"/>
        </w:rPr>
        <w:t>Workspace First</w:t>
      </w: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lấy</w:t>
      </w:r>
      <w:proofErr w:type="spellEnd"/>
      <w:r w:rsidRPr="00900D69">
        <w:rPr>
          <w:rFonts w:ascii="Times New Roman" w:eastAsia="Times New Roman" w:hAnsi="Times New Roman" w:cs="Times New Roman"/>
          <w:sz w:val="24"/>
          <w:szCs w:val="24"/>
        </w:rPr>
        <w:t xml:space="preserve"> </w:t>
      </w:r>
      <w:r w:rsidRPr="00900D69">
        <w:rPr>
          <w:rFonts w:ascii="Times New Roman" w:eastAsia="Times New Roman" w:hAnsi="Times New Roman" w:cs="Times New Roman"/>
          <w:b/>
          <w:bCs/>
          <w:sz w:val="24"/>
          <w:szCs w:val="24"/>
        </w:rPr>
        <w:t>Business Project</w:t>
      </w:r>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làm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trung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tâm</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phát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triển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theo</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từng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giai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đoạn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ưu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tiên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giải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quyết</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bài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toán</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thực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tế</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của</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doanh</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nghiệp</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trước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khi</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đầu</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tư</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vào</w:t>
      </w:r>
      <w:proofErr w:type="spellEnd"/>
      <w:r w:rsidRPr="00900D69">
        <w:rPr>
          <w:rFonts w:ascii="Times New Roman" w:eastAsia="Times New Roman" w:hAnsi="Times New Roman" w:cs="Times New Roman"/>
          <w:sz w:val="24"/>
          <w:szCs w:val="24"/>
        </w:rPr>
        <w:t xml:space="preserve"> AI hay </w:t>
      </w:r>
      <w:proofErr w:type="spellStart"/>
      <w:r w:rsidRPr="00900D69">
        <w:rPr>
          <w:rFonts w:ascii="Times New Roman" w:eastAsia="Times New Roman" w:hAnsi="Times New Roman" w:cs="Times New Roman"/>
          <w:sz w:val="24"/>
          <w:szCs w:val="24"/>
        </w:rPr>
        <w:t>các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công</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nghệ</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phức</w:t>
      </w:r>
      <w:proofErr w:type="spellEnd"/>
      <w:r w:rsidRPr="00900D69">
        <w:rPr>
          <w:rFonts w:ascii="Times New Roman" w:eastAsia="Times New Roman" w:hAnsi="Times New Roman" w:cs="Times New Roman"/>
          <w:sz w:val="24"/>
          <w:szCs w:val="24"/>
        </w:rPr>
        <w:t xml:space="preserve"> </w:t>
      </w:r>
      <w:proofErr w:type="spellStart"/>
      <w:r w:rsidRPr="00900D69">
        <w:rPr>
          <w:rFonts w:ascii="Times New Roman" w:eastAsia="Times New Roman" w:hAnsi="Times New Roman" w:cs="Times New Roman"/>
          <w:sz w:val="24"/>
          <w:szCs w:val="24"/>
        </w:rPr>
        <w:t>tạp</w:t>
      </w:r>
      <w:proofErr w:type="spellEnd"/>
      <w:r w:rsidRPr="00900D69">
        <w:rPr>
          <w:rFonts w:ascii="Times New Roman" w:eastAsia="Times New Roman" w:hAnsi="Times New Roman" w:cs="Times New Roman"/>
          <w:sz w:val="24"/>
          <w:szCs w:val="24"/>
        </w:rPr>
        <w:t>.</w:t>
      </w:r>
    </w:p>
    <w:p w14:paraId="6AACFA0F" w14:textId="77777777" w:rsidR="0086687E" w:rsidRDefault="0086687E" w:rsidP="002632E6">
      <w:pPr>
        <w:spacing w:after="0" w:line="240" w:lineRule="auto"/>
        <w:rPr>
          <w:ins w:id="2191" w:author="Admin" w:date="2026-07-06T15:39:00Z" w16du:dateUtc="2026-07-06T08:39:00Z"/>
          <w:rFonts w:ascii="Times New Roman" w:eastAsia="Times New Roman" w:hAnsi="Times New Roman" w:cs="Times New Roman"/>
          <w:sz w:val="24"/>
          <w:szCs w:val="24"/>
        </w:rPr>
      </w:pPr>
    </w:p>
    <w:p w14:paraId="2AFF784C" w14:textId="77777777" w:rsidR="0086687E" w:rsidRDefault="0086687E">
      <w:pPr>
        <w:rPr>
          <w:ins w:id="2192" w:author="Admin" w:date="2026-07-06T15:39:00Z" w16du:dateUtc="2026-07-06T08:39:00Z"/>
          <w:rFonts w:ascii="Times New Roman" w:eastAsia="Times New Roman" w:hAnsi="Times New Roman" w:cs="Times New Roman"/>
          <w:sz w:val="24"/>
          <w:szCs w:val="24"/>
        </w:rPr>
      </w:pPr>
      <w:ins w:id="2193" w:author="Admin" w:date="2026-07-06T15:39:00Z" w16du:dateUtc="2026-07-06T08:39:00Z">
        <w:r>
          <w:rPr>
            <w:rFonts w:ascii="Times New Roman" w:eastAsia="Times New Roman" w:hAnsi="Times New Roman" w:cs="Times New Roman"/>
            <w:sz w:val="24"/>
            <w:szCs w:val="24"/>
          </w:rPr>
          <w:br w:type="page"/>
        </w:r>
      </w:ins>
    </w:p>
    <w:p w14:paraId="0BD729E9" w14:textId="30597792" w:rsidR="0086687E" w:rsidRDefault="0086687E" w:rsidP="0086687E">
      <w:pPr>
        <w:spacing w:before="100" w:beforeAutospacing="1" w:after="100" w:afterAutospacing="1" w:line="240" w:lineRule="auto"/>
        <w:outlineLvl w:val="0"/>
        <w:rPr>
          <w:ins w:id="2194" w:author="Admin" w:date="2026-07-06T15:39:00Z" w16du:dateUtc="2026-07-06T08:39:00Z"/>
          <w:rFonts w:ascii="Times New Roman" w:eastAsia="Times New Roman" w:hAnsi="Times New Roman" w:cs="Times New Roman"/>
          <w:b/>
          <w:bCs/>
          <w:kern w:val="36"/>
          <w:sz w:val="48"/>
          <w:szCs w:val="48"/>
        </w:rPr>
      </w:pPr>
      <w:ins w:id="2195" w:author="Admin" w:date="2026-07-06T15:39:00Z" w16du:dateUtc="2026-07-06T08:39:00Z">
        <w:r w:rsidRPr="0086687E">
          <w:rPr>
            <w:rFonts w:ascii="Times New Roman" w:eastAsia="Times New Roman" w:hAnsi="Times New Roman" w:cs="Times New Roman"/>
            <w:b/>
            <w:bCs/>
            <w:kern w:val="36"/>
            <w:sz w:val="48"/>
            <w:szCs w:val="48"/>
          </w:rPr>
          <w:lastRenderedPageBreak/>
          <w:t>VOLUME 05 – PRODUCT IMPLEMENTATION</w:t>
        </w:r>
      </w:ins>
    </w:p>
    <w:p w14:paraId="2F455A33" w14:textId="77777777" w:rsidR="0086687E" w:rsidRPr="0086687E" w:rsidRDefault="0086687E" w:rsidP="0086687E">
      <w:pPr>
        <w:spacing w:before="100" w:beforeAutospacing="1" w:after="100" w:afterAutospacing="1" w:line="240" w:lineRule="auto"/>
        <w:outlineLvl w:val="1"/>
        <w:rPr>
          <w:ins w:id="2196" w:author="Admin" w:date="2026-07-06T15:40:00Z" w16du:dateUtc="2026-07-06T08:40:00Z"/>
          <w:rFonts w:ascii="Times New Roman" w:eastAsia="Times New Roman" w:hAnsi="Times New Roman" w:cs="Times New Roman"/>
          <w:b/>
          <w:bCs/>
          <w:sz w:val="36"/>
          <w:szCs w:val="36"/>
        </w:rPr>
      </w:pPr>
      <w:proofErr w:type="spellStart"/>
      <w:ins w:id="2197" w:author="Admin" w:date="2026-07-06T15:40:00Z" w16du:dateUtc="2026-07-06T08:40:00Z">
        <w:r w:rsidRPr="0086687E">
          <w:rPr>
            <w:rFonts w:ascii="Times New Roman" w:eastAsia="Times New Roman" w:hAnsi="Times New Roman" w:cs="Times New Roman"/>
            <w:b/>
            <w:bCs/>
            <w:sz w:val="36"/>
            <w:szCs w:val="36"/>
          </w:rPr>
          <w:t>Từ</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phương</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pháp</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luận</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đến</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sản</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phẩm</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số</w:t>
        </w:r>
        <w:proofErr w:type="spellEnd"/>
      </w:ins>
    </w:p>
    <w:p w14:paraId="177A5DAD" w14:textId="77777777" w:rsidR="0086687E" w:rsidRDefault="0086687E">
      <w:pPr>
        <w:rPr>
          <w:ins w:id="2198" w:author="Admin" w:date="2026-07-06T15:39:00Z" w16du:dateUtc="2026-07-06T08:39:00Z"/>
          <w:rFonts w:ascii="Times New Roman" w:eastAsia="Times New Roman" w:hAnsi="Times New Roman" w:cs="Times New Roman"/>
          <w:b/>
          <w:bCs/>
          <w:kern w:val="36"/>
          <w:sz w:val="48"/>
          <w:szCs w:val="48"/>
        </w:rPr>
      </w:pPr>
      <w:ins w:id="2199" w:author="Admin" w:date="2026-07-06T15:39:00Z" w16du:dateUtc="2026-07-06T08:39:00Z">
        <w:r>
          <w:rPr>
            <w:rFonts w:ascii="Times New Roman" w:eastAsia="Times New Roman" w:hAnsi="Times New Roman" w:cs="Times New Roman"/>
            <w:b/>
            <w:bCs/>
            <w:kern w:val="36"/>
            <w:sz w:val="48"/>
            <w:szCs w:val="48"/>
          </w:rPr>
          <w:br w:type="page"/>
        </w:r>
      </w:ins>
    </w:p>
    <w:p w14:paraId="586F9819" w14:textId="77777777" w:rsidR="0086687E" w:rsidRPr="0086687E" w:rsidRDefault="0086687E" w:rsidP="0086687E">
      <w:pPr>
        <w:spacing w:before="100" w:beforeAutospacing="1" w:after="100" w:afterAutospacing="1" w:line="240" w:lineRule="auto"/>
        <w:outlineLvl w:val="1"/>
        <w:rPr>
          <w:ins w:id="2200" w:author="Admin" w:date="2026-07-06T15:39:00Z" w16du:dateUtc="2026-07-06T08:39:00Z"/>
          <w:rFonts w:ascii="Times New Roman" w:eastAsia="Times New Roman" w:hAnsi="Times New Roman" w:cs="Times New Roman"/>
          <w:b/>
          <w:bCs/>
          <w:sz w:val="36"/>
          <w:szCs w:val="36"/>
        </w:rPr>
      </w:pPr>
      <w:ins w:id="2201" w:author="Admin" w:date="2026-07-06T15:39:00Z" w16du:dateUtc="2026-07-06T08:39:00Z">
        <w:r w:rsidRPr="0086687E">
          <w:rPr>
            <w:rFonts w:ascii="Times New Roman" w:eastAsia="Times New Roman" w:hAnsi="Times New Roman" w:cs="Times New Roman"/>
            <w:b/>
            <w:bCs/>
            <w:sz w:val="36"/>
            <w:szCs w:val="36"/>
          </w:rPr>
          <w:lastRenderedPageBreak/>
          <w:t>CHƯƠNG 1</w:t>
        </w:r>
      </w:ins>
    </w:p>
    <w:p w14:paraId="4C2AE9B9" w14:textId="77777777" w:rsidR="0086687E" w:rsidRPr="0086687E" w:rsidRDefault="0086687E" w:rsidP="0086687E">
      <w:pPr>
        <w:spacing w:before="100" w:beforeAutospacing="1" w:after="100" w:afterAutospacing="1" w:line="240" w:lineRule="auto"/>
        <w:outlineLvl w:val="0"/>
        <w:rPr>
          <w:ins w:id="2202" w:author="Admin" w:date="2026-07-06T15:39:00Z" w16du:dateUtc="2026-07-06T08:39:00Z"/>
          <w:rFonts w:ascii="Times New Roman" w:eastAsia="Times New Roman" w:hAnsi="Times New Roman" w:cs="Times New Roman"/>
          <w:b/>
          <w:bCs/>
          <w:kern w:val="36"/>
          <w:sz w:val="48"/>
          <w:szCs w:val="48"/>
        </w:rPr>
      </w:pPr>
      <w:ins w:id="2203" w:author="Admin" w:date="2026-07-06T15:39:00Z" w16du:dateUtc="2026-07-06T08:39:00Z">
        <w:r w:rsidRPr="0086687E">
          <w:rPr>
            <w:rFonts w:ascii="Times New Roman" w:eastAsia="Times New Roman" w:hAnsi="Times New Roman" w:cs="Times New Roman"/>
            <w:b/>
            <w:bCs/>
            <w:kern w:val="36"/>
            <w:sz w:val="48"/>
            <w:szCs w:val="48"/>
          </w:rPr>
          <w:t>PRODUCT VISION</w:t>
        </w:r>
      </w:ins>
    </w:p>
    <w:p w14:paraId="2555349A" w14:textId="77777777" w:rsidR="0086687E" w:rsidRPr="0086687E" w:rsidRDefault="0086687E" w:rsidP="0086687E">
      <w:pPr>
        <w:spacing w:before="100" w:beforeAutospacing="1" w:after="100" w:afterAutospacing="1" w:line="240" w:lineRule="auto"/>
        <w:outlineLvl w:val="1"/>
        <w:rPr>
          <w:ins w:id="2204" w:author="Admin" w:date="2026-07-06T15:39:00Z" w16du:dateUtc="2026-07-06T08:39:00Z"/>
          <w:rFonts w:ascii="Times New Roman" w:eastAsia="Times New Roman" w:hAnsi="Times New Roman" w:cs="Times New Roman"/>
          <w:b/>
          <w:bCs/>
          <w:sz w:val="36"/>
          <w:szCs w:val="36"/>
        </w:rPr>
      </w:pPr>
      <w:proofErr w:type="spellStart"/>
      <w:ins w:id="2205" w:author="Admin" w:date="2026-07-06T15:39:00Z" w16du:dateUtc="2026-07-06T08:39:00Z">
        <w:r w:rsidRPr="0086687E">
          <w:rPr>
            <w:rFonts w:ascii="Times New Roman" w:eastAsia="Times New Roman" w:hAnsi="Times New Roman" w:cs="Times New Roman"/>
            <w:b/>
            <w:bCs/>
            <w:sz w:val="36"/>
            <w:szCs w:val="36"/>
          </w:rPr>
          <w:t>Tầm</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nhìn</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sản</w:t>
        </w:r>
        <w:proofErr w:type="spellEnd"/>
        <w:r w:rsidRPr="0086687E">
          <w:rPr>
            <w:rFonts w:ascii="Times New Roman" w:eastAsia="Times New Roman" w:hAnsi="Times New Roman" w:cs="Times New Roman"/>
            <w:b/>
            <w:bCs/>
            <w:sz w:val="36"/>
            <w:szCs w:val="36"/>
          </w:rPr>
          <w:t xml:space="preserve"> </w:t>
        </w:r>
        <w:proofErr w:type="spellStart"/>
        <w:r w:rsidRPr="0086687E">
          <w:rPr>
            <w:rFonts w:ascii="Times New Roman" w:eastAsia="Times New Roman" w:hAnsi="Times New Roman" w:cs="Times New Roman"/>
            <w:b/>
            <w:bCs/>
            <w:sz w:val="36"/>
            <w:szCs w:val="36"/>
          </w:rPr>
          <w:t>phẩm</w:t>
        </w:r>
        <w:proofErr w:type="spellEnd"/>
        <w:r w:rsidRPr="0086687E">
          <w:rPr>
            <w:rFonts w:ascii="Times New Roman" w:eastAsia="Times New Roman" w:hAnsi="Times New Roman" w:cs="Times New Roman"/>
            <w:b/>
            <w:bCs/>
            <w:sz w:val="36"/>
            <w:szCs w:val="36"/>
          </w:rPr>
          <w:t xml:space="preserve"> Business Consulting OS</w:t>
        </w:r>
      </w:ins>
    </w:p>
    <w:p w14:paraId="50CFBBFB" w14:textId="77777777" w:rsidR="0086687E" w:rsidRPr="0086687E" w:rsidRDefault="0086687E" w:rsidP="0086687E">
      <w:pPr>
        <w:spacing w:before="100" w:beforeAutospacing="1" w:after="100" w:afterAutospacing="1" w:line="240" w:lineRule="auto"/>
        <w:rPr>
          <w:ins w:id="2206" w:author="Admin" w:date="2026-07-06T15:39:00Z" w16du:dateUtc="2026-07-06T08:39:00Z"/>
          <w:rFonts w:ascii="Times New Roman" w:eastAsia="Times New Roman" w:hAnsi="Times New Roman" w:cs="Times New Roman"/>
          <w:sz w:val="24"/>
          <w:szCs w:val="24"/>
        </w:rPr>
      </w:pPr>
      <w:ins w:id="2207" w:author="Admin" w:date="2026-07-06T15:39:00Z" w16du:dateUtc="2026-07-06T08:39:00Z">
        <w:r w:rsidRPr="0086687E">
          <w:rPr>
            <w:rFonts w:ascii="Times New Roman" w:eastAsia="Times New Roman" w:hAnsi="Times New Roman" w:cs="Times New Roman"/>
            <w:i/>
            <w:iCs/>
            <w:sz w:val="24"/>
            <w:szCs w:val="24"/>
          </w:rPr>
          <w:t xml:space="preserve">"Business Consulting OS </w:t>
        </w:r>
        <w:proofErr w:type="spellStart"/>
        <w:r w:rsidRPr="0086687E">
          <w:rPr>
            <w:rFonts w:ascii="Times New Roman" w:eastAsia="Times New Roman" w:hAnsi="Times New Roman" w:cs="Times New Roman"/>
            <w:i/>
            <w:iCs/>
            <w:sz w:val="24"/>
            <w:szCs w:val="24"/>
          </w:rPr>
          <w:t>không</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được</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tạo</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ra</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để</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quản</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lý</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dự</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án</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Nó</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được</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tạo</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ra</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để</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chuẩn</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hóa</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cách</w:t>
        </w:r>
        <w:proofErr w:type="spellEnd"/>
        <w:r w:rsidRPr="0086687E">
          <w:rPr>
            <w:rFonts w:ascii="Times New Roman" w:eastAsia="Times New Roman" w:hAnsi="Times New Roman" w:cs="Times New Roman"/>
            <w:i/>
            <w:iCs/>
            <w:sz w:val="24"/>
            <w:szCs w:val="24"/>
          </w:rPr>
          <w:t xml:space="preserve"> THUCHOCVN </w:t>
        </w:r>
        <w:proofErr w:type="spellStart"/>
        <w:r w:rsidRPr="0086687E">
          <w:rPr>
            <w:rFonts w:ascii="Times New Roman" w:eastAsia="Times New Roman" w:hAnsi="Times New Roman" w:cs="Times New Roman"/>
            <w:i/>
            <w:iCs/>
            <w:sz w:val="24"/>
            <w:szCs w:val="24"/>
          </w:rPr>
          <w:t>giải</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quyết</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bài</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toán</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của</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doanh</w:t>
        </w:r>
        <w:proofErr w:type="spellEnd"/>
        <w:r w:rsidRPr="0086687E">
          <w:rPr>
            <w:rFonts w:ascii="Times New Roman" w:eastAsia="Times New Roman" w:hAnsi="Times New Roman" w:cs="Times New Roman"/>
            <w:i/>
            <w:iCs/>
            <w:sz w:val="24"/>
            <w:szCs w:val="24"/>
          </w:rPr>
          <w:t xml:space="preserve"> </w:t>
        </w:r>
        <w:proofErr w:type="spellStart"/>
        <w:r w:rsidRPr="0086687E">
          <w:rPr>
            <w:rFonts w:ascii="Times New Roman" w:eastAsia="Times New Roman" w:hAnsi="Times New Roman" w:cs="Times New Roman"/>
            <w:i/>
            <w:iCs/>
            <w:sz w:val="24"/>
            <w:szCs w:val="24"/>
          </w:rPr>
          <w:t>nghiệp</w:t>
        </w:r>
        <w:proofErr w:type="spellEnd"/>
        <w:r w:rsidRPr="0086687E">
          <w:rPr>
            <w:rFonts w:ascii="Times New Roman" w:eastAsia="Times New Roman" w:hAnsi="Times New Roman" w:cs="Times New Roman"/>
            <w:i/>
            <w:iCs/>
            <w:sz w:val="24"/>
            <w:szCs w:val="24"/>
          </w:rPr>
          <w:t>."</w:t>
        </w:r>
      </w:ins>
    </w:p>
    <w:p w14:paraId="4ECE4A82" w14:textId="77777777" w:rsidR="0086687E" w:rsidRPr="0086687E" w:rsidRDefault="0086687E" w:rsidP="0086687E">
      <w:pPr>
        <w:spacing w:before="100" w:beforeAutospacing="1" w:after="100" w:afterAutospacing="1" w:line="240" w:lineRule="auto"/>
        <w:outlineLvl w:val="0"/>
        <w:rPr>
          <w:ins w:id="2208" w:author="Admin" w:date="2026-07-06T15:39:00Z" w16du:dateUtc="2026-07-06T08:39:00Z"/>
          <w:rFonts w:ascii="Times New Roman" w:eastAsia="Times New Roman" w:hAnsi="Times New Roman" w:cs="Times New Roman"/>
          <w:b/>
          <w:bCs/>
          <w:kern w:val="36"/>
          <w:sz w:val="48"/>
          <w:szCs w:val="48"/>
        </w:rPr>
      </w:pPr>
      <w:ins w:id="2209" w:author="Admin" w:date="2026-07-06T15:39:00Z" w16du:dateUtc="2026-07-06T08:39:00Z">
        <w:r w:rsidRPr="0086687E">
          <w:rPr>
            <w:rFonts w:ascii="Times New Roman" w:eastAsia="Times New Roman" w:hAnsi="Times New Roman" w:cs="Times New Roman"/>
            <w:b/>
            <w:bCs/>
            <w:kern w:val="36"/>
            <w:sz w:val="48"/>
            <w:szCs w:val="48"/>
          </w:rPr>
          <w:t>1.1. M</w:t>
        </w:r>
        <w:proofErr w:type="spellStart"/>
        <w:r w:rsidRPr="0086687E">
          <w:rPr>
            <w:rFonts w:ascii="Times New Roman" w:eastAsia="Times New Roman" w:hAnsi="Times New Roman" w:cs="Times New Roman"/>
            <w:b/>
            <w:bCs/>
            <w:kern w:val="36"/>
            <w:sz w:val="48"/>
            <w:szCs w:val="48"/>
          </w:rPr>
          <w:t>ục</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đích</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của</w:t>
        </w:r>
        <w:proofErr w:type="spellEnd"/>
        <w:r w:rsidRPr="0086687E">
          <w:rPr>
            <w:rFonts w:ascii="Times New Roman" w:eastAsia="Times New Roman" w:hAnsi="Times New Roman" w:cs="Times New Roman"/>
            <w:b/>
            <w:bCs/>
            <w:kern w:val="36"/>
            <w:sz w:val="48"/>
            <w:szCs w:val="48"/>
          </w:rPr>
          <w:t xml:space="preserve"> Business Consulting OS</w:t>
        </w:r>
      </w:ins>
    </w:p>
    <w:p w14:paraId="5B0D3185" w14:textId="77777777" w:rsidR="0086687E" w:rsidRPr="0086687E" w:rsidRDefault="0086687E" w:rsidP="0086687E">
      <w:pPr>
        <w:spacing w:before="100" w:beforeAutospacing="1" w:after="100" w:afterAutospacing="1" w:line="240" w:lineRule="auto"/>
        <w:rPr>
          <w:ins w:id="2210" w:author="Admin" w:date="2026-07-06T15:39:00Z" w16du:dateUtc="2026-07-06T08:39:00Z"/>
          <w:rFonts w:ascii="Times New Roman" w:eastAsia="Times New Roman" w:hAnsi="Times New Roman" w:cs="Times New Roman"/>
          <w:sz w:val="24"/>
          <w:szCs w:val="24"/>
        </w:rPr>
      </w:pPr>
      <w:ins w:id="2211" w:author="Admin" w:date="2026-07-06T15:39:00Z" w16du:dateUtc="2026-07-06T08:39:00Z">
        <w:r w:rsidRPr="0086687E">
          <w:rPr>
            <w:rFonts w:ascii="Times New Roman" w:eastAsia="Times New Roman" w:hAnsi="Times New Roman" w:cs="Times New Roman"/>
            <w:sz w:val="24"/>
            <w:szCs w:val="24"/>
          </w:rPr>
          <w:t xml:space="preserve">Business Consulting OS (BCOS)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hệ</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thống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nội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bộ</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THUCHOCVN </w:t>
        </w:r>
        <w:proofErr w:type="spellStart"/>
        <w:r w:rsidRPr="0086687E">
          <w:rPr>
            <w:rFonts w:ascii="Times New Roman" w:eastAsia="Times New Roman" w:hAnsi="Times New Roman" w:cs="Times New Roman"/>
            <w:sz w:val="24"/>
            <w:szCs w:val="24"/>
          </w:rPr>
          <w:t>xây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nhằm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số</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toàn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bộ</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phương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luận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tư</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vấn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mô</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hình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vận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hành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trình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w:t>
        </w:r>
      </w:ins>
    </w:p>
    <w:p w14:paraId="2431A26B" w14:textId="77777777" w:rsidR="0086687E" w:rsidRPr="0086687E" w:rsidRDefault="0086687E" w:rsidP="0086687E">
      <w:pPr>
        <w:spacing w:before="100" w:beforeAutospacing="1" w:after="100" w:afterAutospacing="1" w:line="240" w:lineRule="auto"/>
        <w:rPr>
          <w:ins w:id="2212" w:author="Admin" w:date="2026-07-06T15:39:00Z" w16du:dateUtc="2026-07-06T08:39:00Z"/>
          <w:rFonts w:ascii="Times New Roman" w:eastAsia="Times New Roman" w:hAnsi="Times New Roman" w:cs="Times New Roman"/>
          <w:sz w:val="24"/>
          <w:szCs w:val="24"/>
        </w:rPr>
      </w:pPr>
      <w:proofErr w:type="spellStart"/>
      <w:ins w:id="2213" w:author="Admin" w:date="2026-07-06T15:39:00Z" w16du:dateUtc="2026-07-06T08:39:00Z">
        <w:r w:rsidRPr="0086687E">
          <w:rPr>
            <w:rFonts w:ascii="Times New Roman" w:eastAsia="Times New Roman" w:hAnsi="Times New Roman" w:cs="Times New Roman"/>
            <w:sz w:val="24"/>
            <w:szCs w:val="24"/>
          </w:rPr>
          <w:t>Khác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với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phần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mềm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quản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lý</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việc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truyền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thống</w:t>
        </w:r>
        <w:proofErr w:type="spellEnd"/>
        <w:r w:rsidRPr="0086687E">
          <w:rPr>
            <w:rFonts w:ascii="Times New Roman" w:eastAsia="Times New Roman" w:hAnsi="Times New Roman" w:cs="Times New Roman"/>
            <w:sz w:val="24"/>
            <w:szCs w:val="24"/>
          </w:rPr>
          <w:t xml:space="preserve">, BCOS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lấy</w:t>
        </w:r>
        <w:proofErr w:type="spellEnd"/>
        <w:r w:rsidRPr="0086687E">
          <w:rPr>
            <w:rFonts w:ascii="Times New Roman" w:eastAsia="Times New Roman" w:hAnsi="Times New Roman" w:cs="Times New Roman"/>
            <w:sz w:val="24"/>
            <w:szCs w:val="24"/>
          </w:rPr>
          <w:t xml:space="preserve"> </w:t>
        </w:r>
        <w:r w:rsidRPr="0086687E">
          <w:rPr>
            <w:rFonts w:ascii="Times New Roman" w:eastAsia="Times New Roman" w:hAnsi="Times New Roman" w:cs="Times New Roman"/>
            <w:b/>
            <w:bCs/>
            <w:sz w:val="24"/>
            <w:szCs w:val="24"/>
          </w:rPr>
          <w:t>Task</w:t>
        </w:r>
        <w:r w:rsidRPr="0086687E">
          <w:rPr>
            <w:rFonts w:ascii="Times New Roman" w:eastAsia="Times New Roman" w:hAnsi="Times New Roman" w:cs="Times New Roman"/>
            <w:sz w:val="24"/>
            <w:szCs w:val="24"/>
          </w:rPr>
          <w:t xml:space="preserve"> hay </w:t>
        </w:r>
        <w:r w:rsidRPr="0086687E">
          <w:rPr>
            <w:rFonts w:ascii="Times New Roman" w:eastAsia="Times New Roman" w:hAnsi="Times New Roman" w:cs="Times New Roman"/>
            <w:b/>
            <w:bCs/>
            <w:sz w:val="24"/>
            <w:szCs w:val="24"/>
          </w:rPr>
          <w:t>Project</w:t>
        </w:r>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trung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tâm</w:t>
        </w:r>
        <w:proofErr w:type="spellEnd"/>
        <w:r w:rsidRPr="0086687E">
          <w:rPr>
            <w:rFonts w:ascii="Times New Roman" w:eastAsia="Times New Roman" w:hAnsi="Times New Roman" w:cs="Times New Roman"/>
            <w:sz w:val="24"/>
            <w:szCs w:val="24"/>
          </w:rPr>
          <w:t>.</w:t>
        </w:r>
      </w:ins>
    </w:p>
    <w:p w14:paraId="1F30BA51" w14:textId="77777777" w:rsidR="0086687E" w:rsidRPr="0086687E" w:rsidRDefault="0086687E" w:rsidP="0086687E">
      <w:pPr>
        <w:spacing w:before="100" w:beforeAutospacing="1" w:after="100" w:afterAutospacing="1" w:line="240" w:lineRule="auto"/>
        <w:rPr>
          <w:ins w:id="2214" w:author="Admin" w:date="2026-07-06T15:39:00Z" w16du:dateUtc="2026-07-06T08:39:00Z"/>
          <w:rFonts w:ascii="Times New Roman" w:eastAsia="Times New Roman" w:hAnsi="Times New Roman" w:cs="Times New Roman"/>
          <w:sz w:val="24"/>
          <w:szCs w:val="24"/>
        </w:rPr>
      </w:pPr>
      <w:ins w:id="2215" w:author="Admin" w:date="2026-07-06T15:39:00Z" w16du:dateUtc="2026-07-06T08:39:00Z">
        <w:r w:rsidRPr="0086687E">
          <w:rPr>
            <w:rFonts w:ascii="Times New Roman" w:eastAsia="Times New Roman" w:hAnsi="Times New Roman" w:cs="Times New Roman"/>
            <w:sz w:val="24"/>
            <w:szCs w:val="24"/>
          </w:rPr>
          <w:t xml:space="preserve">BCOS </w:t>
        </w:r>
        <w:proofErr w:type="spellStart"/>
        <w:r w:rsidRPr="0086687E">
          <w:rPr>
            <w:rFonts w:ascii="Times New Roman" w:eastAsia="Times New Roman" w:hAnsi="Times New Roman" w:cs="Times New Roman"/>
            <w:sz w:val="24"/>
            <w:szCs w:val="24"/>
          </w:rPr>
          <w:t>lấy</w:t>
        </w:r>
        <w:proofErr w:type="spellEnd"/>
        <w:r w:rsidRPr="0086687E">
          <w:rPr>
            <w:rFonts w:ascii="Times New Roman" w:eastAsia="Times New Roman" w:hAnsi="Times New Roman" w:cs="Times New Roman"/>
            <w:sz w:val="24"/>
            <w:szCs w:val="24"/>
          </w:rPr>
          <w:t xml:space="preserve"> </w:t>
        </w:r>
        <w:r w:rsidRPr="0086687E">
          <w:rPr>
            <w:rFonts w:ascii="Times New Roman" w:eastAsia="Times New Roman" w:hAnsi="Times New Roman" w:cs="Times New Roman"/>
            <w:b/>
            <w:bCs/>
            <w:sz w:val="24"/>
            <w:szCs w:val="24"/>
          </w:rPr>
          <w:t>Business Project</w:t>
        </w:r>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vị</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vận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hành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cốt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lõi</w:t>
        </w:r>
        <w:proofErr w:type="spellEnd"/>
        <w:r w:rsidRPr="0086687E">
          <w:rPr>
            <w:rFonts w:ascii="Times New Roman" w:eastAsia="Times New Roman" w:hAnsi="Times New Roman" w:cs="Times New Roman"/>
            <w:sz w:val="24"/>
            <w:szCs w:val="24"/>
          </w:rPr>
          <w:t>.</w:t>
        </w:r>
      </w:ins>
    </w:p>
    <w:p w14:paraId="2B6867EE" w14:textId="77777777" w:rsidR="0086687E" w:rsidRPr="0086687E" w:rsidRDefault="0086687E" w:rsidP="0086687E">
      <w:pPr>
        <w:spacing w:before="100" w:beforeAutospacing="1" w:after="100" w:afterAutospacing="1" w:line="240" w:lineRule="auto"/>
        <w:rPr>
          <w:ins w:id="2216" w:author="Admin" w:date="2026-07-06T15:39:00Z" w16du:dateUtc="2026-07-06T08:39:00Z"/>
          <w:rFonts w:ascii="Times New Roman" w:eastAsia="Times New Roman" w:hAnsi="Times New Roman" w:cs="Times New Roman"/>
          <w:sz w:val="24"/>
          <w:szCs w:val="24"/>
        </w:rPr>
      </w:pPr>
      <w:proofErr w:type="spellStart"/>
      <w:ins w:id="2217" w:author="Admin" w:date="2026-07-06T15:39:00Z" w16du:dateUtc="2026-07-06T08:39:00Z">
        <w:r w:rsidRPr="0086687E">
          <w:rPr>
            <w:rFonts w:ascii="Times New Roman" w:eastAsia="Times New Roman" w:hAnsi="Times New Roman" w:cs="Times New Roman"/>
            <w:sz w:val="24"/>
            <w:szCs w:val="24"/>
          </w:rPr>
          <w:t>Điều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này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giúp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mọi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dữ</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tài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hoạt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động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của</w:t>
        </w:r>
        <w:proofErr w:type="spellEnd"/>
        <w:r w:rsidRPr="0086687E">
          <w:rPr>
            <w:rFonts w:ascii="Times New Roman" w:eastAsia="Times New Roman" w:hAnsi="Times New Roman" w:cs="Times New Roman"/>
            <w:sz w:val="24"/>
            <w:szCs w:val="24"/>
          </w:rPr>
          <w:t xml:space="preserve"> Consultant </w:t>
        </w:r>
        <w:proofErr w:type="spellStart"/>
        <w:r w:rsidRPr="0086687E">
          <w:rPr>
            <w:rFonts w:ascii="Times New Roman" w:eastAsia="Times New Roman" w:hAnsi="Times New Roman" w:cs="Times New Roman"/>
            <w:sz w:val="24"/>
            <w:szCs w:val="24"/>
          </w:rPr>
          <w:t>luôn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gắn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với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mục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tiêu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cuối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cùng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quyết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bài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toán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của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w:t>
        </w:r>
      </w:ins>
    </w:p>
    <w:p w14:paraId="2E0714AB" w14:textId="77777777" w:rsidR="0086687E" w:rsidRPr="0086687E" w:rsidRDefault="0086687E" w:rsidP="0086687E">
      <w:pPr>
        <w:spacing w:before="100" w:beforeAutospacing="1" w:after="100" w:afterAutospacing="1" w:line="240" w:lineRule="auto"/>
        <w:outlineLvl w:val="0"/>
        <w:rPr>
          <w:ins w:id="2218" w:author="Admin" w:date="2026-07-06T15:39:00Z" w16du:dateUtc="2026-07-06T08:39:00Z"/>
          <w:rFonts w:ascii="Times New Roman" w:eastAsia="Times New Roman" w:hAnsi="Times New Roman" w:cs="Times New Roman"/>
          <w:b/>
          <w:bCs/>
          <w:kern w:val="36"/>
          <w:sz w:val="48"/>
          <w:szCs w:val="48"/>
        </w:rPr>
      </w:pPr>
      <w:ins w:id="2219" w:author="Admin" w:date="2026-07-06T15:39:00Z" w16du:dateUtc="2026-07-06T08:39:00Z">
        <w:r w:rsidRPr="0086687E">
          <w:rPr>
            <w:rFonts w:ascii="Times New Roman" w:eastAsia="Times New Roman" w:hAnsi="Times New Roman" w:cs="Times New Roman"/>
            <w:b/>
            <w:bCs/>
            <w:kern w:val="36"/>
            <w:sz w:val="48"/>
            <w:szCs w:val="48"/>
          </w:rPr>
          <w:t>1.2. B</w:t>
        </w:r>
        <w:proofErr w:type="spellStart"/>
        <w:r w:rsidRPr="0086687E">
          <w:rPr>
            <w:rFonts w:ascii="Times New Roman" w:eastAsia="Times New Roman" w:hAnsi="Times New Roman" w:cs="Times New Roman"/>
            <w:b/>
            <w:bCs/>
            <w:kern w:val="36"/>
            <w:sz w:val="48"/>
            <w:szCs w:val="48"/>
          </w:rPr>
          <w:t>ài</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toán</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cần</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giải</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quyết</w:t>
        </w:r>
        <w:proofErr w:type="spellEnd"/>
      </w:ins>
    </w:p>
    <w:p w14:paraId="60B0AD79" w14:textId="77777777" w:rsidR="0086687E" w:rsidRPr="0086687E" w:rsidRDefault="0086687E" w:rsidP="0086687E">
      <w:pPr>
        <w:spacing w:before="100" w:beforeAutospacing="1" w:after="100" w:afterAutospacing="1" w:line="240" w:lineRule="auto"/>
        <w:rPr>
          <w:ins w:id="2220" w:author="Admin" w:date="2026-07-06T15:39:00Z" w16du:dateUtc="2026-07-06T08:39:00Z"/>
          <w:rFonts w:ascii="Times New Roman" w:eastAsia="Times New Roman" w:hAnsi="Times New Roman" w:cs="Times New Roman"/>
          <w:sz w:val="24"/>
          <w:szCs w:val="24"/>
        </w:rPr>
      </w:pPr>
      <w:ins w:id="2221" w:author="Admin" w:date="2026-07-06T15:39:00Z" w16du:dateUtc="2026-07-06T08:39:00Z">
        <w:r w:rsidRPr="0086687E">
          <w:rPr>
            <w:rFonts w:ascii="Times New Roman" w:eastAsia="Times New Roman" w:hAnsi="Times New Roman" w:cs="Times New Roman"/>
            <w:sz w:val="24"/>
            <w:szCs w:val="24"/>
          </w:rPr>
          <w:t xml:space="preserve">Qua </w:t>
        </w:r>
        <w:proofErr w:type="spellStart"/>
        <w:r w:rsidRPr="0086687E">
          <w:rPr>
            <w:rFonts w:ascii="Times New Roman" w:eastAsia="Times New Roman" w:hAnsi="Times New Roman" w:cs="Times New Roman"/>
            <w:sz w:val="24"/>
            <w:szCs w:val="24"/>
          </w:rPr>
          <w:t>quá</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trình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tế</w:t>
        </w:r>
        <w:proofErr w:type="spellEnd"/>
        <w:r w:rsidRPr="0086687E">
          <w:rPr>
            <w:rFonts w:ascii="Times New Roman" w:eastAsia="Times New Roman" w:hAnsi="Times New Roman" w:cs="Times New Roman"/>
            <w:sz w:val="24"/>
            <w:szCs w:val="24"/>
          </w:rPr>
          <w:t xml:space="preserve">, THUCHOCVN </w:t>
        </w:r>
        <w:proofErr w:type="spellStart"/>
        <w:r w:rsidRPr="0086687E">
          <w:rPr>
            <w:rFonts w:ascii="Times New Roman" w:eastAsia="Times New Roman" w:hAnsi="Times New Roman" w:cs="Times New Roman"/>
            <w:sz w:val="24"/>
            <w:szCs w:val="24"/>
          </w:rPr>
          <w:t>nhận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thấy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nhiều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đang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gặp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những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khó</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chung</w:t>
        </w:r>
        <w:proofErr w:type="spellEnd"/>
        <w:r w:rsidRPr="0086687E">
          <w:rPr>
            <w:rFonts w:ascii="Times New Roman" w:eastAsia="Times New Roman" w:hAnsi="Times New Roman" w:cs="Times New Roman"/>
            <w:sz w:val="24"/>
            <w:szCs w:val="24"/>
          </w:rPr>
          <w:t>.</w:t>
        </w:r>
      </w:ins>
    </w:p>
    <w:p w14:paraId="74FBF47D" w14:textId="77777777" w:rsidR="0086687E" w:rsidRPr="0086687E" w:rsidRDefault="0086687E" w:rsidP="0086687E">
      <w:pPr>
        <w:spacing w:before="100" w:beforeAutospacing="1" w:after="100" w:afterAutospacing="1" w:line="240" w:lineRule="auto"/>
        <w:outlineLvl w:val="2"/>
        <w:rPr>
          <w:ins w:id="2222" w:author="Admin" w:date="2026-07-06T15:39:00Z" w16du:dateUtc="2026-07-06T08:39:00Z"/>
          <w:rFonts w:ascii="Times New Roman" w:eastAsia="Times New Roman" w:hAnsi="Times New Roman" w:cs="Times New Roman"/>
          <w:b/>
          <w:bCs/>
          <w:sz w:val="27"/>
          <w:szCs w:val="27"/>
        </w:rPr>
      </w:pPr>
      <w:proofErr w:type="spellStart"/>
      <w:ins w:id="2223" w:author="Admin" w:date="2026-07-06T15:39:00Z" w16du:dateUtc="2026-07-06T08:39:00Z">
        <w:r w:rsidRPr="0086687E">
          <w:rPr>
            <w:rFonts w:ascii="Times New Roman" w:eastAsia="Times New Roman" w:hAnsi="Times New Roman" w:cs="Times New Roman"/>
            <w:b/>
            <w:bCs/>
            <w:sz w:val="27"/>
            <w:szCs w:val="27"/>
          </w:rPr>
          <w:t>Đối</w:t>
        </w:r>
        <w:proofErr w:type="spellEnd"/>
        <w:r w:rsidRPr="0086687E">
          <w:rPr>
            <w:rFonts w:ascii="Times New Roman" w:eastAsia="Times New Roman" w:hAnsi="Times New Roman" w:cs="Times New Roman"/>
            <w:b/>
            <w:bCs/>
            <w:sz w:val="27"/>
            <w:szCs w:val="27"/>
          </w:rPr>
          <w:t xml:space="preserve"> </w:t>
        </w:r>
        <w:proofErr w:type="spellStart"/>
        <w:r w:rsidRPr="0086687E">
          <w:rPr>
            <w:rFonts w:ascii="Times New Roman" w:eastAsia="Times New Roman" w:hAnsi="Times New Roman" w:cs="Times New Roman"/>
            <w:b/>
            <w:bCs/>
            <w:sz w:val="27"/>
            <w:szCs w:val="27"/>
          </w:rPr>
          <w:t>với</w:t>
        </w:r>
        <w:proofErr w:type="spellEnd"/>
        <w:r w:rsidRPr="0086687E">
          <w:rPr>
            <w:rFonts w:ascii="Times New Roman" w:eastAsia="Times New Roman" w:hAnsi="Times New Roman" w:cs="Times New Roman"/>
            <w:b/>
            <w:bCs/>
            <w:sz w:val="27"/>
            <w:szCs w:val="27"/>
          </w:rPr>
          <w:t xml:space="preserve"> </w:t>
        </w:r>
        <w:proofErr w:type="spellStart"/>
        <w:r w:rsidRPr="0086687E">
          <w:rPr>
            <w:rFonts w:ascii="Times New Roman" w:eastAsia="Times New Roman" w:hAnsi="Times New Roman" w:cs="Times New Roman"/>
            <w:b/>
            <w:bCs/>
            <w:sz w:val="27"/>
            <w:szCs w:val="27"/>
          </w:rPr>
          <w:t>doanh</w:t>
        </w:r>
        <w:proofErr w:type="spellEnd"/>
        <w:r w:rsidRPr="0086687E">
          <w:rPr>
            <w:rFonts w:ascii="Times New Roman" w:eastAsia="Times New Roman" w:hAnsi="Times New Roman" w:cs="Times New Roman"/>
            <w:b/>
            <w:bCs/>
            <w:sz w:val="27"/>
            <w:szCs w:val="27"/>
          </w:rPr>
          <w:t xml:space="preserve"> </w:t>
        </w:r>
        <w:proofErr w:type="spellStart"/>
        <w:r w:rsidRPr="0086687E">
          <w:rPr>
            <w:rFonts w:ascii="Times New Roman" w:eastAsia="Times New Roman" w:hAnsi="Times New Roman" w:cs="Times New Roman"/>
            <w:b/>
            <w:bCs/>
            <w:sz w:val="27"/>
            <w:szCs w:val="27"/>
          </w:rPr>
          <w:t>nghiệp</w:t>
        </w:r>
        <w:proofErr w:type="spellEnd"/>
      </w:ins>
    </w:p>
    <w:p w14:paraId="00DF5115" w14:textId="77777777" w:rsidR="0086687E" w:rsidRPr="0086687E" w:rsidRDefault="0086687E" w:rsidP="0086687E">
      <w:pPr>
        <w:numPr>
          <w:ilvl w:val="0"/>
          <w:numId w:val="238"/>
        </w:numPr>
        <w:spacing w:before="100" w:beforeAutospacing="1" w:after="100" w:afterAutospacing="1" w:line="240" w:lineRule="auto"/>
        <w:rPr>
          <w:ins w:id="2224" w:author="Admin" w:date="2026-07-06T15:39:00Z" w16du:dateUtc="2026-07-06T08:39:00Z"/>
          <w:rFonts w:ascii="Times New Roman" w:eastAsia="Times New Roman" w:hAnsi="Times New Roman" w:cs="Times New Roman"/>
          <w:sz w:val="24"/>
          <w:szCs w:val="24"/>
        </w:rPr>
      </w:pPr>
      <w:proofErr w:type="spellStart"/>
      <w:ins w:id="2225" w:author="Admin" w:date="2026-07-06T15:39:00Z" w16du:dateUtc="2026-07-06T08:39:00Z">
        <w:r w:rsidRPr="0086687E">
          <w:rPr>
            <w:rFonts w:ascii="Times New Roman" w:eastAsia="Times New Roman" w:hAnsi="Times New Roman" w:cs="Times New Roman"/>
            <w:sz w:val="24"/>
            <w:szCs w:val="24"/>
          </w:rPr>
          <w:t>Chưa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xác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định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rõ</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vấn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đề</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ưu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tiên</w:t>
        </w:r>
        <w:proofErr w:type="spellEnd"/>
        <w:r w:rsidRPr="0086687E">
          <w:rPr>
            <w:rFonts w:ascii="Times New Roman" w:eastAsia="Times New Roman" w:hAnsi="Times New Roman" w:cs="Times New Roman"/>
            <w:sz w:val="24"/>
            <w:szCs w:val="24"/>
          </w:rPr>
          <w:t>.</w:t>
        </w:r>
      </w:ins>
    </w:p>
    <w:p w14:paraId="123634E0" w14:textId="77777777" w:rsidR="0086687E" w:rsidRPr="0086687E" w:rsidRDefault="0086687E" w:rsidP="0086687E">
      <w:pPr>
        <w:numPr>
          <w:ilvl w:val="0"/>
          <w:numId w:val="238"/>
        </w:numPr>
        <w:spacing w:before="100" w:beforeAutospacing="1" w:after="100" w:afterAutospacing="1" w:line="240" w:lineRule="auto"/>
        <w:rPr>
          <w:ins w:id="2226" w:author="Admin" w:date="2026-07-06T15:39:00Z" w16du:dateUtc="2026-07-06T08:39:00Z"/>
          <w:rFonts w:ascii="Times New Roman" w:eastAsia="Times New Roman" w:hAnsi="Times New Roman" w:cs="Times New Roman"/>
          <w:sz w:val="24"/>
          <w:szCs w:val="24"/>
        </w:rPr>
      </w:pPr>
      <w:proofErr w:type="spellStart"/>
      <w:ins w:id="2227" w:author="Admin" w:date="2026-07-06T15:39:00Z" w16du:dateUtc="2026-07-06T08:39:00Z">
        <w:r w:rsidRPr="0086687E">
          <w:rPr>
            <w:rFonts w:ascii="Times New Roman" w:eastAsia="Times New Roman" w:hAnsi="Times New Roman" w:cs="Times New Roman"/>
            <w:sz w:val="24"/>
            <w:szCs w:val="24"/>
          </w:rPr>
          <w:t>Thiếu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phương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tiến</w:t>
        </w:r>
        <w:proofErr w:type="spellEnd"/>
        <w:r w:rsidRPr="0086687E">
          <w:rPr>
            <w:rFonts w:ascii="Times New Roman" w:eastAsia="Times New Roman" w:hAnsi="Times New Roman" w:cs="Times New Roman"/>
            <w:sz w:val="24"/>
            <w:szCs w:val="24"/>
          </w:rPr>
          <w:t>.</w:t>
        </w:r>
      </w:ins>
    </w:p>
    <w:p w14:paraId="4497293A" w14:textId="77777777" w:rsidR="0086687E" w:rsidRPr="0086687E" w:rsidRDefault="0086687E" w:rsidP="0086687E">
      <w:pPr>
        <w:numPr>
          <w:ilvl w:val="0"/>
          <w:numId w:val="238"/>
        </w:numPr>
        <w:spacing w:before="100" w:beforeAutospacing="1" w:after="100" w:afterAutospacing="1" w:line="240" w:lineRule="auto"/>
        <w:rPr>
          <w:ins w:id="2228" w:author="Admin" w:date="2026-07-06T15:39:00Z" w16du:dateUtc="2026-07-06T08:39:00Z"/>
          <w:rFonts w:ascii="Times New Roman" w:eastAsia="Times New Roman" w:hAnsi="Times New Roman" w:cs="Times New Roman"/>
          <w:sz w:val="24"/>
          <w:szCs w:val="24"/>
        </w:rPr>
      </w:pPr>
      <w:ins w:id="2229" w:author="Admin" w:date="2026-07-06T15:39:00Z" w16du:dateUtc="2026-07-06T08:39:00Z">
        <w:r w:rsidRPr="0086687E">
          <w:rPr>
            <w:rFonts w:ascii="Times New Roman" w:eastAsia="Times New Roman" w:hAnsi="Times New Roman" w:cs="Times New Roman"/>
            <w:sz w:val="24"/>
            <w:szCs w:val="24"/>
          </w:rPr>
          <w:t xml:space="preserve">Các </w:t>
        </w:r>
        <w:proofErr w:type="spellStart"/>
        <w:r w:rsidRPr="0086687E">
          <w:rPr>
            <w:rFonts w:ascii="Times New Roman" w:eastAsia="Times New Roman" w:hAnsi="Times New Roman" w:cs="Times New Roman"/>
            <w:sz w:val="24"/>
            <w:szCs w:val="24"/>
          </w:rPr>
          <w:t>dự</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chuyển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đổi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thiếu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theo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dõi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lường</w:t>
        </w:r>
        <w:proofErr w:type="spellEnd"/>
        <w:r w:rsidRPr="0086687E">
          <w:rPr>
            <w:rFonts w:ascii="Times New Roman" w:eastAsia="Times New Roman" w:hAnsi="Times New Roman" w:cs="Times New Roman"/>
            <w:sz w:val="24"/>
            <w:szCs w:val="24"/>
          </w:rPr>
          <w:t>.</w:t>
        </w:r>
      </w:ins>
    </w:p>
    <w:p w14:paraId="76156FB8" w14:textId="77777777" w:rsidR="0086687E" w:rsidRPr="0086687E" w:rsidRDefault="0086687E" w:rsidP="0086687E">
      <w:pPr>
        <w:numPr>
          <w:ilvl w:val="0"/>
          <w:numId w:val="238"/>
        </w:numPr>
        <w:spacing w:before="100" w:beforeAutospacing="1" w:after="100" w:afterAutospacing="1" w:line="240" w:lineRule="auto"/>
        <w:rPr>
          <w:ins w:id="2230" w:author="Admin" w:date="2026-07-06T15:39:00Z" w16du:dateUtc="2026-07-06T08:39:00Z"/>
          <w:rFonts w:ascii="Times New Roman" w:eastAsia="Times New Roman" w:hAnsi="Times New Roman" w:cs="Times New Roman"/>
          <w:sz w:val="24"/>
          <w:szCs w:val="24"/>
        </w:rPr>
      </w:pPr>
      <w:ins w:id="2231" w:author="Admin" w:date="2026-07-06T15:39:00Z" w16du:dateUtc="2026-07-06T08:39:00Z">
        <w:r w:rsidRPr="0086687E">
          <w:rPr>
            <w:rFonts w:ascii="Times New Roman" w:eastAsia="Times New Roman" w:hAnsi="Times New Roman" w:cs="Times New Roman"/>
            <w:sz w:val="24"/>
            <w:szCs w:val="24"/>
          </w:rPr>
          <w:t xml:space="preserve">Tài </w:t>
        </w:r>
        <w:proofErr w:type="spellStart"/>
        <w:r w:rsidRPr="0086687E">
          <w:rPr>
            <w:rFonts w:ascii="Times New Roman" w:eastAsia="Times New Roman" w:hAnsi="Times New Roman" w:cs="Times New Roman"/>
            <w:sz w:val="24"/>
            <w:szCs w:val="24"/>
          </w:rPr>
          <w:t>liệu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phân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tán</w:t>
        </w:r>
        <w:proofErr w:type="spellEnd"/>
        <w:r w:rsidRPr="0086687E">
          <w:rPr>
            <w:rFonts w:ascii="Times New Roman" w:eastAsia="Times New Roman" w:hAnsi="Times New Roman" w:cs="Times New Roman"/>
            <w:sz w:val="24"/>
            <w:szCs w:val="24"/>
          </w:rPr>
          <w:t>.</w:t>
        </w:r>
      </w:ins>
    </w:p>
    <w:p w14:paraId="2F6BDFAE" w14:textId="77777777" w:rsidR="0086687E" w:rsidRPr="0086687E" w:rsidRDefault="0086687E" w:rsidP="0086687E">
      <w:pPr>
        <w:numPr>
          <w:ilvl w:val="0"/>
          <w:numId w:val="238"/>
        </w:numPr>
        <w:spacing w:before="100" w:beforeAutospacing="1" w:after="100" w:afterAutospacing="1" w:line="240" w:lineRule="auto"/>
        <w:rPr>
          <w:ins w:id="2232" w:author="Admin" w:date="2026-07-06T15:39:00Z" w16du:dateUtc="2026-07-06T08:39:00Z"/>
          <w:rFonts w:ascii="Times New Roman" w:eastAsia="Times New Roman" w:hAnsi="Times New Roman" w:cs="Times New Roman"/>
          <w:sz w:val="24"/>
          <w:szCs w:val="24"/>
        </w:rPr>
      </w:pPr>
      <w:proofErr w:type="spellStart"/>
      <w:ins w:id="2233" w:author="Admin" w:date="2026-07-06T15:39:00Z" w16du:dateUtc="2026-07-06T08:39:00Z">
        <w:r w:rsidRPr="0086687E">
          <w:rPr>
            <w:rFonts w:ascii="Times New Roman" w:eastAsia="Times New Roman" w:hAnsi="Times New Roman" w:cs="Times New Roman"/>
            <w:sz w:val="24"/>
            <w:szCs w:val="24"/>
          </w:rPr>
          <w:t>Kiến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thức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lưu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giữ</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sau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án</w:t>
        </w:r>
        <w:proofErr w:type="spellEnd"/>
        <w:r w:rsidRPr="0086687E">
          <w:rPr>
            <w:rFonts w:ascii="Times New Roman" w:eastAsia="Times New Roman" w:hAnsi="Times New Roman" w:cs="Times New Roman"/>
            <w:sz w:val="24"/>
            <w:szCs w:val="24"/>
          </w:rPr>
          <w:t>.</w:t>
        </w:r>
      </w:ins>
    </w:p>
    <w:p w14:paraId="7BFB9F54" w14:textId="77777777" w:rsidR="0086687E" w:rsidRPr="0086687E" w:rsidRDefault="0086687E" w:rsidP="0086687E">
      <w:pPr>
        <w:spacing w:before="100" w:beforeAutospacing="1" w:after="100" w:afterAutospacing="1" w:line="240" w:lineRule="auto"/>
        <w:outlineLvl w:val="2"/>
        <w:rPr>
          <w:ins w:id="2234" w:author="Admin" w:date="2026-07-06T15:39:00Z" w16du:dateUtc="2026-07-06T08:39:00Z"/>
          <w:rFonts w:ascii="Times New Roman" w:eastAsia="Times New Roman" w:hAnsi="Times New Roman" w:cs="Times New Roman"/>
          <w:b/>
          <w:bCs/>
          <w:sz w:val="27"/>
          <w:szCs w:val="27"/>
        </w:rPr>
      </w:pPr>
      <w:proofErr w:type="spellStart"/>
      <w:ins w:id="2235" w:author="Admin" w:date="2026-07-06T15:39:00Z" w16du:dateUtc="2026-07-06T08:39:00Z">
        <w:r w:rsidRPr="0086687E">
          <w:rPr>
            <w:rFonts w:ascii="Times New Roman" w:eastAsia="Times New Roman" w:hAnsi="Times New Roman" w:cs="Times New Roman"/>
            <w:b/>
            <w:bCs/>
            <w:sz w:val="27"/>
            <w:szCs w:val="27"/>
          </w:rPr>
          <w:t>Đối</w:t>
        </w:r>
        <w:proofErr w:type="spellEnd"/>
        <w:r w:rsidRPr="0086687E">
          <w:rPr>
            <w:rFonts w:ascii="Times New Roman" w:eastAsia="Times New Roman" w:hAnsi="Times New Roman" w:cs="Times New Roman"/>
            <w:b/>
            <w:bCs/>
            <w:sz w:val="27"/>
            <w:szCs w:val="27"/>
          </w:rPr>
          <w:t xml:space="preserve"> </w:t>
        </w:r>
        <w:proofErr w:type="spellStart"/>
        <w:r w:rsidRPr="0086687E">
          <w:rPr>
            <w:rFonts w:ascii="Times New Roman" w:eastAsia="Times New Roman" w:hAnsi="Times New Roman" w:cs="Times New Roman"/>
            <w:b/>
            <w:bCs/>
            <w:sz w:val="27"/>
            <w:szCs w:val="27"/>
          </w:rPr>
          <w:t>với</w:t>
        </w:r>
        <w:proofErr w:type="spellEnd"/>
        <w:r w:rsidRPr="0086687E">
          <w:rPr>
            <w:rFonts w:ascii="Times New Roman" w:eastAsia="Times New Roman" w:hAnsi="Times New Roman" w:cs="Times New Roman"/>
            <w:b/>
            <w:bCs/>
            <w:sz w:val="27"/>
            <w:szCs w:val="27"/>
          </w:rPr>
          <w:t xml:space="preserve"> Consultant</w:t>
        </w:r>
      </w:ins>
    </w:p>
    <w:p w14:paraId="7F1C4C61" w14:textId="77777777" w:rsidR="0086687E" w:rsidRPr="0086687E" w:rsidRDefault="0086687E" w:rsidP="0086687E">
      <w:pPr>
        <w:numPr>
          <w:ilvl w:val="0"/>
          <w:numId w:val="239"/>
        </w:numPr>
        <w:spacing w:before="100" w:beforeAutospacing="1" w:after="100" w:afterAutospacing="1" w:line="240" w:lineRule="auto"/>
        <w:rPr>
          <w:ins w:id="2236" w:author="Admin" w:date="2026-07-06T15:39:00Z" w16du:dateUtc="2026-07-06T08:39:00Z"/>
          <w:rFonts w:ascii="Times New Roman" w:eastAsia="Times New Roman" w:hAnsi="Times New Roman" w:cs="Times New Roman"/>
          <w:sz w:val="24"/>
          <w:szCs w:val="24"/>
        </w:rPr>
      </w:pPr>
      <w:proofErr w:type="spellStart"/>
      <w:ins w:id="2237" w:author="Admin" w:date="2026-07-06T15:39:00Z" w16du:dateUtc="2026-07-06T08:39:00Z">
        <w:r w:rsidRPr="0086687E">
          <w:rPr>
            <w:rFonts w:ascii="Times New Roman" w:eastAsia="Times New Roman" w:hAnsi="Times New Roman" w:cs="Times New Roman"/>
            <w:sz w:val="24"/>
            <w:szCs w:val="24"/>
          </w:rPr>
          <w:t>Mỗi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người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theo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một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cách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khác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nhau</w:t>
        </w:r>
        <w:proofErr w:type="spellEnd"/>
        <w:r w:rsidRPr="0086687E">
          <w:rPr>
            <w:rFonts w:ascii="Times New Roman" w:eastAsia="Times New Roman" w:hAnsi="Times New Roman" w:cs="Times New Roman"/>
            <w:sz w:val="24"/>
            <w:szCs w:val="24"/>
          </w:rPr>
          <w:t>.</w:t>
        </w:r>
      </w:ins>
    </w:p>
    <w:p w14:paraId="7BAB109B" w14:textId="77777777" w:rsidR="0086687E" w:rsidRPr="0086687E" w:rsidRDefault="0086687E" w:rsidP="0086687E">
      <w:pPr>
        <w:numPr>
          <w:ilvl w:val="0"/>
          <w:numId w:val="239"/>
        </w:numPr>
        <w:spacing w:before="100" w:beforeAutospacing="1" w:after="100" w:afterAutospacing="1" w:line="240" w:lineRule="auto"/>
        <w:rPr>
          <w:ins w:id="2238" w:author="Admin" w:date="2026-07-06T15:39:00Z" w16du:dateUtc="2026-07-06T08:39:00Z"/>
          <w:rFonts w:ascii="Times New Roman" w:eastAsia="Times New Roman" w:hAnsi="Times New Roman" w:cs="Times New Roman"/>
          <w:sz w:val="24"/>
          <w:szCs w:val="24"/>
        </w:rPr>
      </w:pPr>
      <w:proofErr w:type="spellStart"/>
      <w:ins w:id="2239" w:author="Admin" w:date="2026-07-06T15:39:00Z" w16du:dateUtc="2026-07-06T08:39:00Z">
        <w:r w:rsidRPr="0086687E">
          <w:rPr>
            <w:rFonts w:ascii="Times New Roman" w:eastAsia="Times New Roman" w:hAnsi="Times New Roman" w:cs="Times New Roman"/>
            <w:sz w:val="24"/>
            <w:szCs w:val="24"/>
          </w:rPr>
          <w:t>Khó</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tái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sử</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dụng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tài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r w:rsidRPr="0086687E">
          <w:rPr>
            <w:rFonts w:ascii="Times New Roman" w:eastAsia="Times New Roman" w:hAnsi="Times New Roman" w:cs="Times New Roman"/>
            <w:sz w:val="24"/>
            <w:szCs w:val="24"/>
          </w:rPr>
          <w:t>.</w:t>
        </w:r>
      </w:ins>
    </w:p>
    <w:p w14:paraId="6CA915BF" w14:textId="77777777" w:rsidR="0086687E" w:rsidRPr="0086687E" w:rsidRDefault="0086687E" w:rsidP="0086687E">
      <w:pPr>
        <w:numPr>
          <w:ilvl w:val="0"/>
          <w:numId w:val="239"/>
        </w:numPr>
        <w:spacing w:before="100" w:beforeAutospacing="1" w:after="100" w:afterAutospacing="1" w:line="240" w:lineRule="auto"/>
        <w:rPr>
          <w:ins w:id="2240" w:author="Admin" w:date="2026-07-06T15:39:00Z" w16du:dateUtc="2026-07-06T08:39:00Z"/>
          <w:rFonts w:ascii="Times New Roman" w:eastAsia="Times New Roman" w:hAnsi="Times New Roman" w:cs="Times New Roman"/>
          <w:sz w:val="24"/>
          <w:szCs w:val="24"/>
        </w:rPr>
      </w:pPr>
      <w:proofErr w:type="spellStart"/>
      <w:ins w:id="2241" w:author="Admin" w:date="2026-07-06T15:39:00Z" w16du:dateUtc="2026-07-06T08:39:00Z">
        <w:r w:rsidRPr="0086687E">
          <w:rPr>
            <w:rFonts w:ascii="Times New Roman" w:eastAsia="Times New Roman" w:hAnsi="Times New Roman" w:cs="Times New Roman"/>
            <w:sz w:val="24"/>
            <w:szCs w:val="24"/>
          </w:rPr>
          <w:t>Mất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nhiều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thời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gian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tổng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hợp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báo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cáo</w:t>
        </w:r>
        <w:proofErr w:type="spellEnd"/>
        <w:r w:rsidRPr="0086687E">
          <w:rPr>
            <w:rFonts w:ascii="Times New Roman" w:eastAsia="Times New Roman" w:hAnsi="Times New Roman" w:cs="Times New Roman"/>
            <w:sz w:val="24"/>
            <w:szCs w:val="24"/>
          </w:rPr>
          <w:t>.</w:t>
        </w:r>
      </w:ins>
    </w:p>
    <w:p w14:paraId="2DB441F0" w14:textId="77777777" w:rsidR="0086687E" w:rsidRPr="0086687E" w:rsidRDefault="0086687E" w:rsidP="0086687E">
      <w:pPr>
        <w:numPr>
          <w:ilvl w:val="0"/>
          <w:numId w:val="239"/>
        </w:numPr>
        <w:spacing w:before="100" w:beforeAutospacing="1" w:after="100" w:afterAutospacing="1" w:line="240" w:lineRule="auto"/>
        <w:rPr>
          <w:ins w:id="2242" w:author="Admin" w:date="2026-07-06T15:39:00Z" w16du:dateUtc="2026-07-06T08:39:00Z"/>
          <w:rFonts w:ascii="Times New Roman" w:eastAsia="Times New Roman" w:hAnsi="Times New Roman" w:cs="Times New Roman"/>
          <w:sz w:val="24"/>
          <w:szCs w:val="24"/>
        </w:rPr>
      </w:pPr>
      <w:proofErr w:type="spellStart"/>
      <w:ins w:id="2243" w:author="Admin" w:date="2026-07-06T15:39:00Z" w16du:dateUtc="2026-07-06T08:39:00Z">
        <w:r w:rsidRPr="0086687E">
          <w:rPr>
            <w:rFonts w:ascii="Times New Roman" w:eastAsia="Times New Roman" w:hAnsi="Times New Roman" w:cs="Times New Roman"/>
            <w:sz w:val="24"/>
            <w:szCs w:val="24"/>
          </w:rPr>
          <w:t>Thiếu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cụ</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theo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dõi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toàn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bộ</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hành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trình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khách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hàng</w:t>
        </w:r>
        <w:proofErr w:type="spellEnd"/>
        <w:r w:rsidRPr="0086687E">
          <w:rPr>
            <w:rFonts w:ascii="Times New Roman" w:eastAsia="Times New Roman" w:hAnsi="Times New Roman" w:cs="Times New Roman"/>
            <w:sz w:val="24"/>
            <w:szCs w:val="24"/>
          </w:rPr>
          <w:t>.</w:t>
        </w:r>
      </w:ins>
    </w:p>
    <w:p w14:paraId="30AA1056" w14:textId="77777777" w:rsidR="0086687E" w:rsidRPr="0086687E" w:rsidRDefault="0086687E" w:rsidP="0086687E">
      <w:pPr>
        <w:spacing w:before="100" w:beforeAutospacing="1" w:after="100" w:afterAutospacing="1" w:line="240" w:lineRule="auto"/>
        <w:outlineLvl w:val="2"/>
        <w:rPr>
          <w:ins w:id="2244" w:author="Admin" w:date="2026-07-06T15:39:00Z" w16du:dateUtc="2026-07-06T08:39:00Z"/>
          <w:rFonts w:ascii="Times New Roman" w:eastAsia="Times New Roman" w:hAnsi="Times New Roman" w:cs="Times New Roman"/>
          <w:b/>
          <w:bCs/>
          <w:sz w:val="27"/>
          <w:szCs w:val="27"/>
        </w:rPr>
      </w:pPr>
      <w:proofErr w:type="spellStart"/>
      <w:ins w:id="2245" w:author="Admin" w:date="2026-07-06T15:39:00Z" w16du:dateUtc="2026-07-06T08:39:00Z">
        <w:r w:rsidRPr="0086687E">
          <w:rPr>
            <w:rFonts w:ascii="Times New Roman" w:eastAsia="Times New Roman" w:hAnsi="Times New Roman" w:cs="Times New Roman"/>
            <w:b/>
            <w:bCs/>
            <w:sz w:val="27"/>
            <w:szCs w:val="27"/>
          </w:rPr>
          <w:lastRenderedPageBreak/>
          <w:t>Đối</w:t>
        </w:r>
        <w:proofErr w:type="spellEnd"/>
        <w:r w:rsidRPr="0086687E">
          <w:rPr>
            <w:rFonts w:ascii="Times New Roman" w:eastAsia="Times New Roman" w:hAnsi="Times New Roman" w:cs="Times New Roman"/>
            <w:b/>
            <w:bCs/>
            <w:sz w:val="27"/>
            <w:szCs w:val="27"/>
          </w:rPr>
          <w:t xml:space="preserve"> </w:t>
        </w:r>
        <w:proofErr w:type="spellStart"/>
        <w:r w:rsidRPr="0086687E">
          <w:rPr>
            <w:rFonts w:ascii="Times New Roman" w:eastAsia="Times New Roman" w:hAnsi="Times New Roman" w:cs="Times New Roman"/>
            <w:b/>
            <w:bCs/>
            <w:sz w:val="27"/>
            <w:szCs w:val="27"/>
          </w:rPr>
          <w:t>với</w:t>
        </w:r>
        <w:proofErr w:type="spellEnd"/>
        <w:r w:rsidRPr="0086687E">
          <w:rPr>
            <w:rFonts w:ascii="Times New Roman" w:eastAsia="Times New Roman" w:hAnsi="Times New Roman" w:cs="Times New Roman"/>
            <w:b/>
            <w:bCs/>
            <w:sz w:val="27"/>
            <w:szCs w:val="27"/>
          </w:rPr>
          <w:t xml:space="preserve"> THUCHOCVN</w:t>
        </w:r>
      </w:ins>
    </w:p>
    <w:p w14:paraId="07418418" w14:textId="77777777" w:rsidR="0086687E" w:rsidRPr="0086687E" w:rsidRDefault="0086687E" w:rsidP="0086687E">
      <w:pPr>
        <w:numPr>
          <w:ilvl w:val="0"/>
          <w:numId w:val="240"/>
        </w:numPr>
        <w:spacing w:before="100" w:beforeAutospacing="1" w:after="100" w:afterAutospacing="1" w:line="240" w:lineRule="auto"/>
        <w:rPr>
          <w:ins w:id="2246" w:author="Admin" w:date="2026-07-06T15:39:00Z" w16du:dateUtc="2026-07-06T08:39:00Z"/>
          <w:rFonts w:ascii="Times New Roman" w:eastAsia="Times New Roman" w:hAnsi="Times New Roman" w:cs="Times New Roman"/>
          <w:sz w:val="24"/>
          <w:szCs w:val="24"/>
        </w:rPr>
      </w:pPr>
      <w:proofErr w:type="spellStart"/>
      <w:ins w:id="2247" w:author="Admin" w:date="2026-07-06T15:39:00Z" w16du:dateUtc="2026-07-06T08:39:00Z">
        <w:r w:rsidRPr="0086687E">
          <w:rPr>
            <w:rFonts w:ascii="Times New Roman" w:eastAsia="Times New Roman" w:hAnsi="Times New Roman" w:cs="Times New Roman"/>
            <w:sz w:val="24"/>
            <w:szCs w:val="24"/>
          </w:rPr>
          <w:t>Cần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phương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pháp</w:t>
        </w:r>
        <w:proofErr w:type="spellEnd"/>
        <w:r w:rsidRPr="0086687E">
          <w:rPr>
            <w:rFonts w:ascii="Times New Roman" w:eastAsia="Times New Roman" w:hAnsi="Times New Roman" w:cs="Times New Roman"/>
            <w:sz w:val="24"/>
            <w:szCs w:val="24"/>
          </w:rPr>
          <w:t>.</w:t>
        </w:r>
      </w:ins>
    </w:p>
    <w:p w14:paraId="77753FD1" w14:textId="77777777" w:rsidR="0086687E" w:rsidRPr="0086687E" w:rsidRDefault="0086687E" w:rsidP="0086687E">
      <w:pPr>
        <w:numPr>
          <w:ilvl w:val="0"/>
          <w:numId w:val="240"/>
        </w:numPr>
        <w:spacing w:before="100" w:beforeAutospacing="1" w:after="100" w:afterAutospacing="1" w:line="240" w:lineRule="auto"/>
        <w:rPr>
          <w:ins w:id="2248" w:author="Admin" w:date="2026-07-06T15:39:00Z" w16du:dateUtc="2026-07-06T08:39:00Z"/>
          <w:rFonts w:ascii="Times New Roman" w:eastAsia="Times New Roman" w:hAnsi="Times New Roman" w:cs="Times New Roman"/>
          <w:sz w:val="24"/>
          <w:szCs w:val="24"/>
        </w:rPr>
      </w:pPr>
      <w:proofErr w:type="spellStart"/>
      <w:ins w:id="2249" w:author="Admin" w:date="2026-07-06T15:39:00Z" w16du:dateUtc="2026-07-06T08:39:00Z">
        <w:r w:rsidRPr="0086687E">
          <w:rPr>
            <w:rFonts w:ascii="Times New Roman" w:eastAsia="Times New Roman" w:hAnsi="Times New Roman" w:cs="Times New Roman"/>
            <w:sz w:val="24"/>
            <w:szCs w:val="24"/>
          </w:rPr>
          <w:t>Cần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giảm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phụ</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thuộc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vào</w:t>
        </w:r>
        <w:proofErr w:type="spellEnd"/>
        <w:r w:rsidRPr="0086687E">
          <w:rPr>
            <w:rFonts w:ascii="Times New Roman" w:eastAsia="Times New Roman" w:hAnsi="Times New Roman" w:cs="Times New Roman"/>
            <w:sz w:val="24"/>
            <w:szCs w:val="24"/>
          </w:rPr>
          <w:t xml:space="preserve"> Founder.</w:t>
        </w:r>
      </w:ins>
    </w:p>
    <w:p w14:paraId="681E307B" w14:textId="77777777" w:rsidR="0086687E" w:rsidRPr="0086687E" w:rsidRDefault="0086687E" w:rsidP="0086687E">
      <w:pPr>
        <w:numPr>
          <w:ilvl w:val="0"/>
          <w:numId w:val="240"/>
        </w:numPr>
        <w:spacing w:before="100" w:beforeAutospacing="1" w:after="100" w:afterAutospacing="1" w:line="240" w:lineRule="auto"/>
        <w:rPr>
          <w:ins w:id="2250" w:author="Admin" w:date="2026-07-06T15:39:00Z" w16du:dateUtc="2026-07-06T08:39:00Z"/>
          <w:rFonts w:ascii="Times New Roman" w:eastAsia="Times New Roman" w:hAnsi="Times New Roman" w:cs="Times New Roman"/>
          <w:sz w:val="24"/>
          <w:szCs w:val="24"/>
        </w:rPr>
      </w:pPr>
      <w:proofErr w:type="spellStart"/>
      <w:ins w:id="2251" w:author="Admin" w:date="2026-07-06T15:39:00Z" w16du:dateUtc="2026-07-06T08:39:00Z">
        <w:r w:rsidRPr="0086687E">
          <w:rPr>
            <w:rFonts w:ascii="Times New Roman" w:eastAsia="Times New Roman" w:hAnsi="Times New Roman" w:cs="Times New Roman"/>
            <w:sz w:val="24"/>
            <w:szCs w:val="24"/>
          </w:rPr>
          <w:t>Cần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tích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lũy</w:t>
        </w:r>
        <w:proofErr w:type="spellEnd"/>
        <w:r w:rsidRPr="0086687E">
          <w:rPr>
            <w:rFonts w:ascii="Times New Roman" w:eastAsia="Times New Roman" w:hAnsi="Times New Roman" w:cs="Times New Roman"/>
            <w:sz w:val="24"/>
            <w:szCs w:val="24"/>
          </w:rPr>
          <w:t xml:space="preserve"> tri </w:t>
        </w:r>
        <w:proofErr w:type="spellStart"/>
        <w:r w:rsidRPr="0086687E">
          <w:rPr>
            <w:rFonts w:ascii="Times New Roman" w:eastAsia="Times New Roman" w:hAnsi="Times New Roman" w:cs="Times New Roman"/>
            <w:sz w:val="24"/>
            <w:szCs w:val="24"/>
          </w:rPr>
          <w:t>thức</w:t>
        </w:r>
        <w:proofErr w:type="spellEnd"/>
        <w:r w:rsidRPr="0086687E">
          <w:rPr>
            <w:rFonts w:ascii="Times New Roman" w:eastAsia="Times New Roman" w:hAnsi="Times New Roman" w:cs="Times New Roman"/>
            <w:sz w:val="24"/>
            <w:szCs w:val="24"/>
          </w:rPr>
          <w:t xml:space="preserve"> qua </w:t>
        </w:r>
        <w:proofErr w:type="spellStart"/>
        <w:r w:rsidRPr="0086687E">
          <w:rPr>
            <w:rFonts w:ascii="Times New Roman" w:eastAsia="Times New Roman" w:hAnsi="Times New Roman" w:cs="Times New Roman"/>
            <w:sz w:val="24"/>
            <w:szCs w:val="24"/>
          </w:rPr>
          <w:t>từng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án</w:t>
        </w:r>
        <w:proofErr w:type="spellEnd"/>
        <w:r w:rsidRPr="0086687E">
          <w:rPr>
            <w:rFonts w:ascii="Times New Roman" w:eastAsia="Times New Roman" w:hAnsi="Times New Roman" w:cs="Times New Roman"/>
            <w:sz w:val="24"/>
            <w:szCs w:val="24"/>
          </w:rPr>
          <w:t>.</w:t>
        </w:r>
      </w:ins>
    </w:p>
    <w:p w14:paraId="6936CCC0" w14:textId="77777777" w:rsidR="0086687E" w:rsidRPr="0086687E" w:rsidRDefault="0086687E" w:rsidP="0086687E">
      <w:pPr>
        <w:numPr>
          <w:ilvl w:val="0"/>
          <w:numId w:val="240"/>
        </w:numPr>
        <w:spacing w:before="100" w:beforeAutospacing="1" w:after="100" w:afterAutospacing="1" w:line="240" w:lineRule="auto"/>
        <w:rPr>
          <w:ins w:id="2252" w:author="Admin" w:date="2026-07-06T15:39:00Z" w16du:dateUtc="2026-07-06T08:39:00Z"/>
          <w:rFonts w:ascii="Times New Roman" w:eastAsia="Times New Roman" w:hAnsi="Times New Roman" w:cs="Times New Roman"/>
          <w:sz w:val="24"/>
          <w:szCs w:val="24"/>
        </w:rPr>
      </w:pPr>
      <w:proofErr w:type="spellStart"/>
      <w:ins w:id="2253" w:author="Admin" w:date="2026-07-06T15:39:00Z" w16du:dateUtc="2026-07-06T08:39:00Z">
        <w:r w:rsidRPr="0086687E">
          <w:rPr>
            <w:rFonts w:ascii="Times New Roman" w:eastAsia="Times New Roman" w:hAnsi="Times New Roman" w:cs="Times New Roman"/>
            <w:sz w:val="24"/>
            <w:szCs w:val="24"/>
          </w:rPr>
          <w:t>Cần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một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nền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tảng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lâu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dài</w:t>
        </w:r>
        <w:proofErr w:type="spellEnd"/>
        <w:r w:rsidRPr="0086687E">
          <w:rPr>
            <w:rFonts w:ascii="Times New Roman" w:eastAsia="Times New Roman" w:hAnsi="Times New Roman" w:cs="Times New Roman"/>
            <w:sz w:val="24"/>
            <w:szCs w:val="24"/>
          </w:rPr>
          <w:t>.</w:t>
        </w:r>
      </w:ins>
    </w:p>
    <w:p w14:paraId="7659DB6E" w14:textId="77777777" w:rsidR="0086687E" w:rsidRPr="0086687E" w:rsidRDefault="0086687E" w:rsidP="0086687E">
      <w:pPr>
        <w:spacing w:before="100" w:beforeAutospacing="1" w:after="100" w:afterAutospacing="1" w:line="240" w:lineRule="auto"/>
        <w:rPr>
          <w:ins w:id="2254" w:author="Admin" w:date="2026-07-06T15:39:00Z" w16du:dateUtc="2026-07-06T08:39:00Z"/>
          <w:rFonts w:ascii="Times New Roman" w:eastAsia="Times New Roman" w:hAnsi="Times New Roman" w:cs="Times New Roman"/>
          <w:sz w:val="24"/>
          <w:szCs w:val="24"/>
        </w:rPr>
      </w:pPr>
      <w:ins w:id="2255" w:author="Admin" w:date="2026-07-06T15:39:00Z" w16du:dateUtc="2026-07-06T08:39:00Z">
        <w:r w:rsidRPr="0086687E">
          <w:rPr>
            <w:rFonts w:ascii="Times New Roman" w:eastAsia="Times New Roman" w:hAnsi="Times New Roman" w:cs="Times New Roman"/>
            <w:sz w:val="24"/>
            <w:szCs w:val="24"/>
          </w:rPr>
          <w:t xml:space="preserve">Business Consulting OS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xây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quyết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đồng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thời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cả</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nhóm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vấn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đề</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trên</w:t>
        </w:r>
        <w:proofErr w:type="spellEnd"/>
        <w:r w:rsidRPr="0086687E">
          <w:rPr>
            <w:rFonts w:ascii="Times New Roman" w:eastAsia="Times New Roman" w:hAnsi="Times New Roman" w:cs="Times New Roman"/>
            <w:sz w:val="24"/>
            <w:szCs w:val="24"/>
          </w:rPr>
          <w:t>.</w:t>
        </w:r>
      </w:ins>
    </w:p>
    <w:p w14:paraId="7D561D09" w14:textId="77777777" w:rsidR="0086687E" w:rsidRPr="0086687E" w:rsidRDefault="0086687E" w:rsidP="0086687E">
      <w:pPr>
        <w:spacing w:before="100" w:beforeAutospacing="1" w:after="100" w:afterAutospacing="1" w:line="240" w:lineRule="auto"/>
        <w:outlineLvl w:val="0"/>
        <w:rPr>
          <w:ins w:id="2256" w:author="Admin" w:date="2026-07-06T15:39:00Z" w16du:dateUtc="2026-07-06T08:39:00Z"/>
          <w:rFonts w:ascii="Times New Roman" w:eastAsia="Times New Roman" w:hAnsi="Times New Roman" w:cs="Times New Roman"/>
          <w:b/>
          <w:bCs/>
          <w:kern w:val="36"/>
          <w:sz w:val="48"/>
          <w:szCs w:val="48"/>
        </w:rPr>
      </w:pPr>
      <w:ins w:id="2257" w:author="Admin" w:date="2026-07-06T15:39:00Z" w16du:dateUtc="2026-07-06T08:39:00Z">
        <w:r w:rsidRPr="0086687E">
          <w:rPr>
            <w:rFonts w:ascii="Times New Roman" w:eastAsia="Times New Roman" w:hAnsi="Times New Roman" w:cs="Times New Roman"/>
            <w:b/>
            <w:bCs/>
            <w:kern w:val="36"/>
            <w:sz w:val="48"/>
            <w:szCs w:val="48"/>
          </w:rPr>
          <w:t>1.3. T</w:t>
        </w:r>
        <w:proofErr w:type="spellStart"/>
        <w:r w:rsidRPr="0086687E">
          <w:rPr>
            <w:rFonts w:ascii="Times New Roman" w:eastAsia="Times New Roman" w:hAnsi="Times New Roman" w:cs="Times New Roman"/>
            <w:b/>
            <w:bCs/>
            <w:kern w:val="36"/>
            <w:sz w:val="48"/>
            <w:szCs w:val="48"/>
          </w:rPr>
          <w:t>ầm</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nhìn</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sản</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phẩm</w:t>
        </w:r>
        <w:proofErr w:type="spellEnd"/>
      </w:ins>
    </w:p>
    <w:p w14:paraId="6BA4E3AB" w14:textId="77777777" w:rsidR="0086687E" w:rsidRPr="0086687E" w:rsidRDefault="0086687E" w:rsidP="0086687E">
      <w:pPr>
        <w:spacing w:before="100" w:beforeAutospacing="1" w:after="100" w:afterAutospacing="1" w:line="240" w:lineRule="auto"/>
        <w:rPr>
          <w:ins w:id="2258" w:author="Admin" w:date="2026-07-06T15:39:00Z" w16du:dateUtc="2026-07-06T08:39:00Z"/>
          <w:rFonts w:ascii="Times New Roman" w:eastAsia="Times New Roman" w:hAnsi="Times New Roman" w:cs="Times New Roman"/>
          <w:sz w:val="24"/>
          <w:szCs w:val="24"/>
        </w:rPr>
      </w:pPr>
      <w:ins w:id="2259" w:author="Admin" w:date="2026-07-06T15:39:00Z" w16du:dateUtc="2026-07-06T08:39:00Z">
        <w:r w:rsidRPr="0086687E">
          <w:rPr>
            <w:rFonts w:ascii="Times New Roman" w:eastAsia="Times New Roman" w:hAnsi="Times New Roman" w:cs="Times New Roman"/>
            <w:sz w:val="24"/>
            <w:szCs w:val="24"/>
          </w:rPr>
          <w:t xml:space="preserve">Business Consulting OS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chỉ</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một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phần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mềm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quản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lý</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nội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bộ</w:t>
        </w:r>
        <w:proofErr w:type="spellEnd"/>
        <w:r w:rsidRPr="0086687E">
          <w:rPr>
            <w:rFonts w:ascii="Times New Roman" w:eastAsia="Times New Roman" w:hAnsi="Times New Roman" w:cs="Times New Roman"/>
            <w:sz w:val="24"/>
            <w:szCs w:val="24"/>
          </w:rPr>
          <w:t>.</w:t>
        </w:r>
      </w:ins>
    </w:p>
    <w:p w14:paraId="2FBF0BA3" w14:textId="77777777" w:rsidR="0086687E" w:rsidRPr="0086687E" w:rsidRDefault="0086687E" w:rsidP="0086687E">
      <w:pPr>
        <w:spacing w:before="100" w:beforeAutospacing="1" w:after="100" w:afterAutospacing="1" w:line="240" w:lineRule="auto"/>
        <w:rPr>
          <w:ins w:id="2260" w:author="Admin" w:date="2026-07-06T15:39:00Z" w16du:dateUtc="2026-07-06T08:39:00Z"/>
          <w:rFonts w:ascii="Times New Roman" w:eastAsia="Times New Roman" w:hAnsi="Times New Roman" w:cs="Times New Roman"/>
          <w:sz w:val="24"/>
          <w:szCs w:val="24"/>
        </w:rPr>
      </w:pPr>
      <w:proofErr w:type="spellStart"/>
      <w:ins w:id="2261" w:author="Admin" w:date="2026-07-06T15:39:00Z" w16du:dateUtc="2026-07-06T08:39:00Z">
        <w:r w:rsidRPr="0086687E">
          <w:rPr>
            <w:rFonts w:ascii="Times New Roman" w:eastAsia="Times New Roman" w:hAnsi="Times New Roman" w:cs="Times New Roman"/>
            <w:sz w:val="24"/>
            <w:szCs w:val="24"/>
          </w:rPr>
          <w:t>Đây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nền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tảng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giúp</w:t>
        </w:r>
        <w:proofErr w:type="spellEnd"/>
        <w:r w:rsidRPr="0086687E">
          <w:rPr>
            <w:rFonts w:ascii="Times New Roman" w:eastAsia="Times New Roman" w:hAnsi="Times New Roman" w:cs="Times New Roman"/>
            <w:sz w:val="24"/>
            <w:szCs w:val="24"/>
          </w:rPr>
          <w:t xml:space="preserve"> THUCHOCVN:</w:t>
        </w:r>
      </w:ins>
    </w:p>
    <w:p w14:paraId="4F2E3113" w14:textId="77777777" w:rsidR="0086687E" w:rsidRPr="0086687E" w:rsidRDefault="0086687E" w:rsidP="0086687E">
      <w:pPr>
        <w:numPr>
          <w:ilvl w:val="0"/>
          <w:numId w:val="241"/>
        </w:numPr>
        <w:spacing w:before="100" w:beforeAutospacing="1" w:after="100" w:afterAutospacing="1" w:line="240" w:lineRule="auto"/>
        <w:rPr>
          <w:ins w:id="2262" w:author="Admin" w:date="2026-07-06T15:39:00Z" w16du:dateUtc="2026-07-06T08:39:00Z"/>
          <w:rFonts w:ascii="Times New Roman" w:eastAsia="Times New Roman" w:hAnsi="Times New Roman" w:cs="Times New Roman"/>
          <w:sz w:val="24"/>
          <w:szCs w:val="24"/>
        </w:rPr>
      </w:pPr>
      <w:proofErr w:type="spellStart"/>
      <w:ins w:id="2263" w:author="Admin" w:date="2026-07-06T15:39:00Z" w16du:dateUtc="2026-07-06T08:39:00Z">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phương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tư</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vấn</w:t>
        </w:r>
        <w:proofErr w:type="spellEnd"/>
        <w:r w:rsidRPr="0086687E">
          <w:rPr>
            <w:rFonts w:ascii="Times New Roman" w:eastAsia="Times New Roman" w:hAnsi="Times New Roman" w:cs="Times New Roman"/>
            <w:sz w:val="24"/>
            <w:szCs w:val="24"/>
          </w:rPr>
          <w:t>.</w:t>
        </w:r>
      </w:ins>
    </w:p>
    <w:p w14:paraId="3A1D7CF8" w14:textId="77777777" w:rsidR="0086687E" w:rsidRPr="0086687E" w:rsidRDefault="0086687E" w:rsidP="0086687E">
      <w:pPr>
        <w:numPr>
          <w:ilvl w:val="0"/>
          <w:numId w:val="241"/>
        </w:numPr>
        <w:spacing w:before="100" w:beforeAutospacing="1" w:after="100" w:afterAutospacing="1" w:line="240" w:lineRule="auto"/>
        <w:rPr>
          <w:ins w:id="2264" w:author="Admin" w:date="2026-07-06T15:39:00Z" w16du:dateUtc="2026-07-06T08:39:00Z"/>
          <w:rFonts w:ascii="Times New Roman" w:eastAsia="Times New Roman" w:hAnsi="Times New Roman" w:cs="Times New Roman"/>
          <w:sz w:val="24"/>
          <w:szCs w:val="24"/>
        </w:rPr>
      </w:pPr>
      <w:proofErr w:type="spellStart"/>
      <w:ins w:id="2265" w:author="Admin" w:date="2026-07-06T15:39:00Z" w16du:dateUtc="2026-07-06T08:39:00Z">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trình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r w:rsidRPr="0086687E">
          <w:rPr>
            <w:rFonts w:ascii="Times New Roman" w:eastAsia="Times New Roman" w:hAnsi="Times New Roman" w:cs="Times New Roman"/>
            <w:sz w:val="24"/>
            <w:szCs w:val="24"/>
          </w:rPr>
          <w:t>.</w:t>
        </w:r>
      </w:ins>
    </w:p>
    <w:p w14:paraId="1850127C" w14:textId="77777777" w:rsidR="0086687E" w:rsidRPr="0086687E" w:rsidRDefault="0086687E" w:rsidP="0086687E">
      <w:pPr>
        <w:numPr>
          <w:ilvl w:val="0"/>
          <w:numId w:val="241"/>
        </w:numPr>
        <w:spacing w:before="100" w:beforeAutospacing="1" w:after="100" w:afterAutospacing="1" w:line="240" w:lineRule="auto"/>
        <w:rPr>
          <w:ins w:id="2266" w:author="Admin" w:date="2026-07-06T15:39:00Z" w16du:dateUtc="2026-07-06T08:39:00Z"/>
          <w:rFonts w:ascii="Times New Roman" w:eastAsia="Times New Roman" w:hAnsi="Times New Roman" w:cs="Times New Roman"/>
          <w:sz w:val="24"/>
          <w:szCs w:val="24"/>
        </w:rPr>
      </w:pPr>
      <w:proofErr w:type="spellStart"/>
      <w:ins w:id="2267" w:author="Admin" w:date="2026-07-06T15:39:00Z" w16du:dateUtc="2026-07-06T08:39:00Z">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dữ</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r w:rsidRPr="0086687E">
          <w:rPr>
            <w:rFonts w:ascii="Times New Roman" w:eastAsia="Times New Roman" w:hAnsi="Times New Roman" w:cs="Times New Roman"/>
            <w:sz w:val="24"/>
            <w:szCs w:val="24"/>
          </w:rPr>
          <w:t>.</w:t>
        </w:r>
      </w:ins>
    </w:p>
    <w:p w14:paraId="52E1D119" w14:textId="77777777" w:rsidR="0086687E" w:rsidRPr="0086687E" w:rsidRDefault="0086687E" w:rsidP="0086687E">
      <w:pPr>
        <w:numPr>
          <w:ilvl w:val="0"/>
          <w:numId w:val="241"/>
        </w:numPr>
        <w:spacing w:before="100" w:beforeAutospacing="1" w:after="100" w:afterAutospacing="1" w:line="240" w:lineRule="auto"/>
        <w:rPr>
          <w:ins w:id="2268" w:author="Admin" w:date="2026-07-06T15:39:00Z" w16du:dateUtc="2026-07-06T08:39:00Z"/>
          <w:rFonts w:ascii="Times New Roman" w:eastAsia="Times New Roman" w:hAnsi="Times New Roman" w:cs="Times New Roman"/>
          <w:sz w:val="24"/>
          <w:szCs w:val="24"/>
        </w:rPr>
      </w:pPr>
      <w:proofErr w:type="spellStart"/>
      <w:ins w:id="2269" w:author="Admin" w:date="2026-07-06T15:39:00Z" w16du:dateUtc="2026-07-06T08:39:00Z">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tri </w:t>
        </w:r>
        <w:proofErr w:type="spellStart"/>
        <w:r w:rsidRPr="0086687E">
          <w:rPr>
            <w:rFonts w:ascii="Times New Roman" w:eastAsia="Times New Roman" w:hAnsi="Times New Roman" w:cs="Times New Roman"/>
            <w:sz w:val="24"/>
            <w:szCs w:val="24"/>
          </w:rPr>
          <w:t>thức</w:t>
        </w:r>
        <w:proofErr w:type="spellEnd"/>
        <w:r w:rsidRPr="0086687E">
          <w:rPr>
            <w:rFonts w:ascii="Times New Roman" w:eastAsia="Times New Roman" w:hAnsi="Times New Roman" w:cs="Times New Roman"/>
            <w:sz w:val="24"/>
            <w:szCs w:val="24"/>
          </w:rPr>
          <w:t>.</w:t>
        </w:r>
      </w:ins>
    </w:p>
    <w:p w14:paraId="3C1F92CF" w14:textId="77777777" w:rsidR="0086687E" w:rsidRPr="0086687E" w:rsidRDefault="0086687E" w:rsidP="0086687E">
      <w:pPr>
        <w:numPr>
          <w:ilvl w:val="0"/>
          <w:numId w:val="241"/>
        </w:numPr>
        <w:spacing w:before="100" w:beforeAutospacing="1" w:after="100" w:afterAutospacing="1" w:line="240" w:lineRule="auto"/>
        <w:rPr>
          <w:ins w:id="2270" w:author="Admin" w:date="2026-07-06T15:39:00Z" w16du:dateUtc="2026-07-06T08:39:00Z"/>
          <w:rFonts w:ascii="Times New Roman" w:eastAsia="Times New Roman" w:hAnsi="Times New Roman" w:cs="Times New Roman"/>
          <w:sz w:val="24"/>
          <w:szCs w:val="24"/>
        </w:rPr>
      </w:pPr>
      <w:proofErr w:type="spellStart"/>
      <w:ins w:id="2271" w:author="Admin" w:date="2026-07-06T15:39:00Z" w16du:dateUtc="2026-07-06T08:39:00Z">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chất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lượng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dịch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vụ</w:t>
        </w:r>
        <w:proofErr w:type="spellEnd"/>
        <w:r w:rsidRPr="0086687E">
          <w:rPr>
            <w:rFonts w:ascii="Times New Roman" w:eastAsia="Times New Roman" w:hAnsi="Times New Roman" w:cs="Times New Roman"/>
            <w:sz w:val="24"/>
            <w:szCs w:val="24"/>
          </w:rPr>
          <w:t>.</w:t>
        </w:r>
      </w:ins>
    </w:p>
    <w:p w14:paraId="224FEA2A" w14:textId="77777777" w:rsidR="0086687E" w:rsidRPr="0086687E" w:rsidRDefault="0086687E" w:rsidP="0086687E">
      <w:pPr>
        <w:spacing w:before="100" w:beforeAutospacing="1" w:after="100" w:afterAutospacing="1" w:line="240" w:lineRule="auto"/>
        <w:rPr>
          <w:ins w:id="2272" w:author="Admin" w:date="2026-07-06T15:39:00Z" w16du:dateUtc="2026-07-06T08:39:00Z"/>
          <w:rFonts w:ascii="Times New Roman" w:eastAsia="Times New Roman" w:hAnsi="Times New Roman" w:cs="Times New Roman"/>
          <w:sz w:val="24"/>
          <w:szCs w:val="24"/>
        </w:rPr>
      </w:pPr>
      <w:ins w:id="2273" w:author="Admin" w:date="2026-07-06T15:39:00Z" w16du:dateUtc="2026-07-06T08:39:00Z">
        <w:r w:rsidRPr="0086687E">
          <w:rPr>
            <w:rFonts w:ascii="Times New Roman" w:eastAsia="Times New Roman" w:hAnsi="Times New Roman" w:cs="Times New Roman"/>
            <w:sz w:val="24"/>
            <w:szCs w:val="24"/>
          </w:rPr>
          <w:t xml:space="preserve">Trong </w:t>
        </w:r>
        <w:proofErr w:type="spellStart"/>
        <w:r w:rsidRPr="0086687E">
          <w:rPr>
            <w:rFonts w:ascii="Times New Roman" w:eastAsia="Times New Roman" w:hAnsi="Times New Roman" w:cs="Times New Roman"/>
            <w:sz w:val="24"/>
            <w:szCs w:val="24"/>
          </w:rPr>
          <w:t>dài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hạn</w:t>
        </w:r>
        <w:proofErr w:type="spellEnd"/>
        <w:r w:rsidRPr="0086687E">
          <w:rPr>
            <w:rFonts w:ascii="Times New Roman" w:eastAsia="Times New Roman" w:hAnsi="Times New Roman" w:cs="Times New Roman"/>
            <w:sz w:val="24"/>
            <w:szCs w:val="24"/>
          </w:rPr>
          <w:t xml:space="preserve">, BCOS </w:t>
        </w:r>
        <w:proofErr w:type="spellStart"/>
        <w:r w:rsidRPr="0086687E">
          <w:rPr>
            <w:rFonts w:ascii="Times New Roman" w:eastAsia="Times New Roman" w:hAnsi="Times New Roman" w:cs="Times New Roman"/>
            <w:sz w:val="24"/>
            <w:szCs w:val="24"/>
          </w:rPr>
          <w:t>sẽ</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trở</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thành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nền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tảng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sản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phẩm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tiếp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theo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như</w:t>
        </w:r>
        <w:proofErr w:type="spellEnd"/>
        <w:r w:rsidRPr="0086687E">
          <w:rPr>
            <w:rFonts w:ascii="Times New Roman" w:eastAsia="Times New Roman" w:hAnsi="Times New Roman" w:cs="Times New Roman"/>
            <w:sz w:val="24"/>
            <w:szCs w:val="24"/>
          </w:rPr>
          <w:t xml:space="preserve"> Business Digital Twin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Workforce Development Platform.</w:t>
        </w:r>
      </w:ins>
    </w:p>
    <w:p w14:paraId="4C351C16" w14:textId="77777777" w:rsidR="0086687E" w:rsidRPr="0086687E" w:rsidRDefault="0086687E" w:rsidP="0086687E">
      <w:pPr>
        <w:spacing w:before="100" w:beforeAutospacing="1" w:after="100" w:afterAutospacing="1" w:line="240" w:lineRule="auto"/>
        <w:outlineLvl w:val="0"/>
        <w:rPr>
          <w:ins w:id="2274" w:author="Admin" w:date="2026-07-06T15:39:00Z" w16du:dateUtc="2026-07-06T08:39:00Z"/>
          <w:rFonts w:ascii="Times New Roman" w:eastAsia="Times New Roman" w:hAnsi="Times New Roman" w:cs="Times New Roman"/>
          <w:b/>
          <w:bCs/>
          <w:kern w:val="36"/>
          <w:sz w:val="48"/>
          <w:szCs w:val="48"/>
        </w:rPr>
      </w:pPr>
      <w:ins w:id="2275" w:author="Admin" w:date="2026-07-06T15:39:00Z" w16du:dateUtc="2026-07-06T08:39:00Z">
        <w:r w:rsidRPr="0086687E">
          <w:rPr>
            <w:rFonts w:ascii="Times New Roman" w:eastAsia="Times New Roman" w:hAnsi="Times New Roman" w:cs="Times New Roman"/>
            <w:b/>
            <w:bCs/>
            <w:kern w:val="36"/>
            <w:sz w:val="48"/>
            <w:szCs w:val="48"/>
          </w:rPr>
          <w:t xml:space="preserve">1.4. </w:t>
        </w:r>
        <w:proofErr w:type="spellStart"/>
        <w:r w:rsidRPr="0086687E">
          <w:rPr>
            <w:rFonts w:ascii="Times New Roman" w:eastAsia="Times New Roman" w:hAnsi="Times New Roman" w:cs="Times New Roman"/>
            <w:b/>
            <w:bCs/>
            <w:kern w:val="36"/>
            <w:sz w:val="48"/>
            <w:szCs w:val="48"/>
          </w:rPr>
          <w:t>Sứ</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mệnh</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của</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sản</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phẩm</w:t>
        </w:r>
        <w:proofErr w:type="spellEnd"/>
      </w:ins>
    </w:p>
    <w:p w14:paraId="2C834BD7" w14:textId="77777777" w:rsidR="0086687E" w:rsidRPr="0086687E" w:rsidRDefault="0086687E" w:rsidP="0086687E">
      <w:pPr>
        <w:spacing w:before="100" w:beforeAutospacing="1" w:after="100" w:afterAutospacing="1" w:line="240" w:lineRule="auto"/>
        <w:rPr>
          <w:ins w:id="2276" w:author="Admin" w:date="2026-07-06T15:39:00Z" w16du:dateUtc="2026-07-06T08:39:00Z"/>
          <w:rFonts w:ascii="Times New Roman" w:eastAsia="Times New Roman" w:hAnsi="Times New Roman" w:cs="Times New Roman"/>
          <w:sz w:val="24"/>
          <w:szCs w:val="24"/>
        </w:rPr>
      </w:pPr>
      <w:ins w:id="2277" w:author="Admin" w:date="2026-07-06T15:39:00Z" w16du:dateUtc="2026-07-06T08:39:00Z">
        <w:r w:rsidRPr="0086687E">
          <w:rPr>
            <w:rFonts w:ascii="Times New Roman" w:eastAsia="Times New Roman" w:hAnsi="Times New Roman" w:cs="Times New Roman"/>
            <w:sz w:val="24"/>
            <w:szCs w:val="24"/>
          </w:rPr>
          <w:t xml:space="preserve">Business Consulting OS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xây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với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sứ</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mệnh</w:t>
        </w:r>
        <w:proofErr w:type="spellEnd"/>
        <w:r w:rsidRPr="0086687E">
          <w:rPr>
            <w:rFonts w:ascii="Times New Roman" w:eastAsia="Times New Roman" w:hAnsi="Times New Roman" w:cs="Times New Roman"/>
            <w:sz w:val="24"/>
            <w:szCs w:val="24"/>
          </w:rPr>
          <w:t>:</w:t>
        </w:r>
      </w:ins>
    </w:p>
    <w:p w14:paraId="44013466" w14:textId="77777777" w:rsidR="0086687E" w:rsidRPr="0086687E" w:rsidRDefault="0086687E" w:rsidP="0086687E">
      <w:pPr>
        <w:spacing w:before="100" w:beforeAutospacing="1" w:after="100" w:afterAutospacing="1" w:line="240" w:lineRule="auto"/>
        <w:rPr>
          <w:ins w:id="2278" w:author="Admin" w:date="2026-07-06T15:39:00Z" w16du:dateUtc="2026-07-06T08:39:00Z"/>
          <w:rFonts w:ascii="Times New Roman" w:eastAsia="Times New Roman" w:hAnsi="Times New Roman" w:cs="Times New Roman"/>
          <w:sz w:val="24"/>
          <w:szCs w:val="24"/>
        </w:rPr>
      </w:pPr>
      <w:proofErr w:type="spellStart"/>
      <w:ins w:id="2279" w:author="Admin" w:date="2026-07-06T15:39:00Z" w16du:dateUtc="2026-07-06T08:39:00Z">
        <w:r w:rsidRPr="0086687E">
          <w:rPr>
            <w:rFonts w:ascii="Times New Roman" w:eastAsia="Times New Roman" w:hAnsi="Times New Roman" w:cs="Times New Roman"/>
            <w:b/>
            <w:bCs/>
            <w:sz w:val="24"/>
            <w:szCs w:val="24"/>
          </w:rPr>
          <w:t>Giúp</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mọi</w:t>
        </w:r>
        <w:proofErr w:type="spellEnd"/>
        <w:r w:rsidRPr="0086687E">
          <w:rPr>
            <w:rFonts w:ascii="Times New Roman" w:eastAsia="Times New Roman" w:hAnsi="Times New Roman" w:cs="Times New Roman"/>
            <w:b/>
            <w:bCs/>
            <w:sz w:val="24"/>
            <w:szCs w:val="24"/>
          </w:rPr>
          <w:t xml:space="preserve"> Consultant </w:t>
        </w:r>
        <w:proofErr w:type="spellStart"/>
        <w:r w:rsidRPr="0086687E">
          <w:rPr>
            <w:rFonts w:ascii="Times New Roman" w:eastAsia="Times New Roman" w:hAnsi="Times New Roman" w:cs="Times New Roman"/>
            <w:b/>
            <w:bCs/>
            <w:sz w:val="24"/>
            <w:szCs w:val="24"/>
          </w:rPr>
          <w:t>của</w:t>
        </w:r>
        <w:proofErr w:type="spellEnd"/>
        <w:r w:rsidRPr="0086687E">
          <w:rPr>
            <w:rFonts w:ascii="Times New Roman" w:eastAsia="Times New Roman" w:hAnsi="Times New Roman" w:cs="Times New Roman"/>
            <w:b/>
            <w:bCs/>
            <w:sz w:val="24"/>
            <w:szCs w:val="24"/>
          </w:rPr>
          <w:t xml:space="preserve"> THUCHOCVN </w:t>
        </w:r>
        <w:proofErr w:type="spellStart"/>
        <w:r w:rsidRPr="0086687E">
          <w:rPr>
            <w:rFonts w:ascii="Times New Roman" w:eastAsia="Times New Roman" w:hAnsi="Times New Roman" w:cs="Times New Roman"/>
            <w:b/>
            <w:bCs/>
            <w:sz w:val="24"/>
            <w:szCs w:val="24"/>
          </w:rPr>
          <w:t>triển</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khai</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doanh</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nghiệp</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theo</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cùng</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một</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phương</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pháp</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cùng</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một</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tiêu</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chuẩn</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và</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cùng</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một</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chất</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lượng</w:t>
        </w:r>
        <w:proofErr w:type="spellEnd"/>
        <w:r w:rsidRPr="0086687E">
          <w:rPr>
            <w:rFonts w:ascii="Times New Roman" w:eastAsia="Times New Roman" w:hAnsi="Times New Roman" w:cs="Times New Roman"/>
            <w:b/>
            <w:bCs/>
            <w:sz w:val="24"/>
            <w:szCs w:val="24"/>
          </w:rPr>
          <w:t>.</w:t>
        </w:r>
      </w:ins>
    </w:p>
    <w:p w14:paraId="7D43F6DB" w14:textId="77777777" w:rsidR="0086687E" w:rsidRPr="0086687E" w:rsidRDefault="0086687E" w:rsidP="0086687E">
      <w:pPr>
        <w:spacing w:before="100" w:beforeAutospacing="1" w:after="100" w:afterAutospacing="1" w:line="240" w:lineRule="auto"/>
        <w:rPr>
          <w:ins w:id="2280" w:author="Admin" w:date="2026-07-06T15:39:00Z" w16du:dateUtc="2026-07-06T08:39:00Z"/>
          <w:rFonts w:ascii="Times New Roman" w:eastAsia="Times New Roman" w:hAnsi="Times New Roman" w:cs="Times New Roman"/>
          <w:sz w:val="24"/>
          <w:szCs w:val="24"/>
        </w:rPr>
      </w:pPr>
      <w:proofErr w:type="spellStart"/>
      <w:ins w:id="2281" w:author="Admin" w:date="2026-07-06T15:39:00Z" w16du:dateUtc="2026-07-06T08:39:00Z">
        <w:r w:rsidRPr="0086687E">
          <w:rPr>
            <w:rFonts w:ascii="Times New Roman" w:eastAsia="Times New Roman" w:hAnsi="Times New Roman" w:cs="Times New Roman"/>
            <w:sz w:val="24"/>
            <w:szCs w:val="24"/>
          </w:rPr>
          <w:t>Sản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phẩm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thay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thế</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của</w:t>
        </w:r>
        <w:proofErr w:type="spellEnd"/>
        <w:r w:rsidRPr="0086687E">
          <w:rPr>
            <w:rFonts w:ascii="Times New Roman" w:eastAsia="Times New Roman" w:hAnsi="Times New Roman" w:cs="Times New Roman"/>
            <w:sz w:val="24"/>
            <w:szCs w:val="24"/>
          </w:rPr>
          <w:t xml:space="preserve"> Consultant.</w:t>
        </w:r>
      </w:ins>
    </w:p>
    <w:p w14:paraId="33622C8A" w14:textId="77777777" w:rsidR="0086687E" w:rsidRPr="0086687E" w:rsidRDefault="0086687E" w:rsidP="0086687E">
      <w:pPr>
        <w:spacing w:before="100" w:beforeAutospacing="1" w:after="100" w:afterAutospacing="1" w:line="240" w:lineRule="auto"/>
        <w:rPr>
          <w:ins w:id="2282" w:author="Admin" w:date="2026-07-06T15:39:00Z" w16du:dateUtc="2026-07-06T08:39:00Z"/>
          <w:rFonts w:ascii="Times New Roman" w:eastAsia="Times New Roman" w:hAnsi="Times New Roman" w:cs="Times New Roman"/>
          <w:sz w:val="24"/>
          <w:szCs w:val="24"/>
        </w:rPr>
      </w:pPr>
      <w:proofErr w:type="spellStart"/>
      <w:ins w:id="2283" w:author="Admin" w:date="2026-07-06T15:39:00Z" w16du:dateUtc="2026-07-06T08:39:00Z">
        <w:r w:rsidRPr="0086687E">
          <w:rPr>
            <w:rFonts w:ascii="Times New Roman" w:eastAsia="Times New Roman" w:hAnsi="Times New Roman" w:cs="Times New Roman"/>
            <w:sz w:val="24"/>
            <w:szCs w:val="24"/>
          </w:rPr>
          <w:t>Sản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phẩm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giúp</w:t>
        </w:r>
        <w:proofErr w:type="spellEnd"/>
        <w:r w:rsidRPr="0086687E">
          <w:rPr>
            <w:rFonts w:ascii="Times New Roman" w:eastAsia="Times New Roman" w:hAnsi="Times New Roman" w:cs="Times New Roman"/>
            <w:sz w:val="24"/>
            <w:szCs w:val="24"/>
          </w:rPr>
          <w:t xml:space="preserve"> Consultant </w:t>
        </w:r>
        <w:proofErr w:type="spellStart"/>
        <w:r w:rsidRPr="0086687E">
          <w:rPr>
            <w:rFonts w:ascii="Times New Roman" w:eastAsia="Times New Roman" w:hAnsi="Times New Roman" w:cs="Times New Roman"/>
            <w:sz w:val="24"/>
            <w:szCs w:val="24"/>
          </w:rPr>
          <w:t>phát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huy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hiệu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quả</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hơn</w:t>
        </w:r>
        <w:proofErr w:type="spellEnd"/>
        <w:r w:rsidRPr="0086687E">
          <w:rPr>
            <w:rFonts w:ascii="Times New Roman" w:eastAsia="Times New Roman" w:hAnsi="Times New Roman" w:cs="Times New Roman"/>
            <w:sz w:val="24"/>
            <w:szCs w:val="24"/>
          </w:rPr>
          <w:t>.</w:t>
        </w:r>
      </w:ins>
    </w:p>
    <w:p w14:paraId="16D83AAF" w14:textId="77777777" w:rsidR="0086687E" w:rsidRPr="0086687E" w:rsidRDefault="0086687E" w:rsidP="0086687E">
      <w:pPr>
        <w:spacing w:before="100" w:beforeAutospacing="1" w:after="100" w:afterAutospacing="1" w:line="240" w:lineRule="auto"/>
        <w:outlineLvl w:val="0"/>
        <w:rPr>
          <w:ins w:id="2284" w:author="Admin" w:date="2026-07-06T15:39:00Z" w16du:dateUtc="2026-07-06T08:39:00Z"/>
          <w:rFonts w:ascii="Times New Roman" w:eastAsia="Times New Roman" w:hAnsi="Times New Roman" w:cs="Times New Roman"/>
          <w:b/>
          <w:bCs/>
          <w:kern w:val="36"/>
          <w:sz w:val="48"/>
          <w:szCs w:val="48"/>
        </w:rPr>
      </w:pPr>
      <w:ins w:id="2285" w:author="Admin" w:date="2026-07-06T15:39:00Z" w16du:dateUtc="2026-07-06T08:39:00Z">
        <w:r w:rsidRPr="0086687E">
          <w:rPr>
            <w:rFonts w:ascii="Times New Roman" w:eastAsia="Times New Roman" w:hAnsi="Times New Roman" w:cs="Times New Roman"/>
            <w:b/>
            <w:bCs/>
            <w:kern w:val="36"/>
            <w:sz w:val="48"/>
            <w:szCs w:val="48"/>
          </w:rPr>
          <w:t>1.5. Đ</w:t>
        </w:r>
        <w:proofErr w:type="spellStart"/>
        <w:r w:rsidRPr="0086687E">
          <w:rPr>
            <w:rFonts w:ascii="Times New Roman" w:eastAsia="Times New Roman" w:hAnsi="Times New Roman" w:cs="Times New Roman"/>
            <w:b/>
            <w:bCs/>
            <w:kern w:val="36"/>
            <w:sz w:val="48"/>
            <w:szCs w:val="48"/>
          </w:rPr>
          <w:t>ối</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tượng</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sử</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dụng</w:t>
        </w:r>
        <w:proofErr w:type="spellEnd"/>
      </w:ins>
    </w:p>
    <w:p w14:paraId="005009B2" w14:textId="77777777" w:rsidR="0086687E" w:rsidRPr="0086687E" w:rsidRDefault="0086687E" w:rsidP="0086687E">
      <w:pPr>
        <w:spacing w:before="100" w:beforeAutospacing="1" w:after="100" w:afterAutospacing="1" w:line="240" w:lineRule="auto"/>
        <w:rPr>
          <w:ins w:id="2286" w:author="Admin" w:date="2026-07-06T15:39:00Z" w16du:dateUtc="2026-07-06T08:39:00Z"/>
          <w:rFonts w:ascii="Times New Roman" w:eastAsia="Times New Roman" w:hAnsi="Times New Roman" w:cs="Times New Roman"/>
          <w:sz w:val="24"/>
          <w:szCs w:val="24"/>
        </w:rPr>
      </w:pPr>
      <w:ins w:id="2287" w:author="Admin" w:date="2026-07-06T15:39:00Z" w16du:dateUtc="2026-07-06T08:39:00Z">
        <w:r w:rsidRPr="0086687E">
          <w:rPr>
            <w:rFonts w:ascii="Times New Roman" w:eastAsia="Times New Roman" w:hAnsi="Times New Roman" w:cs="Times New Roman"/>
            <w:sz w:val="24"/>
            <w:szCs w:val="24"/>
          </w:rPr>
          <w:t xml:space="preserve">Trong </w:t>
        </w:r>
        <w:proofErr w:type="spellStart"/>
        <w:r w:rsidRPr="0086687E">
          <w:rPr>
            <w:rFonts w:ascii="Times New Roman" w:eastAsia="Times New Roman" w:hAnsi="Times New Roman" w:cs="Times New Roman"/>
            <w:sz w:val="24"/>
            <w:szCs w:val="24"/>
          </w:rPr>
          <w:t>giai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đoạn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đầu</w:t>
        </w:r>
        <w:proofErr w:type="spellEnd"/>
        <w:r w:rsidRPr="0086687E">
          <w:rPr>
            <w:rFonts w:ascii="Times New Roman" w:eastAsia="Times New Roman" w:hAnsi="Times New Roman" w:cs="Times New Roman"/>
            <w:sz w:val="24"/>
            <w:szCs w:val="24"/>
          </w:rPr>
          <w:t xml:space="preserve">, BCOS </w:t>
        </w:r>
        <w:proofErr w:type="spellStart"/>
        <w:r w:rsidRPr="0086687E">
          <w:rPr>
            <w:rFonts w:ascii="Times New Roman" w:eastAsia="Times New Roman" w:hAnsi="Times New Roman" w:cs="Times New Roman"/>
            <w:sz w:val="24"/>
            <w:szCs w:val="24"/>
          </w:rPr>
          <w:t>phục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vụ</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chủ</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yếu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đội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ngũ</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nội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bộ</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của</w:t>
        </w:r>
        <w:proofErr w:type="spellEnd"/>
        <w:r w:rsidRPr="0086687E">
          <w:rPr>
            <w:rFonts w:ascii="Times New Roman" w:eastAsia="Times New Roman" w:hAnsi="Times New Roman" w:cs="Times New Roman"/>
            <w:sz w:val="24"/>
            <w:szCs w:val="24"/>
          </w:rPr>
          <w:t xml:space="preserve"> THUCHOCVN.</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0"/>
        <w:gridCol w:w="4335"/>
      </w:tblGrid>
      <w:tr w:rsidR="0086687E" w:rsidRPr="0086687E" w14:paraId="7F0AEA03" w14:textId="77777777">
        <w:trPr>
          <w:tblHeader/>
          <w:tblCellSpacing w:w="15" w:type="dxa"/>
          <w:ins w:id="2288" w:author="Admin" w:date="2026-07-06T15:39:00Z" w16du:dateUtc="2026-07-06T08:39:00Z"/>
        </w:trPr>
        <w:tc>
          <w:tcPr>
            <w:tcW w:w="0" w:type="auto"/>
            <w:vAlign w:val="center"/>
            <w:hideMark/>
          </w:tcPr>
          <w:p w14:paraId="19909508" w14:textId="77777777" w:rsidR="0086687E" w:rsidRPr="0086687E" w:rsidRDefault="0086687E" w:rsidP="0086687E">
            <w:pPr>
              <w:spacing w:after="0" w:line="240" w:lineRule="auto"/>
              <w:jc w:val="center"/>
              <w:rPr>
                <w:ins w:id="2289" w:author="Admin" w:date="2026-07-06T15:39:00Z" w16du:dateUtc="2026-07-06T08:39:00Z"/>
                <w:rFonts w:ascii="Times New Roman" w:eastAsia="Times New Roman" w:hAnsi="Times New Roman" w:cs="Times New Roman"/>
                <w:b/>
                <w:bCs/>
                <w:sz w:val="24"/>
                <w:szCs w:val="24"/>
              </w:rPr>
            </w:pPr>
            <w:proofErr w:type="spellStart"/>
            <w:ins w:id="2290" w:author="Admin" w:date="2026-07-06T15:39:00Z" w16du:dateUtc="2026-07-06T08:39:00Z">
              <w:r w:rsidRPr="0086687E">
                <w:rPr>
                  <w:rFonts w:ascii="Times New Roman" w:eastAsia="Times New Roman" w:hAnsi="Times New Roman" w:cs="Times New Roman"/>
                  <w:b/>
                  <w:bCs/>
                  <w:sz w:val="24"/>
                  <w:szCs w:val="24"/>
                </w:rPr>
                <w:t>Nhóm</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người</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dùng</w:t>
              </w:r>
              <w:proofErr w:type="spellEnd"/>
            </w:ins>
          </w:p>
        </w:tc>
        <w:tc>
          <w:tcPr>
            <w:tcW w:w="0" w:type="auto"/>
            <w:vAlign w:val="center"/>
            <w:hideMark/>
          </w:tcPr>
          <w:p w14:paraId="5AB2238E" w14:textId="77777777" w:rsidR="0086687E" w:rsidRPr="0086687E" w:rsidRDefault="0086687E" w:rsidP="0086687E">
            <w:pPr>
              <w:spacing w:after="0" w:line="240" w:lineRule="auto"/>
              <w:jc w:val="center"/>
              <w:rPr>
                <w:ins w:id="2291" w:author="Admin" w:date="2026-07-06T15:39:00Z" w16du:dateUtc="2026-07-06T08:39:00Z"/>
                <w:rFonts w:ascii="Times New Roman" w:eastAsia="Times New Roman" w:hAnsi="Times New Roman" w:cs="Times New Roman"/>
                <w:b/>
                <w:bCs/>
                <w:sz w:val="24"/>
                <w:szCs w:val="24"/>
              </w:rPr>
            </w:pPr>
            <w:proofErr w:type="spellStart"/>
            <w:ins w:id="2292" w:author="Admin" w:date="2026-07-06T15:39:00Z" w16du:dateUtc="2026-07-06T08:39:00Z">
              <w:r w:rsidRPr="0086687E">
                <w:rPr>
                  <w:rFonts w:ascii="Times New Roman" w:eastAsia="Times New Roman" w:hAnsi="Times New Roman" w:cs="Times New Roman"/>
                  <w:b/>
                  <w:bCs/>
                  <w:sz w:val="24"/>
                  <w:szCs w:val="24"/>
                </w:rPr>
                <w:t>Mục</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tiêu</w:t>
              </w:r>
              <w:proofErr w:type="spellEnd"/>
            </w:ins>
          </w:p>
        </w:tc>
      </w:tr>
      <w:tr w:rsidR="0086687E" w:rsidRPr="0086687E" w14:paraId="4A21838B" w14:textId="77777777">
        <w:trPr>
          <w:tblCellSpacing w:w="15" w:type="dxa"/>
          <w:ins w:id="2293" w:author="Admin" w:date="2026-07-06T15:39:00Z" w16du:dateUtc="2026-07-06T08:39:00Z"/>
        </w:trPr>
        <w:tc>
          <w:tcPr>
            <w:tcW w:w="0" w:type="auto"/>
            <w:vAlign w:val="center"/>
            <w:hideMark/>
          </w:tcPr>
          <w:p w14:paraId="60C068ED" w14:textId="77777777" w:rsidR="0086687E" w:rsidRPr="0086687E" w:rsidRDefault="0086687E" w:rsidP="0086687E">
            <w:pPr>
              <w:spacing w:after="0" w:line="240" w:lineRule="auto"/>
              <w:rPr>
                <w:ins w:id="2294" w:author="Admin" w:date="2026-07-06T15:39:00Z" w16du:dateUtc="2026-07-06T08:39:00Z"/>
                <w:rFonts w:ascii="Times New Roman" w:eastAsia="Times New Roman" w:hAnsi="Times New Roman" w:cs="Times New Roman"/>
                <w:sz w:val="24"/>
                <w:szCs w:val="24"/>
              </w:rPr>
            </w:pPr>
            <w:ins w:id="2295" w:author="Admin" w:date="2026-07-06T15:39:00Z" w16du:dateUtc="2026-07-06T08:39:00Z">
              <w:r w:rsidRPr="0086687E">
                <w:rPr>
                  <w:rFonts w:ascii="Times New Roman" w:eastAsia="Times New Roman" w:hAnsi="Times New Roman" w:cs="Times New Roman"/>
                  <w:sz w:val="24"/>
                  <w:szCs w:val="24"/>
                </w:rPr>
                <w:t>Founder</w:t>
              </w:r>
            </w:ins>
          </w:p>
        </w:tc>
        <w:tc>
          <w:tcPr>
            <w:tcW w:w="0" w:type="auto"/>
            <w:vAlign w:val="center"/>
            <w:hideMark/>
          </w:tcPr>
          <w:p w14:paraId="50864568" w14:textId="77777777" w:rsidR="0086687E" w:rsidRPr="0086687E" w:rsidRDefault="0086687E" w:rsidP="0086687E">
            <w:pPr>
              <w:spacing w:after="0" w:line="240" w:lineRule="auto"/>
              <w:rPr>
                <w:ins w:id="2296" w:author="Admin" w:date="2026-07-06T15:39:00Z" w16du:dateUtc="2026-07-06T08:39:00Z"/>
                <w:rFonts w:ascii="Times New Roman" w:eastAsia="Times New Roman" w:hAnsi="Times New Roman" w:cs="Times New Roman"/>
                <w:sz w:val="24"/>
                <w:szCs w:val="24"/>
              </w:rPr>
            </w:pPr>
            <w:ins w:id="2297" w:author="Admin" w:date="2026-07-06T15:39:00Z" w16du:dateUtc="2026-07-06T08:39:00Z">
              <w:r w:rsidRPr="0086687E">
                <w:rPr>
                  <w:rFonts w:ascii="Times New Roman" w:eastAsia="Times New Roman" w:hAnsi="Times New Roman" w:cs="Times New Roman"/>
                  <w:sz w:val="24"/>
                  <w:szCs w:val="24"/>
                </w:rPr>
                <w:t xml:space="preserve">Theo </w:t>
              </w:r>
              <w:proofErr w:type="spellStart"/>
              <w:r w:rsidRPr="0086687E">
                <w:rPr>
                  <w:rFonts w:ascii="Times New Roman" w:eastAsia="Times New Roman" w:hAnsi="Times New Roman" w:cs="Times New Roman"/>
                  <w:sz w:val="24"/>
                  <w:szCs w:val="24"/>
                </w:rPr>
                <w:t>dõi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toàn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bộ</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hoạt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động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ra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quyết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định</w:t>
              </w:r>
              <w:proofErr w:type="spellEnd"/>
            </w:ins>
          </w:p>
        </w:tc>
      </w:tr>
      <w:tr w:rsidR="0086687E" w:rsidRPr="0086687E" w14:paraId="6CFE2E9D" w14:textId="77777777">
        <w:trPr>
          <w:tblCellSpacing w:w="15" w:type="dxa"/>
          <w:ins w:id="2298" w:author="Admin" w:date="2026-07-06T15:39:00Z" w16du:dateUtc="2026-07-06T08:39:00Z"/>
        </w:trPr>
        <w:tc>
          <w:tcPr>
            <w:tcW w:w="0" w:type="auto"/>
            <w:vAlign w:val="center"/>
            <w:hideMark/>
          </w:tcPr>
          <w:p w14:paraId="02C04065" w14:textId="77777777" w:rsidR="0086687E" w:rsidRPr="0086687E" w:rsidRDefault="0086687E" w:rsidP="0086687E">
            <w:pPr>
              <w:spacing w:after="0" w:line="240" w:lineRule="auto"/>
              <w:rPr>
                <w:ins w:id="2299" w:author="Admin" w:date="2026-07-06T15:39:00Z" w16du:dateUtc="2026-07-06T08:39:00Z"/>
                <w:rFonts w:ascii="Times New Roman" w:eastAsia="Times New Roman" w:hAnsi="Times New Roman" w:cs="Times New Roman"/>
                <w:sz w:val="24"/>
                <w:szCs w:val="24"/>
              </w:rPr>
            </w:pPr>
            <w:ins w:id="2300" w:author="Admin" w:date="2026-07-06T15:39:00Z" w16du:dateUtc="2026-07-06T08:39:00Z">
              <w:r w:rsidRPr="0086687E">
                <w:rPr>
                  <w:rFonts w:ascii="Times New Roman" w:eastAsia="Times New Roman" w:hAnsi="Times New Roman" w:cs="Times New Roman"/>
                  <w:sz w:val="24"/>
                  <w:szCs w:val="24"/>
                </w:rPr>
                <w:t>Consultant</w:t>
              </w:r>
            </w:ins>
          </w:p>
        </w:tc>
        <w:tc>
          <w:tcPr>
            <w:tcW w:w="0" w:type="auto"/>
            <w:vAlign w:val="center"/>
            <w:hideMark/>
          </w:tcPr>
          <w:p w14:paraId="24730E74" w14:textId="77777777" w:rsidR="0086687E" w:rsidRPr="0086687E" w:rsidRDefault="0086687E" w:rsidP="0086687E">
            <w:pPr>
              <w:spacing w:after="0" w:line="240" w:lineRule="auto"/>
              <w:rPr>
                <w:ins w:id="2301" w:author="Admin" w:date="2026-07-06T15:39:00Z" w16du:dateUtc="2026-07-06T08:39:00Z"/>
                <w:rFonts w:ascii="Times New Roman" w:eastAsia="Times New Roman" w:hAnsi="Times New Roman" w:cs="Times New Roman"/>
                <w:sz w:val="24"/>
                <w:szCs w:val="24"/>
              </w:rPr>
            </w:pPr>
            <w:proofErr w:type="spellStart"/>
            <w:ins w:id="2302" w:author="Admin" w:date="2026-07-06T15:39:00Z" w16du:dateUtc="2026-07-06T08:39:00Z">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r w:rsidRPr="0086687E">
                <w:rPr>
                  <w:rFonts w:ascii="Times New Roman" w:eastAsia="Times New Roman" w:hAnsi="Times New Roman" w:cs="Times New Roman"/>
                  <w:sz w:val="24"/>
                  <w:szCs w:val="24"/>
                </w:rPr>
                <w:t xml:space="preserve"> Business Project</w:t>
              </w:r>
            </w:ins>
          </w:p>
        </w:tc>
      </w:tr>
      <w:tr w:rsidR="0086687E" w:rsidRPr="0086687E" w14:paraId="26D1EA2E" w14:textId="77777777">
        <w:trPr>
          <w:tblCellSpacing w:w="15" w:type="dxa"/>
          <w:ins w:id="2303" w:author="Admin" w:date="2026-07-06T15:39:00Z" w16du:dateUtc="2026-07-06T08:39:00Z"/>
        </w:trPr>
        <w:tc>
          <w:tcPr>
            <w:tcW w:w="0" w:type="auto"/>
            <w:vAlign w:val="center"/>
            <w:hideMark/>
          </w:tcPr>
          <w:p w14:paraId="6E4F2FE6" w14:textId="77777777" w:rsidR="0086687E" w:rsidRPr="0086687E" w:rsidRDefault="0086687E" w:rsidP="0086687E">
            <w:pPr>
              <w:spacing w:after="0" w:line="240" w:lineRule="auto"/>
              <w:rPr>
                <w:ins w:id="2304" w:author="Admin" w:date="2026-07-06T15:39:00Z" w16du:dateUtc="2026-07-06T08:39:00Z"/>
                <w:rFonts w:ascii="Times New Roman" w:eastAsia="Times New Roman" w:hAnsi="Times New Roman" w:cs="Times New Roman"/>
                <w:sz w:val="24"/>
                <w:szCs w:val="24"/>
              </w:rPr>
            </w:pPr>
            <w:ins w:id="2305" w:author="Admin" w:date="2026-07-06T15:39:00Z" w16du:dateUtc="2026-07-06T08:39:00Z">
              <w:r w:rsidRPr="0086687E">
                <w:rPr>
                  <w:rFonts w:ascii="Times New Roman" w:eastAsia="Times New Roman" w:hAnsi="Times New Roman" w:cs="Times New Roman"/>
                  <w:sz w:val="24"/>
                  <w:szCs w:val="24"/>
                </w:rPr>
                <w:lastRenderedPageBreak/>
                <w:t>Business Analyst</w:t>
              </w:r>
            </w:ins>
          </w:p>
        </w:tc>
        <w:tc>
          <w:tcPr>
            <w:tcW w:w="0" w:type="auto"/>
            <w:vAlign w:val="center"/>
            <w:hideMark/>
          </w:tcPr>
          <w:p w14:paraId="6EED75ED" w14:textId="77777777" w:rsidR="0086687E" w:rsidRPr="0086687E" w:rsidRDefault="0086687E" w:rsidP="0086687E">
            <w:pPr>
              <w:spacing w:after="0" w:line="240" w:lineRule="auto"/>
              <w:rPr>
                <w:ins w:id="2306" w:author="Admin" w:date="2026-07-06T15:39:00Z" w16du:dateUtc="2026-07-06T08:39:00Z"/>
                <w:rFonts w:ascii="Times New Roman" w:eastAsia="Times New Roman" w:hAnsi="Times New Roman" w:cs="Times New Roman"/>
                <w:sz w:val="24"/>
                <w:szCs w:val="24"/>
              </w:rPr>
            </w:pPr>
            <w:proofErr w:type="spellStart"/>
            <w:ins w:id="2307" w:author="Admin" w:date="2026-07-06T15:39:00Z" w16du:dateUtc="2026-07-06T08:39:00Z">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yêu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cầu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tài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ins>
          </w:p>
        </w:tc>
      </w:tr>
      <w:tr w:rsidR="0086687E" w:rsidRPr="0086687E" w14:paraId="6B3F7E97" w14:textId="77777777">
        <w:trPr>
          <w:tblCellSpacing w:w="15" w:type="dxa"/>
          <w:ins w:id="2308" w:author="Admin" w:date="2026-07-06T15:39:00Z" w16du:dateUtc="2026-07-06T08:39:00Z"/>
        </w:trPr>
        <w:tc>
          <w:tcPr>
            <w:tcW w:w="0" w:type="auto"/>
            <w:vAlign w:val="center"/>
            <w:hideMark/>
          </w:tcPr>
          <w:p w14:paraId="5E119B89" w14:textId="77777777" w:rsidR="0086687E" w:rsidRPr="0086687E" w:rsidRDefault="0086687E" w:rsidP="0086687E">
            <w:pPr>
              <w:spacing w:after="0" w:line="240" w:lineRule="auto"/>
              <w:rPr>
                <w:ins w:id="2309" w:author="Admin" w:date="2026-07-06T15:39:00Z" w16du:dateUtc="2026-07-06T08:39:00Z"/>
                <w:rFonts w:ascii="Times New Roman" w:eastAsia="Times New Roman" w:hAnsi="Times New Roman" w:cs="Times New Roman"/>
                <w:sz w:val="24"/>
                <w:szCs w:val="24"/>
              </w:rPr>
            </w:pPr>
            <w:ins w:id="2310" w:author="Admin" w:date="2026-07-06T15:39:00Z" w16du:dateUtc="2026-07-06T08:39:00Z">
              <w:r w:rsidRPr="0086687E">
                <w:rPr>
                  <w:rFonts w:ascii="Times New Roman" w:eastAsia="Times New Roman" w:hAnsi="Times New Roman" w:cs="Times New Roman"/>
                  <w:sz w:val="24"/>
                  <w:szCs w:val="24"/>
                </w:rPr>
                <w:t>Project Manager</w:t>
              </w:r>
            </w:ins>
          </w:p>
        </w:tc>
        <w:tc>
          <w:tcPr>
            <w:tcW w:w="0" w:type="auto"/>
            <w:vAlign w:val="center"/>
            <w:hideMark/>
          </w:tcPr>
          <w:p w14:paraId="6488B2C8" w14:textId="77777777" w:rsidR="0086687E" w:rsidRPr="0086687E" w:rsidRDefault="0086687E" w:rsidP="0086687E">
            <w:pPr>
              <w:spacing w:after="0" w:line="240" w:lineRule="auto"/>
              <w:rPr>
                <w:ins w:id="2311" w:author="Admin" w:date="2026-07-06T15:39:00Z" w16du:dateUtc="2026-07-06T08:39:00Z"/>
                <w:rFonts w:ascii="Times New Roman" w:eastAsia="Times New Roman" w:hAnsi="Times New Roman" w:cs="Times New Roman"/>
                <w:sz w:val="24"/>
                <w:szCs w:val="24"/>
              </w:rPr>
            </w:pPr>
            <w:ins w:id="2312" w:author="Admin" w:date="2026-07-06T15:39:00Z" w16du:dateUtc="2026-07-06T08:39:00Z">
              <w:r w:rsidRPr="0086687E">
                <w:rPr>
                  <w:rFonts w:ascii="Times New Roman" w:eastAsia="Times New Roman" w:hAnsi="Times New Roman" w:cs="Times New Roman"/>
                  <w:sz w:val="24"/>
                  <w:szCs w:val="24"/>
                </w:rPr>
                <w:t xml:space="preserve">Quản </w:t>
              </w:r>
              <w:proofErr w:type="spellStart"/>
              <w:r w:rsidRPr="0086687E">
                <w:rPr>
                  <w:rFonts w:ascii="Times New Roman" w:eastAsia="Times New Roman" w:hAnsi="Times New Roman" w:cs="Times New Roman"/>
                  <w:sz w:val="24"/>
                  <w:szCs w:val="24"/>
                </w:rPr>
                <w:t>lý</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tiến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độ</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nguồn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lực</w:t>
              </w:r>
              <w:proofErr w:type="spellEnd"/>
            </w:ins>
          </w:p>
        </w:tc>
      </w:tr>
      <w:tr w:rsidR="0086687E" w:rsidRPr="0086687E" w14:paraId="74B96792" w14:textId="77777777">
        <w:trPr>
          <w:tblCellSpacing w:w="15" w:type="dxa"/>
          <w:ins w:id="2313" w:author="Admin" w:date="2026-07-06T15:39:00Z" w16du:dateUtc="2026-07-06T08:39:00Z"/>
        </w:trPr>
        <w:tc>
          <w:tcPr>
            <w:tcW w:w="0" w:type="auto"/>
            <w:vAlign w:val="center"/>
            <w:hideMark/>
          </w:tcPr>
          <w:p w14:paraId="7DE8622F" w14:textId="77777777" w:rsidR="0086687E" w:rsidRPr="0086687E" w:rsidRDefault="0086687E" w:rsidP="0086687E">
            <w:pPr>
              <w:spacing w:after="0" w:line="240" w:lineRule="auto"/>
              <w:rPr>
                <w:ins w:id="2314" w:author="Admin" w:date="2026-07-06T15:39:00Z" w16du:dateUtc="2026-07-06T08:39:00Z"/>
                <w:rFonts w:ascii="Times New Roman" w:eastAsia="Times New Roman" w:hAnsi="Times New Roman" w:cs="Times New Roman"/>
                <w:sz w:val="24"/>
                <w:szCs w:val="24"/>
              </w:rPr>
            </w:pPr>
            <w:ins w:id="2315" w:author="Admin" w:date="2026-07-06T15:39:00Z" w16du:dateUtc="2026-07-06T08:39:00Z">
              <w:r w:rsidRPr="0086687E">
                <w:rPr>
                  <w:rFonts w:ascii="Times New Roman" w:eastAsia="Times New Roman" w:hAnsi="Times New Roman" w:cs="Times New Roman"/>
                  <w:sz w:val="24"/>
                  <w:szCs w:val="24"/>
                </w:rPr>
                <w:t>Customer Success</w:t>
              </w:r>
            </w:ins>
          </w:p>
        </w:tc>
        <w:tc>
          <w:tcPr>
            <w:tcW w:w="0" w:type="auto"/>
            <w:vAlign w:val="center"/>
            <w:hideMark/>
          </w:tcPr>
          <w:p w14:paraId="570BA4AD" w14:textId="77777777" w:rsidR="0086687E" w:rsidRPr="0086687E" w:rsidRDefault="0086687E" w:rsidP="0086687E">
            <w:pPr>
              <w:spacing w:after="0" w:line="240" w:lineRule="auto"/>
              <w:rPr>
                <w:ins w:id="2316" w:author="Admin" w:date="2026-07-06T15:39:00Z" w16du:dateUtc="2026-07-06T08:39:00Z"/>
                <w:rFonts w:ascii="Times New Roman" w:eastAsia="Times New Roman" w:hAnsi="Times New Roman" w:cs="Times New Roman"/>
                <w:sz w:val="24"/>
                <w:szCs w:val="24"/>
              </w:rPr>
            </w:pPr>
            <w:ins w:id="2317" w:author="Admin" w:date="2026-07-06T15:39:00Z" w16du:dateUtc="2026-07-06T08:39:00Z">
              <w:r w:rsidRPr="0086687E">
                <w:rPr>
                  <w:rFonts w:ascii="Times New Roman" w:eastAsia="Times New Roman" w:hAnsi="Times New Roman" w:cs="Times New Roman"/>
                  <w:sz w:val="24"/>
                  <w:szCs w:val="24"/>
                </w:rPr>
                <w:t xml:space="preserve">Theo </w:t>
              </w:r>
              <w:proofErr w:type="spellStart"/>
              <w:r w:rsidRPr="0086687E">
                <w:rPr>
                  <w:rFonts w:ascii="Times New Roman" w:eastAsia="Times New Roman" w:hAnsi="Times New Roman" w:cs="Times New Roman"/>
                  <w:sz w:val="24"/>
                  <w:szCs w:val="24"/>
                </w:rPr>
                <w:t>dõi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sau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ins>
          </w:p>
        </w:tc>
      </w:tr>
      <w:tr w:rsidR="0086687E" w:rsidRPr="0086687E" w14:paraId="230123A8" w14:textId="77777777">
        <w:trPr>
          <w:tblCellSpacing w:w="15" w:type="dxa"/>
          <w:ins w:id="2318" w:author="Admin" w:date="2026-07-06T15:39:00Z" w16du:dateUtc="2026-07-06T08:39:00Z"/>
        </w:trPr>
        <w:tc>
          <w:tcPr>
            <w:tcW w:w="0" w:type="auto"/>
            <w:vAlign w:val="center"/>
            <w:hideMark/>
          </w:tcPr>
          <w:p w14:paraId="07C74D5E" w14:textId="77777777" w:rsidR="0086687E" w:rsidRPr="0086687E" w:rsidRDefault="0086687E" w:rsidP="0086687E">
            <w:pPr>
              <w:spacing w:after="0" w:line="240" w:lineRule="auto"/>
              <w:rPr>
                <w:ins w:id="2319" w:author="Admin" w:date="2026-07-06T15:39:00Z" w16du:dateUtc="2026-07-06T08:39:00Z"/>
                <w:rFonts w:ascii="Times New Roman" w:eastAsia="Times New Roman" w:hAnsi="Times New Roman" w:cs="Times New Roman"/>
                <w:sz w:val="24"/>
                <w:szCs w:val="24"/>
              </w:rPr>
            </w:pPr>
            <w:ins w:id="2320" w:author="Admin" w:date="2026-07-06T15:39:00Z" w16du:dateUtc="2026-07-06T08:39:00Z">
              <w:r w:rsidRPr="0086687E">
                <w:rPr>
                  <w:rFonts w:ascii="Times New Roman" w:eastAsia="Times New Roman" w:hAnsi="Times New Roman" w:cs="Times New Roman"/>
                  <w:sz w:val="24"/>
                  <w:szCs w:val="24"/>
                </w:rPr>
                <w:t>Administrator</w:t>
              </w:r>
            </w:ins>
          </w:p>
        </w:tc>
        <w:tc>
          <w:tcPr>
            <w:tcW w:w="0" w:type="auto"/>
            <w:vAlign w:val="center"/>
            <w:hideMark/>
          </w:tcPr>
          <w:p w14:paraId="03EFD669" w14:textId="77777777" w:rsidR="0086687E" w:rsidRPr="0086687E" w:rsidRDefault="0086687E" w:rsidP="0086687E">
            <w:pPr>
              <w:spacing w:after="0" w:line="240" w:lineRule="auto"/>
              <w:rPr>
                <w:ins w:id="2321" w:author="Admin" w:date="2026-07-06T15:39:00Z" w16du:dateUtc="2026-07-06T08:39:00Z"/>
                <w:rFonts w:ascii="Times New Roman" w:eastAsia="Times New Roman" w:hAnsi="Times New Roman" w:cs="Times New Roman"/>
                <w:sz w:val="24"/>
                <w:szCs w:val="24"/>
              </w:rPr>
            </w:pPr>
            <w:ins w:id="2322" w:author="Admin" w:date="2026-07-06T15:39:00Z" w16du:dateUtc="2026-07-06T08:39:00Z">
              <w:r w:rsidRPr="0086687E">
                <w:rPr>
                  <w:rFonts w:ascii="Times New Roman" w:eastAsia="Times New Roman" w:hAnsi="Times New Roman" w:cs="Times New Roman"/>
                  <w:sz w:val="24"/>
                  <w:szCs w:val="24"/>
                </w:rPr>
                <w:t xml:space="preserve">Quản </w:t>
              </w:r>
              <w:proofErr w:type="spellStart"/>
              <w:r w:rsidRPr="0086687E">
                <w:rPr>
                  <w:rFonts w:ascii="Times New Roman" w:eastAsia="Times New Roman" w:hAnsi="Times New Roman" w:cs="Times New Roman"/>
                  <w:sz w:val="24"/>
                  <w:szCs w:val="24"/>
                </w:rPr>
                <w:t>trị</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hệ</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thống</w:t>
              </w:r>
              <w:proofErr w:type="spellEnd"/>
            </w:ins>
          </w:p>
        </w:tc>
      </w:tr>
    </w:tbl>
    <w:p w14:paraId="7DC1AFA1" w14:textId="77777777" w:rsidR="0086687E" w:rsidRPr="0086687E" w:rsidRDefault="0086687E" w:rsidP="0086687E">
      <w:pPr>
        <w:spacing w:before="100" w:beforeAutospacing="1" w:after="100" w:afterAutospacing="1" w:line="240" w:lineRule="auto"/>
        <w:rPr>
          <w:ins w:id="2323" w:author="Admin" w:date="2026-07-06T15:39:00Z" w16du:dateUtc="2026-07-06T08:39:00Z"/>
          <w:rFonts w:ascii="Times New Roman" w:eastAsia="Times New Roman" w:hAnsi="Times New Roman" w:cs="Times New Roman"/>
          <w:sz w:val="24"/>
          <w:szCs w:val="24"/>
        </w:rPr>
      </w:pPr>
      <w:ins w:id="2324" w:author="Admin" w:date="2026-07-06T15:39:00Z" w16du:dateUtc="2026-07-06T08:39:00Z">
        <w:r w:rsidRPr="0086687E">
          <w:rPr>
            <w:rFonts w:ascii="Times New Roman" w:eastAsia="Times New Roman" w:hAnsi="Times New Roman" w:cs="Times New Roman"/>
            <w:sz w:val="24"/>
            <w:szCs w:val="24"/>
          </w:rPr>
          <w:t xml:space="preserve">Trong </w:t>
        </w:r>
        <w:proofErr w:type="spellStart"/>
        <w:r w:rsidRPr="0086687E">
          <w:rPr>
            <w:rFonts w:ascii="Times New Roman" w:eastAsia="Times New Roman" w:hAnsi="Times New Roman" w:cs="Times New Roman"/>
            <w:sz w:val="24"/>
            <w:szCs w:val="24"/>
          </w:rPr>
          <w:t>các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đoạn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sau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một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số</w:t>
        </w:r>
        <w:proofErr w:type="spellEnd"/>
        <w:r w:rsidRPr="0086687E">
          <w:rPr>
            <w:rFonts w:ascii="Times New Roman" w:eastAsia="Times New Roman" w:hAnsi="Times New Roman" w:cs="Times New Roman"/>
            <w:sz w:val="24"/>
            <w:szCs w:val="24"/>
          </w:rPr>
          <w:t xml:space="preserve"> Workspace </w:t>
        </w:r>
        <w:proofErr w:type="spellStart"/>
        <w:r w:rsidRPr="0086687E">
          <w:rPr>
            <w:rFonts w:ascii="Times New Roman" w:eastAsia="Times New Roman" w:hAnsi="Times New Roman" w:cs="Times New Roman"/>
            <w:sz w:val="24"/>
            <w:szCs w:val="24"/>
          </w:rPr>
          <w:t>sẽ</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mở</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rộng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có</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cùng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tham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cập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nhật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theo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dõi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tiến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độ</w:t>
        </w:r>
        <w:proofErr w:type="spellEnd"/>
        <w:r w:rsidRPr="0086687E">
          <w:rPr>
            <w:rFonts w:ascii="Times New Roman" w:eastAsia="Times New Roman" w:hAnsi="Times New Roman" w:cs="Times New Roman"/>
            <w:sz w:val="24"/>
            <w:szCs w:val="24"/>
          </w:rPr>
          <w:t>.</w:t>
        </w:r>
      </w:ins>
    </w:p>
    <w:p w14:paraId="483EACBD" w14:textId="77777777" w:rsidR="0086687E" w:rsidRPr="0086687E" w:rsidRDefault="0086687E" w:rsidP="0086687E">
      <w:pPr>
        <w:spacing w:before="100" w:beforeAutospacing="1" w:after="100" w:afterAutospacing="1" w:line="240" w:lineRule="auto"/>
        <w:outlineLvl w:val="0"/>
        <w:rPr>
          <w:ins w:id="2325" w:author="Admin" w:date="2026-07-06T15:39:00Z" w16du:dateUtc="2026-07-06T08:39:00Z"/>
          <w:rFonts w:ascii="Times New Roman" w:eastAsia="Times New Roman" w:hAnsi="Times New Roman" w:cs="Times New Roman"/>
          <w:b/>
          <w:bCs/>
          <w:kern w:val="36"/>
          <w:sz w:val="48"/>
          <w:szCs w:val="48"/>
        </w:rPr>
      </w:pPr>
      <w:ins w:id="2326" w:author="Admin" w:date="2026-07-06T15:39:00Z" w16du:dateUtc="2026-07-06T08:39:00Z">
        <w:r w:rsidRPr="0086687E">
          <w:rPr>
            <w:rFonts w:ascii="Times New Roman" w:eastAsia="Times New Roman" w:hAnsi="Times New Roman" w:cs="Times New Roman"/>
            <w:b/>
            <w:bCs/>
            <w:kern w:val="36"/>
            <w:sz w:val="48"/>
            <w:szCs w:val="48"/>
          </w:rPr>
          <w:t>1.6. G</w:t>
        </w:r>
        <w:proofErr w:type="spellStart"/>
        <w:r w:rsidRPr="0086687E">
          <w:rPr>
            <w:rFonts w:ascii="Times New Roman" w:eastAsia="Times New Roman" w:hAnsi="Times New Roman" w:cs="Times New Roman"/>
            <w:b/>
            <w:bCs/>
            <w:kern w:val="36"/>
            <w:sz w:val="48"/>
            <w:szCs w:val="48"/>
          </w:rPr>
          <w:t>iá</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trị</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cốt</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lõi</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của</w:t>
        </w:r>
        <w:proofErr w:type="spellEnd"/>
        <w:r w:rsidRPr="0086687E">
          <w:rPr>
            <w:rFonts w:ascii="Times New Roman" w:eastAsia="Times New Roman" w:hAnsi="Times New Roman" w:cs="Times New Roman"/>
            <w:b/>
            <w:bCs/>
            <w:kern w:val="36"/>
            <w:sz w:val="48"/>
            <w:szCs w:val="48"/>
          </w:rPr>
          <w:t xml:space="preserve"> BCOS</w:t>
        </w:r>
      </w:ins>
    </w:p>
    <w:p w14:paraId="2775A26F" w14:textId="77777777" w:rsidR="0086687E" w:rsidRPr="0086687E" w:rsidRDefault="0086687E" w:rsidP="0086687E">
      <w:pPr>
        <w:spacing w:before="100" w:beforeAutospacing="1" w:after="100" w:afterAutospacing="1" w:line="240" w:lineRule="auto"/>
        <w:rPr>
          <w:ins w:id="2327" w:author="Admin" w:date="2026-07-06T15:39:00Z" w16du:dateUtc="2026-07-06T08:39:00Z"/>
          <w:rFonts w:ascii="Times New Roman" w:eastAsia="Times New Roman" w:hAnsi="Times New Roman" w:cs="Times New Roman"/>
          <w:sz w:val="24"/>
          <w:szCs w:val="24"/>
        </w:rPr>
      </w:pPr>
      <w:ins w:id="2328" w:author="Admin" w:date="2026-07-06T15:39:00Z" w16du:dateUtc="2026-07-06T08:39:00Z">
        <w:r w:rsidRPr="0086687E">
          <w:rPr>
            <w:rFonts w:ascii="Times New Roman" w:eastAsia="Times New Roman" w:hAnsi="Times New Roman" w:cs="Times New Roman"/>
            <w:sz w:val="24"/>
            <w:szCs w:val="24"/>
          </w:rPr>
          <w:t xml:space="preserve">Business Consulting OS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trên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giá</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trị</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cốt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lõi</w:t>
        </w:r>
        <w:proofErr w:type="spellEnd"/>
        <w:r w:rsidRPr="0086687E">
          <w:rPr>
            <w:rFonts w:ascii="Times New Roman" w:eastAsia="Times New Roman" w:hAnsi="Times New Roman" w:cs="Times New Roman"/>
            <w:sz w:val="24"/>
            <w:szCs w:val="24"/>
          </w:rPr>
          <w:t>.</w:t>
        </w:r>
      </w:ins>
    </w:p>
    <w:p w14:paraId="66E532A5" w14:textId="77777777" w:rsidR="0086687E" w:rsidRPr="0086687E" w:rsidRDefault="0086687E" w:rsidP="0086687E">
      <w:pPr>
        <w:spacing w:before="100" w:beforeAutospacing="1" w:after="100" w:afterAutospacing="1" w:line="240" w:lineRule="auto"/>
        <w:outlineLvl w:val="1"/>
        <w:rPr>
          <w:ins w:id="2329" w:author="Admin" w:date="2026-07-06T15:39:00Z" w16du:dateUtc="2026-07-06T08:39:00Z"/>
          <w:rFonts w:ascii="Times New Roman" w:eastAsia="Times New Roman" w:hAnsi="Times New Roman" w:cs="Times New Roman"/>
          <w:b/>
          <w:bCs/>
          <w:sz w:val="36"/>
          <w:szCs w:val="36"/>
        </w:rPr>
      </w:pPr>
      <w:ins w:id="2330" w:author="Admin" w:date="2026-07-06T15:39:00Z" w16du:dateUtc="2026-07-06T08:39:00Z">
        <w:r w:rsidRPr="0086687E">
          <w:rPr>
            <w:rFonts w:ascii="Times New Roman" w:eastAsia="Times New Roman" w:hAnsi="Times New Roman" w:cs="Times New Roman"/>
            <w:b/>
            <w:bCs/>
            <w:sz w:val="36"/>
            <w:szCs w:val="36"/>
          </w:rPr>
          <w:t>Business First</w:t>
        </w:r>
      </w:ins>
    </w:p>
    <w:p w14:paraId="01D4D83C" w14:textId="77777777" w:rsidR="0086687E" w:rsidRPr="0086687E" w:rsidRDefault="0086687E" w:rsidP="0086687E">
      <w:pPr>
        <w:spacing w:before="100" w:beforeAutospacing="1" w:after="100" w:afterAutospacing="1" w:line="240" w:lineRule="auto"/>
        <w:rPr>
          <w:ins w:id="2331" w:author="Admin" w:date="2026-07-06T15:39:00Z" w16du:dateUtc="2026-07-06T08:39:00Z"/>
          <w:rFonts w:ascii="Times New Roman" w:eastAsia="Times New Roman" w:hAnsi="Times New Roman" w:cs="Times New Roman"/>
          <w:sz w:val="24"/>
          <w:szCs w:val="24"/>
        </w:rPr>
      </w:pPr>
      <w:proofErr w:type="spellStart"/>
      <w:ins w:id="2332" w:author="Admin" w:date="2026-07-06T15:39:00Z" w16du:dateUtc="2026-07-06T08:39:00Z">
        <w:r w:rsidRPr="0086687E">
          <w:rPr>
            <w:rFonts w:ascii="Times New Roman" w:eastAsia="Times New Roman" w:hAnsi="Times New Roman" w:cs="Times New Roman"/>
            <w:sz w:val="24"/>
            <w:szCs w:val="24"/>
          </w:rPr>
          <w:t>Mọi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tính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đều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xuất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từ</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bài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toán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tế</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của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w:t>
        </w:r>
      </w:ins>
    </w:p>
    <w:p w14:paraId="654A3A4F" w14:textId="77777777" w:rsidR="0086687E" w:rsidRPr="0086687E" w:rsidRDefault="0086687E" w:rsidP="0086687E">
      <w:pPr>
        <w:spacing w:before="100" w:beforeAutospacing="1" w:after="100" w:afterAutospacing="1" w:line="240" w:lineRule="auto"/>
        <w:outlineLvl w:val="1"/>
        <w:rPr>
          <w:ins w:id="2333" w:author="Admin" w:date="2026-07-06T15:39:00Z" w16du:dateUtc="2026-07-06T08:39:00Z"/>
          <w:rFonts w:ascii="Times New Roman" w:eastAsia="Times New Roman" w:hAnsi="Times New Roman" w:cs="Times New Roman"/>
          <w:b/>
          <w:bCs/>
          <w:sz w:val="36"/>
          <w:szCs w:val="36"/>
        </w:rPr>
      </w:pPr>
      <w:ins w:id="2334" w:author="Admin" w:date="2026-07-06T15:39:00Z" w16du:dateUtc="2026-07-06T08:39:00Z">
        <w:r w:rsidRPr="0086687E">
          <w:rPr>
            <w:rFonts w:ascii="Times New Roman" w:eastAsia="Times New Roman" w:hAnsi="Times New Roman" w:cs="Times New Roman"/>
            <w:b/>
            <w:bCs/>
            <w:sz w:val="36"/>
            <w:szCs w:val="36"/>
          </w:rPr>
          <w:t>Methodology First</w:t>
        </w:r>
      </w:ins>
    </w:p>
    <w:p w14:paraId="6BABDF15" w14:textId="77777777" w:rsidR="0086687E" w:rsidRPr="0086687E" w:rsidRDefault="0086687E" w:rsidP="0086687E">
      <w:pPr>
        <w:spacing w:before="100" w:beforeAutospacing="1" w:after="100" w:afterAutospacing="1" w:line="240" w:lineRule="auto"/>
        <w:rPr>
          <w:ins w:id="2335" w:author="Admin" w:date="2026-07-06T15:39:00Z" w16du:dateUtc="2026-07-06T08:39:00Z"/>
          <w:rFonts w:ascii="Times New Roman" w:eastAsia="Times New Roman" w:hAnsi="Times New Roman" w:cs="Times New Roman"/>
          <w:sz w:val="24"/>
          <w:szCs w:val="24"/>
        </w:rPr>
      </w:pPr>
      <w:proofErr w:type="spellStart"/>
      <w:ins w:id="2336" w:author="Admin" w:date="2026-07-06T15:39:00Z" w16du:dateUtc="2026-07-06T08:39:00Z">
        <w:r w:rsidRPr="0086687E">
          <w:rPr>
            <w:rFonts w:ascii="Times New Roman" w:eastAsia="Times New Roman" w:hAnsi="Times New Roman" w:cs="Times New Roman"/>
            <w:sz w:val="24"/>
            <w:szCs w:val="24"/>
          </w:rPr>
          <w:t>Hệ</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thống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chỉ</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số</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những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phương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đã</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kiểm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chứng</w:t>
        </w:r>
        <w:proofErr w:type="spellEnd"/>
        <w:r w:rsidRPr="0086687E">
          <w:rPr>
            <w:rFonts w:ascii="Times New Roman" w:eastAsia="Times New Roman" w:hAnsi="Times New Roman" w:cs="Times New Roman"/>
            <w:sz w:val="24"/>
            <w:szCs w:val="24"/>
          </w:rPr>
          <w:t>.</w:t>
        </w:r>
      </w:ins>
    </w:p>
    <w:p w14:paraId="2411C5A5" w14:textId="77777777" w:rsidR="0086687E" w:rsidRPr="0086687E" w:rsidRDefault="0086687E" w:rsidP="0086687E">
      <w:pPr>
        <w:spacing w:before="100" w:beforeAutospacing="1" w:after="100" w:afterAutospacing="1" w:line="240" w:lineRule="auto"/>
        <w:outlineLvl w:val="1"/>
        <w:rPr>
          <w:ins w:id="2337" w:author="Admin" w:date="2026-07-06T15:39:00Z" w16du:dateUtc="2026-07-06T08:39:00Z"/>
          <w:rFonts w:ascii="Times New Roman" w:eastAsia="Times New Roman" w:hAnsi="Times New Roman" w:cs="Times New Roman"/>
          <w:b/>
          <w:bCs/>
          <w:sz w:val="36"/>
          <w:szCs w:val="36"/>
        </w:rPr>
      </w:pPr>
      <w:ins w:id="2338" w:author="Admin" w:date="2026-07-06T15:39:00Z" w16du:dateUtc="2026-07-06T08:39:00Z">
        <w:r w:rsidRPr="0086687E">
          <w:rPr>
            <w:rFonts w:ascii="Times New Roman" w:eastAsia="Times New Roman" w:hAnsi="Times New Roman" w:cs="Times New Roman"/>
            <w:b/>
            <w:bCs/>
            <w:sz w:val="36"/>
            <w:szCs w:val="36"/>
          </w:rPr>
          <w:t>Workspace First</w:t>
        </w:r>
      </w:ins>
    </w:p>
    <w:p w14:paraId="58D8156B" w14:textId="77777777" w:rsidR="0086687E" w:rsidRPr="0086687E" w:rsidRDefault="0086687E" w:rsidP="0086687E">
      <w:pPr>
        <w:spacing w:before="100" w:beforeAutospacing="1" w:after="100" w:afterAutospacing="1" w:line="240" w:lineRule="auto"/>
        <w:rPr>
          <w:ins w:id="2339" w:author="Admin" w:date="2026-07-06T15:39:00Z" w16du:dateUtc="2026-07-06T08:39:00Z"/>
          <w:rFonts w:ascii="Times New Roman" w:eastAsia="Times New Roman" w:hAnsi="Times New Roman" w:cs="Times New Roman"/>
          <w:sz w:val="24"/>
          <w:szCs w:val="24"/>
        </w:rPr>
      </w:pPr>
      <w:proofErr w:type="spellStart"/>
      <w:ins w:id="2340" w:author="Admin" w:date="2026-07-06T15:39:00Z" w16du:dateUtc="2026-07-06T08:39:00Z">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xây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theo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sách</w:t>
        </w:r>
        <w:proofErr w:type="spellEnd"/>
        <w:r w:rsidRPr="0086687E">
          <w:rPr>
            <w:rFonts w:ascii="Times New Roman" w:eastAsia="Times New Roman" w:hAnsi="Times New Roman" w:cs="Times New Roman"/>
            <w:sz w:val="24"/>
            <w:szCs w:val="24"/>
          </w:rPr>
          <w:t xml:space="preserve"> module.</w:t>
        </w:r>
      </w:ins>
    </w:p>
    <w:p w14:paraId="74BA98D6" w14:textId="77777777" w:rsidR="0086687E" w:rsidRPr="0086687E" w:rsidRDefault="0086687E" w:rsidP="0086687E">
      <w:pPr>
        <w:spacing w:before="100" w:beforeAutospacing="1" w:after="100" w:afterAutospacing="1" w:line="240" w:lineRule="auto"/>
        <w:rPr>
          <w:ins w:id="2341" w:author="Admin" w:date="2026-07-06T15:39:00Z" w16du:dateUtc="2026-07-06T08:39:00Z"/>
          <w:rFonts w:ascii="Times New Roman" w:eastAsia="Times New Roman" w:hAnsi="Times New Roman" w:cs="Times New Roman"/>
          <w:sz w:val="24"/>
          <w:szCs w:val="24"/>
        </w:rPr>
      </w:pPr>
      <w:proofErr w:type="spellStart"/>
      <w:ins w:id="2342" w:author="Admin" w:date="2026-07-06T15:39:00Z" w16du:dateUtc="2026-07-06T08:39:00Z">
        <w:r w:rsidRPr="0086687E">
          <w:rPr>
            <w:rFonts w:ascii="Times New Roman" w:eastAsia="Times New Roman" w:hAnsi="Times New Roman" w:cs="Times New Roman"/>
            <w:sz w:val="24"/>
            <w:szCs w:val="24"/>
          </w:rPr>
          <w:t>Hệ</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thống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tổ</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chức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theo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các</w:t>
        </w:r>
        <w:proofErr w:type="spellEnd"/>
        <w:r w:rsidRPr="0086687E">
          <w:rPr>
            <w:rFonts w:ascii="Times New Roman" w:eastAsia="Times New Roman" w:hAnsi="Times New Roman" w:cs="Times New Roman"/>
            <w:sz w:val="24"/>
            <w:szCs w:val="24"/>
          </w:rPr>
          <w:t xml:space="preserve"> Workspace </w:t>
        </w:r>
        <w:proofErr w:type="spellStart"/>
        <w:r w:rsidRPr="0086687E">
          <w:rPr>
            <w:rFonts w:ascii="Times New Roman" w:eastAsia="Times New Roman" w:hAnsi="Times New Roman" w:cs="Times New Roman"/>
            <w:sz w:val="24"/>
            <w:szCs w:val="24"/>
          </w:rPr>
          <w:t>phản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ánh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cách</w:t>
        </w:r>
        <w:proofErr w:type="spellEnd"/>
        <w:r w:rsidRPr="0086687E">
          <w:rPr>
            <w:rFonts w:ascii="Times New Roman" w:eastAsia="Times New Roman" w:hAnsi="Times New Roman" w:cs="Times New Roman"/>
            <w:sz w:val="24"/>
            <w:szCs w:val="24"/>
          </w:rPr>
          <w:t xml:space="preserve"> Consultant </w:t>
        </w:r>
        <w:proofErr w:type="spellStart"/>
        <w:r w:rsidRPr="0086687E">
          <w:rPr>
            <w:rFonts w:ascii="Times New Roman" w:eastAsia="Times New Roman" w:hAnsi="Times New Roman" w:cs="Times New Roman"/>
            <w:sz w:val="24"/>
            <w:szCs w:val="24"/>
          </w:rPr>
          <w:t>làm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việc</w:t>
        </w:r>
        <w:proofErr w:type="spellEnd"/>
        <w:r w:rsidRPr="0086687E">
          <w:rPr>
            <w:rFonts w:ascii="Times New Roman" w:eastAsia="Times New Roman" w:hAnsi="Times New Roman" w:cs="Times New Roman"/>
            <w:sz w:val="24"/>
            <w:szCs w:val="24"/>
          </w:rPr>
          <w:t>.</w:t>
        </w:r>
      </w:ins>
    </w:p>
    <w:p w14:paraId="7BDDF9F0" w14:textId="77777777" w:rsidR="0086687E" w:rsidRPr="0086687E" w:rsidRDefault="0086687E" w:rsidP="0086687E">
      <w:pPr>
        <w:spacing w:before="100" w:beforeAutospacing="1" w:after="100" w:afterAutospacing="1" w:line="240" w:lineRule="auto"/>
        <w:outlineLvl w:val="1"/>
        <w:rPr>
          <w:ins w:id="2343" w:author="Admin" w:date="2026-07-06T15:39:00Z" w16du:dateUtc="2026-07-06T08:39:00Z"/>
          <w:rFonts w:ascii="Times New Roman" w:eastAsia="Times New Roman" w:hAnsi="Times New Roman" w:cs="Times New Roman"/>
          <w:b/>
          <w:bCs/>
          <w:sz w:val="36"/>
          <w:szCs w:val="36"/>
        </w:rPr>
      </w:pPr>
      <w:ins w:id="2344" w:author="Admin" w:date="2026-07-06T15:39:00Z" w16du:dateUtc="2026-07-06T08:39:00Z">
        <w:r w:rsidRPr="0086687E">
          <w:rPr>
            <w:rFonts w:ascii="Times New Roman" w:eastAsia="Times New Roman" w:hAnsi="Times New Roman" w:cs="Times New Roman"/>
            <w:b/>
            <w:bCs/>
            <w:sz w:val="36"/>
            <w:szCs w:val="36"/>
          </w:rPr>
          <w:t>Knowledge First</w:t>
        </w:r>
      </w:ins>
    </w:p>
    <w:p w14:paraId="0DCA5757" w14:textId="77777777" w:rsidR="0086687E" w:rsidRPr="0086687E" w:rsidRDefault="0086687E" w:rsidP="0086687E">
      <w:pPr>
        <w:spacing w:before="100" w:beforeAutospacing="1" w:after="100" w:afterAutospacing="1" w:line="240" w:lineRule="auto"/>
        <w:rPr>
          <w:ins w:id="2345" w:author="Admin" w:date="2026-07-06T15:39:00Z" w16du:dateUtc="2026-07-06T08:39:00Z"/>
          <w:rFonts w:ascii="Times New Roman" w:eastAsia="Times New Roman" w:hAnsi="Times New Roman" w:cs="Times New Roman"/>
          <w:sz w:val="24"/>
          <w:szCs w:val="24"/>
        </w:rPr>
      </w:pPr>
      <w:proofErr w:type="spellStart"/>
      <w:ins w:id="2346" w:author="Admin" w:date="2026-07-06T15:39:00Z" w16du:dateUtc="2026-07-06T08:39:00Z">
        <w:r w:rsidRPr="0086687E">
          <w:rPr>
            <w:rFonts w:ascii="Times New Roman" w:eastAsia="Times New Roman" w:hAnsi="Times New Roman" w:cs="Times New Roman"/>
            <w:sz w:val="24"/>
            <w:szCs w:val="24"/>
          </w:rPr>
          <w:t>Mỗi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đều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tạo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ra</w:t>
        </w:r>
        <w:proofErr w:type="spellEnd"/>
        <w:r w:rsidRPr="0086687E">
          <w:rPr>
            <w:rFonts w:ascii="Times New Roman" w:eastAsia="Times New Roman" w:hAnsi="Times New Roman" w:cs="Times New Roman"/>
            <w:sz w:val="24"/>
            <w:szCs w:val="24"/>
          </w:rPr>
          <w:t xml:space="preserve"> tri </w:t>
        </w:r>
        <w:proofErr w:type="spellStart"/>
        <w:r w:rsidRPr="0086687E">
          <w:rPr>
            <w:rFonts w:ascii="Times New Roman" w:eastAsia="Times New Roman" w:hAnsi="Times New Roman" w:cs="Times New Roman"/>
            <w:sz w:val="24"/>
            <w:szCs w:val="24"/>
          </w:rPr>
          <w:t>thức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mới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cho</w:t>
        </w:r>
        <w:proofErr w:type="spellEnd"/>
        <w:r w:rsidRPr="0086687E">
          <w:rPr>
            <w:rFonts w:ascii="Times New Roman" w:eastAsia="Times New Roman" w:hAnsi="Times New Roman" w:cs="Times New Roman"/>
            <w:sz w:val="24"/>
            <w:szCs w:val="24"/>
          </w:rPr>
          <w:t xml:space="preserve"> THUCHOCVN.</w:t>
        </w:r>
      </w:ins>
    </w:p>
    <w:p w14:paraId="6320FFDA" w14:textId="77777777" w:rsidR="0086687E" w:rsidRPr="0086687E" w:rsidRDefault="0086687E" w:rsidP="0086687E">
      <w:pPr>
        <w:spacing w:before="100" w:beforeAutospacing="1" w:after="100" w:afterAutospacing="1" w:line="240" w:lineRule="auto"/>
        <w:outlineLvl w:val="1"/>
        <w:rPr>
          <w:ins w:id="2347" w:author="Admin" w:date="2026-07-06T15:39:00Z" w16du:dateUtc="2026-07-06T08:39:00Z"/>
          <w:rFonts w:ascii="Times New Roman" w:eastAsia="Times New Roman" w:hAnsi="Times New Roman" w:cs="Times New Roman"/>
          <w:b/>
          <w:bCs/>
          <w:sz w:val="36"/>
          <w:szCs w:val="36"/>
        </w:rPr>
      </w:pPr>
      <w:ins w:id="2348" w:author="Admin" w:date="2026-07-06T15:39:00Z" w16du:dateUtc="2026-07-06T08:39:00Z">
        <w:r w:rsidRPr="0086687E">
          <w:rPr>
            <w:rFonts w:ascii="Times New Roman" w:eastAsia="Times New Roman" w:hAnsi="Times New Roman" w:cs="Times New Roman"/>
            <w:b/>
            <w:bCs/>
            <w:sz w:val="36"/>
            <w:szCs w:val="36"/>
          </w:rPr>
          <w:t>AI Ready</w:t>
        </w:r>
      </w:ins>
    </w:p>
    <w:p w14:paraId="0404445C" w14:textId="77777777" w:rsidR="0086687E" w:rsidRPr="0086687E" w:rsidRDefault="0086687E" w:rsidP="0086687E">
      <w:pPr>
        <w:spacing w:before="100" w:beforeAutospacing="1" w:after="100" w:afterAutospacing="1" w:line="240" w:lineRule="auto"/>
        <w:rPr>
          <w:ins w:id="2349" w:author="Admin" w:date="2026-07-06T15:39:00Z" w16du:dateUtc="2026-07-06T08:39:00Z"/>
          <w:rFonts w:ascii="Times New Roman" w:eastAsia="Times New Roman" w:hAnsi="Times New Roman" w:cs="Times New Roman"/>
          <w:sz w:val="24"/>
          <w:szCs w:val="24"/>
        </w:rPr>
      </w:pPr>
      <w:proofErr w:type="spellStart"/>
      <w:ins w:id="2350" w:author="Admin" w:date="2026-07-06T15:39:00Z" w16du:dateUtc="2026-07-06T08:39:00Z">
        <w:r w:rsidRPr="0086687E">
          <w:rPr>
            <w:rFonts w:ascii="Times New Roman" w:eastAsia="Times New Roman" w:hAnsi="Times New Roman" w:cs="Times New Roman"/>
            <w:sz w:val="24"/>
            <w:szCs w:val="24"/>
          </w:rPr>
          <w:t>Thiết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kế</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kiến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trúc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dữ</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sẵn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sàng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cho</w:t>
        </w:r>
        <w:proofErr w:type="spellEnd"/>
        <w:r w:rsidRPr="0086687E">
          <w:rPr>
            <w:rFonts w:ascii="Times New Roman" w:eastAsia="Times New Roman" w:hAnsi="Times New Roman" w:cs="Times New Roman"/>
            <w:sz w:val="24"/>
            <w:szCs w:val="24"/>
          </w:rPr>
          <w:t xml:space="preserve"> AI </w:t>
        </w:r>
        <w:proofErr w:type="spellStart"/>
        <w:r w:rsidRPr="0086687E">
          <w:rPr>
            <w:rFonts w:ascii="Times New Roman" w:eastAsia="Times New Roman" w:hAnsi="Times New Roman" w:cs="Times New Roman"/>
            <w:sz w:val="24"/>
            <w:szCs w:val="24"/>
          </w:rPr>
          <w:t>trong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tương</w:t>
        </w:r>
        <w:proofErr w:type="spellEnd"/>
        <w:r w:rsidRPr="0086687E">
          <w:rPr>
            <w:rFonts w:ascii="Times New Roman" w:eastAsia="Times New Roman" w:hAnsi="Times New Roman" w:cs="Times New Roman"/>
            <w:sz w:val="24"/>
            <w:szCs w:val="24"/>
          </w:rPr>
          <w:t xml:space="preserve"> lai </w:t>
        </w:r>
        <w:proofErr w:type="spellStart"/>
        <w:r w:rsidRPr="0086687E">
          <w:rPr>
            <w:rFonts w:ascii="Times New Roman" w:eastAsia="Times New Roman" w:hAnsi="Times New Roman" w:cs="Times New Roman"/>
            <w:sz w:val="24"/>
            <w:szCs w:val="24"/>
          </w:rPr>
          <w:t>nhưng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phụ</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thuộc</w:t>
        </w:r>
        <w:proofErr w:type="spellEnd"/>
        <w:r w:rsidRPr="0086687E">
          <w:rPr>
            <w:rFonts w:ascii="Times New Roman" w:eastAsia="Times New Roman" w:hAnsi="Times New Roman" w:cs="Times New Roman"/>
            <w:sz w:val="24"/>
            <w:szCs w:val="24"/>
          </w:rPr>
          <w:t xml:space="preserve"> AI ở </w:t>
        </w:r>
        <w:proofErr w:type="spellStart"/>
        <w:r w:rsidRPr="0086687E">
          <w:rPr>
            <w:rFonts w:ascii="Times New Roman" w:eastAsia="Times New Roman" w:hAnsi="Times New Roman" w:cs="Times New Roman"/>
            <w:sz w:val="24"/>
            <w:szCs w:val="24"/>
          </w:rPr>
          <w:t>giai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đoạn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hiện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tại</w:t>
        </w:r>
        <w:proofErr w:type="spellEnd"/>
        <w:r w:rsidRPr="0086687E">
          <w:rPr>
            <w:rFonts w:ascii="Times New Roman" w:eastAsia="Times New Roman" w:hAnsi="Times New Roman" w:cs="Times New Roman"/>
            <w:sz w:val="24"/>
            <w:szCs w:val="24"/>
          </w:rPr>
          <w:t>.</w:t>
        </w:r>
      </w:ins>
    </w:p>
    <w:p w14:paraId="6E55FB9C" w14:textId="77777777" w:rsidR="0086687E" w:rsidRPr="0086687E" w:rsidRDefault="0086687E" w:rsidP="0086687E">
      <w:pPr>
        <w:spacing w:before="100" w:beforeAutospacing="1" w:after="100" w:afterAutospacing="1" w:line="240" w:lineRule="auto"/>
        <w:outlineLvl w:val="0"/>
        <w:rPr>
          <w:ins w:id="2351" w:author="Admin" w:date="2026-07-06T15:39:00Z" w16du:dateUtc="2026-07-06T08:39:00Z"/>
          <w:rFonts w:ascii="Times New Roman" w:eastAsia="Times New Roman" w:hAnsi="Times New Roman" w:cs="Times New Roman"/>
          <w:b/>
          <w:bCs/>
          <w:kern w:val="36"/>
          <w:sz w:val="48"/>
          <w:szCs w:val="48"/>
        </w:rPr>
      </w:pPr>
      <w:ins w:id="2352" w:author="Admin" w:date="2026-07-06T15:39:00Z" w16du:dateUtc="2026-07-06T08:39:00Z">
        <w:r w:rsidRPr="0086687E">
          <w:rPr>
            <w:rFonts w:ascii="Times New Roman" w:eastAsia="Times New Roman" w:hAnsi="Times New Roman" w:cs="Times New Roman"/>
            <w:b/>
            <w:bCs/>
            <w:kern w:val="36"/>
            <w:sz w:val="48"/>
            <w:szCs w:val="48"/>
          </w:rPr>
          <w:t>1.7. Phạm vi MVP</w:t>
        </w:r>
      </w:ins>
    </w:p>
    <w:p w14:paraId="73A2786B" w14:textId="77777777" w:rsidR="0086687E" w:rsidRPr="0086687E" w:rsidRDefault="0086687E" w:rsidP="0086687E">
      <w:pPr>
        <w:spacing w:before="100" w:beforeAutospacing="1" w:after="100" w:afterAutospacing="1" w:line="240" w:lineRule="auto"/>
        <w:rPr>
          <w:ins w:id="2353" w:author="Admin" w:date="2026-07-06T15:39:00Z" w16du:dateUtc="2026-07-06T08:39:00Z"/>
          <w:rFonts w:ascii="Times New Roman" w:eastAsia="Times New Roman" w:hAnsi="Times New Roman" w:cs="Times New Roman"/>
          <w:sz w:val="24"/>
          <w:szCs w:val="24"/>
        </w:rPr>
      </w:pPr>
      <w:ins w:id="2354" w:author="Admin" w:date="2026-07-06T15:39:00Z" w16du:dateUtc="2026-07-06T08:39:00Z">
        <w:r w:rsidRPr="0086687E">
          <w:rPr>
            <w:rFonts w:ascii="Times New Roman" w:eastAsia="Times New Roman" w:hAnsi="Times New Roman" w:cs="Times New Roman"/>
            <w:sz w:val="24"/>
            <w:szCs w:val="24"/>
          </w:rPr>
          <w:t xml:space="preserve">Trong </w:t>
        </w:r>
        <w:proofErr w:type="spellStart"/>
        <w:r w:rsidRPr="0086687E">
          <w:rPr>
            <w:rFonts w:ascii="Times New Roman" w:eastAsia="Times New Roman" w:hAnsi="Times New Roman" w:cs="Times New Roman"/>
            <w:sz w:val="24"/>
            <w:szCs w:val="24"/>
          </w:rPr>
          <w:t>giai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đoạn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khởi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 xml:space="preserve">, BCOS </w:t>
        </w:r>
        <w:proofErr w:type="spellStart"/>
        <w:r w:rsidRPr="0086687E">
          <w:rPr>
            <w:rFonts w:ascii="Times New Roman" w:eastAsia="Times New Roman" w:hAnsi="Times New Roman" w:cs="Times New Roman"/>
            <w:sz w:val="24"/>
            <w:szCs w:val="24"/>
          </w:rPr>
          <w:t>tập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trung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những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chức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phục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vụ</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tiếp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việc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w:t>
        </w:r>
      </w:ins>
    </w:p>
    <w:p w14:paraId="3AF29EAD" w14:textId="77777777" w:rsidR="0086687E" w:rsidRPr="0086687E" w:rsidRDefault="0086687E" w:rsidP="0086687E">
      <w:pPr>
        <w:spacing w:before="100" w:beforeAutospacing="1" w:after="100" w:afterAutospacing="1" w:line="240" w:lineRule="auto"/>
        <w:outlineLvl w:val="2"/>
        <w:rPr>
          <w:ins w:id="2355" w:author="Admin" w:date="2026-07-06T15:39:00Z" w16du:dateUtc="2026-07-06T08:39:00Z"/>
          <w:rFonts w:ascii="Times New Roman" w:eastAsia="Times New Roman" w:hAnsi="Times New Roman" w:cs="Times New Roman"/>
          <w:b/>
          <w:bCs/>
          <w:sz w:val="27"/>
          <w:szCs w:val="27"/>
        </w:rPr>
      </w:pPr>
      <w:ins w:id="2356" w:author="Admin" w:date="2026-07-06T15:39:00Z" w16du:dateUtc="2026-07-06T08:39:00Z">
        <w:r w:rsidRPr="0086687E">
          <w:rPr>
            <w:rFonts w:ascii="Times New Roman" w:eastAsia="Times New Roman" w:hAnsi="Times New Roman" w:cs="Times New Roman"/>
            <w:b/>
            <w:bCs/>
            <w:sz w:val="27"/>
            <w:szCs w:val="27"/>
          </w:rPr>
          <w:lastRenderedPageBreak/>
          <w:t xml:space="preserve">Bao </w:t>
        </w:r>
        <w:proofErr w:type="spellStart"/>
        <w:r w:rsidRPr="0086687E">
          <w:rPr>
            <w:rFonts w:ascii="Times New Roman" w:eastAsia="Times New Roman" w:hAnsi="Times New Roman" w:cs="Times New Roman"/>
            <w:b/>
            <w:bCs/>
            <w:sz w:val="27"/>
            <w:szCs w:val="27"/>
          </w:rPr>
          <w:t>gồm</w:t>
        </w:r>
        <w:proofErr w:type="spellEnd"/>
      </w:ins>
    </w:p>
    <w:p w14:paraId="08BE2BCB" w14:textId="77777777" w:rsidR="0086687E" w:rsidRPr="0086687E" w:rsidRDefault="0086687E" w:rsidP="0086687E">
      <w:pPr>
        <w:numPr>
          <w:ilvl w:val="0"/>
          <w:numId w:val="242"/>
        </w:numPr>
        <w:spacing w:before="100" w:beforeAutospacing="1" w:after="100" w:afterAutospacing="1" w:line="240" w:lineRule="auto"/>
        <w:rPr>
          <w:ins w:id="2357" w:author="Admin" w:date="2026-07-06T15:39:00Z" w16du:dateUtc="2026-07-06T08:39:00Z"/>
          <w:rFonts w:ascii="Times New Roman" w:eastAsia="Times New Roman" w:hAnsi="Times New Roman" w:cs="Times New Roman"/>
          <w:sz w:val="24"/>
          <w:szCs w:val="24"/>
        </w:rPr>
      </w:pPr>
      <w:ins w:id="2358" w:author="Admin" w:date="2026-07-06T15:39:00Z" w16du:dateUtc="2026-07-06T08:39:00Z">
        <w:r w:rsidRPr="0086687E">
          <w:rPr>
            <w:rFonts w:ascii="Times New Roman" w:eastAsia="Times New Roman" w:hAnsi="Times New Roman" w:cs="Times New Roman"/>
            <w:sz w:val="24"/>
            <w:szCs w:val="24"/>
          </w:rPr>
          <w:t>Business Workspace</w:t>
        </w:r>
      </w:ins>
    </w:p>
    <w:p w14:paraId="02A2AF2A" w14:textId="77777777" w:rsidR="0086687E" w:rsidRPr="0086687E" w:rsidRDefault="0086687E" w:rsidP="0086687E">
      <w:pPr>
        <w:numPr>
          <w:ilvl w:val="0"/>
          <w:numId w:val="242"/>
        </w:numPr>
        <w:spacing w:before="100" w:beforeAutospacing="1" w:after="100" w:afterAutospacing="1" w:line="240" w:lineRule="auto"/>
        <w:rPr>
          <w:ins w:id="2359" w:author="Admin" w:date="2026-07-06T15:39:00Z" w16du:dateUtc="2026-07-06T08:39:00Z"/>
          <w:rFonts w:ascii="Times New Roman" w:eastAsia="Times New Roman" w:hAnsi="Times New Roman" w:cs="Times New Roman"/>
          <w:sz w:val="24"/>
          <w:szCs w:val="24"/>
        </w:rPr>
      </w:pPr>
      <w:ins w:id="2360" w:author="Admin" w:date="2026-07-06T15:39:00Z" w16du:dateUtc="2026-07-06T08:39:00Z">
        <w:r w:rsidRPr="0086687E">
          <w:rPr>
            <w:rFonts w:ascii="Times New Roman" w:eastAsia="Times New Roman" w:hAnsi="Times New Roman" w:cs="Times New Roman"/>
            <w:sz w:val="24"/>
            <w:szCs w:val="24"/>
          </w:rPr>
          <w:t>Business Project Workspace</w:t>
        </w:r>
      </w:ins>
    </w:p>
    <w:p w14:paraId="36269C60" w14:textId="77777777" w:rsidR="0086687E" w:rsidRPr="0086687E" w:rsidRDefault="0086687E" w:rsidP="0086687E">
      <w:pPr>
        <w:numPr>
          <w:ilvl w:val="0"/>
          <w:numId w:val="242"/>
        </w:numPr>
        <w:spacing w:before="100" w:beforeAutospacing="1" w:after="100" w:afterAutospacing="1" w:line="240" w:lineRule="auto"/>
        <w:rPr>
          <w:ins w:id="2361" w:author="Admin" w:date="2026-07-06T15:39:00Z" w16du:dateUtc="2026-07-06T08:39:00Z"/>
          <w:rFonts w:ascii="Times New Roman" w:eastAsia="Times New Roman" w:hAnsi="Times New Roman" w:cs="Times New Roman"/>
          <w:sz w:val="24"/>
          <w:szCs w:val="24"/>
        </w:rPr>
      </w:pPr>
      <w:ins w:id="2362" w:author="Admin" w:date="2026-07-06T15:39:00Z" w16du:dateUtc="2026-07-06T08:39:00Z">
        <w:r w:rsidRPr="0086687E">
          <w:rPr>
            <w:rFonts w:ascii="Times New Roman" w:eastAsia="Times New Roman" w:hAnsi="Times New Roman" w:cs="Times New Roman"/>
            <w:sz w:val="24"/>
            <w:szCs w:val="24"/>
          </w:rPr>
          <w:t>Discovery Workspace</w:t>
        </w:r>
      </w:ins>
    </w:p>
    <w:p w14:paraId="0249D89C" w14:textId="77777777" w:rsidR="0086687E" w:rsidRPr="0086687E" w:rsidRDefault="0086687E" w:rsidP="0086687E">
      <w:pPr>
        <w:numPr>
          <w:ilvl w:val="0"/>
          <w:numId w:val="242"/>
        </w:numPr>
        <w:spacing w:before="100" w:beforeAutospacing="1" w:after="100" w:afterAutospacing="1" w:line="240" w:lineRule="auto"/>
        <w:rPr>
          <w:ins w:id="2363" w:author="Admin" w:date="2026-07-06T15:39:00Z" w16du:dateUtc="2026-07-06T08:39:00Z"/>
          <w:rFonts w:ascii="Times New Roman" w:eastAsia="Times New Roman" w:hAnsi="Times New Roman" w:cs="Times New Roman"/>
          <w:sz w:val="24"/>
          <w:szCs w:val="24"/>
        </w:rPr>
      </w:pPr>
      <w:ins w:id="2364" w:author="Admin" w:date="2026-07-06T15:39:00Z" w16du:dateUtc="2026-07-06T08:39:00Z">
        <w:r w:rsidRPr="0086687E">
          <w:rPr>
            <w:rFonts w:ascii="Times New Roman" w:eastAsia="Times New Roman" w:hAnsi="Times New Roman" w:cs="Times New Roman"/>
            <w:sz w:val="24"/>
            <w:szCs w:val="24"/>
          </w:rPr>
          <w:t>Diagnosis Workspace</w:t>
        </w:r>
      </w:ins>
    </w:p>
    <w:p w14:paraId="660798F5" w14:textId="77777777" w:rsidR="0086687E" w:rsidRPr="0086687E" w:rsidRDefault="0086687E" w:rsidP="0086687E">
      <w:pPr>
        <w:numPr>
          <w:ilvl w:val="0"/>
          <w:numId w:val="242"/>
        </w:numPr>
        <w:spacing w:before="100" w:beforeAutospacing="1" w:after="100" w:afterAutospacing="1" w:line="240" w:lineRule="auto"/>
        <w:rPr>
          <w:ins w:id="2365" w:author="Admin" w:date="2026-07-06T15:39:00Z" w16du:dateUtc="2026-07-06T08:39:00Z"/>
          <w:rFonts w:ascii="Times New Roman" w:eastAsia="Times New Roman" w:hAnsi="Times New Roman" w:cs="Times New Roman"/>
          <w:sz w:val="24"/>
          <w:szCs w:val="24"/>
        </w:rPr>
      </w:pPr>
      <w:ins w:id="2366" w:author="Admin" w:date="2026-07-06T15:39:00Z" w16du:dateUtc="2026-07-06T08:39:00Z">
        <w:r w:rsidRPr="0086687E">
          <w:rPr>
            <w:rFonts w:ascii="Times New Roman" w:eastAsia="Times New Roman" w:hAnsi="Times New Roman" w:cs="Times New Roman"/>
            <w:sz w:val="24"/>
            <w:szCs w:val="24"/>
          </w:rPr>
          <w:t>Transformation Workspace</w:t>
        </w:r>
      </w:ins>
    </w:p>
    <w:p w14:paraId="4C83E95D" w14:textId="77777777" w:rsidR="0086687E" w:rsidRPr="0086687E" w:rsidRDefault="0086687E" w:rsidP="0086687E">
      <w:pPr>
        <w:numPr>
          <w:ilvl w:val="0"/>
          <w:numId w:val="242"/>
        </w:numPr>
        <w:spacing w:before="100" w:beforeAutospacing="1" w:after="100" w:afterAutospacing="1" w:line="240" w:lineRule="auto"/>
        <w:rPr>
          <w:ins w:id="2367" w:author="Admin" w:date="2026-07-06T15:39:00Z" w16du:dateUtc="2026-07-06T08:39:00Z"/>
          <w:rFonts w:ascii="Times New Roman" w:eastAsia="Times New Roman" w:hAnsi="Times New Roman" w:cs="Times New Roman"/>
          <w:sz w:val="24"/>
          <w:szCs w:val="24"/>
        </w:rPr>
      </w:pPr>
      <w:ins w:id="2368" w:author="Admin" w:date="2026-07-06T15:39:00Z" w16du:dateUtc="2026-07-06T08:39:00Z">
        <w:r w:rsidRPr="0086687E">
          <w:rPr>
            <w:rFonts w:ascii="Times New Roman" w:eastAsia="Times New Roman" w:hAnsi="Times New Roman" w:cs="Times New Roman"/>
            <w:sz w:val="24"/>
            <w:szCs w:val="24"/>
          </w:rPr>
          <w:t>Delivery Workspace</w:t>
        </w:r>
      </w:ins>
    </w:p>
    <w:p w14:paraId="7B9C7703" w14:textId="77777777" w:rsidR="0086687E" w:rsidRPr="0086687E" w:rsidRDefault="0086687E" w:rsidP="0086687E">
      <w:pPr>
        <w:numPr>
          <w:ilvl w:val="0"/>
          <w:numId w:val="242"/>
        </w:numPr>
        <w:spacing w:before="100" w:beforeAutospacing="1" w:after="100" w:afterAutospacing="1" w:line="240" w:lineRule="auto"/>
        <w:rPr>
          <w:ins w:id="2369" w:author="Admin" w:date="2026-07-06T15:39:00Z" w16du:dateUtc="2026-07-06T08:39:00Z"/>
          <w:rFonts w:ascii="Times New Roman" w:eastAsia="Times New Roman" w:hAnsi="Times New Roman" w:cs="Times New Roman"/>
          <w:sz w:val="24"/>
          <w:szCs w:val="24"/>
        </w:rPr>
      </w:pPr>
      <w:ins w:id="2370" w:author="Admin" w:date="2026-07-06T15:39:00Z" w16du:dateUtc="2026-07-06T08:39:00Z">
        <w:r w:rsidRPr="0086687E">
          <w:rPr>
            <w:rFonts w:ascii="Times New Roman" w:eastAsia="Times New Roman" w:hAnsi="Times New Roman" w:cs="Times New Roman"/>
            <w:sz w:val="24"/>
            <w:szCs w:val="24"/>
          </w:rPr>
          <w:t>Knowledge Workspace</w:t>
        </w:r>
      </w:ins>
    </w:p>
    <w:p w14:paraId="3C8EB350" w14:textId="77777777" w:rsidR="0086687E" w:rsidRPr="0086687E" w:rsidRDefault="0086687E" w:rsidP="0086687E">
      <w:pPr>
        <w:numPr>
          <w:ilvl w:val="0"/>
          <w:numId w:val="242"/>
        </w:numPr>
        <w:spacing w:before="100" w:beforeAutospacing="1" w:after="100" w:afterAutospacing="1" w:line="240" w:lineRule="auto"/>
        <w:rPr>
          <w:ins w:id="2371" w:author="Admin" w:date="2026-07-06T15:39:00Z" w16du:dateUtc="2026-07-06T08:39:00Z"/>
          <w:rFonts w:ascii="Times New Roman" w:eastAsia="Times New Roman" w:hAnsi="Times New Roman" w:cs="Times New Roman"/>
          <w:sz w:val="24"/>
          <w:szCs w:val="24"/>
        </w:rPr>
      </w:pPr>
      <w:ins w:id="2372" w:author="Admin" w:date="2026-07-06T15:39:00Z" w16du:dateUtc="2026-07-06T08:39:00Z">
        <w:r w:rsidRPr="0086687E">
          <w:rPr>
            <w:rFonts w:ascii="Times New Roman" w:eastAsia="Times New Roman" w:hAnsi="Times New Roman" w:cs="Times New Roman"/>
            <w:sz w:val="24"/>
            <w:szCs w:val="24"/>
          </w:rPr>
          <w:t>Customer Success Workspace</w:t>
        </w:r>
      </w:ins>
    </w:p>
    <w:p w14:paraId="4981DC67" w14:textId="77777777" w:rsidR="0086687E" w:rsidRPr="0086687E" w:rsidRDefault="0086687E" w:rsidP="0086687E">
      <w:pPr>
        <w:spacing w:before="100" w:beforeAutospacing="1" w:after="100" w:afterAutospacing="1" w:line="240" w:lineRule="auto"/>
        <w:rPr>
          <w:ins w:id="2373" w:author="Admin" w:date="2026-07-06T15:39:00Z" w16du:dateUtc="2026-07-06T08:39:00Z"/>
          <w:rFonts w:ascii="Times New Roman" w:eastAsia="Times New Roman" w:hAnsi="Times New Roman" w:cs="Times New Roman"/>
          <w:sz w:val="24"/>
          <w:szCs w:val="24"/>
        </w:rPr>
      </w:pPr>
      <w:ins w:id="2374" w:author="Admin" w:date="2026-07-06T15:39:00Z" w16du:dateUtc="2026-07-06T08:39:00Z">
        <w:r w:rsidRPr="0086687E">
          <w:rPr>
            <w:rFonts w:ascii="Times New Roman" w:eastAsia="Times New Roman" w:hAnsi="Times New Roman" w:cs="Times New Roman"/>
            <w:sz w:val="24"/>
            <w:szCs w:val="24"/>
          </w:rPr>
          <w:t xml:space="preserve">Các </w:t>
        </w:r>
        <w:proofErr w:type="spellStart"/>
        <w:r w:rsidRPr="0086687E">
          <w:rPr>
            <w:rFonts w:ascii="Times New Roman" w:eastAsia="Times New Roman" w:hAnsi="Times New Roman" w:cs="Times New Roman"/>
            <w:sz w:val="24"/>
            <w:szCs w:val="24"/>
          </w:rPr>
          <w:t>chức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hỗ</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trợ</w:t>
        </w:r>
        <w:proofErr w:type="spellEnd"/>
        <w:r w:rsidRPr="0086687E">
          <w:rPr>
            <w:rFonts w:ascii="Times New Roman" w:eastAsia="Times New Roman" w:hAnsi="Times New Roman" w:cs="Times New Roman"/>
            <w:sz w:val="24"/>
            <w:szCs w:val="24"/>
          </w:rPr>
          <w:t>:</w:t>
        </w:r>
      </w:ins>
    </w:p>
    <w:p w14:paraId="15F13B2E" w14:textId="77777777" w:rsidR="0086687E" w:rsidRPr="0086687E" w:rsidRDefault="0086687E" w:rsidP="0086687E">
      <w:pPr>
        <w:numPr>
          <w:ilvl w:val="0"/>
          <w:numId w:val="243"/>
        </w:numPr>
        <w:spacing w:before="100" w:beforeAutospacing="1" w:after="100" w:afterAutospacing="1" w:line="240" w:lineRule="auto"/>
        <w:rPr>
          <w:ins w:id="2375" w:author="Admin" w:date="2026-07-06T15:39:00Z" w16du:dateUtc="2026-07-06T08:39:00Z"/>
          <w:rFonts w:ascii="Times New Roman" w:eastAsia="Times New Roman" w:hAnsi="Times New Roman" w:cs="Times New Roman"/>
          <w:sz w:val="24"/>
          <w:szCs w:val="24"/>
        </w:rPr>
      </w:pPr>
      <w:ins w:id="2376" w:author="Admin" w:date="2026-07-06T15:39:00Z" w16du:dateUtc="2026-07-06T08:39:00Z">
        <w:r w:rsidRPr="0086687E">
          <w:rPr>
            <w:rFonts w:ascii="Times New Roman" w:eastAsia="Times New Roman" w:hAnsi="Times New Roman" w:cs="Times New Roman"/>
            <w:sz w:val="24"/>
            <w:szCs w:val="24"/>
          </w:rPr>
          <w:t>Dashboard</w:t>
        </w:r>
      </w:ins>
    </w:p>
    <w:p w14:paraId="62780C6E" w14:textId="77777777" w:rsidR="0086687E" w:rsidRPr="0086687E" w:rsidRDefault="0086687E" w:rsidP="0086687E">
      <w:pPr>
        <w:numPr>
          <w:ilvl w:val="0"/>
          <w:numId w:val="243"/>
        </w:numPr>
        <w:spacing w:before="100" w:beforeAutospacing="1" w:after="100" w:afterAutospacing="1" w:line="240" w:lineRule="auto"/>
        <w:rPr>
          <w:ins w:id="2377" w:author="Admin" w:date="2026-07-06T15:39:00Z" w16du:dateUtc="2026-07-06T08:39:00Z"/>
          <w:rFonts w:ascii="Times New Roman" w:eastAsia="Times New Roman" w:hAnsi="Times New Roman" w:cs="Times New Roman"/>
          <w:sz w:val="24"/>
          <w:szCs w:val="24"/>
        </w:rPr>
      </w:pPr>
      <w:ins w:id="2378" w:author="Admin" w:date="2026-07-06T15:39:00Z" w16du:dateUtc="2026-07-06T08:39:00Z">
        <w:r w:rsidRPr="0086687E">
          <w:rPr>
            <w:rFonts w:ascii="Times New Roman" w:eastAsia="Times New Roman" w:hAnsi="Times New Roman" w:cs="Times New Roman"/>
            <w:sz w:val="24"/>
            <w:szCs w:val="24"/>
          </w:rPr>
          <w:t>Task</w:t>
        </w:r>
      </w:ins>
    </w:p>
    <w:p w14:paraId="3281C50F" w14:textId="77777777" w:rsidR="0086687E" w:rsidRPr="0086687E" w:rsidRDefault="0086687E" w:rsidP="0086687E">
      <w:pPr>
        <w:numPr>
          <w:ilvl w:val="0"/>
          <w:numId w:val="243"/>
        </w:numPr>
        <w:spacing w:before="100" w:beforeAutospacing="1" w:after="100" w:afterAutospacing="1" w:line="240" w:lineRule="auto"/>
        <w:rPr>
          <w:ins w:id="2379" w:author="Admin" w:date="2026-07-06T15:39:00Z" w16du:dateUtc="2026-07-06T08:39:00Z"/>
          <w:rFonts w:ascii="Times New Roman" w:eastAsia="Times New Roman" w:hAnsi="Times New Roman" w:cs="Times New Roman"/>
          <w:sz w:val="24"/>
          <w:szCs w:val="24"/>
        </w:rPr>
      </w:pPr>
      <w:ins w:id="2380" w:author="Admin" w:date="2026-07-06T15:39:00Z" w16du:dateUtc="2026-07-06T08:39:00Z">
        <w:r w:rsidRPr="0086687E">
          <w:rPr>
            <w:rFonts w:ascii="Times New Roman" w:eastAsia="Times New Roman" w:hAnsi="Times New Roman" w:cs="Times New Roman"/>
            <w:sz w:val="24"/>
            <w:szCs w:val="24"/>
          </w:rPr>
          <w:t>Calendar</w:t>
        </w:r>
      </w:ins>
    </w:p>
    <w:p w14:paraId="377195E9" w14:textId="77777777" w:rsidR="0086687E" w:rsidRPr="0086687E" w:rsidRDefault="0086687E" w:rsidP="0086687E">
      <w:pPr>
        <w:numPr>
          <w:ilvl w:val="0"/>
          <w:numId w:val="243"/>
        </w:numPr>
        <w:spacing w:before="100" w:beforeAutospacing="1" w:after="100" w:afterAutospacing="1" w:line="240" w:lineRule="auto"/>
        <w:rPr>
          <w:ins w:id="2381" w:author="Admin" w:date="2026-07-06T15:39:00Z" w16du:dateUtc="2026-07-06T08:39:00Z"/>
          <w:rFonts w:ascii="Times New Roman" w:eastAsia="Times New Roman" w:hAnsi="Times New Roman" w:cs="Times New Roman"/>
          <w:sz w:val="24"/>
          <w:szCs w:val="24"/>
        </w:rPr>
      </w:pPr>
      <w:ins w:id="2382" w:author="Admin" w:date="2026-07-06T15:39:00Z" w16du:dateUtc="2026-07-06T08:39:00Z">
        <w:r w:rsidRPr="0086687E">
          <w:rPr>
            <w:rFonts w:ascii="Times New Roman" w:eastAsia="Times New Roman" w:hAnsi="Times New Roman" w:cs="Times New Roman"/>
            <w:sz w:val="24"/>
            <w:szCs w:val="24"/>
          </w:rPr>
          <w:t>Document</w:t>
        </w:r>
      </w:ins>
    </w:p>
    <w:p w14:paraId="1B90CDBC" w14:textId="77777777" w:rsidR="0086687E" w:rsidRPr="0086687E" w:rsidRDefault="0086687E" w:rsidP="0086687E">
      <w:pPr>
        <w:numPr>
          <w:ilvl w:val="0"/>
          <w:numId w:val="243"/>
        </w:numPr>
        <w:spacing w:before="100" w:beforeAutospacing="1" w:after="100" w:afterAutospacing="1" w:line="240" w:lineRule="auto"/>
        <w:rPr>
          <w:ins w:id="2383" w:author="Admin" w:date="2026-07-06T15:39:00Z" w16du:dateUtc="2026-07-06T08:39:00Z"/>
          <w:rFonts w:ascii="Times New Roman" w:eastAsia="Times New Roman" w:hAnsi="Times New Roman" w:cs="Times New Roman"/>
          <w:sz w:val="24"/>
          <w:szCs w:val="24"/>
        </w:rPr>
      </w:pPr>
      <w:ins w:id="2384" w:author="Admin" w:date="2026-07-06T15:39:00Z" w16du:dateUtc="2026-07-06T08:39:00Z">
        <w:r w:rsidRPr="0086687E">
          <w:rPr>
            <w:rFonts w:ascii="Times New Roman" w:eastAsia="Times New Roman" w:hAnsi="Times New Roman" w:cs="Times New Roman"/>
            <w:sz w:val="24"/>
            <w:szCs w:val="24"/>
          </w:rPr>
          <w:t>Notification</w:t>
        </w:r>
      </w:ins>
    </w:p>
    <w:p w14:paraId="1D3160B8" w14:textId="77777777" w:rsidR="0086687E" w:rsidRPr="0086687E" w:rsidRDefault="0086687E" w:rsidP="0086687E">
      <w:pPr>
        <w:numPr>
          <w:ilvl w:val="0"/>
          <w:numId w:val="243"/>
        </w:numPr>
        <w:spacing w:before="100" w:beforeAutospacing="1" w:after="100" w:afterAutospacing="1" w:line="240" w:lineRule="auto"/>
        <w:rPr>
          <w:ins w:id="2385" w:author="Admin" w:date="2026-07-06T15:39:00Z" w16du:dateUtc="2026-07-06T08:39:00Z"/>
          <w:rFonts w:ascii="Times New Roman" w:eastAsia="Times New Roman" w:hAnsi="Times New Roman" w:cs="Times New Roman"/>
          <w:sz w:val="24"/>
          <w:szCs w:val="24"/>
        </w:rPr>
      </w:pPr>
      <w:ins w:id="2386" w:author="Admin" w:date="2026-07-06T15:39:00Z" w16du:dateUtc="2026-07-06T08:39:00Z">
        <w:r w:rsidRPr="0086687E">
          <w:rPr>
            <w:rFonts w:ascii="Times New Roman" w:eastAsia="Times New Roman" w:hAnsi="Times New Roman" w:cs="Times New Roman"/>
            <w:sz w:val="24"/>
            <w:szCs w:val="24"/>
          </w:rPr>
          <w:t>User &amp; Permission</w:t>
        </w:r>
      </w:ins>
    </w:p>
    <w:p w14:paraId="72FF46BE" w14:textId="77777777" w:rsidR="0086687E" w:rsidRPr="0086687E" w:rsidRDefault="0086687E" w:rsidP="0086687E">
      <w:pPr>
        <w:spacing w:before="100" w:beforeAutospacing="1" w:after="100" w:afterAutospacing="1" w:line="240" w:lineRule="auto"/>
        <w:outlineLvl w:val="0"/>
        <w:rPr>
          <w:ins w:id="2387" w:author="Admin" w:date="2026-07-06T15:39:00Z" w16du:dateUtc="2026-07-06T08:39:00Z"/>
          <w:rFonts w:ascii="Times New Roman" w:eastAsia="Times New Roman" w:hAnsi="Times New Roman" w:cs="Times New Roman"/>
          <w:b/>
          <w:bCs/>
          <w:kern w:val="36"/>
          <w:sz w:val="48"/>
          <w:szCs w:val="48"/>
        </w:rPr>
      </w:pPr>
      <w:ins w:id="2388" w:author="Admin" w:date="2026-07-06T15:39:00Z" w16du:dateUtc="2026-07-06T08:39:00Z">
        <w:r w:rsidRPr="0086687E">
          <w:rPr>
            <w:rFonts w:ascii="Times New Roman" w:eastAsia="Times New Roman" w:hAnsi="Times New Roman" w:cs="Times New Roman"/>
            <w:b/>
            <w:bCs/>
            <w:kern w:val="36"/>
            <w:sz w:val="48"/>
            <w:szCs w:val="48"/>
          </w:rPr>
          <w:t xml:space="preserve">1.8. Những </w:t>
        </w:r>
        <w:proofErr w:type="spellStart"/>
        <w:r w:rsidRPr="0086687E">
          <w:rPr>
            <w:rFonts w:ascii="Times New Roman" w:eastAsia="Times New Roman" w:hAnsi="Times New Roman" w:cs="Times New Roman"/>
            <w:b/>
            <w:bCs/>
            <w:kern w:val="36"/>
            <w:sz w:val="48"/>
            <w:szCs w:val="48"/>
          </w:rPr>
          <w:t>gì</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chưa</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triển</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khai</w:t>
        </w:r>
        <w:proofErr w:type="spellEnd"/>
      </w:ins>
    </w:p>
    <w:p w14:paraId="4649DCF6" w14:textId="77777777" w:rsidR="0086687E" w:rsidRPr="0086687E" w:rsidRDefault="0086687E" w:rsidP="0086687E">
      <w:pPr>
        <w:spacing w:before="100" w:beforeAutospacing="1" w:after="100" w:afterAutospacing="1" w:line="240" w:lineRule="auto"/>
        <w:rPr>
          <w:ins w:id="2389" w:author="Admin" w:date="2026-07-06T15:39:00Z" w16du:dateUtc="2026-07-06T08:39:00Z"/>
          <w:rFonts w:ascii="Times New Roman" w:eastAsia="Times New Roman" w:hAnsi="Times New Roman" w:cs="Times New Roman"/>
          <w:sz w:val="24"/>
          <w:szCs w:val="24"/>
        </w:rPr>
      </w:pPr>
      <w:proofErr w:type="spellStart"/>
      <w:ins w:id="2390" w:author="Admin" w:date="2026-07-06T15:39:00Z" w16du:dateUtc="2026-07-06T08:39:00Z">
        <w:r w:rsidRPr="0086687E">
          <w:rPr>
            <w:rFonts w:ascii="Times New Roman" w:eastAsia="Times New Roman" w:hAnsi="Times New Roman" w:cs="Times New Roman"/>
            <w:sz w:val="24"/>
            <w:szCs w:val="24"/>
          </w:rPr>
          <w:t>Để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đảm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bảo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tốc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độ</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phù</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hợp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với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nguồn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lực</w:t>
        </w:r>
        <w:proofErr w:type="spellEnd"/>
        <w:r w:rsidRPr="0086687E">
          <w:rPr>
            <w:rFonts w:ascii="Times New Roman" w:eastAsia="Times New Roman" w:hAnsi="Times New Roman" w:cs="Times New Roman"/>
            <w:sz w:val="24"/>
            <w:szCs w:val="24"/>
          </w:rPr>
          <w:t xml:space="preserve">, BCOS </w:t>
        </w:r>
        <w:proofErr w:type="spellStart"/>
        <w:r w:rsidRPr="0086687E">
          <w:rPr>
            <w:rFonts w:ascii="Times New Roman" w:eastAsia="Times New Roman" w:hAnsi="Times New Roman" w:cs="Times New Roman"/>
            <w:b/>
            <w:bCs/>
            <w:sz w:val="24"/>
            <w:szCs w:val="24"/>
          </w:rPr>
          <w:t>chưa</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ưu</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tiên</w:t>
        </w:r>
        <w:proofErr w:type="spellEnd"/>
        <w:r w:rsidRPr="0086687E">
          <w:rPr>
            <w:rFonts w:ascii="Times New Roman" w:eastAsia="Times New Roman" w:hAnsi="Times New Roman" w:cs="Times New Roman"/>
            <w:sz w:val="24"/>
            <w:szCs w:val="24"/>
          </w:rPr>
          <w:t>:</w:t>
        </w:r>
      </w:ins>
    </w:p>
    <w:p w14:paraId="1AAE9F9D" w14:textId="77777777" w:rsidR="0086687E" w:rsidRPr="0086687E" w:rsidRDefault="0086687E" w:rsidP="0086687E">
      <w:pPr>
        <w:numPr>
          <w:ilvl w:val="0"/>
          <w:numId w:val="244"/>
        </w:numPr>
        <w:spacing w:before="100" w:beforeAutospacing="1" w:after="100" w:afterAutospacing="1" w:line="240" w:lineRule="auto"/>
        <w:rPr>
          <w:ins w:id="2391" w:author="Admin" w:date="2026-07-06T15:39:00Z" w16du:dateUtc="2026-07-06T08:39:00Z"/>
          <w:rFonts w:ascii="Times New Roman" w:eastAsia="Times New Roman" w:hAnsi="Times New Roman" w:cs="Times New Roman"/>
          <w:sz w:val="24"/>
          <w:szCs w:val="24"/>
        </w:rPr>
      </w:pPr>
      <w:ins w:id="2392" w:author="Admin" w:date="2026-07-06T15:39:00Z" w16du:dateUtc="2026-07-06T08:39:00Z">
        <w:r w:rsidRPr="0086687E">
          <w:rPr>
            <w:rFonts w:ascii="Times New Roman" w:eastAsia="Times New Roman" w:hAnsi="Times New Roman" w:cs="Times New Roman"/>
            <w:sz w:val="24"/>
            <w:szCs w:val="24"/>
          </w:rPr>
          <w:t xml:space="preserve">AI </w:t>
        </w:r>
        <w:proofErr w:type="spellStart"/>
        <w:r w:rsidRPr="0086687E">
          <w:rPr>
            <w:rFonts w:ascii="Times New Roman" w:eastAsia="Times New Roman" w:hAnsi="Times New Roman" w:cs="Times New Roman"/>
            <w:sz w:val="24"/>
            <w:szCs w:val="24"/>
          </w:rPr>
          <w:t>tự</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động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phân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tích</w:t>
        </w:r>
        <w:proofErr w:type="spellEnd"/>
        <w:r w:rsidRPr="0086687E">
          <w:rPr>
            <w:rFonts w:ascii="Times New Roman" w:eastAsia="Times New Roman" w:hAnsi="Times New Roman" w:cs="Times New Roman"/>
            <w:sz w:val="24"/>
            <w:szCs w:val="24"/>
          </w:rPr>
          <w:t>.</w:t>
        </w:r>
      </w:ins>
    </w:p>
    <w:p w14:paraId="382E0022" w14:textId="77777777" w:rsidR="0086687E" w:rsidRPr="0086687E" w:rsidRDefault="0086687E" w:rsidP="0086687E">
      <w:pPr>
        <w:numPr>
          <w:ilvl w:val="0"/>
          <w:numId w:val="244"/>
        </w:numPr>
        <w:spacing w:before="100" w:beforeAutospacing="1" w:after="100" w:afterAutospacing="1" w:line="240" w:lineRule="auto"/>
        <w:rPr>
          <w:ins w:id="2393" w:author="Admin" w:date="2026-07-06T15:39:00Z" w16du:dateUtc="2026-07-06T08:39:00Z"/>
          <w:rFonts w:ascii="Times New Roman" w:eastAsia="Times New Roman" w:hAnsi="Times New Roman" w:cs="Times New Roman"/>
          <w:sz w:val="24"/>
          <w:szCs w:val="24"/>
        </w:rPr>
      </w:pPr>
      <w:ins w:id="2394" w:author="Admin" w:date="2026-07-06T15:39:00Z" w16du:dateUtc="2026-07-06T08:39:00Z">
        <w:r w:rsidRPr="0086687E">
          <w:rPr>
            <w:rFonts w:ascii="Times New Roman" w:eastAsia="Times New Roman" w:hAnsi="Times New Roman" w:cs="Times New Roman"/>
            <w:sz w:val="24"/>
            <w:szCs w:val="24"/>
          </w:rPr>
          <w:t>AI Chat Consultant.</w:t>
        </w:r>
      </w:ins>
    </w:p>
    <w:p w14:paraId="57C7F7BC" w14:textId="77777777" w:rsidR="0086687E" w:rsidRPr="0086687E" w:rsidRDefault="0086687E" w:rsidP="0086687E">
      <w:pPr>
        <w:numPr>
          <w:ilvl w:val="0"/>
          <w:numId w:val="244"/>
        </w:numPr>
        <w:spacing w:before="100" w:beforeAutospacing="1" w:after="100" w:afterAutospacing="1" w:line="240" w:lineRule="auto"/>
        <w:rPr>
          <w:ins w:id="2395" w:author="Admin" w:date="2026-07-06T15:39:00Z" w16du:dateUtc="2026-07-06T08:39:00Z"/>
          <w:rFonts w:ascii="Times New Roman" w:eastAsia="Times New Roman" w:hAnsi="Times New Roman" w:cs="Times New Roman"/>
          <w:sz w:val="24"/>
          <w:szCs w:val="24"/>
        </w:rPr>
      </w:pPr>
      <w:ins w:id="2396" w:author="Admin" w:date="2026-07-06T15:39:00Z" w16du:dateUtc="2026-07-06T08:39:00Z">
        <w:r w:rsidRPr="0086687E">
          <w:rPr>
            <w:rFonts w:ascii="Times New Roman" w:eastAsia="Times New Roman" w:hAnsi="Times New Roman" w:cs="Times New Roman"/>
            <w:sz w:val="24"/>
            <w:szCs w:val="24"/>
          </w:rPr>
          <w:t>Marketplace.</w:t>
        </w:r>
      </w:ins>
    </w:p>
    <w:p w14:paraId="2D77C9E7" w14:textId="77777777" w:rsidR="0086687E" w:rsidRPr="0086687E" w:rsidRDefault="0086687E" w:rsidP="0086687E">
      <w:pPr>
        <w:numPr>
          <w:ilvl w:val="0"/>
          <w:numId w:val="244"/>
        </w:numPr>
        <w:spacing w:before="100" w:beforeAutospacing="1" w:after="100" w:afterAutospacing="1" w:line="240" w:lineRule="auto"/>
        <w:rPr>
          <w:ins w:id="2397" w:author="Admin" w:date="2026-07-06T15:39:00Z" w16du:dateUtc="2026-07-06T08:39:00Z"/>
          <w:rFonts w:ascii="Times New Roman" w:eastAsia="Times New Roman" w:hAnsi="Times New Roman" w:cs="Times New Roman"/>
          <w:sz w:val="24"/>
          <w:szCs w:val="24"/>
        </w:rPr>
      </w:pPr>
      <w:ins w:id="2398" w:author="Admin" w:date="2026-07-06T15:39:00Z" w16du:dateUtc="2026-07-06T08:39:00Z">
        <w:r w:rsidRPr="0086687E">
          <w:rPr>
            <w:rFonts w:ascii="Times New Roman" w:eastAsia="Times New Roman" w:hAnsi="Times New Roman" w:cs="Times New Roman"/>
            <w:sz w:val="24"/>
            <w:szCs w:val="24"/>
          </w:rPr>
          <w:t>LMS.</w:t>
        </w:r>
      </w:ins>
    </w:p>
    <w:p w14:paraId="67897E41" w14:textId="77777777" w:rsidR="0086687E" w:rsidRPr="0086687E" w:rsidRDefault="0086687E" w:rsidP="0086687E">
      <w:pPr>
        <w:numPr>
          <w:ilvl w:val="0"/>
          <w:numId w:val="244"/>
        </w:numPr>
        <w:spacing w:before="100" w:beforeAutospacing="1" w:after="100" w:afterAutospacing="1" w:line="240" w:lineRule="auto"/>
        <w:rPr>
          <w:ins w:id="2399" w:author="Admin" w:date="2026-07-06T15:39:00Z" w16du:dateUtc="2026-07-06T08:39:00Z"/>
          <w:rFonts w:ascii="Times New Roman" w:eastAsia="Times New Roman" w:hAnsi="Times New Roman" w:cs="Times New Roman"/>
          <w:sz w:val="24"/>
          <w:szCs w:val="24"/>
        </w:rPr>
      </w:pPr>
      <w:ins w:id="2400" w:author="Admin" w:date="2026-07-06T15:39:00Z" w16du:dateUtc="2026-07-06T08:39:00Z">
        <w:r w:rsidRPr="0086687E">
          <w:rPr>
            <w:rFonts w:ascii="Times New Roman" w:eastAsia="Times New Roman" w:hAnsi="Times New Roman" w:cs="Times New Roman"/>
            <w:sz w:val="24"/>
            <w:szCs w:val="24"/>
          </w:rPr>
          <w:t>HRM.</w:t>
        </w:r>
      </w:ins>
    </w:p>
    <w:p w14:paraId="20BD6D90" w14:textId="77777777" w:rsidR="0086687E" w:rsidRPr="0086687E" w:rsidRDefault="0086687E" w:rsidP="0086687E">
      <w:pPr>
        <w:numPr>
          <w:ilvl w:val="0"/>
          <w:numId w:val="244"/>
        </w:numPr>
        <w:spacing w:before="100" w:beforeAutospacing="1" w:after="100" w:afterAutospacing="1" w:line="240" w:lineRule="auto"/>
        <w:rPr>
          <w:ins w:id="2401" w:author="Admin" w:date="2026-07-06T15:39:00Z" w16du:dateUtc="2026-07-06T08:39:00Z"/>
          <w:rFonts w:ascii="Times New Roman" w:eastAsia="Times New Roman" w:hAnsi="Times New Roman" w:cs="Times New Roman"/>
          <w:sz w:val="24"/>
          <w:szCs w:val="24"/>
        </w:rPr>
      </w:pPr>
      <w:proofErr w:type="spellStart"/>
      <w:ins w:id="2402" w:author="Admin" w:date="2026-07-06T15:39:00Z" w16du:dateUtc="2026-07-06T08:39:00Z">
        <w:r w:rsidRPr="0086687E">
          <w:rPr>
            <w:rFonts w:ascii="Times New Roman" w:eastAsia="Times New Roman" w:hAnsi="Times New Roman" w:cs="Times New Roman"/>
            <w:sz w:val="24"/>
            <w:szCs w:val="24"/>
          </w:rPr>
          <w:t>Tuyển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dụng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tuyến</w:t>
        </w:r>
        <w:proofErr w:type="spellEnd"/>
        <w:r w:rsidRPr="0086687E">
          <w:rPr>
            <w:rFonts w:ascii="Times New Roman" w:eastAsia="Times New Roman" w:hAnsi="Times New Roman" w:cs="Times New Roman"/>
            <w:sz w:val="24"/>
            <w:szCs w:val="24"/>
          </w:rPr>
          <w:t>.</w:t>
        </w:r>
      </w:ins>
    </w:p>
    <w:p w14:paraId="1E210103" w14:textId="77777777" w:rsidR="0086687E" w:rsidRPr="0086687E" w:rsidRDefault="0086687E" w:rsidP="0086687E">
      <w:pPr>
        <w:numPr>
          <w:ilvl w:val="0"/>
          <w:numId w:val="244"/>
        </w:numPr>
        <w:spacing w:before="100" w:beforeAutospacing="1" w:after="100" w:afterAutospacing="1" w:line="240" w:lineRule="auto"/>
        <w:rPr>
          <w:ins w:id="2403" w:author="Admin" w:date="2026-07-06T15:39:00Z" w16du:dateUtc="2026-07-06T08:39:00Z"/>
          <w:rFonts w:ascii="Times New Roman" w:eastAsia="Times New Roman" w:hAnsi="Times New Roman" w:cs="Times New Roman"/>
          <w:sz w:val="24"/>
          <w:szCs w:val="24"/>
        </w:rPr>
      </w:pPr>
      <w:ins w:id="2404" w:author="Admin" w:date="2026-07-06T15:39:00Z" w16du:dateUtc="2026-07-06T08:39:00Z">
        <w:r w:rsidRPr="0086687E">
          <w:rPr>
            <w:rFonts w:ascii="Times New Roman" w:eastAsia="Times New Roman" w:hAnsi="Times New Roman" w:cs="Times New Roman"/>
            <w:sz w:val="24"/>
            <w:szCs w:val="24"/>
          </w:rPr>
          <w:t xml:space="preserve">Business Intelligence </w:t>
        </w:r>
        <w:proofErr w:type="spellStart"/>
        <w:r w:rsidRPr="0086687E">
          <w:rPr>
            <w:rFonts w:ascii="Times New Roman" w:eastAsia="Times New Roman" w:hAnsi="Times New Roman" w:cs="Times New Roman"/>
            <w:sz w:val="24"/>
            <w:szCs w:val="24"/>
          </w:rPr>
          <w:t>nâng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cao</w:t>
        </w:r>
        <w:proofErr w:type="spellEnd"/>
        <w:r w:rsidRPr="0086687E">
          <w:rPr>
            <w:rFonts w:ascii="Times New Roman" w:eastAsia="Times New Roman" w:hAnsi="Times New Roman" w:cs="Times New Roman"/>
            <w:sz w:val="24"/>
            <w:szCs w:val="24"/>
          </w:rPr>
          <w:t>.</w:t>
        </w:r>
      </w:ins>
    </w:p>
    <w:p w14:paraId="73307F71" w14:textId="77777777" w:rsidR="0086687E" w:rsidRPr="0086687E" w:rsidRDefault="0086687E" w:rsidP="0086687E">
      <w:pPr>
        <w:numPr>
          <w:ilvl w:val="0"/>
          <w:numId w:val="244"/>
        </w:numPr>
        <w:spacing w:before="100" w:beforeAutospacing="1" w:after="100" w:afterAutospacing="1" w:line="240" w:lineRule="auto"/>
        <w:rPr>
          <w:ins w:id="2405" w:author="Admin" w:date="2026-07-06T15:39:00Z" w16du:dateUtc="2026-07-06T08:39:00Z"/>
          <w:rFonts w:ascii="Times New Roman" w:eastAsia="Times New Roman" w:hAnsi="Times New Roman" w:cs="Times New Roman"/>
          <w:sz w:val="24"/>
          <w:szCs w:val="24"/>
        </w:rPr>
      </w:pPr>
      <w:ins w:id="2406" w:author="Admin" w:date="2026-07-06T15:39:00Z" w16du:dateUtc="2026-07-06T08:39:00Z">
        <w:r w:rsidRPr="0086687E">
          <w:rPr>
            <w:rFonts w:ascii="Times New Roman" w:eastAsia="Times New Roman" w:hAnsi="Times New Roman" w:cs="Times New Roman"/>
            <w:sz w:val="24"/>
            <w:szCs w:val="24"/>
          </w:rPr>
          <w:t>Mobile App.</w:t>
        </w:r>
      </w:ins>
    </w:p>
    <w:p w14:paraId="26960A76" w14:textId="77777777" w:rsidR="0086687E" w:rsidRPr="0086687E" w:rsidRDefault="0086687E" w:rsidP="0086687E">
      <w:pPr>
        <w:spacing w:before="100" w:beforeAutospacing="1" w:after="100" w:afterAutospacing="1" w:line="240" w:lineRule="auto"/>
        <w:rPr>
          <w:ins w:id="2407" w:author="Admin" w:date="2026-07-06T15:39:00Z" w16du:dateUtc="2026-07-06T08:39:00Z"/>
          <w:rFonts w:ascii="Times New Roman" w:eastAsia="Times New Roman" w:hAnsi="Times New Roman" w:cs="Times New Roman"/>
          <w:sz w:val="24"/>
          <w:szCs w:val="24"/>
        </w:rPr>
      </w:pPr>
      <w:ins w:id="2408" w:author="Admin" w:date="2026-07-06T15:39:00Z" w16du:dateUtc="2026-07-06T08:39:00Z">
        <w:r w:rsidRPr="0086687E">
          <w:rPr>
            <w:rFonts w:ascii="Times New Roman" w:eastAsia="Times New Roman" w:hAnsi="Times New Roman" w:cs="Times New Roman"/>
            <w:sz w:val="24"/>
            <w:szCs w:val="24"/>
          </w:rPr>
          <w:t xml:space="preserve">Các </w:t>
        </w:r>
        <w:proofErr w:type="spellStart"/>
        <w:r w:rsidRPr="0086687E">
          <w:rPr>
            <w:rFonts w:ascii="Times New Roman" w:eastAsia="Times New Roman" w:hAnsi="Times New Roman" w:cs="Times New Roman"/>
            <w:sz w:val="24"/>
            <w:szCs w:val="24"/>
          </w:rPr>
          <w:t>chức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này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sẽ</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xem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xét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sau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phương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dữ</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đã</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đủ</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trưởng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thành</w:t>
        </w:r>
        <w:proofErr w:type="spellEnd"/>
        <w:r w:rsidRPr="0086687E">
          <w:rPr>
            <w:rFonts w:ascii="Times New Roman" w:eastAsia="Times New Roman" w:hAnsi="Times New Roman" w:cs="Times New Roman"/>
            <w:sz w:val="24"/>
            <w:szCs w:val="24"/>
          </w:rPr>
          <w:t>.</w:t>
        </w:r>
      </w:ins>
    </w:p>
    <w:p w14:paraId="0409BA28" w14:textId="77777777" w:rsidR="0086687E" w:rsidRPr="0086687E" w:rsidRDefault="0086687E" w:rsidP="0086687E">
      <w:pPr>
        <w:spacing w:before="100" w:beforeAutospacing="1" w:after="100" w:afterAutospacing="1" w:line="240" w:lineRule="auto"/>
        <w:outlineLvl w:val="0"/>
        <w:rPr>
          <w:ins w:id="2409" w:author="Admin" w:date="2026-07-06T15:39:00Z" w16du:dateUtc="2026-07-06T08:39:00Z"/>
          <w:rFonts w:ascii="Times New Roman" w:eastAsia="Times New Roman" w:hAnsi="Times New Roman" w:cs="Times New Roman"/>
          <w:b/>
          <w:bCs/>
          <w:kern w:val="36"/>
          <w:sz w:val="48"/>
          <w:szCs w:val="48"/>
        </w:rPr>
      </w:pPr>
      <w:ins w:id="2410" w:author="Admin" w:date="2026-07-06T15:39:00Z" w16du:dateUtc="2026-07-06T08:39:00Z">
        <w:r w:rsidRPr="0086687E">
          <w:rPr>
            <w:rFonts w:ascii="Times New Roman" w:eastAsia="Times New Roman" w:hAnsi="Times New Roman" w:cs="Times New Roman"/>
            <w:b/>
            <w:bCs/>
            <w:kern w:val="36"/>
            <w:sz w:val="48"/>
            <w:szCs w:val="48"/>
          </w:rPr>
          <w:t xml:space="preserve">1.9. Nguyên </w:t>
        </w:r>
        <w:proofErr w:type="spellStart"/>
        <w:r w:rsidRPr="0086687E">
          <w:rPr>
            <w:rFonts w:ascii="Times New Roman" w:eastAsia="Times New Roman" w:hAnsi="Times New Roman" w:cs="Times New Roman"/>
            <w:b/>
            <w:bCs/>
            <w:kern w:val="36"/>
            <w:sz w:val="48"/>
            <w:szCs w:val="48"/>
          </w:rPr>
          <w:t>tắc</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phát</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triển</w:t>
        </w:r>
        <w:proofErr w:type="spellEnd"/>
        <w:r w:rsidRPr="0086687E">
          <w:rPr>
            <w:rFonts w:ascii="Times New Roman" w:eastAsia="Times New Roman" w:hAnsi="Times New Roman" w:cs="Times New Roman"/>
            <w:b/>
            <w:bCs/>
            <w:kern w:val="36"/>
            <w:sz w:val="48"/>
            <w:szCs w:val="48"/>
          </w:rPr>
          <w:t xml:space="preserve"> MVP</w:t>
        </w:r>
      </w:ins>
    </w:p>
    <w:p w14:paraId="043733AD" w14:textId="77777777" w:rsidR="0086687E" w:rsidRPr="0086687E" w:rsidRDefault="0086687E" w:rsidP="0086687E">
      <w:pPr>
        <w:spacing w:before="100" w:beforeAutospacing="1" w:after="100" w:afterAutospacing="1" w:line="240" w:lineRule="auto"/>
        <w:rPr>
          <w:ins w:id="2411" w:author="Admin" w:date="2026-07-06T15:39:00Z" w16du:dateUtc="2026-07-06T08:39:00Z"/>
          <w:rFonts w:ascii="Times New Roman" w:eastAsia="Times New Roman" w:hAnsi="Times New Roman" w:cs="Times New Roman"/>
          <w:sz w:val="24"/>
          <w:szCs w:val="24"/>
        </w:rPr>
      </w:pPr>
      <w:ins w:id="2412" w:author="Admin" w:date="2026-07-06T15:39:00Z" w16du:dateUtc="2026-07-06T08:39:00Z">
        <w:r w:rsidRPr="0086687E">
          <w:rPr>
            <w:rFonts w:ascii="Times New Roman" w:eastAsia="Times New Roman" w:hAnsi="Times New Roman" w:cs="Times New Roman"/>
            <w:sz w:val="24"/>
            <w:szCs w:val="24"/>
          </w:rPr>
          <w:t xml:space="preserve">THUCHOCVN </w:t>
        </w:r>
        <w:proofErr w:type="spellStart"/>
        <w:r w:rsidRPr="0086687E">
          <w:rPr>
            <w:rFonts w:ascii="Times New Roman" w:eastAsia="Times New Roman" w:hAnsi="Times New Roman" w:cs="Times New Roman"/>
            <w:sz w:val="24"/>
            <w:szCs w:val="24"/>
          </w:rPr>
          <w:t>áp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dụng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tư</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duy</w:t>
        </w:r>
        <w:proofErr w:type="spellEnd"/>
        <w:r w:rsidRPr="0086687E">
          <w:rPr>
            <w:rFonts w:ascii="Times New Roman" w:eastAsia="Times New Roman" w:hAnsi="Times New Roman" w:cs="Times New Roman"/>
            <w:sz w:val="24"/>
            <w:szCs w:val="24"/>
          </w:rPr>
          <w:t xml:space="preserve"> </w:t>
        </w:r>
        <w:r w:rsidRPr="0086687E">
          <w:rPr>
            <w:rFonts w:ascii="Times New Roman" w:eastAsia="Times New Roman" w:hAnsi="Times New Roman" w:cs="Times New Roman"/>
            <w:b/>
            <w:bCs/>
            <w:sz w:val="24"/>
            <w:szCs w:val="24"/>
          </w:rPr>
          <w:t>Build Less – Learn Faster</w:t>
        </w:r>
        <w:r w:rsidRPr="0086687E">
          <w:rPr>
            <w:rFonts w:ascii="Times New Roman" w:eastAsia="Times New Roman" w:hAnsi="Times New Roman" w:cs="Times New Roman"/>
            <w:sz w:val="24"/>
            <w:szCs w:val="24"/>
          </w:rPr>
          <w:t>.</w:t>
        </w:r>
      </w:ins>
    </w:p>
    <w:p w14:paraId="54C62E97" w14:textId="77777777" w:rsidR="0086687E" w:rsidRPr="0086687E" w:rsidRDefault="0086687E" w:rsidP="0086687E">
      <w:pPr>
        <w:spacing w:before="100" w:beforeAutospacing="1" w:after="100" w:afterAutospacing="1" w:line="240" w:lineRule="auto"/>
        <w:rPr>
          <w:ins w:id="2413" w:author="Admin" w:date="2026-07-06T15:39:00Z" w16du:dateUtc="2026-07-06T08:39:00Z"/>
          <w:rFonts w:ascii="Times New Roman" w:eastAsia="Times New Roman" w:hAnsi="Times New Roman" w:cs="Times New Roman"/>
          <w:sz w:val="24"/>
          <w:szCs w:val="24"/>
        </w:rPr>
      </w:pPr>
      <w:proofErr w:type="spellStart"/>
      <w:ins w:id="2414" w:author="Admin" w:date="2026-07-06T15:39:00Z" w16du:dateUtc="2026-07-06T08:39:00Z">
        <w:r w:rsidRPr="0086687E">
          <w:rPr>
            <w:rFonts w:ascii="Times New Roman" w:eastAsia="Times New Roman" w:hAnsi="Times New Roman" w:cs="Times New Roman"/>
            <w:sz w:val="24"/>
            <w:szCs w:val="24"/>
          </w:rPr>
          <w:t>Mỗi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tính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mới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trả</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lời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bốn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câu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hỏi</w:t>
        </w:r>
        <w:proofErr w:type="spellEnd"/>
        <w:r w:rsidRPr="0086687E">
          <w:rPr>
            <w:rFonts w:ascii="Times New Roman" w:eastAsia="Times New Roman" w:hAnsi="Times New Roman" w:cs="Times New Roman"/>
            <w:sz w:val="24"/>
            <w:szCs w:val="24"/>
          </w:rPr>
          <w:t>:</w:t>
        </w:r>
      </w:ins>
    </w:p>
    <w:p w14:paraId="51F64047" w14:textId="77777777" w:rsidR="0086687E" w:rsidRPr="0086687E" w:rsidRDefault="0086687E" w:rsidP="0086687E">
      <w:pPr>
        <w:numPr>
          <w:ilvl w:val="0"/>
          <w:numId w:val="245"/>
        </w:numPr>
        <w:spacing w:before="100" w:beforeAutospacing="1" w:after="100" w:afterAutospacing="1" w:line="240" w:lineRule="auto"/>
        <w:rPr>
          <w:ins w:id="2415" w:author="Admin" w:date="2026-07-06T15:39:00Z" w16du:dateUtc="2026-07-06T08:39:00Z"/>
          <w:rFonts w:ascii="Times New Roman" w:eastAsia="Times New Roman" w:hAnsi="Times New Roman" w:cs="Times New Roman"/>
          <w:sz w:val="24"/>
          <w:szCs w:val="24"/>
        </w:rPr>
      </w:pPr>
      <w:proofErr w:type="spellStart"/>
      <w:ins w:id="2416" w:author="Admin" w:date="2026-07-06T15:39:00Z" w16du:dateUtc="2026-07-06T08:39:00Z">
        <w:r w:rsidRPr="0086687E">
          <w:rPr>
            <w:rFonts w:ascii="Times New Roman" w:eastAsia="Times New Roman" w:hAnsi="Times New Roman" w:cs="Times New Roman"/>
            <w:sz w:val="24"/>
            <w:szCs w:val="24"/>
          </w:rPr>
          <w:t>Giải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quyết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bài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toán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nào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của</w:t>
        </w:r>
        <w:proofErr w:type="spellEnd"/>
        <w:r w:rsidRPr="0086687E">
          <w:rPr>
            <w:rFonts w:ascii="Times New Roman" w:eastAsia="Times New Roman" w:hAnsi="Times New Roman" w:cs="Times New Roman"/>
            <w:sz w:val="24"/>
            <w:szCs w:val="24"/>
          </w:rPr>
          <w:t xml:space="preserve"> Consultant </w:t>
        </w:r>
        <w:proofErr w:type="spellStart"/>
        <w:r w:rsidRPr="0086687E">
          <w:rPr>
            <w:rFonts w:ascii="Times New Roman" w:eastAsia="Times New Roman" w:hAnsi="Times New Roman" w:cs="Times New Roman"/>
            <w:sz w:val="24"/>
            <w:szCs w:val="24"/>
          </w:rPr>
          <w:t>hoặc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w:t>
        </w:r>
      </w:ins>
    </w:p>
    <w:p w14:paraId="6F0CD36F" w14:textId="77777777" w:rsidR="0086687E" w:rsidRPr="0086687E" w:rsidRDefault="0086687E" w:rsidP="0086687E">
      <w:pPr>
        <w:numPr>
          <w:ilvl w:val="0"/>
          <w:numId w:val="245"/>
        </w:numPr>
        <w:spacing w:before="100" w:beforeAutospacing="1" w:after="100" w:afterAutospacing="1" w:line="240" w:lineRule="auto"/>
        <w:rPr>
          <w:ins w:id="2417" w:author="Admin" w:date="2026-07-06T15:39:00Z" w16du:dateUtc="2026-07-06T08:39:00Z"/>
          <w:rFonts w:ascii="Times New Roman" w:eastAsia="Times New Roman" w:hAnsi="Times New Roman" w:cs="Times New Roman"/>
          <w:sz w:val="24"/>
          <w:szCs w:val="24"/>
        </w:rPr>
      </w:pPr>
      <w:proofErr w:type="spellStart"/>
      <w:ins w:id="2418" w:author="Admin" w:date="2026-07-06T15:39:00Z" w16du:dateUtc="2026-07-06T08:39:00Z">
        <w:r w:rsidRPr="0086687E">
          <w:rPr>
            <w:rFonts w:ascii="Times New Roman" w:eastAsia="Times New Roman" w:hAnsi="Times New Roman" w:cs="Times New Roman"/>
            <w:sz w:val="24"/>
            <w:szCs w:val="24"/>
          </w:rPr>
          <w:t>Có</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nằm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trong</w:t>
        </w:r>
        <w:proofErr w:type="spellEnd"/>
        <w:r w:rsidRPr="0086687E">
          <w:rPr>
            <w:rFonts w:ascii="Times New Roman" w:eastAsia="Times New Roman" w:hAnsi="Times New Roman" w:cs="Times New Roman"/>
            <w:sz w:val="24"/>
            <w:szCs w:val="24"/>
          </w:rPr>
          <w:t xml:space="preserve"> TCF hay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w:t>
        </w:r>
      </w:ins>
    </w:p>
    <w:p w14:paraId="5A183BE3" w14:textId="77777777" w:rsidR="0086687E" w:rsidRPr="0086687E" w:rsidRDefault="0086687E" w:rsidP="0086687E">
      <w:pPr>
        <w:numPr>
          <w:ilvl w:val="0"/>
          <w:numId w:val="245"/>
        </w:numPr>
        <w:spacing w:before="100" w:beforeAutospacing="1" w:after="100" w:afterAutospacing="1" w:line="240" w:lineRule="auto"/>
        <w:rPr>
          <w:ins w:id="2419" w:author="Admin" w:date="2026-07-06T15:39:00Z" w16du:dateUtc="2026-07-06T08:39:00Z"/>
          <w:rFonts w:ascii="Times New Roman" w:eastAsia="Times New Roman" w:hAnsi="Times New Roman" w:cs="Times New Roman"/>
          <w:sz w:val="24"/>
          <w:szCs w:val="24"/>
        </w:rPr>
      </w:pPr>
      <w:proofErr w:type="spellStart"/>
      <w:ins w:id="2420" w:author="Admin" w:date="2026-07-06T15:39:00Z" w16du:dateUtc="2026-07-06T08:39:00Z">
        <w:r w:rsidRPr="0086687E">
          <w:rPr>
            <w:rFonts w:ascii="Times New Roman" w:eastAsia="Times New Roman" w:hAnsi="Times New Roman" w:cs="Times New Roman"/>
            <w:sz w:val="24"/>
            <w:szCs w:val="24"/>
          </w:rPr>
          <w:t>Có</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kiểm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chứng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bằng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tế</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w:t>
        </w:r>
      </w:ins>
    </w:p>
    <w:p w14:paraId="6EBE6953" w14:textId="77777777" w:rsidR="0086687E" w:rsidRPr="0086687E" w:rsidRDefault="0086687E" w:rsidP="0086687E">
      <w:pPr>
        <w:numPr>
          <w:ilvl w:val="0"/>
          <w:numId w:val="245"/>
        </w:numPr>
        <w:spacing w:before="100" w:beforeAutospacing="1" w:after="100" w:afterAutospacing="1" w:line="240" w:lineRule="auto"/>
        <w:rPr>
          <w:ins w:id="2421" w:author="Admin" w:date="2026-07-06T15:39:00Z" w16du:dateUtc="2026-07-06T08:39:00Z"/>
          <w:rFonts w:ascii="Times New Roman" w:eastAsia="Times New Roman" w:hAnsi="Times New Roman" w:cs="Times New Roman"/>
          <w:sz w:val="24"/>
          <w:szCs w:val="24"/>
        </w:rPr>
      </w:pPr>
      <w:proofErr w:type="spellStart"/>
      <w:ins w:id="2422" w:author="Admin" w:date="2026-07-06T15:39:00Z" w16du:dateUtc="2026-07-06T08:39:00Z">
        <w:r w:rsidRPr="0086687E">
          <w:rPr>
            <w:rFonts w:ascii="Times New Roman" w:eastAsia="Times New Roman" w:hAnsi="Times New Roman" w:cs="Times New Roman"/>
            <w:sz w:val="24"/>
            <w:szCs w:val="24"/>
          </w:rPr>
          <w:lastRenderedPageBreak/>
          <w:t>Có</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mở</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rộng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trong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tương</w:t>
        </w:r>
        <w:proofErr w:type="spellEnd"/>
        <w:r w:rsidRPr="0086687E">
          <w:rPr>
            <w:rFonts w:ascii="Times New Roman" w:eastAsia="Times New Roman" w:hAnsi="Times New Roman" w:cs="Times New Roman"/>
            <w:sz w:val="24"/>
            <w:szCs w:val="24"/>
          </w:rPr>
          <w:t xml:space="preserve"> lai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w:t>
        </w:r>
      </w:ins>
    </w:p>
    <w:p w14:paraId="19DB8AA4" w14:textId="77777777" w:rsidR="0086687E" w:rsidRPr="0086687E" w:rsidRDefault="0086687E" w:rsidP="0086687E">
      <w:pPr>
        <w:spacing w:before="100" w:beforeAutospacing="1" w:after="100" w:afterAutospacing="1" w:line="240" w:lineRule="auto"/>
        <w:rPr>
          <w:ins w:id="2423" w:author="Admin" w:date="2026-07-06T15:39:00Z" w16du:dateUtc="2026-07-06T08:39:00Z"/>
          <w:rFonts w:ascii="Times New Roman" w:eastAsia="Times New Roman" w:hAnsi="Times New Roman" w:cs="Times New Roman"/>
          <w:sz w:val="24"/>
          <w:szCs w:val="24"/>
        </w:rPr>
      </w:pPr>
      <w:proofErr w:type="spellStart"/>
      <w:ins w:id="2424" w:author="Admin" w:date="2026-07-06T15:39:00Z" w16du:dateUtc="2026-07-06T08:39:00Z">
        <w:r w:rsidRPr="0086687E">
          <w:rPr>
            <w:rFonts w:ascii="Times New Roman" w:eastAsia="Times New Roman" w:hAnsi="Times New Roman" w:cs="Times New Roman"/>
            <w:sz w:val="24"/>
            <w:szCs w:val="24"/>
          </w:rPr>
          <w:t>Nếu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chưa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trả</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lời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tính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sẽ</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chưa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w:t>
        </w:r>
      </w:ins>
    </w:p>
    <w:p w14:paraId="5D10D9F5" w14:textId="77777777" w:rsidR="0086687E" w:rsidRPr="0086687E" w:rsidRDefault="0086687E" w:rsidP="0086687E">
      <w:pPr>
        <w:spacing w:before="100" w:beforeAutospacing="1" w:after="100" w:afterAutospacing="1" w:line="240" w:lineRule="auto"/>
        <w:outlineLvl w:val="0"/>
        <w:rPr>
          <w:ins w:id="2425" w:author="Admin" w:date="2026-07-06T15:39:00Z" w16du:dateUtc="2026-07-06T08:39:00Z"/>
          <w:rFonts w:ascii="Times New Roman" w:eastAsia="Times New Roman" w:hAnsi="Times New Roman" w:cs="Times New Roman"/>
          <w:b/>
          <w:bCs/>
          <w:kern w:val="36"/>
          <w:sz w:val="48"/>
          <w:szCs w:val="48"/>
        </w:rPr>
      </w:pPr>
      <w:ins w:id="2426" w:author="Admin" w:date="2026-07-06T15:39:00Z" w16du:dateUtc="2026-07-06T08:39:00Z">
        <w:r w:rsidRPr="0086687E">
          <w:rPr>
            <w:rFonts w:ascii="Times New Roman" w:eastAsia="Times New Roman" w:hAnsi="Times New Roman" w:cs="Times New Roman"/>
            <w:b/>
            <w:bCs/>
            <w:kern w:val="36"/>
            <w:sz w:val="48"/>
            <w:szCs w:val="48"/>
          </w:rPr>
          <w:t xml:space="preserve">1.10. Roadmap </w:t>
        </w:r>
        <w:proofErr w:type="spellStart"/>
        <w:r w:rsidRPr="0086687E">
          <w:rPr>
            <w:rFonts w:ascii="Times New Roman" w:eastAsia="Times New Roman" w:hAnsi="Times New Roman" w:cs="Times New Roman"/>
            <w:b/>
            <w:bCs/>
            <w:kern w:val="36"/>
            <w:sz w:val="48"/>
            <w:szCs w:val="48"/>
          </w:rPr>
          <w:t>phát</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triển</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sản</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phẩm</w:t>
        </w:r>
        <w:proofErr w:type="spellEnd"/>
      </w:ins>
    </w:p>
    <w:p w14:paraId="6A867161"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27" w:author="Admin" w:date="2026-07-06T15:39:00Z" w16du:dateUtc="2026-07-06T08:39:00Z"/>
          <w:rFonts w:ascii="Courier New" w:eastAsia="Times New Roman" w:hAnsi="Courier New" w:cs="Courier New"/>
          <w:sz w:val="20"/>
          <w:szCs w:val="20"/>
        </w:rPr>
      </w:pPr>
      <w:ins w:id="2428" w:author="Admin" w:date="2026-07-06T15:39:00Z" w16du:dateUtc="2026-07-06T08:39:00Z">
        <w:r w:rsidRPr="0086687E">
          <w:rPr>
            <w:rFonts w:ascii="Courier New" w:eastAsia="Times New Roman" w:hAnsi="Courier New" w:cs="Courier New"/>
            <w:sz w:val="20"/>
            <w:szCs w:val="20"/>
          </w:rPr>
          <w:t>Business Consulting Toolkit</w:t>
        </w:r>
      </w:ins>
    </w:p>
    <w:p w14:paraId="42B88D39"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29" w:author="Admin" w:date="2026-07-06T15:39:00Z" w16du:dateUtc="2026-07-06T08:39:00Z"/>
          <w:rFonts w:ascii="Courier New" w:eastAsia="Times New Roman" w:hAnsi="Courier New" w:cs="Courier New"/>
          <w:sz w:val="20"/>
          <w:szCs w:val="20"/>
        </w:rPr>
      </w:pPr>
      <w:ins w:id="2430" w:author="Admin" w:date="2026-07-06T15:39:00Z" w16du:dateUtc="2026-07-06T08:39:00Z">
        <w:r w:rsidRPr="0086687E">
          <w:rPr>
            <w:rFonts w:ascii="Courier New" w:eastAsia="Times New Roman" w:hAnsi="Courier New" w:cs="Courier New"/>
            <w:sz w:val="20"/>
            <w:szCs w:val="20"/>
          </w:rPr>
          <w:t xml:space="preserve">        │</w:t>
        </w:r>
      </w:ins>
    </w:p>
    <w:p w14:paraId="3D0EAEA1"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31" w:author="Admin" w:date="2026-07-06T15:39:00Z" w16du:dateUtc="2026-07-06T08:39:00Z"/>
          <w:rFonts w:ascii="Courier New" w:eastAsia="Times New Roman" w:hAnsi="Courier New" w:cs="Courier New"/>
          <w:sz w:val="20"/>
          <w:szCs w:val="20"/>
        </w:rPr>
      </w:pPr>
      <w:ins w:id="2432" w:author="Admin" w:date="2026-07-06T15:39:00Z" w16du:dateUtc="2026-07-06T08:39:00Z">
        <w:r w:rsidRPr="0086687E">
          <w:rPr>
            <w:rFonts w:ascii="Courier New" w:eastAsia="Times New Roman" w:hAnsi="Courier New" w:cs="Courier New"/>
            <w:sz w:val="20"/>
            <w:szCs w:val="20"/>
          </w:rPr>
          <w:t xml:space="preserve">        ▼</w:t>
        </w:r>
      </w:ins>
    </w:p>
    <w:p w14:paraId="774E380B"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33" w:author="Admin" w:date="2026-07-06T15:39:00Z" w16du:dateUtc="2026-07-06T08:39:00Z"/>
          <w:rFonts w:ascii="Courier New" w:eastAsia="Times New Roman" w:hAnsi="Courier New" w:cs="Courier New"/>
          <w:sz w:val="20"/>
          <w:szCs w:val="20"/>
        </w:rPr>
      </w:pPr>
      <w:ins w:id="2434" w:author="Admin" w:date="2026-07-06T15:39:00Z" w16du:dateUtc="2026-07-06T08:39:00Z">
        <w:r w:rsidRPr="0086687E">
          <w:rPr>
            <w:rFonts w:ascii="Courier New" w:eastAsia="Times New Roman" w:hAnsi="Courier New" w:cs="Courier New"/>
            <w:sz w:val="20"/>
            <w:szCs w:val="20"/>
          </w:rPr>
          <w:t>Business Consulting OS (MVP)</w:t>
        </w:r>
      </w:ins>
    </w:p>
    <w:p w14:paraId="0EC8EADF"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35" w:author="Admin" w:date="2026-07-06T15:39:00Z" w16du:dateUtc="2026-07-06T08:39:00Z"/>
          <w:rFonts w:ascii="Courier New" w:eastAsia="Times New Roman" w:hAnsi="Courier New" w:cs="Courier New"/>
          <w:sz w:val="20"/>
          <w:szCs w:val="20"/>
        </w:rPr>
      </w:pPr>
      <w:ins w:id="2436" w:author="Admin" w:date="2026-07-06T15:39:00Z" w16du:dateUtc="2026-07-06T08:39:00Z">
        <w:r w:rsidRPr="0086687E">
          <w:rPr>
            <w:rFonts w:ascii="Courier New" w:eastAsia="Times New Roman" w:hAnsi="Courier New" w:cs="Courier New"/>
            <w:sz w:val="20"/>
            <w:szCs w:val="20"/>
          </w:rPr>
          <w:t xml:space="preserve">        │</w:t>
        </w:r>
      </w:ins>
    </w:p>
    <w:p w14:paraId="4CE71DA4"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37" w:author="Admin" w:date="2026-07-06T15:39:00Z" w16du:dateUtc="2026-07-06T08:39:00Z"/>
          <w:rFonts w:ascii="Courier New" w:eastAsia="Times New Roman" w:hAnsi="Courier New" w:cs="Courier New"/>
          <w:sz w:val="20"/>
          <w:szCs w:val="20"/>
        </w:rPr>
      </w:pPr>
      <w:ins w:id="2438" w:author="Admin" w:date="2026-07-06T15:39:00Z" w16du:dateUtc="2026-07-06T08:39:00Z">
        <w:r w:rsidRPr="0086687E">
          <w:rPr>
            <w:rFonts w:ascii="Courier New" w:eastAsia="Times New Roman" w:hAnsi="Courier New" w:cs="Courier New"/>
            <w:sz w:val="20"/>
            <w:szCs w:val="20"/>
          </w:rPr>
          <w:t xml:space="preserve">        ▼</w:t>
        </w:r>
      </w:ins>
    </w:p>
    <w:p w14:paraId="5968F1FF"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39" w:author="Admin" w:date="2026-07-06T15:39:00Z" w16du:dateUtc="2026-07-06T08:39:00Z"/>
          <w:rFonts w:ascii="Courier New" w:eastAsia="Times New Roman" w:hAnsi="Courier New" w:cs="Courier New"/>
          <w:sz w:val="20"/>
          <w:szCs w:val="20"/>
        </w:rPr>
      </w:pPr>
      <w:ins w:id="2440" w:author="Admin" w:date="2026-07-06T15:39:00Z" w16du:dateUtc="2026-07-06T08:39:00Z">
        <w:r w:rsidRPr="0086687E">
          <w:rPr>
            <w:rFonts w:ascii="Courier New" w:eastAsia="Times New Roman" w:hAnsi="Courier New" w:cs="Courier New"/>
            <w:sz w:val="20"/>
            <w:szCs w:val="20"/>
          </w:rPr>
          <w:t>Standardization</w:t>
        </w:r>
      </w:ins>
    </w:p>
    <w:p w14:paraId="2A18A02D"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41" w:author="Admin" w:date="2026-07-06T15:39:00Z" w16du:dateUtc="2026-07-06T08:39:00Z"/>
          <w:rFonts w:ascii="Courier New" w:eastAsia="Times New Roman" w:hAnsi="Courier New" w:cs="Courier New"/>
          <w:sz w:val="20"/>
          <w:szCs w:val="20"/>
        </w:rPr>
      </w:pPr>
      <w:ins w:id="2442" w:author="Admin" w:date="2026-07-06T15:39:00Z" w16du:dateUtc="2026-07-06T08:39:00Z">
        <w:r w:rsidRPr="0086687E">
          <w:rPr>
            <w:rFonts w:ascii="Courier New" w:eastAsia="Times New Roman" w:hAnsi="Courier New" w:cs="Courier New"/>
            <w:sz w:val="20"/>
            <w:szCs w:val="20"/>
          </w:rPr>
          <w:t xml:space="preserve">        │</w:t>
        </w:r>
      </w:ins>
    </w:p>
    <w:p w14:paraId="0DC59E57"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43" w:author="Admin" w:date="2026-07-06T15:39:00Z" w16du:dateUtc="2026-07-06T08:39:00Z"/>
          <w:rFonts w:ascii="Courier New" w:eastAsia="Times New Roman" w:hAnsi="Courier New" w:cs="Courier New"/>
          <w:sz w:val="20"/>
          <w:szCs w:val="20"/>
        </w:rPr>
      </w:pPr>
      <w:ins w:id="2444" w:author="Admin" w:date="2026-07-06T15:39:00Z" w16du:dateUtc="2026-07-06T08:39:00Z">
        <w:r w:rsidRPr="0086687E">
          <w:rPr>
            <w:rFonts w:ascii="Courier New" w:eastAsia="Times New Roman" w:hAnsi="Courier New" w:cs="Courier New"/>
            <w:sz w:val="20"/>
            <w:szCs w:val="20"/>
          </w:rPr>
          <w:t xml:space="preserve">        ▼</w:t>
        </w:r>
      </w:ins>
    </w:p>
    <w:p w14:paraId="715827B9"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45" w:author="Admin" w:date="2026-07-06T15:39:00Z" w16du:dateUtc="2026-07-06T08:39:00Z"/>
          <w:rFonts w:ascii="Courier New" w:eastAsia="Times New Roman" w:hAnsi="Courier New" w:cs="Courier New"/>
          <w:sz w:val="20"/>
          <w:szCs w:val="20"/>
        </w:rPr>
      </w:pPr>
      <w:ins w:id="2446" w:author="Admin" w:date="2026-07-06T15:39:00Z" w16du:dateUtc="2026-07-06T08:39:00Z">
        <w:r w:rsidRPr="0086687E">
          <w:rPr>
            <w:rFonts w:ascii="Courier New" w:eastAsia="Times New Roman" w:hAnsi="Courier New" w:cs="Courier New"/>
            <w:sz w:val="20"/>
            <w:szCs w:val="20"/>
          </w:rPr>
          <w:t>Automation</w:t>
        </w:r>
      </w:ins>
    </w:p>
    <w:p w14:paraId="5DF8E648"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47" w:author="Admin" w:date="2026-07-06T15:39:00Z" w16du:dateUtc="2026-07-06T08:39:00Z"/>
          <w:rFonts w:ascii="Courier New" w:eastAsia="Times New Roman" w:hAnsi="Courier New" w:cs="Courier New"/>
          <w:sz w:val="20"/>
          <w:szCs w:val="20"/>
        </w:rPr>
      </w:pPr>
      <w:ins w:id="2448" w:author="Admin" w:date="2026-07-06T15:39:00Z" w16du:dateUtc="2026-07-06T08:39:00Z">
        <w:r w:rsidRPr="0086687E">
          <w:rPr>
            <w:rFonts w:ascii="Courier New" w:eastAsia="Times New Roman" w:hAnsi="Courier New" w:cs="Courier New"/>
            <w:sz w:val="20"/>
            <w:szCs w:val="20"/>
          </w:rPr>
          <w:t xml:space="preserve">        │</w:t>
        </w:r>
      </w:ins>
    </w:p>
    <w:p w14:paraId="30A73E96"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49" w:author="Admin" w:date="2026-07-06T15:39:00Z" w16du:dateUtc="2026-07-06T08:39:00Z"/>
          <w:rFonts w:ascii="Courier New" w:eastAsia="Times New Roman" w:hAnsi="Courier New" w:cs="Courier New"/>
          <w:sz w:val="20"/>
          <w:szCs w:val="20"/>
        </w:rPr>
      </w:pPr>
      <w:ins w:id="2450" w:author="Admin" w:date="2026-07-06T15:39:00Z" w16du:dateUtc="2026-07-06T08:39:00Z">
        <w:r w:rsidRPr="0086687E">
          <w:rPr>
            <w:rFonts w:ascii="Courier New" w:eastAsia="Times New Roman" w:hAnsi="Courier New" w:cs="Courier New"/>
            <w:sz w:val="20"/>
            <w:szCs w:val="20"/>
          </w:rPr>
          <w:t xml:space="preserve">        ▼</w:t>
        </w:r>
      </w:ins>
    </w:p>
    <w:p w14:paraId="1B18BF96"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51" w:author="Admin" w:date="2026-07-06T15:39:00Z" w16du:dateUtc="2026-07-06T08:39:00Z"/>
          <w:rFonts w:ascii="Courier New" w:eastAsia="Times New Roman" w:hAnsi="Courier New" w:cs="Courier New"/>
          <w:sz w:val="20"/>
          <w:szCs w:val="20"/>
        </w:rPr>
      </w:pPr>
      <w:ins w:id="2452" w:author="Admin" w:date="2026-07-06T15:39:00Z" w16du:dateUtc="2026-07-06T08:39:00Z">
        <w:r w:rsidRPr="0086687E">
          <w:rPr>
            <w:rFonts w:ascii="Courier New" w:eastAsia="Times New Roman" w:hAnsi="Courier New" w:cs="Courier New"/>
            <w:sz w:val="20"/>
            <w:szCs w:val="20"/>
          </w:rPr>
          <w:t>AI Assistant</w:t>
        </w:r>
      </w:ins>
    </w:p>
    <w:p w14:paraId="1F7A8EB9"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53" w:author="Admin" w:date="2026-07-06T15:39:00Z" w16du:dateUtc="2026-07-06T08:39:00Z"/>
          <w:rFonts w:ascii="Courier New" w:eastAsia="Times New Roman" w:hAnsi="Courier New" w:cs="Courier New"/>
          <w:sz w:val="20"/>
          <w:szCs w:val="20"/>
        </w:rPr>
      </w:pPr>
      <w:ins w:id="2454" w:author="Admin" w:date="2026-07-06T15:39:00Z" w16du:dateUtc="2026-07-06T08:39:00Z">
        <w:r w:rsidRPr="0086687E">
          <w:rPr>
            <w:rFonts w:ascii="Courier New" w:eastAsia="Times New Roman" w:hAnsi="Courier New" w:cs="Courier New"/>
            <w:sz w:val="20"/>
            <w:szCs w:val="20"/>
          </w:rPr>
          <w:t xml:space="preserve">        │</w:t>
        </w:r>
      </w:ins>
    </w:p>
    <w:p w14:paraId="3BC20FA5"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55" w:author="Admin" w:date="2026-07-06T15:39:00Z" w16du:dateUtc="2026-07-06T08:39:00Z"/>
          <w:rFonts w:ascii="Courier New" w:eastAsia="Times New Roman" w:hAnsi="Courier New" w:cs="Courier New"/>
          <w:sz w:val="20"/>
          <w:szCs w:val="20"/>
        </w:rPr>
      </w:pPr>
      <w:ins w:id="2456" w:author="Admin" w:date="2026-07-06T15:39:00Z" w16du:dateUtc="2026-07-06T08:39:00Z">
        <w:r w:rsidRPr="0086687E">
          <w:rPr>
            <w:rFonts w:ascii="Courier New" w:eastAsia="Times New Roman" w:hAnsi="Courier New" w:cs="Courier New"/>
            <w:sz w:val="20"/>
            <w:szCs w:val="20"/>
          </w:rPr>
          <w:t xml:space="preserve">        ▼</w:t>
        </w:r>
      </w:ins>
    </w:p>
    <w:p w14:paraId="1EDF0EE0"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57" w:author="Admin" w:date="2026-07-06T15:39:00Z" w16du:dateUtc="2026-07-06T08:39:00Z"/>
          <w:rFonts w:ascii="Courier New" w:eastAsia="Times New Roman" w:hAnsi="Courier New" w:cs="Courier New"/>
          <w:sz w:val="20"/>
          <w:szCs w:val="20"/>
        </w:rPr>
      </w:pPr>
      <w:ins w:id="2458" w:author="Admin" w:date="2026-07-06T15:39:00Z" w16du:dateUtc="2026-07-06T08:39:00Z">
        <w:r w:rsidRPr="0086687E">
          <w:rPr>
            <w:rFonts w:ascii="Courier New" w:eastAsia="Times New Roman" w:hAnsi="Courier New" w:cs="Courier New"/>
            <w:sz w:val="20"/>
            <w:szCs w:val="20"/>
          </w:rPr>
          <w:t>Business Digital Twin</w:t>
        </w:r>
      </w:ins>
    </w:p>
    <w:p w14:paraId="6E4A6A5C"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59" w:author="Admin" w:date="2026-07-06T15:39:00Z" w16du:dateUtc="2026-07-06T08:39:00Z"/>
          <w:rFonts w:ascii="Courier New" w:eastAsia="Times New Roman" w:hAnsi="Courier New" w:cs="Courier New"/>
          <w:sz w:val="20"/>
          <w:szCs w:val="20"/>
        </w:rPr>
      </w:pPr>
      <w:ins w:id="2460" w:author="Admin" w:date="2026-07-06T15:39:00Z" w16du:dateUtc="2026-07-06T08:39:00Z">
        <w:r w:rsidRPr="0086687E">
          <w:rPr>
            <w:rFonts w:ascii="Courier New" w:eastAsia="Times New Roman" w:hAnsi="Courier New" w:cs="Courier New"/>
            <w:sz w:val="20"/>
            <w:szCs w:val="20"/>
          </w:rPr>
          <w:t xml:space="preserve">        │</w:t>
        </w:r>
      </w:ins>
    </w:p>
    <w:p w14:paraId="37DF3419"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61" w:author="Admin" w:date="2026-07-06T15:39:00Z" w16du:dateUtc="2026-07-06T08:39:00Z"/>
          <w:rFonts w:ascii="Courier New" w:eastAsia="Times New Roman" w:hAnsi="Courier New" w:cs="Courier New"/>
          <w:sz w:val="20"/>
          <w:szCs w:val="20"/>
        </w:rPr>
      </w:pPr>
      <w:ins w:id="2462" w:author="Admin" w:date="2026-07-06T15:39:00Z" w16du:dateUtc="2026-07-06T08:39:00Z">
        <w:r w:rsidRPr="0086687E">
          <w:rPr>
            <w:rFonts w:ascii="Courier New" w:eastAsia="Times New Roman" w:hAnsi="Courier New" w:cs="Courier New"/>
            <w:sz w:val="20"/>
            <w:szCs w:val="20"/>
          </w:rPr>
          <w:t xml:space="preserve">        ▼</w:t>
        </w:r>
      </w:ins>
    </w:p>
    <w:p w14:paraId="08DE737C" w14:textId="77777777" w:rsidR="0086687E" w:rsidRPr="0086687E" w:rsidRDefault="0086687E" w:rsidP="008668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2463" w:author="Admin" w:date="2026-07-06T15:39:00Z" w16du:dateUtc="2026-07-06T08:39:00Z"/>
          <w:rFonts w:ascii="Courier New" w:eastAsia="Times New Roman" w:hAnsi="Courier New" w:cs="Courier New"/>
          <w:sz w:val="20"/>
          <w:szCs w:val="20"/>
        </w:rPr>
      </w:pPr>
      <w:ins w:id="2464" w:author="Admin" w:date="2026-07-06T15:39:00Z" w16du:dateUtc="2026-07-06T08:39:00Z">
        <w:r w:rsidRPr="0086687E">
          <w:rPr>
            <w:rFonts w:ascii="Courier New" w:eastAsia="Times New Roman" w:hAnsi="Courier New" w:cs="Courier New"/>
            <w:sz w:val="20"/>
            <w:szCs w:val="20"/>
          </w:rPr>
          <w:t>Workforce Development Platform</w:t>
        </w:r>
      </w:ins>
    </w:p>
    <w:p w14:paraId="59010BB3" w14:textId="77777777" w:rsidR="0086687E" w:rsidRPr="0086687E" w:rsidRDefault="0086687E" w:rsidP="0086687E">
      <w:pPr>
        <w:spacing w:before="100" w:beforeAutospacing="1" w:after="100" w:afterAutospacing="1" w:line="240" w:lineRule="auto"/>
        <w:rPr>
          <w:ins w:id="2465" w:author="Admin" w:date="2026-07-06T15:39:00Z" w16du:dateUtc="2026-07-06T08:39:00Z"/>
          <w:rFonts w:ascii="Times New Roman" w:eastAsia="Times New Roman" w:hAnsi="Times New Roman" w:cs="Times New Roman"/>
          <w:sz w:val="24"/>
          <w:szCs w:val="24"/>
        </w:rPr>
      </w:pPr>
      <w:ins w:id="2466" w:author="Admin" w:date="2026-07-06T15:39:00Z" w16du:dateUtc="2026-07-06T08:39:00Z">
        <w:r w:rsidRPr="0086687E">
          <w:rPr>
            <w:rFonts w:ascii="Times New Roman" w:eastAsia="Times New Roman" w:hAnsi="Times New Roman" w:cs="Times New Roman"/>
            <w:b/>
            <w:bCs/>
            <w:sz w:val="24"/>
            <w:szCs w:val="24"/>
          </w:rPr>
          <w:t>Figure 1.1. Product Evolution Roadmap</w:t>
        </w:r>
      </w:ins>
    </w:p>
    <w:p w14:paraId="182ABFF3" w14:textId="77777777" w:rsidR="0086687E" w:rsidRPr="0086687E" w:rsidRDefault="0086687E" w:rsidP="0086687E">
      <w:pPr>
        <w:spacing w:before="100" w:beforeAutospacing="1" w:after="100" w:afterAutospacing="1" w:line="240" w:lineRule="auto"/>
        <w:rPr>
          <w:ins w:id="2467" w:author="Admin" w:date="2026-07-06T15:39:00Z" w16du:dateUtc="2026-07-06T08:39:00Z"/>
          <w:rFonts w:ascii="Times New Roman" w:eastAsia="Times New Roman" w:hAnsi="Times New Roman" w:cs="Times New Roman"/>
          <w:sz w:val="24"/>
          <w:szCs w:val="24"/>
        </w:rPr>
      </w:pPr>
      <w:proofErr w:type="spellStart"/>
      <w:ins w:id="2468" w:author="Admin" w:date="2026-07-06T15:39:00Z" w16du:dateUtc="2026-07-06T08:39:00Z">
        <w:r w:rsidRPr="0086687E">
          <w:rPr>
            <w:rFonts w:ascii="Times New Roman" w:eastAsia="Times New Roman" w:hAnsi="Times New Roman" w:cs="Times New Roman"/>
            <w:sz w:val="24"/>
            <w:szCs w:val="24"/>
          </w:rPr>
          <w:t>Sơ</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đồ</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này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thể</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hiện</w:t>
        </w:r>
        <w:proofErr w:type="spellEnd"/>
        <w:r w:rsidRPr="0086687E">
          <w:rPr>
            <w:rFonts w:ascii="Times New Roman" w:eastAsia="Times New Roman" w:hAnsi="Times New Roman" w:cs="Times New Roman"/>
            <w:sz w:val="24"/>
            <w:szCs w:val="24"/>
          </w:rPr>
          <w:t xml:space="preserve"> Business Consulting OS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sản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phẩm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cuối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cùng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nền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tảng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để</w:t>
        </w:r>
        <w:proofErr w:type="spellEnd"/>
        <w:r w:rsidRPr="0086687E">
          <w:rPr>
            <w:rFonts w:ascii="Times New Roman" w:eastAsia="Times New Roman" w:hAnsi="Times New Roman" w:cs="Times New Roman"/>
            <w:sz w:val="24"/>
            <w:szCs w:val="24"/>
          </w:rPr>
          <w:t xml:space="preserve"> THUCHOCVN </w:t>
        </w:r>
        <w:proofErr w:type="spellStart"/>
        <w:r w:rsidRPr="0086687E">
          <w:rPr>
            <w:rFonts w:ascii="Times New Roman" w:eastAsia="Times New Roman" w:hAnsi="Times New Roman" w:cs="Times New Roman"/>
            <w:sz w:val="24"/>
            <w:szCs w:val="24"/>
          </w:rPr>
          <w:t>từng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bước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hệ</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sinh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thái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phục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vụ</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nguồn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nhân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lực</w:t>
        </w:r>
        <w:proofErr w:type="spellEnd"/>
        <w:r w:rsidRPr="0086687E">
          <w:rPr>
            <w:rFonts w:ascii="Times New Roman" w:eastAsia="Times New Roman" w:hAnsi="Times New Roman" w:cs="Times New Roman"/>
            <w:sz w:val="24"/>
            <w:szCs w:val="24"/>
          </w:rPr>
          <w:t>.</w:t>
        </w:r>
      </w:ins>
    </w:p>
    <w:p w14:paraId="52913EE0" w14:textId="77777777" w:rsidR="0086687E" w:rsidRPr="0086687E" w:rsidRDefault="0086687E" w:rsidP="0086687E">
      <w:pPr>
        <w:spacing w:before="100" w:beforeAutospacing="1" w:after="100" w:afterAutospacing="1" w:line="240" w:lineRule="auto"/>
        <w:outlineLvl w:val="0"/>
        <w:rPr>
          <w:ins w:id="2469" w:author="Admin" w:date="2026-07-06T15:39:00Z" w16du:dateUtc="2026-07-06T08:39:00Z"/>
          <w:rFonts w:ascii="Times New Roman" w:eastAsia="Times New Roman" w:hAnsi="Times New Roman" w:cs="Times New Roman"/>
          <w:b/>
          <w:bCs/>
          <w:kern w:val="36"/>
          <w:sz w:val="48"/>
          <w:szCs w:val="48"/>
        </w:rPr>
      </w:pPr>
      <w:ins w:id="2470" w:author="Admin" w:date="2026-07-06T15:39:00Z" w16du:dateUtc="2026-07-06T08:39:00Z">
        <w:r w:rsidRPr="0086687E">
          <w:rPr>
            <w:rFonts w:ascii="Times New Roman" w:eastAsia="Times New Roman" w:hAnsi="Times New Roman" w:cs="Times New Roman"/>
            <w:b/>
            <w:bCs/>
            <w:kern w:val="36"/>
            <w:sz w:val="48"/>
            <w:szCs w:val="48"/>
          </w:rPr>
          <w:t>1.11. T</w:t>
        </w:r>
        <w:proofErr w:type="spellStart"/>
        <w:r w:rsidRPr="0086687E">
          <w:rPr>
            <w:rFonts w:ascii="Times New Roman" w:eastAsia="Times New Roman" w:hAnsi="Times New Roman" w:cs="Times New Roman"/>
            <w:b/>
            <w:bCs/>
            <w:kern w:val="36"/>
            <w:sz w:val="48"/>
            <w:szCs w:val="48"/>
          </w:rPr>
          <w:t>iêu</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chí</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thành</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công</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của</w:t>
        </w:r>
        <w:proofErr w:type="spellEnd"/>
        <w:r w:rsidRPr="0086687E">
          <w:rPr>
            <w:rFonts w:ascii="Times New Roman" w:eastAsia="Times New Roman" w:hAnsi="Times New Roman" w:cs="Times New Roman"/>
            <w:b/>
            <w:bCs/>
            <w:kern w:val="36"/>
            <w:sz w:val="48"/>
            <w:szCs w:val="48"/>
          </w:rPr>
          <w:t xml:space="preserve"> Product</w:t>
        </w:r>
      </w:ins>
    </w:p>
    <w:p w14:paraId="2925FD47" w14:textId="77777777" w:rsidR="0086687E" w:rsidRPr="0086687E" w:rsidRDefault="0086687E" w:rsidP="0086687E">
      <w:pPr>
        <w:spacing w:before="100" w:beforeAutospacing="1" w:after="100" w:afterAutospacing="1" w:line="240" w:lineRule="auto"/>
        <w:rPr>
          <w:ins w:id="2471" w:author="Admin" w:date="2026-07-06T15:39:00Z" w16du:dateUtc="2026-07-06T08:39:00Z"/>
          <w:rFonts w:ascii="Times New Roman" w:eastAsia="Times New Roman" w:hAnsi="Times New Roman" w:cs="Times New Roman"/>
          <w:sz w:val="24"/>
          <w:szCs w:val="24"/>
        </w:rPr>
      </w:pPr>
      <w:ins w:id="2472" w:author="Admin" w:date="2026-07-06T15:39:00Z" w16du:dateUtc="2026-07-06T08:39:00Z">
        <w:r w:rsidRPr="0086687E">
          <w:rPr>
            <w:rFonts w:ascii="Times New Roman" w:eastAsia="Times New Roman" w:hAnsi="Times New Roman" w:cs="Times New Roman"/>
            <w:sz w:val="24"/>
            <w:szCs w:val="24"/>
          </w:rPr>
          <w:t xml:space="preserve">Business Consulting OS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xem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thành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trong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đoạn</w:t>
        </w:r>
        <w:proofErr w:type="spellEnd"/>
        <w:r w:rsidRPr="0086687E">
          <w:rPr>
            <w:rFonts w:ascii="Times New Roman" w:eastAsia="Times New Roman" w:hAnsi="Times New Roman" w:cs="Times New Roman"/>
            <w:sz w:val="24"/>
            <w:szCs w:val="24"/>
          </w:rPr>
          <w:t xml:space="preserve"> MVP </w:t>
        </w:r>
        <w:proofErr w:type="spellStart"/>
        <w:r w:rsidRPr="0086687E">
          <w:rPr>
            <w:rFonts w:ascii="Times New Roman" w:eastAsia="Times New Roman" w:hAnsi="Times New Roman" w:cs="Times New Roman"/>
            <w:sz w:val="24"/>
            <w:szCs w:val="24"/>
          </w:rPr>
          <w:t>khi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đạt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mục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tiêu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sau</w:t>
        </w:r>
        <w:proofErr w:type="spellEnd"/>
        <w:r w:rsidRPr="0086687E">
          <w:rPr>
            <w:rFonts w:ascii="Times New Roman" w:eastAsia="Times New Roman" w:hAnsi="Times New Roman" w:cs="Times New Roman"/>
            <w:sz w:val="24"/>
            <w:szCs w:val="24"/>
          </w:rPr>
          <w: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2"/>
        <w:gridCol w:w="5651"/>
      </w:tblGrid>
      <w:tr w:rsidR="0086687E" w:rsidRPr="0086687E" w14:paraId="3FB15A52" w14:textId="77777777">
        <w:trPr>
          <w:tblHeader/>
          <w:tblCellSpacing w:w="15" w:type="dxa"/>
          <w:ins w:id="2473" w:author="Admin" w:date="2026-07-06T15:39:00Z" w16du:dateUtc="2026-07-06T08:39:00Z"/>
        </w:trPr>
        <w:tc>
          <w:tcPr>
            <w:tcW w:w="0" w:type="auto"/>
            <w:vAlign w:val="center"/>
            <w:hideMark/>
          </w:tcPr>
          <w:p w14:paraId="317267D5" w14:textId="77777777" w:rsidR="0086687E" w:rsidRPr="0086687E" w:rsidRDefault="0086687E" w:rsidP="0086687E">
            <w:pPr>
              <w:spacing w:after="0" w:line="240" w:lineRule="auto"/>
              <w:jc w:val="center"/>
              <w:rPr>
                <w:ins w:id="2474" w:author="Admin" w:date="2026-07-06T15:39:00Z" w16du:dateUtc="2026-07-06T08:39:00Z"/>
                <w:rFonts w:ascii="Times New Roman" w:eastAsia="Times New Roman" w:hAnsi="Times New Roman" w:cs="Times New Roman"/>
                <w:b/>
                <w:bCs/>
                <w:sz w:val="24"/>
                <w:szCs w:val="24"/>
              </w:rPr>
            </w:pPr>
            <w:proofErr w:type="spellStart"/>
            <w:ins w:id="2475" w:author="Admin" w:date="2026-07-06T15:39:00Z" w16du:dateUtc="2026-07-06T08:39:00Z">
              <w:r w:rsidRPr="0086687E">
                <w:rPr>
                  <w:rFonts w:ascii="Times New Roman" w:eastAsia="Times New Roman" w:hAnsi="Times New Roman" w:cs="Times New Roman"/>
                  <w:b/>
                  <w:bCs/>
                  <w:sz w:val="24"/>
                  <w:szCs w:val="24"/>
                </w:rPr>
                <w:t>Mục</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tiêu</w:t>
              </w:r>
              <w:proofErr w:type="spellEnd"/>
            </w:ins>
          </w:p>
        </w:tc>
        <w:tc>
          <w:tcPr>
            <w:tcW w:w="0" w:type="auto"/>
            <w:vAlign w:val="center"/>
            <w:hideMark/>
          </w:tcPr>
          <w:p w14:paraId="0D062475" w14:textId="77777777" w:rsidR="0086687E" w:rsidRPr="0086687E" w:rsidRDefault="0086687E" w:rsidP="0086687E">
            <w:pPr>
              <w:spacing w:after="0" w:line="240" w:lineRule="auto"/>
              <w:jc w:val="center"/>
              <w:rPr>
                <w:ins w:id="2476" w:author="Admin" w:date="2026-07-06T15:39:00Z" w16du:dateUtc="2026-07-06T08:39:00Z"/>
                <w:rFonts w:ascii="Times New Roman" w:eastAsia="Times New Roman" w:hAnsi="Times New Roman" w:cs="Times New Roman"/>
                <w:b/>
                <w:bCs/>
                <w:sz w:val="24"/>
                <w:szCs w:val="24"/>
              </w:rPr>
            </w:pPr>
            <w:proofErr w:type="spellStart"/>
            <w:ins w:id="2477" w:author="Admin" w:date="2026-07-06T15:39:00Z" w16du:dateUtc="2026-07-06T08:39:00Z">
              <w:r w:rsidRPr="0086687E">
                <w:rPr>
                  <w:rFonts w:ascii="Times New Roman" w:eastAsia="Times New Roman" w:hAnsi="Times New Roman" w:cs="Times New Roman"/>
                  <w:b/>
                  <w:bCs/>
                  <w:sz w:val="24"/>
                  <w:szCs w:val="24"/>
                </w:rPr>
                <w:t>Tiêu</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chí</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đánh</w:t>
              </w:r>
              <w:proofErr w:type="spellEnd"/>
              <w:r w:rsidRPr="0086687E">
                <w:rPr>
                  <w:rFonts w:ascii="Times New Roman" w:eastAsia="Times New Roman" w:hAnsi="Times New Roman" w:cs="Times New Roman"/>
                  <w:b/>
                  <w:bCs/>
                  <w:sz w:val="24"/>
                  <w:szCs w:val="24"/>
                </w:rPr>
                <w:t xml:space="preserve"> </w:t>
              </w:r>
              <w:proofErr w:type="spellStart"/>
              <w:r w:rsidRPr="0086687E">
                <w:rPr>
                  <w:rFonts w:ascii="Times New Roman" w:eastAsia="Times New Roman" w:hAnsi="Times New Roman" w:cs="Times New Roman"/>
                  <w:b/>
                  <w:bCs/>
                  <w:sz w:val="24"/>
                  <w:szCs w:val="24"/>
                </w:rPr>
                <w:t>giá</w:t>
              </w:r>
              <w:proofErr w:type="spellEnd"/>
            </w:ins>
          </w:p>
        </w:tc>
      </w:tr>
      <w:tr w:rsidR="0086687E" w:rsidRPr="0086687E" w14:paraId="12241F7D" w14:textId="77777777">
        <w:trPr>
          <w:tblCellSpacing w:w="15" w:type="dxa"/>
          <w:ins w:id="2478" w:author="Admin" w:date="2026-07-06T15:39:00Z" w16du:dateUtc="2026-07-06T08:39:00Z"/>
        </w:trPr>
        <w:tc>
          <w:tcPr>
            <w:tcW w:w="0" w:type="auto"/>
            <w:vAlign w:val="center"/>
            <w:hideMark/>
          </w:tcPr>
          <w:p w14:paraId="11E2D003" w14:textId="77777777" w:rsidR="0086687E" w:rsidRPr="0086687E" w:rsidRDefault="0086687E" w:rsidP="0086687E">
            <w:pPr>
              <w:spacing w:after="0" w:line="240" w:lineRule="auto"/>
              <w:rPr>
                <w:ins w:id="2479" w:author="Admin" w:date="2026-07-06T15:39:00Z" w16du:dateUtc="2026-07-06T08:39:00Z"/>
                <w:rFonts w:ascii="Times New Roman" w:eastAsia="Times New Roman" w:hAnsi="Times New Roman" w:cs="Times New Roman"/>
                <w:sz w:val="24"/>
                <w:szCs w:val="24"/>
              </w:rPr>
            </w:pPr>
            <w:proofErr w:type="spellStart"/>
            <w:ins w:id="2480" w:author="Admin" w:date="2026-07-06T15:39:00Z" w16du:dateUtc="2026-07-06T08:39:00Z">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ins>
          </w:p>
        </w:tc>
        <w:tc>
          <w:tcPr>
            <w:tcW w:w="0" w:type="auto"/>
            <w:vAlign w:val="center"/>
            <w:hideMark/>
          </w:tcPr>
          <w:p w14:paraId="4552BCDC" w14:textId="77777777" w:rsidR="0086687E" w:rsidRPr="0086687E" w:rsidRDefault="0086687E" w:rsidP="0086687E">
            <w:pPr>
              <w:spacing w:after="0" w:line="240" w:lineRule="auto"/>
              <w:rPr>
                <w:ins w:id="2481" w:author="Admin" w:date="2026-07-06T15:39:00Z" w16du:dateUtc="2026-07-06T08:39:00Z"/>
                <w:rFonts w:ascii="Times New Roman" w:eastAsia="Times New Roman" w:hAnsi="Times New Roman" w:cs="Times New Roman"/>
                <w:sz w:val="24"/>
                <w:szCs w:val="24"/>
              </w:rPr>
            </w:pPr>
            <w:ins w:id="2482" w:author="Admin" w:date="2026-07-06T15:39:00Z" w16du:dateUtc="2026-07-06T08:39:00Z">
              <w:r w:rsidRPr="0086687E">
                <w:rPr>
                  <w:rFonts w:ascii="Times New Roman" w:eastAsia="Times New Roman" w:hAnsi="Times New Roman" w:cs="Times New Roman"/>
                  <w:sz w:val="24"/>
                  <w:szCs w:val="24"/>
                </w:rPr>
                <w:t xml:space="preserve">100% Business Project </w:t>
              </w:r>
              <w:proofErr w:type="spellStart"/>
              <w:r w:rsidRPr="0086687E">
                <w:rPr>
                  <w:rFonts w:ascii="Times New Roman" w:eastAsia="Times New Roman" w:hAnsi="Times New Roman" w:cs="Times New Roman"/>
                  <w:sz w:val="24"/>
                  <w:szCs w:val="24"/>
                </w:rPr>
                <w:t>được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hiện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theo</w:t>
              </w:r>
              <w:proofErr w:type="spellEnd"/>
              <w:r w:rsidRPr="0086687E">
                <w:rPr>
                  <w:rFonts w:ascii="Times New Roman" w:eastAsia="Times New Roman" w:hAnsi="Times New Roman" w:cs="Times New Roman"/>
                  <w:sz w:val="24"/>
                  <w:szCs w:val="24"/>
                </w:rPr>
                <w:t xml:space="preserve"> TCF</w:t>
              </w:r>
            </w:ins>
          </w:p>
        </w:tc>
      </w:tr>
      <w:tr w:rsidR="0086687E" w:rsidRPr="0086687E" w14:paraId="5FB65D12" w14:textId="77777777">
        <w:trPr>
          <w:tblCellSpacing w:w="15" w:type="dxa"/>
          <w:ins w:id="2483" w:author="Admin" w:date="2026-07-06T15:39:00Z" w16du:dateUtc="2026-07-06T08:39:00Z"/>
        </w:trPr>
        <w:tc>
          <w:tcPr>
            <w:tcW w:w="0" w:type="auto"/>
            <w:vAlign w:val="center"/>
            <w:hideMark/>
          </w:tcPr>
          <w:p w14:paraId="0ED8B08A" w14:textId="77777777" w:rsidR="0086687E" w:rsidRPr="0086687E" w:rsidRDefault="0086687E" w:rsidP="0086687E">
            <w:pPr>
              <w:spacing w:after="0" w:line="240" w:lineRule="auto"/>
              <w:rPr>
                <w:ins w:id="2484" w:author="Admin" w:date="2026-07-06T15:39:00Z" w16du:dateUtc="2026-07-06T08:39:00Z"/>
                <w:rFonts w:ascii="Times New Roman" w:eastAsia="Times New Roman" w:hAnsi="Times New Roman" w:cs="Times New Roman"/>
                <w:sz w:val="24"/>
                <w:szCs w:val="24"/>
              </w:rPr>
            </w:pPr>
            <w:proofErr w:type="spellStart"/>
            <w:ins w:id="2485" w:author="Admin" w:date="2026-07-06T15:39:00Z" w16du:dateUtc="2026-07-06T08:39:00Z">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tài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ins>
          </w:p>
        </w:tc>
        <w:tc>
          <w:tcPr>
            <w:tcW w:w="0" w:type="auto"/>
            <w:vAlign w:val="center"/>
            <w:hideMark/>
          </w:tcPr>
          <w:p w14:paraId="29F96577" w14:textId="77777777" w:rsidR="0086687E" w:rsidRPr="0086687E" w:rsidRDefault="0086687E" w:rsidP="0086687E">
            <w:pPr>
              <w:spacing w:after="0" w:line="240" w:lineRule="auto"/>
              <w:rPr>
                <w:ins w:id="2486" w:author="Admin" w:date="2026-07-06T15:39:00Z" w16du:dateUtc="2026-07-06T08:39:00Z"/>
                <w:rFonts w:ascii="Times New Roman" w:eastAsia="Times New Roman" w:hAnsi="Times New Roman" w:cs="Times New Roman"/>
                <w:sz w:val="24"/>
                <w:szCs w:val="24"/>
              </w:rPr>
            </w:pPr>
            <w:ins w:id="2487" w:author="Admin" w:date="2026-07-06T15:39:00Z" w16du:dateUtc="2026-07-06T08:39:00Z">
              <w:r w:rsidRPr="0086687E">
                <w:rPr>
                  <w:rFonts w:ascii="Times New Roman" w:eastAsia="Times New Roman" w:hAnsi="Times New Roman" w:cs="Times New Roman"/>
                  <w:sz w:val="24"/>
                  <w:szCs w:val="24"/>
                </w:rPr>
                <w:t xml:space="preserve">100% Deliverables </w:t>
              </w:r>
              <w:proofErr w:type="spellStart"/>
              <w:r w:rsidRPr="0086687E">
                <w:rPr>
                  <w:rFonts w:ascii="Times New Roman" w:eastAsia="Times New Roman" w:hAnsi="Times New Roman" w:cs="Times New Roman"/>
                  <w:sz w:val="24"/>
                  <w:szCs w:val="24"/>
                </w:rPr>
                <w:t>sử</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dụng</w:t>
              </w:r>
              <w:proofErr w:type="spellEnd"/>
              <w:r w:rsidRPr="0086687E">
                <w:rPr>
                  <w:rFonts w:ascii="Times New Roman" w:eastAsia="Times New Roman" w:hAnsi="Times New Roman" w:cs="Times New Roman"/>
                  <w:sz w:val="24"/>
                  <w:szCs w:val="24"/>
                </w:rPr>
                <w:t xml:space="preserve"> Template </w:t>
              </w:r>
              <w:proofErr w:type="spellStart"/>
              <w:r w:rsidRPr="0086687E">
                <w:rPr>
                  <w:rFonts w:ascii="Times New Roman" w:eastAsia="Times New Roman" w:hAnsi="Times New Roman" w:cs="Times New Roman"/>
                  <w:sz w:val="24"/>
                  <w:szCs w:val="24"/>
                </w:rPr>
                <w:t>chuẩn</w:t>
              </w:r>
              <w:proofErr w:type="spellEnd"/>
            </w:ins>
          </w:p>
        </w:tc>
      </w:tr>
      <w:tr w:rsidR="0086687E" w:rsidRPr="0086687E" w14:paraId="32B4A3EB" w14:textId="77777777">
        <w:trPr>
          <w:tblCellSpacing w:w="15" w:type="dxa"/>
          <w:ins w:id="2488" w:author="Admin" w:date="2026-07-06T15:39:00Z" w16du:dateUtc="2026-07-06T08:39:00Z"/>
        </w:trPr>
        <w:tc>
          <w:tcPr>
            <w:tcW w:w="0" w:type="auto"/>
            <w:vAlign w:val="center"/>
            <w:hideMark/>
          </w:tcPr>
          <w:p w14:paraId="721D6962" w14:textId="77777777" w:rsidR="0086687E" w:rsidRPr="0086687E" w:rsidRDefault="0086687E" w:rsidP="0086687E">
            <w:pPr>
              <w:spacing w:after="0" w:line="240" w:lineRule="auto"/>
              <w:rPr>
                <w:ins w:id="2489" w:author="Admin" w:date="2026-07-06T15:39:00Z" w16du:dateUtc="2026-07-06T08:39:00Z"/>
                <w:rFonts w:ascii="Times New Roman" w:eastAsia="Times New Roman" w:hAnsi="Times New Roman" w:cs="Times New Roman"/>
                <w:sz w:val="24"/>
                <w:szCs w:val="24"/>
              </w:rPr>
            </w:pPr>
            <w:proofErr w:type="spellStart"/>
            <w:ins w:id="2490" w:author="Admin" w:date="2026-07-06T15:39:00Z" w16du:dateUtc="2026-07-06T08:39:00Z">
              <w:r w:rsidRPr="0086687E">
                <w:rPr>
                  <w:rFonts w:ascii="Times New Roman" w:eastAsia="Times New Roman" w:hAnsi="Times New Roman" w:cs="Times New Roman"/>
                  <w:sz w:val="24"/>
                  <w:szCs w:val="24"/>
                </w:rPr>
                <w:t>Tăng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hiệu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suất</w:t>
              </w:r>
              <w:proofErr w:type="spellEnd"/>
            </w:ins>
          </w:p>
        </w:tc>
        <w:tc>
          <w:tcPr>
            <w:tcW w:w="0" w:type="auto"/>
            <w:vAlign w:val="center"/>
            <w:hideMark/>
          </w:tcPr>
          <w:p w14:paraId="6D60B961" w14:textId="77777777" w:rsidR="0086687E" w:rsidRPr="0086687E" w:rsidRDefault="0086687E" w:rsidP="0086687E">
            <w:pPr>
              <w:spacing w:after="0" w:line="240" w:lineRule="auto"/>
              <w:rPr>
                <w:ins w:id="2491" w:author="Admin" w:date="2026-07-06T15:39:00Z" w16du:dateUtc="2026-07-06T08:39:00Z"/>
                <w:rFonts w:ascii="Times New Roman" w:eastAsia="Times New Roman" w:hAnsi="Times New Roman" w:cs="Times New Roman"/>
                <w:sz w:val="24"/>
                <w:szCs w:val="24"/>
              </w:rPr>
            </w:pPr>
            <w:proofErr w:type="spellStart"/>
            <w:ins w:id="2492" w:author="Admin" w:date="2026-07-06T15:39:00Z" w16du:dateUtc="2026-07-06T08:39:00Z">
              <w:r w:rsidRPr="0086687E">
                <w:rPr>
                  <w:rFonts w:ascii="Times New Roman" w:eastAsia="Times New Roman" w:hAnsi="Times New Roman" w:cs="Times New Roman"/>
                  <w:sz w:val="24"/>
                  <w:szCs w:val="24"/>
                </w:rPr>
                <w:t>Giảm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thời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gian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bị</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tổng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hợp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báo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cáo</w:t>
              </w:r>
              <w:proofErr w:type="spellEnd"/>
            </w:ins>
          </w:p>
        </w:tc>
      </w:tr>
      <w:tr w:rsidR="0086687E" w:rsidRPr="0086687E" w14:paraId="2A5FBDEC" w14:textId="77777777">
        <w:trPr>
          <w:tblCellSpacing w:w="15" w:type="dxa"/>
          <w:ins w:id="2493" w:author="Admin" w:date="2026-07-06T15:39:00Z" w16du:dateUtc="2026-07-06T08:39:00Z"/>
        </w:trPr>
        <w:tc>
          <w:tcPr>
            <w:tcW w:w="0" w:type="auto"/>
            <w:vAlign w:val="center"/>
            <w:hideMark/>
          </w:tcPr>
          <w:p w14:paraId="57013494" w14:textId="77777777" w:rsidR="0086687E" w:rsidRPr="0086687E" w:rsidRDefault="0086687E" w:rsidP="0086687E">
            <w:pPr>
              <w:spacing w:after="0" w:line="240" w:lineRule="auto"/>
              <w:rPr>
                <w:ins w:id="2494" w:author="Admin" w:date="2026-07-06T15:39:00Z" w16du:dateUtc="2026-07-06T08:39:00Z"/>
                <w:rFonts w:ascii="Times New Roman" w:eastAsia="Times New Roman" w:hAnsi="Times New Roman" w:cs="Times New Roman"/>
                <w:sz w:val="24"/>
                <w:szCs w:val="24"/>
              </w:rPr>
            </w:pPr>
            <w:proofErr w:type="spellStart"/>
            <w:ins w:id="2495" w:author="Admin" w:date="2026-07-06T15:39:00Z" w16du:dateUtc="2026-07-06T08:39:00Z">
              <w:r w:rsidRPr="0086687E">
                <w:rPr>
                  <w:rFonts w:ascii="Times New Roman" w:eastAsia="Times New Roman" w:hAnsi="Times New Roman" w:cs="Times New Roman"/>
                  <w:sz w:val="24"/>
                  <w:szCs w:val="24"/>
                </w:rPr>
                <w:t>Tích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lũy</w:t>
              </w:r>
              <w:proofErr w:type="spellEnd"/>
              <w:r w:rsidRPr="0086687E">
                <w:rPr>
                  <w:rFonts w:ascii="Times New Roman" w:eastAsia="Times New Roman" w:hAnsi="Times New Roman" w:cs="Times New Roman"/>
                  <w:sz w:val="24"/>
                  <w:szCs w:val="24"/>
                </w:rPr>
                <w:t xml:space="preserve"> tri </w:t>
              </w:r>
              <w:proofErr w:type="spellStart"/>
              <w:r w:rsidRPr="0086687E">
                <w:rPr>
                  <w:rFonts w:ascii="Times New Roman" w:eastAsia="Times New Roman" w:hAnsi="Times New Roman" w:cs="Times New Roman"/>
                  <w:sz w:val="24"/>
                  <w:szCs w:val="24"/>
                </w:rPr>
                <w:t>thức</w:t>
              </w:r>
              <w:proofErr w:type="spellEnd"/>
            </w:ins>
          </w:p>
        </w:tc>
        <w:tc>
          <w:tcPr>
            <w:tcW w:w="0" w:type="auto"/>
            <w:vAlign w:val="center"/>
            <w:hideMark/>
          </w:tcPr>
          <w:p w14:paraId="644AF32C" w14:textId="77777777" w:rsidR="0086687E" w:rsidRPr="0086687E" w:rsidRDefault="0086687E" w:rsidP="0086687E">
            <w:pPr>
              <w:spacing w:after="0" w:line="240" w:lineRule="auto"/>
              <w:rPr>
                <w:ins w:id="2496" w:author="Admin" w:date="2026-07-06T15:39:00Z" w16du:dateUtc="2026-07-06T08:39:00Z"/>
                <w:rFonts w:ascii="Times New Roman" w:eastAsia="Times New Roman" w:hAnsi="Times New Roman" w:cs="Times New Roman"/>
                <w:sz w:val="24"/>
                <w:szCs w:val="24"/>
              </w:rPr>
            </w:pPr>
            <w:proofErr w:type="spellStart"/>
            <w:ins w:id="2497" w:author="Admin" w:date="2026-07-06T15:39:00Z" w16du:dateUtc="2026-07-06T08:39:00Z">
              <w:r w:rsidRPr="0086687E">
                <w:rPr>
                  <w:rFonts w:ascii="Times New Roman" w:eastAsia="Times New Roman" w:hAnsi="Times New Roman" w:cs="Times New Roman"/>
                  <w:sz w:val="24"/>
                  <w:szCs w:val="24"/>
                </w:rPr>
                <w:t>Mỗi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tạo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ít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nhất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một</w:t>
              </w:r>
              <w:proofErr w:type="spellEnd"/>
              <w:r w:rsidRPr="0086687E">
                <w:rPr>
                  <w:rFonts w:ascii="Times New Roman" w:eastAsia="Times New Roman" w:hAnsi="Times New Roman" w:cs="Times New Roman"/>
                  <w:sz w:val="24"/>
                  <w:szCs w:val="24"/>
                </w:rPr>
                <w:t xml:space="preserve"> Case Study </w:t>
              </w:r>
              <w:proofErr w:type="spellStart"/>
              <w:r w:rsidRPr="0086687E">
                <w:rPr>
                  <w:rFonts w:ascii="Times New Roman" w:eastAsia="Times New Roman" w:hAnsi="Times New Roman" w:cs="Times New Roman"/>
                  <w:sz w:val="24"/>
                  <w:szCs w:val="24"/>
                </w:rPr>
                <w:t>hoặc</w:t>
              </w:r>
              <w:proofErr w:type="spellEnd"/>
              <w:r w:rsidRPr="0086687E">
                <w:rPr>
                  <w:rFonts w:ascii="Times New Roman" w:eastAsia="Times New Roman" w:hAnsi="Times New Roman" w:cs="Times New Roman"/>
                  <w:sz w:val="24"/>
                  <w:szCs w:val="24"/>
                </w:rPr>
                <w:t xml:space="preserve"> Best Practice</w:t>
              </w:r>
            </w:ins>
          </w:p>
        </w:tc>
      </w:tr>
      <w:tr w:rsidR="0086687E" w:rsidRPr="0086687E" w14:paraId="0C9EFD83" w14:textId="77777777">
        <w:trPr>
          <w:tblCellSpacing w:w="15" w:type="dxa"/>
          <w:ins w:id="2498" w:author="Admin" w:date="2026-07-06T15:39:00Z" w16du:dateUtc="2026-07-06T08:39:00Z"/>
        </w:trPr>
        <w:tc>
          <w:tcPr>
            <w:tcW w:w="0" w:type="auto"/>
            <w:vAlign w:val="center"/>
            <w:hideMark/>
          </w:tcPr>
          <w:p w14:paraId="3605BF88" w14:textId="77777777" w:rsidR="0086687E" w:rsidRPr="0086687E" w:rsidRDefault="0086687E" w:rsidP="0086687E">
            <w:pPr>
              <w:spacing w:after="0" w:line="240" w:lineRule="auto"/>
              <w:rPr>
                <w:ins w:id="2499" w:author="Admin" w:date="2026-07-06T15:39:00Z" w16du:dateUtc="2026-07-06T08:39:00Z"/>
                <w:rFonts w:ascii="Times New Roman" w:eastAsia="Times New Roman" w:hAnsi="Times New Roman" w:cs="Times New Roman"/>
                <w:sz w:val="24"/>
                <w:szCs w:val="24"/>
              </w:rPr>
            </w:pPr>
            <w:proofErr w:type="spellStart"/>
            <w:ins w:id="2500" w:author="Admin" w:date="2026-07-06T15:39:00Z" w16du:dateUtc="2026-07-06T08:39:00Z">
              <w:r w:rsidRPr="0086687E">
                <w:rPr>
                  <w:rFonts w:ascii="Times New Roman" w:eastAsia="Times New Roman" w:hAnsi="Times New Roman" w:cs="Times New Roman"/>
                  <w:sz w:val="24"/>
                  <w:szCs w:val="24"/>
                </w:rPr>
                <w:t>Sẵn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sàng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mở</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rộng</w:t>
              </w:r>
              <w:proofErr w:type="spellEnd"/>
            </w:ins>
          </w:p>
        </w:tc>
        <w:tc>
          <w:tcPr>
            <w:tcW w:w="0" w:type="auto"/>
            <w:vAlign w:val="center"/>
            <w:hideMark/>
          </w:tcPr>
          <w:p w14:paraId="1591921C" w14:textId="77777777" w:rsidR="0086687E" w:rsidRPr="0086687E" w:rsidRDefault="0086687E" w:rsidP="0086687E">
            <w:pPr>
              <w:spacing w:after="0" w:line="240" w:lineRule="auto"/>
              <w:rPr>
                <w:ins w:id="2501" w:author="Admin" w:date="2026-07-06T15:39:00Z" w16du:dateUtc="2026-07-06T08:39:00Z"/>
                <w:rFonts w:ascii="Times New Roman" w:eastAsia="Times New Roman" w:hAnsi="Times New Roman" w:cs="Times New Roman"/>
                <w:sz w:val="24"/>
                <w:szCs w:val="24"/>
              </w:rPr>
            </w:pPr>
            <w:proofErr w:type="spellStart"/>
            <w:ins w:id="2502" w:author="Admin" w:date="2026-07-06T15:39:00Z" w16du:dateUtc="2026-07-06T08:39:00Z">
              <w:r w:rsidRPr="0086687E">
                <w:rPr>
                  <w:rFonts w:ascii="Times New Roman" w:eastAsia="Times New Roman" w:hAnsi="Times New Roman" w:cs="Times New Roman"/>
                  <w:sz w:val="24"/>
                  <w:szCs w:val="24"/>
                </w:rPr>
                <w:t>Kiến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trúc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hỗ</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trợ</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bổ</w:t>
              </w:r>
              <w:proofErr w:type="spellEnd"/>
              <w:r w:rsidRPr="0086687E">
                <w:rPr>
                  <w:rFonts w:ascii="Times New Roman" w:eastAsia="Times New Roman" w:hAnsi="Times New Roman" w:cs="Times New Roman"/>
                  <w:sz w:val="24"/>
                  <w:szCs w:val="24"/>
                </w:rPr>
                <w:t xml:space="preserve"> sung Workspace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AI </w:t>
              </w:r>
              <w:proofErr w:type="spellStart"/>
              <w:r w:rsidRPr="0086687E">
                <w:rPr>
                  <w:rFonts w:ascii="Times New Roman" w:eastAsia="Times New Roman" w:hAnsi="Times New Roman" w:cs="Times New Roman"/>
                  <w:sz w:val="24"/>
                  <w:szCs w:val="24"/>
                </w:rPr>
                <w:t>trong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tương</w:t>
              </w:r>
              <w:proofErr w:type="spellEnd"/>
              <w:r w:rsidRPr="0086687E">
                <w:rPr>
                  <w:rFonts w:ascii="Times New Roman" w:eastAsia="Times New Roman" w:hAnsi="Times New Roman" w:cs="Times New Roman"/>
                  <w:sz w:val="24"/>
                  <w:szCs w:val="24"/>
                </w:rPr>
                <w:t xml:space="preserve"> lai</w:t>
              </w:r>
            </w:ins>
          </w:p>
        </w:tc>
      </w:tr>
    </w:tbl>
    <w:p w14:paraId="5148C9FB" w14:textId="77777777" w:rsidR="0086687E" w:rsidRPr="0086687E" w:rsidRDefault="0086687E" w:rsidP="0086687E">
      <w:pPr>
        <w:spacing w:before="100" w:beforeAutospacing="1" w:after="100" w:afterAutospacing="1" w:line="240" w:lineRule="auto"/>
        <w:outlineLvl w:val="0"/>
        <w:rPr>
          <w:ins w:id="2503" w:author="Admin" w:date="2026-07-06T15:39:00Z" w16du:dateUtc="2026-07-06T08:39:00Z"/>
          <w:rFonts w:ascii="Times New Roman" w:eastAsia="Times New Roman" w:hAnsi="Times New Roman" w:cs="Times New Roman"/>
          <w:b/>
          <w:bCs/>
          <w:kern w:val="36"/>
          <w:sz w:val="48"/>
          <w:szCs w:val="48"/>
        </w:rPr>
      </w:pPr>
      <w:proofErr w:type="spellStart"/>
      <w:ins w:id="2504" w:author="Admin" w:date="2026-07-06T15:39:00Z" w16du:dateUtc="2026-07-06T08:39:00Z">
        <w:r w:rsidRPr="0086687E">
          <w:rPr>
            <w:rFonts w:ascii="Times New Roman" w:eastAsia="Times New Roman" w:hAnsi="Times New Roman" w:cs="Times New Roman"/>
            <w:b/>
            <w:bCs/>
            <w:kern w:val="36"/>
            <w:sz w:val="48"/>
            <w:szCs w:val="48"/>
          </w:rPr>
          <w:t>Tóm</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tắt</w:t>
        </w:r>
        <w:proofErr w:type="spellEnd"/>
        <w:r w:rsidRPr="0086687E">
          <w:rPr>
            <w:rFonts w:ascii="Times New Roman" w:eastAsia="Times New Roman" w:hAnsi="Times New Roman" w:cs="Times New Roman"/>
            <w:b/>
            <w:bCs/>
            <w:kern w:val="36"/>
            <w:sz w:val="48"/>
            <w:szCs w:val="48"/>
          </w:rPr>
          <w:t xml:space="preserve"> </w:t>
        </w:r>
        <w:proofErr w:type="spellStart"/>
        <w:r w:rsidRPr="0086687E">
          <w:rPr>
            <w:rFonts w:ascii="Times New Roman" w:eastAsia="Times New Roman" w:hAnsi="Times New Roman" w:cs="Times New Roman"/>
            <w:b/>
            <w:bCs/>
            <w:kern w:val="36"/>
            <w:sz w:val="48"/>
            <w:szCs w:val="48"/>
          </w:rPr>
          <w:t>chương</w:t>
        </w:r>
        <w:proofErr w:type="spellEnd"/>
      </w:ins>
    </w:p>
    <w:p w14:paraId="70798F5A" w14:textId="77777777" w:rsidR="0086687E" w:rsidRPr="0086687E" w:rsidRDefault="0086687E" w:rsidP="0086687E">
      <w:pPr>
        <w:spacing w:before="100" w:beforeAutospacing="1" w:after="100" w:afterAutospacing="1" w:line="240" w:lineRule="auto"/>
        <w:rPr>
          <w:ins w:id="2505" w:author="Admin" w:date="2026-07-06T15:39:00Z" w16du:dateUtc="2026-07-06T08:39:00Z"/>
          <w:rFonts w:ascii="Times New Roman" w:eastAsia="Times New Roman" w:hAnsi="Times New Roman" w:cs="Times New Roman"/>
          <w:sz w:val="24"/>
          <w:szCs w:val="24"/>
        </w:rPr>
      </w:pPr>
      <w:ins w:id="2506" w:author="Admin" w:date="2026-07-06T15:39:00Z" w16du:dateUtc="2026-07-06T08:39:00Z">
        <w:r w:rsidRPr="0086687E">
          <w:rPr>
            <w:rFonts w:ascii="Times New Roman" w:eastAsia="Times New Roman" w:hAnsi="Times New Roman" w:cs="Times New Roman"/>
            <w:sz w:val="24"/>
            <w:szCs w:val="24"/>
          </w:rPr>
          <w:lastRenderedPageBreak/>
          <w:t xml:space="preserve">Business Consulting OS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bước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chuyển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từ</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phương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pháp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luận</w:t>
        </w:r>
        <w:proofErr w:type="spellEnd"/>
        <w:r w:rsidRPr="0086687E">
          <w:rPr>
            <w:rFonts w:ascii="Times New Roman" w:eastAsia="Times New Roman" w:hAnsi="Times New Roman" w:cs="Times New Roman"/>
            <w:sz w:val="24"/>
            <w:szCs w:val="24"/>
          </w:rPr>
          <w:t xml:space="preserve"> sang </w:t>
        </w:r>
        <w:proofErr w:type="spellStart"/>
        <w:r w:rsidRPr="0086687E">
          <w:rPr>
            <w:rFonts w:ascii="Times New Roman" w:eastAsia="Times New Roman" w:hAnsi="Times New Roman" w:cs="Times New Roman"/>
            <w:sz w:val="24"/>
            <w:szCs w:val="24"/>
          </w:rPr>
          <w:t>sản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phẩm</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số</w:t>
        </w:r>
        <w:proofErr w:type="spellEnd"/>
        <w:r w:rsidRPr="0086687E">
          <w:rPr>
            <w:rFonts w:ascii="Times New Roman" w:eastAsia="Times New Roman" w:hAnsi="Times New Roman" w:cs="Times New Roman"/>
            <w:sz w:val="24"/>
            <w:szCs w:val="24"/>
          </w:rPr>
          <w:t>.</w:t>
        </w:r>
      </w:ins>
    </w:p>
    <w:p w14:paraId="027D627D" w14:textId="77777777" w:rsidR="0086687E" w:rsidRPr="0086687E" w:rsidRDefault="0086687E" w:rsidP="0086687E">
      <w:pPr>
        <w:spacing w:before="100" w:beforeAutospacing="1" w:after="100" w:afterAutospacing="1" w:line="240" w:lineRule="auto"/>
        <w:rPr>
          <w:ins w:id="2507" w:author="Admin" w:date="2026-07-06T15:39:00Z" w16du:dateUtc="2026-07-06T08:39:00Z"/>
          <w:rFonts w:ascii="Times New Roman" w:eastAsia="Times New Roman" w:hAnsi="Times New Roman" w:cs="Times New Roman"/>
          <w:sz w:val="24"/>
          <w:szCs w:val="24"/>
        </w:rPr>
      </w:pPr>
      <w:ins w:id="2508" w:author="Admin" w:date="2026-07-06T15:39:00Z" w16du:dateUtc="2026-07-06T08:39:00Z">
        <w:r w:rsidRPr="0086687E">
          <w:rPr>
            <w:rFonts w:ascii="Times New Roman" w:eastAsia="Times New Roman" w:hAnsi="Times New Roman" w:cs="Times New Roman"/>
            <w:sz w:val="24"/>
            <w:szCs w:val="24"/>
          </w:rPr>
          <w:t xml:space="preserve">Trong </w:t>
        </w:r>
        <w:proofErr w:type="spellStart"/>
        <w:r w:rsidRPr="0086687E">
          <w:rPr>
            <w:rFonts w:ascii="Times New Roman" w:eastAsia="Times New Roman" w:hAnsi="Times New Roman" w:cs="Times New Roman"/>
            <w:sz w:val="24"/>
            <w:szCs w:val="24"/>
          </w:rPr>
          <w:t>giai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đoạn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đầu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hệ</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thống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tập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trung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hỗ</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trợ</w:t>
        </w:r>
        <w:proofErr w:type="spellEnd"/>
        <w:r w:rsidRPr="0086687E">
          <w:rPr>
            <w:rFonts w:ascii="Times New Roman" w:eastAsia="Times New Roman" w:hAnsi="Times New Roman" w:cs="Times New Roman"/>
            <w:sz w:val="24"/>
            <w:szCs w:val="24"/>
          </w:rPr>
          <w:t xml:space="preserve"> Consultant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doanh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nghiệp</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một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cách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nhất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quán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chuẩn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hóa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dữ</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liệu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tích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lũy</w:t>
        </w:r>
        <w:proofErr w:type="spellEnd"/>
        <w:r w:rsidRPr="0086687E">
          <w:rPr>
            <w:rFonts w:ascii="Times New Roman" w:eastAsia="Times New Roman" w:hAnsi="Times New Roman" w:cs="Times New Roman"/>
            <w:sz w:val="24"/>
            <w:szCs w:val="24"/>
          </w:rPr>
          <w:t xml:space="preserve"> tri </w:t>
        </w:r>
        <w:proofErr w:type="spellStart"/>
        <w:r w:rsidRPr="0086687E">
          <w:rPr>
            <w:rFonts w:ascii="Times New Roman" w:eastAsia="Times New Roman" w:hAnsi="Times New Roman" w:cs="Times New Roman"/>
            <w:sz w:val="24"/>
            <w:szCs w:val="24"/>
          </w:rPr>
          <w:t>thức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Mục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tiêu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phải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xây</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dựng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một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nền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tảng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nhiều</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tính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năng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là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tạo</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ra</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một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công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cụ</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thực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sự</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giúp</w:t>
        </w:r>
        <w:proofErr w:type="spellEnd"/>
        <w:r w:rsidRPr="0086687E">
          <w:rPr>
            <w:rFonts w:ascii="Times New Roman" w:eastAsia="Times New Roman" w:hAnsi="Times New Roman" w:cs="Times New Roman"/>
            <w:sz w:val="24"/>
            <w:szCs w:val="24"/>
          </w:rPr>
          <w:t xml:space="preserve"> THUCHOCVN </w:t>
        </w:r>
        <w:proofErr w:type="spellStart"/>
        <w:r w:rsidRPr="0086687E">
          <w:rPr>
            <w:rFonts w:ascii="Times New Roman" w:eastAsia="Times New Roman" w:hAnsi="Times New Roman" w:cs="Times New Roman"/>
            <w:sz w:val="24"/>
            <w:szCs w:val="24"/>
          </w:rPr>
          <w:t>triển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khai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tốt</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học</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hỏi</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nhanh</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hơn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và</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sẵn</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sàng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mở</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rộng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trong</w:t>
        </w:r>
        <w:proofErr w:type="spellEnd"/>
        <w:r w:rsidRPr="0086687E">
          <w:rPr>
            <w:rFonts w:ascii="Times New Roman" w:eastAsia="Times New Roman" w:hAnsi="Times New Roman" w:cs="Times New Roman"/>
            <w:sz w:val="24"/>
            <w:szCs w:val="24"/>
          </w:rPr>
          <w:t xml:space="preserve"> </w:t>
        </w:r>
        <w:proofErr w:type="spellStart"/>
        <w:r w:rsidRPr="0086687E">
          <w:rPr>
            <w:rFonts w:ascii="Times New Roman" w:eastAsia="Times New Roman" w:hAnsi="Times New Roman" w:cs="Times New Roman"/>
            <w:sz w:val="24"/>
            <w:szCs w:val="24"/>
          </w:rPr>
          <w:t>tương</w:t>
        </w:r>
        <w:proofErr w:type="spellEnd"/>
        <w:r w:rsidRPr="0086687E">
          <w:rPr>
            <w:rFonts w:ascii="Times New Roman" w:eastAsia="Times New Roman" w:hAnsi="Times New Roman" w:cs="Times New Roman"/>
            <w:sz w:val="24"/>
            <w:szCs w:val="24"/>
          </w:rPr>
          <w:t xml:space="preserve"> lai.</w:t>
        </w:r>
      </w:ins>
    </w:p>
    <w:p w14:paraId="1853AD5B" w14:textId="0901F422" w:rsidR="00900D69" w:rsidRPr="00900D69" w:rsidDel="002632E6" w:rsidRDefault="00000000" w:rsidP="0086687E">
      <w:pPr>
        <w:spacing w:before="100" w:beforeAutospacing="1" w:after="100" w:afterAutospacing="1" w:line="240" w:lineRule="auto"/>
        <w:outlineLvl w:val="1"/>
        <w:rPr>
          <w:del w:id="2509" w:author="Admin" w:date="2026-07-06T15:26:00Z" w16du:dateUtc="2026-07-06T08:26:00Z"/>
          <w:rFonts w:ascii="Times New Roman" w:eastAsia="Times New Roman" w:hAnsi="Times New Roman" w:cs="Times New Roman"/>
          <w:sz w:val="24"/>
          <w:szCs w:val="24"/>
        </w:rPr>
        <w:pPrChange w:id="2510" w:author="Admin" w:date="2026-07-06T15:42:00Z" w16du:dateUtc="2026-07-06T08:42:00Z">
          <w:pPr>
            <w:spacing w:after="0" w:line="240" w:lineRule="auto"/>
          </w:pPr>
        </w:pPrChange>
      </w:pPr>
      <w:del w:id="2511" w:author="Admin" w:date="2026-07-06T15:26:00Z" w16du:dateUtc="2026-07-06T08:26:00Z">
        <w:r w:rsidDel="002632E6">
          <w:rPr>
            <w:rFonts w:ascii="Times New Roman" w:eastAsia="Times New Roman" w:hAnsi="Times New Roman" w:cs="Times New Roman"/>
            <w:sz w:val="24"/>
            <w:szCs w:val="24"/>
          </w:rPr>
          <w:pict w14:anchorId="627D2C0F">
            <v:rect id="_x0000_i1488" style="width:0;height:1.5pt" o:hralign="center" o:hrstd="t" o:hr="t" fillcolor="#a0a0a0" stroked="f"/>
          </w:pict>
        </w:r>
      </w:del>
    </w:p>
    <w:p w14:paraId="5D2E2B43" w14:textId="48581676" w:rsidR="00900D69" w:rsidRPr="00900D69" w:rsidDel="002632E6" w:rsidRDefault="00900D69" w:rsidP="0086687E">
      <w:pPr>
        <w:spacing w:before="100" w:beforeAutospacing="1" w:after="100" w:afterAutospacing="1" w:line="240" w:lineRule="auto"/>
        <w:outlineLvl w:val="1"/>
        <w:rPr>
          <w:del w:id="2512" w:author="Admin" w:date="2026-07-06T15:26:00Z" w16du:dateUtc="2026-07-06T08:26:00Z"/>
          <w:rFonts w:ascii="Times New Roman" w:eastAsia="Times New Roman" w:hAnsi="Times New Roman" w:cs="Times New Roman"/>
          <w:b/>
          <w:bCs/>
          <w:kern w:val="36"/>
          <w:sz w:val="48"/>
          <w:szCs w:val="48"/>
        </w:rPr>
        <w:pPrChange w:id="2513" w:author="Admin" w:date="2026-07-06T15:42:00Z" w16du:dateUtc="2026-07-06T08:42:00Z">
          <w:pPr>
            <w:spacing w:before="100" w:beforeAutospacing="1" w:after="100" w:afterAutospacing="1" w:line="240" w:lineRule="auto"/>
            <w:outlineLvl w:val="0"/>
          </w:pPr>
        </w:pPrChange>
      </w:pPr>
      <w:del w:id="2514" w:author="Admin" w:date="2026-07-06T15:26:00Z" w16du:dateUtc="2026-07-06T08:26:00Z">
        <w:r w:rsidRPr="00900D69" w:rsidDel="002632E6">
          <w:rPr>
            <w:rFonts w:ascii="Segoe UI Emoji" w:eastAsia="Times New Roman" w:hAnsi="Segoe UI Emoji" w:cs="Segoe UI Emoji"/>
            <w:b/>
            <w:bCs/>
            <w:kern w:val="36"/>
            <w:sz w:val="48"/>
            <w:szCs w:val="48"/>
          </w:rPr>
          <w:delText>⭐</w:delText>
        </w:r>
        <w:r w:rsidRPr="00900D69" w:rsidDel="002632E6">
          <w:rPr>
            <w:rFonts w:ascii="Times New Roman" w:eastAsia="Times New Roman" w:hAnsi="Times New Roman" w:cs="Times New Roman"/>
            <w:b/>
            <w:bCs/>
            <w:kern w:val="36"/>
            <w:sz w:val="48"/>
            <w:szCs w:val="48"/>
          </w:rPr>
          <w:delText xml:space="preserve"> Đánh giá sau khi hoàn thành 4 Volume</w:delText>
        </w:r>
      </w:del>
    </w:p>
    <w:p w14:paraId="4F3E93D0" w14:textId="3B864E8F" w:rsidR="00900D69" w:rsidRPr="00900D69" w:rsidDel="002632E6" w:rsidRDefault="00900D69" w:rsidP="0086687E">
      <w:pPr>
        <w:spacing w:before="100" w:beforeAutospacing="1" w:after="100" w:afterAutospacing="1" w:line="240" w:lineRule="auto"/>
        <w:outlineLvl w:val="1"/>
        <w:rPr>
          <w:del w:id="2515" w:author="Admin" w:date="2026-07-06T15:26:00Z" w16du:dateUtc="2026-07-06T08:26:00Z"/>
          <w:rFonts w:ascii="Times New Roman" w:eastAsia="Times New Roman" w:hAnsi="Times New Roman" w:cs="Times New Roman"/>
          <w:sz w:val="24"/>
          <w:szCs w:val="24"/>
        </w:rPr>
        <w:pPrChange w:id="2516" w:author="Admin" w:date="2026-07-06T15:42:00Z" w16du:dateUtc="2026-07-06T08:42:00Z">
          <w:pPr>
            <w:spacing w:before="100" w:beforeAutospacing="1" w:after="100" w:afterAutospacing="1" w:line="240" w:lineRule="auto"/>
          </w:pPr>
        </w:pPrChange>
      </w:pPr>
      <w:del w:id="2517" w:author="Admin" w:date="2026-07-06T15:26:00Z" w16du:dateUtc="2026-07-06T08:26:00Z">
        <w:r w:rsidRPr="00900D69" w:rsidDel="002632E6">
          <w:rPr>
            <w:rFonts w:ascii="Times New Roman" w:eastAsia="Times New Roman" w:hAnsi="Times New Roman" w:cs="Times New Roman"/>
            <w:sz w:val="24"/>
            <w:szCs w:val="24"/>
          </w:rPr>
          <w:delText>Theo mình, đến đây THUCHOCVN đã có một nền tảng rất vững:</w:delText>
        </w:r>
      </w:del>
    </w:p>
    <w:p w14:paraId="2EB970AC" w14:textId="421552B8" w:rsidR="00900D69" w:rsidRPr="00900D69" w:rsidDel="002632E6" w:rsidRDefault="00900D69" w:rsidP="0086687E">
      <w:pPr>
        <w:spacing w:before="100" w:beforeAutospacing="1" w:after="100" w:afterAutospacing="1" w:line="240" w:lineRule="auto"/>
        <w:outlineLvl w:val="1"/>
        <w:rPr>
          <w:del w:id="2518" w:author="Admin" w:date="2026-07-06T15:26:00Z" w16du:dateUtc="2026-07-06T08:26:00Z"/>
          <w:rFonts w:ascii="Times New Roman" w:eastAsia="Times New Roman" w:hAnsi="Times New Roman" w:cs="Times New Roman"/>
          <w:sz w:val="24"/>
          <w:szCs w:val="24"/>
        </w:rPr>
        <w:pPrChange w:id="2519" w:author="Admin" w:date="2026-07-06T15:42:00Z" w16du:dateUtc="2026-07-06T08:42:00Z">
          <w:pPr>
            <w:numPr>
              <w:numId w:val="221"/>
            </w:numPr>
            <w:tabs>
              <w:tab w:val="num" w:pos="720"/>
            </w:tabs>
            <w:spacing w:before="100" w:beforeAutospacing="1" w:after="100" w:afterAutospacing="1" w:line="240" w:lineRule="auto"/>
            <w:ind w:left="720" w:hanging="360"/>
          </w:pPr>
        </w:pPrChange>
      </w:pPr>
      <w:del w:id="2520" w:author="Admin" w:date="2026-07-06T15:26:00Z" w16du:dateUtc="2026-07-06T08:26:00Z">
        <w:r w:rsidRPr="00900D69" w:rsidDel="002632E6">
          <w:rPr>
            <w:rFonts w:ascii="Times New Roman" w:eastAsia="Times New Roman" w:hAnsi="Times New Roman" w:cs="Times New Roman"/>
            <w:b/>
            <w:bCs/>
            <w:sz w:val="24"/>
            <w:szCs w:val="24"/>
          </w:rPr>
          <w:delText>Volume 01 – Foundation:</w:delText>
        </w:r>
        <w:r w:rsidRPr="00900D69" w:rsidDel="002632E6">
          <w:rPr>
            <w:rFonts w:ascii="Times New Roman" w:eastAsia="Times New Roman" w:hAnsi="Times New Roman" w:cs="Times New Roman"/>
            <w:sz w:val="24"/>
            <w:szCs w:val="24"/>
          </w:rPr>
          <w:delText xml:space="preserve"> Trả lời </w:delText>
        </w:r>
        <w:r w:rsidRPr="00900D69" w:rsidDel="002632E6">
          <w:rPr>
            <w:rFonts w:ascii="Times New Roman" w:eastAsia="Times New Roman" w:hAnsi="Times New Roman" w:cs="Times New Roman"/>
            <w:i/>
            <w:iCs/>
            <w:sz w:val="24"/>
            <w:szCs w:val="24"/>
          </w:rPr>
          <w:delText>"Vì sao THUCHOCVN tồn tại?"</w:delText>
        </w:r>
      </w:del>
    </w:p>
    <w:p w14:paraId="1B2455B9" w14:textId="08F06CC4" w:rsidR="00900D69" w:rsidRPr="00900D69" w:rsidDel="002632E6" w:rsidRDefault="00900D69" w:rsidP="0086687E">
      <w:pPr>
        <w:spacing w:before="100" w:beforeAutospacing="1" w:after="100" w:afterAutospacing="1" w:line="240" w:lineRule="auto"/>
        <w:outlineLvl w:val="1"/>
        <w:rPr>
          <w:del w:id="2521" w:author="Admin" w:date="2026-07-06T15:26:00Z" w16du:dateUtc="2026-07-06T08:26:00Z"/>
          <w:rFonts w:ascii="Times New Roman" w:eastAsia="Times New Roman" w:hAnsi="Times New Roman" w:cs="Times New Roman"/>
          <w:sz w:val="24"/>
          <w:szCs w:val="24"/>
        </w:rPr>
        <w:pPrChange w:id="2522" w:author="Admin" w:date="2026-07-06T15:42:00Z" w16du:dateUtc="2026-07-06T08:42:00Z">
          <w:pPr>
            <w:numPr>
              <w:numId w:val="221"/>
            </w:numPr>
            <w:tabs>
              <w:tab w:val="num" w:pos="720"/>
            </w:tabs>
            <w:spacing w:before="100" w:beforeAutospacing="1" w:after="100" w:afterAutospacing="1" w:line="240" w:lineRule="auto"/>
            <w:ind w:left="720" w:hanging="360"/>
          </w:pPr>
        </w:pPrChange>
      </w:pPr>
      <w:del w:id="2523" w:author="Admin" w:date="2026-07-06T15:26:00Z" w16du:dateUtc="2026-07-06T08:26:00Z">
        <w:r w:rsidRPr="00900D69" w:rsidDel="002632E6">
          <w:rPr>
            <w:rFonts w:ascii="Times New Roman" w:eastAsia="Times New Roman" w:hAnsi="Times New Roman" w:cs="Times New Roman"/>
            <w:b/>
            <w:bCs/>
            <w:sz w:val="24"/>
            <w:szCs w:val="24"/>
          </w:rPr>
          <w:delText>Volume 02 – Strategy:</w:delText>
        </w:r>
        <w:r w:rsidRPr="00900D69" w:rsidDel="002632E6">
          <w:rPr>
            <w:rFonts w:ascii="Times New Roman" w:eastAsia="Times New Roman" w:hAnsi="Times New Roman" w:cs="Times New Roman"/>
            <w:sz w:val="24"/>
            <w:szCs w:val="24"/>
          </w:rPr>
          <w:delText xml:space="preserve"> Trả lời </w:delText>
        </w:r>
        <w:r w:rsidRPr="00900D69" w:rsidDel="002632E6">
          <w:rPr>
            <w:rFonts w:ascii="Times New Roman" w:eastAsia="Times New Roman" w:hAnsi="Times New Roman" w:cs="Times New Roman"/>
            <w:i/>
            <w:iCs/>
            <w:sz w:val="24"/>
            <w:szCs w:val="24"/>
          </w:rPr>
          <w:delText>"THUCHOCVN phát triển như thế nào?"</w:delText>
        </w:r>
      </w:del>
    </w:p>
    <w:p w14:paraId="5BF94883" w14:textId="72E40FB0" w:rsidR="00900D69" w:rsidRPr="00900D69" w:rsidDel="002632E6" w:rsidRDefault="00900D69" w:rsidP="0086687E">
      <w:pPr>
        <w:spacing w:before="100" w:beforeAutospacing="1" w:after="100" w:afterAutospacing="1" w:line="240" w:lineRule="auto"/>
        <w:outlineLvl w:val="1"/>
        <w:rPr>
          <w:del w:id="2524" w:author="Admin" w:date="2026-07-06T15:26:00Z" w16du:dateUtc="2026-07-06T08:26:00Z"/>
          <w:rFonts w:ascii="Times New Roman" w:eastAsia="Times New Roman" w:hAnsi="Times New Roman" w:cs="Times New Roman"/>
          <w:sz w:val="24"/>
          <w:szCs w:val="24"/>
        </w:rPr>
        <w:pPrChange w:id="2525" w:author="Admin" w:date="2026-07-06T15:42:00Z" w16du:dateUtc="2026-07-06T08:42:00Z">
          <w:pPr>
            <w:numPr>
              <w:numId w:val="221"/>
            </w:numPr>
            <w:tabs>
              <w:tab w:val="num" w:pos="720"/>
            </w:tabs>
            <w:spacing w:before="100" w:beforeAutospacing="1" w:after="100" w:afterAutospacing="1" w:line="240" w:lineRule="auto"/>
            <w:ind w:left="720" w:hanging="360"/>
          </w:pPr>
        </w:pPrChange>
      </w:pPr>
      <w:del w:id="2526" w:author="Admin" w:date="2026-07-06T15:26:00Z" w16du:dateUtc="2026-07-06T08:26:00Z">
        <w:r w:rsidRPr="00900D69" w:rsidDel="002632E6">
          <w:rPr>
            <w:rFonts w:ascii="Times New Roman" w:eastAsia="Times New Roman" w:hAnsi="Times New Roman" w:cs="Times New Roman"/>
            <w:b/>
            <w:bCs/>
            <w:sz w:val="24"/>
            <w:szCs w:val="24"/>
          </w:rPr>
          <w:delText>Volume 03 – Consulting Methodology:</w:delText>
        </w:r>
        <w:r w:rsidRPr="00900D69" w:rsidDel="002632E6">
          <w:rPr>
            <w:rFonts w:ascii="Times New Roman" w:eastAsia="Times New Roman" w:hAnsi="Times New Roman" w:cs="Times New Roman"/>
            <w:sz w:val="24"/>
            <w:szCs w:val="24"/>
          </w:rPr>
          <w:delText xml:space="preserve"> Trả lời </w:delText>
        </w:r>
        <w:r w:rsidRPr="00900D69" w:rsidDel="002632E6">
          <w:rPr>
            <w:rFonts w:ascii="Times New Roman" w:eastAsia="Times New Roman" w:hAnsi="Times New Roman" w:cs="Times New Roman"/>
            <w:i/>
            <w:iCs/>
            <w:sz w:val="24"/>
            <w:szCs w:val="24"/>
          </w:rPr>
          <w:delText>"THUCHOCVN giải quyết bài toán doanh nghiệp bằng phương pháp nào?"</w:delText>
        </w:r>
      </w:del>
    </w:p>
    <w:p w14:paraId="055FAD2C" w14:textId="467D73B8" w:rsidR="00900D69" w:rsidRPr="00900D69" w:rsidDel="002632E6" w:rsidRDefault="00900D69" w:rsidP="0086687E">
      <w:pPr>
        <w:spacing w:before="100" w:beforeAutospacing="1" w:after="100" w:afterAutospacing="1" w:line="240" w:lineRule="auto"/>
        <w:outlineLvl w:val="1"/>
        <w:rPr>
          <w:del w:id="2527" w:author="Admin" w:date="2026-07-06T15:26:00Z" w16du:dateUtc="2026-07-06T08:26:00Z"/>
          <w:rFonts w:ascii="Times New Roman" w:eastAsia="Times New Roman" w:hAnsi="Times New Roman" w:cs="Times New Roman"/>
          <w:sz w:val="24"/>
          <w:szCs w:val="24"/>
        </w:rPr>
        <w:pPrChange w:id="2528" w:author="Admin" w:date="2026-07-06T15:42:00Z" w16du:dateUtc="2026-07-06T08:42:00Z">
          <w:pPr>
            <w:numPr>
              <w:numId w:val="221"/>
            </w:numPr>
            <w:tabs>
              <w:tab w:val="num" w:pos="720"/>
            </w:tabs>
            <w:spacing w:before="100" w:beforeAutospacing="1" w:after="100" w:afterAutospacing="1" w:line="240" w:lineRule="auto"/>
            <w:ind w:left="720" w:hanging="360"/>
          </w:pPr>
        </w:pPrChange>
      </w:pPr>
      <w:del w:id="2529" w:author="Admin" w:date="2026-07-06T15:26:00Z" w16du:dateUtc="2026-07-06T08:26:00Z">
        <w:r w:rsidRPr="00900D69" w:rsidDel="002632E6">
          <w:rPr>
            <w:rFonts w:ascii="Times New Roman" w:eastAsia="Times New Roman" w:hAnsi="Times New Roman" w:cs="Times New Roman"/>
            <w:b/>
            <w:bCs/>
            <w:sz w:val="24"/>
            <w:szCs w:val="24"/>
          </w:rPr>
          <w:delText>Volume 04 – Consulting Operating System:</w:delText>
        </w:r>
        <w:r w:rsidRPr="00900D69" w:rsidDel="002632E6">
          <w:rPr>
            <w:rFonts w:ascii="Times New Roman" w:eastAsia="Times New Roman" w:hAnsi="Times New Roman" w:cs="Times New Roman"/>
            <w:sz w:val="24"/>
            <w:szCs w:val="24"/>
          </w:rPr>
          <w:delText xml:space="preserve"> Trả lời </w:delText>
        </w:r>
        <w:r w:rsidRPr="00900D69" w:rsidDel="002632E6">
          <w:rPr>
            <w:rFonts w:ascii="Times New Roman" w:eastAsia="Times New Roman" w:hAnsi="Times New Roman" w:cs="Times New Roman"/>
            <w:i/>
            <w:iCs/>
            <w:sz w:val="24"/>
            <w:szCs w:val="24"/>
          </w:rPr>
          <w:delText>"THUCHOCVN vận hành và số hóa phương pháp đó ra sao?"</w:delText>
        </w:r>
      </w:del>
    </w:p>
    <w:p w14:paraId="428333D2" w14:textId="397203FB" w:rsidR="00900D69" w:rsidRPr="00900D69" w:rsidDel="002632E6" w:rsidRDefault="00900D69" w:rsidP="0086687E">
      <w:pPr>
        <w:spacing w:before="100" w:beforeAutospacing="1" w:after="100" w:afterAutospacing="1" w:line="240" w:lineRule="auto"/>
        <w:outlineLvl w:val="1"/>
        <w:rPr>
          <w:del w:id="2530" w:author="Admin" w:date="2026-07-06T15:26:00Z" w16du:dateUtc="2026-07-06T08:26:00Z"/>
          <w:rFonts w:ascii="Times New Roman" w:eastAsia="Times New Roman" w:hAnsi="Times New Roman" w:cs="Times New Roman"/>
          <w:b/>
          <w:bCs/>
          <w:sz w:val="36"/>
          <w:szCs w:val="36"/>
        </w:rPr>
        <w:pPrChange w:id="2531" w:author="Admin" w:date="2026-07-06T15:42:00Z" w16du:dateUtc="2026-07-06T08:42:00Z">
          <w:pPr>
            <w:spacing w:before="100" w:beforeAutospacing="1" w:after="100" w:afterAutospacing="1" w:line="240" w:lineRule="auto"/>
            <w:outlineLvl w:val="1"/>
          </w:pPr>
        </w:pPrChange>
      </w:pPr>
      <w:del w:id="2532" w:author="Admin" w:date="2026-07-06T15:26:00Z" w16du:dateUtc="2026-07-06T08:26:00Z">
        <w:r w:rsidRPr="00900D69" w:rsidDel="002632E6">
          <w:rPr>
            <w:rFonts w:ascii="Times New Roman" w:eastAsia="Times New Roman" w:hAnsi="Times New Roman" w:cs="Times New Roman"/>
            <w:b/>
            <w:bCs/>
            <w:sz w:val="36"/>
            <w:szCs w:val="36"/>
          </w:rPr>
          <w:delText>Mình đề xuất thay đổi lớn nhất sau 4 Volume</w:delText>
        </w:r>
      </w:del>
    </w:p>
    <w:p w14:paraId="3E67DA07" w14:textId="2D7A07A8" w:rsidR="00900D69" w:rsidRPr="00900D69" w:rsidDel="002632E6" w:rsidRDefault="00900D69" w:rsidP="0086687E">
      <w:pPr>
        <w:spacing w:before="100" w:beforeAutospacing="1" w:after="100" w:afterAutospacing="1" w:line="240" w:lineRule="auto"/>
        <w:outlineLvl w:val="1"/>
        <w:rPr>
          <w:del w:id="2533" w:author="Admin" w:date="2026-07-06T15:26:00Z" w16du:dateUtc="2026-07-06T08:26:00Z"/>
          <w:rFonts w:ascii="Times New Roman" w:eastAsia="Times New Roman" w:hAnsi="Times New Roman" w:cs="Times New Roman"/>
          <w:sz w:val="24"/>
          <w:szCs w:val="24"/>
        </w:rPr>
        <w:pPrChange w:id="2534" w:author="Admin" w:date="2026-07-06T15:42:00Z" w16du:dateUtc="2026-07-06T08:42:00Z">
          <w:pPr>
            <w:spacing w:before="100" w:beforeAutospacing="1" w:after="100" w:afterAutospacing="1" w:line="240" w:lineRule="auto"/>
          </w:pPr>
        </w:pPrChange>
      </w:pPr>
      <w:del w:id="2535" w:author="Admin" w:date="2026-07-06T15:26:00Z" w16du:dateUtc="2026-07-06T08:26:00Z">
        <w:r w:rsidRPr="00900D69" w:rsidDel="002632E6">
          <w:rPr>
            <w:rFonts w:ascii="Times New Roman" w:eastAsia="Times New Roman" w:hAnsi="Times New Roman" w:cs="Times New Roman"/>
            <w:sz w:val="24"/>
            <w:szCs w:val="24"/>
          </w:rPr>
          <w:delText xml:space="preserve">Thay vì tiếp tục viết Handbook ngay, mình khuyến nghị chuyển sang </w:delText>
        </w:r>
        <w:r w:rsidRPr="00900D69" w:rsidDel="002632E6">
          <w:rPr>
            <w:rFonts w:ascii="Times New Roman" w:eastAsia="Times New Roman" w:hAnsi="Times New Roman" w:cs="Times New Roman"/>
            <w:b/>
            <w:bCs/>
            <w:sz w:val="24"/>
            <w:szCs w:val="24"/>
          </w:rPr>
          <w:delText>xây dựng tài liệu sản phẩm và triển khai</w:delText>
        </w:r>
        <w:r w:rsidRPr="00900D69" w:rsidDel="002632E6">
          <w:rPr>
            <w:rFonts w:ascii="Times New Roman" w:eastAsia="Times New Roman" w:hAnsi="Times New Roman" w:cs="Times New Roman"/>
            <w:sz w:val="24"/>
            <w:szCs w:val="24"/>
          </w:rPr>
          <w:delText>, vì đây là giai đoạn tạo ra giá trị trực tiếp:</w:delText>
        </w:r>
      </w:del>
    </w:p>
    <w:p w14:paraId="3124171C" w14:textId="3F5FF934" w:rsidR="00900D69" w:rsidRPr="00900D69" w:rsidDel="002632E6" w:rsidRDefault="00900D69" w:rsidP="0086687E">
      <w:pPr>
        <w:spacing w:before="100" w:beforeAutospacing="1" w:after="100" w:afterAutospacing="1" w:line="240" w:lineRule="auto"/>
        <w:outlineLvl w:val="1"/>
        <w:rPr>
          <w:del w:id="2536" w:author="Admin" w:date="2026-07-06T15:26:00Z" w16du:dateUtc="2026-07-06T08:26:00Z"/>
          <w:rFonts w:ascii="Times New Roman" w:eastAsia="Times New Roman" w:hAnsi="Times New Roman" w:cs="Times New Roman"/>
          <w:sz w:val="24"/>
          <w:szCs w:val="24"/>
        </w:rPr>
        <w:pPrChange w:id="2537" w:author="Admin" w:date="2026-07-06T15:42:00Z" w16du:dateUtc="2026-07-06T08:42:00Z">
          <w:pPr>
            <w:numPr>
              <w:numId w:val="222"/>
            </w:numPr>
            <w:tabs>
              <w:tab w:val="num" w:pos="720"/>
            </w:tabs>
            <w:spacing w:before="100" w:beforeAutospacing="1" w:after="100" w:afterAutospacing="1" w:line="240" w:lineRule="auto"/>
            <w:ind w:left="720" w:hanging="360"/>
          </w:pPr>
        </w:pPrChange>
      </w:pPr>
      <w:del w:id="2538" w:author="Admin" w:date="2026-07-06T15:26:00Z" w16du:dateUtc="2026-07-06T08:26:00Z">
        <w:r w:rsidRPr="00900D69" w:rsidDel="002632E6">
          <w:rPr>
            <w:rFonts w:ascii="Times New Roman" w:eastAsia="Times New Roman" w:hAnsi="Times New Roman" w:cs="Times New Roman"/>
            <w:b/>
            <w:bCs/>
            <w:sz w:val="24"/>
            <w:szCs w:val="24"/>
          </w:rPr>
          <w:delText>PRD hoàn chỉnh cho từng Workspace</w:delText>
        </w:r>
        <w:r w:rsidRPr="00900D69" w:rsidDel="002632E6">
          <w:rPr>
            <w:rFonts w:ascii="Times New Roman" w:eastAsia="Times New Roman" w:hAnsi="Times New Roman" w:cs="Times New Roman"/>
            <w:sz w:val="24"/>
            <w:szCs w:val="24"/>
          </w:rPr>
          <w:delText xml:space="preserve"> (Business, Discovery, Diagnosis, Transformation, Delivery, Knowledge...).</w:delText>
        </w:r>
      </w:del>
    </w:p>
    <w:p w14:paraId="50975B79" w14:textId="775950E5" w:rsidR="00900D69" w:rsidRPr="00900D69" w:rsidDel="002632E6" w:rsidRDefault="00900D69" w:rsidP="0086687E">
      <w:pPr>
        <w:spacing w:before="100" w:beforeAutospacing="1" w:after="100" w:afterAutospacing="1" w:line="240" w:lineRule="auto"/>
        <w:outlineLvl w:val="1"/>
        <w:rPr>
          <w:del w:id="2539" w:author="Admin" w:date="2026-07-06T15:26:00Z" w16du:dateUtc="2026-07-06T08:26:00Z"/>
          <w:rFonts w:ascii="Times New Roman" w:eastAsia="Times New Roman" w:hAnsi="Times New Roman" w:cs="Times New Roman"/>
          <w:sz w:val="24"/>
          <w:szCs w:val="24"/>
        </w:rPr>
        <w:pPrChange w:id="2540" w:author="Admin" w:date="2026-07-06T15:42:00Z" w16du:dateUtc="2026-07-06T08:42:00Z">
          <w:pPr>
            <w:numPr>
              <w:numId w:val="222"/>
            </w:numPr>
            <w:tabs>
              <w:tab w:val="num" w:pos="720"/>
            </w:tabs>
            <w:spacing w:before="100" w:beforeAutospacing="1" w:after="100" w:afterAutospacing="1" w:line="240" w:lineRule="auto"/>
            <w:ind w:left="720" w:hanging="360"/>
          </w:pPr>
        </w:pPrChange>
      </w:pPr>
      <w:del w:id="2541" w:author="Admin" w:date="2026-07-06T15:26:00Z" w16du:dateUtc="2026-07-06T08:26:00Z">
        <w:r w:rsidRPr="00900D69" w:rsidDel="002632E6">
          <w:rPr>
            <w:rFonts w:ascii="Times New Roman" w:eastAsia="Times New Roman" w:hAnsi="Times New Roman" w:cs="Times New Roman"/>
            <w:b/>
            <w:bCs/>
            <w:sz w:val="24"/>
            <w:szCs w:val="24"/>
          </w:rPr>
          <w:delText>UI/UX Blueprint</w:delText>
        </w:r>
        <w:r w:rsidRPr="00900D69" w:rsidDel="002632E6">
          <w:rPr>
            <w:rFonts w:ascii="Times New Roman" w:eastAsia="Times New Roman" w:hAnsi="Times New Roman" w:cs="Times New Roman"/>
            <w:sz w:val="24"/>
            <w:szCs w:val="24"/>
          </w:rPr>
          <w:delText xml:space="preserve"> cho toàn bộ Business Consulting OS.</w:delText>
        </w:r>
      </w:del>
    </w:p>
    <w:p w14:paraId="599D03AD" w14:textId="42B7A700" w:rsidR="00900D69" w:rsidRPr="00900D69" w:rsidDel="002632E6" w:rsidRDefault="00900D69" w:rsidP="0086687E">
      <w:pPr>
        <w:spacing w:before="100" w:beforeAutospacing="1" w:after="100" w:afterAutospacing="1" w:line="240" w:lineRule="auto"/>
        <w:outlineLvl w:val="1"/>
        <w:rPr>
          <w:del w:id="2542" w:author="Admin" w:date="2026-07-06T15:26:00Z" w16du:dateUtc="2026-07-06T08:26:00Z"/>
          <w:rFonts w:ascii="Times New Roman" w:eastAsia="Times New Roman" w:hAnsi="Times New Roman" w:cs="Times New Roman"/>
          <w:sz w:val="24"/>
          <w:szCs w:val="24"/>
        </w:rPr>
        <w:pPrChange w:id="2543" w:author="Admin" w:date="2026-07-06T15:42:00Z" w16du:dateUtc="2026-07-06T08:42:00Z">
          <w:pPr>
            <w:numPr>
              <w:numId w:val="222"/>
            </w:numPr>
            <w:tabs>
              <w:tab w:val="num" w:pos="720"/>
            </w:tabs>
            <w:spacing w:before="100" w:beforeAutospacing="1" w:after="100" w:afterAutospacing="1" w:line="240" w:lineRule="auto"/>
            <w:ind w:left="720" w:hanging="360"/>
          </w:pPr>
        </w:pPrChange>
      </w:pPr>
      <w:del w:id="2544" w:author="Admin" w:date="2026-07-06T15:26:00Z" w16du:dateUtc="2026-07-06T08:26:00Z">
        <w:r w:rsidRPr="00900D69" w:rsidDel="002632E6">
          <w:rPr>
            <w:rFonts w:ascii="Times New Roman" w:eastAsia="Times New Roman" w:hAnsi="Times New Roman" w:cs="Times New Roman"/>
            <w:b/>
            <w:bCs/>
            <w:sz w:val="24"/>
            <w:szCs w:val="24"/>
          </w:rPr>
          <w:delText>Database &amp; Domain Model</w:delText>
        </w:r>
        <w:r w:rsidRPr="00900D69" w:rsidDel="002632E6">
          <w:rPr>
            <w:rFonts w:ascii="Times New Roman" w:eastAsia="Times New Roman" w:hAnsi="Times New Roman" w:cs="Times New Roman"/>
            <w:sz w:val="24"/>
            <w:szCs w:val="24"/>
          </w:rPr>
          <w:delText>.</w:delText>
        </w:r>
      </w:del>
    </w:p>
    <w:p w14:paraId="77A2F210" w14:textId="77EBCC7F" w:rsidR="00900D69" w:rsidRPr="00900D69" w:rsidDel="002632E6" w:rsidRDefault="00900D69" w:rsidP="0086687E">
      <w:pPr>
        <w:spacing w:before="100" w:beforeAutospacing="1" w:after="100" w:afterAutospacing="1" w:line="240" w:lineRule="auto"/>
        <w:outlineLvl w:val="1"/>
        <w:rPr>
          <w:del w:id="2545" w:author="Admin" w:date="2026-07-06T15:26:00Z" w16du:dateUtc="2026-07-06T08:26:00Z"/>
          <w:rFonts w:ascii="Times New Roman" w:eastAsia="Times New Roman" w:hAnsi="Times New Roman" w:cs="Times New Roman"/>
          <w:sz w:val="24"/>
          <w:szCs w:val="24"/>
        </w:rPr>
        <w:pPrChange w:id="2546" w:author="Admin" w:date="2026-07-06T15:42:00Z" w16du:dateUtc="2026-07-06T08:42:00Z">
          <w:pPr>
            <w:numPr>
              <w:numId w:val="222"/>
            </w:numPr>
            <w:tabs>
              <w:tab w:val="num" w:pos="720"/>
            </w:tabs>
            <w:spacing w:before="100" w:beforeAutospacing="1" w:after="100" w:afterAutospacing="1" w:line="240" w:lineRule="auto"/>
            <w:ind w:left="720" w:hanging="360"/>
          </w:pPr>
        </w:pPrChange>
      </w:pPr>
      <w:del w:id="2547" w:author="Admin" w:date="2026-07-06T15:26:00Z" w16du:dateUtc="2026-07-06T08:26:00Z">
        <w:r w:rsidRPr="00900D69" w:rsidDel="002632E6">
          <w:rPr>
            <w:rFonts w:ascii="Times New Roman" w:eastAsia="Times New Roman" w:hAnsi="Times New Roman" w:cs="Times New Roman"/>
            <w:b/>
            <w:bCs/>
            <w:sz w:val="24"/>
            <w:szCs w:val="24"/>
          </w:rPr>
          <w:delText>User Story và Backlog</w:delText>
        </w:r>
        <w:r w:rsidRPr="00900D69" w:rsidDel="002632E6">
          <w:rPr>
            <w:rFonts w:ascii="Times New Roman" w:eastAsia="Times New Roman" w:hAnsi="Times New Roman" w:cs="Times New Roman"/>
            <w:sz w:val="24"/>
            <w:szCs w:val="24"/>
          </w:rPr>
          <w:delText>.</w:delText>
        </w:r>
      </w:del>
    </w:p>
    <w:p w14:paraId="412D576F" w14:textId="591B8233" w:rsidR="00900D69" w:rsidRPr="00900D69" w:rsidDel="002632E6" w:rsidRDefault="00900D69" w:rsidP="0086687E">
      <w:pPr>
        <w:spacing w:before="100" w:beforeAutospacing="1" w:after="100" w:afterAutospacing="1" w:line="240" w:lineRule="auto"/>
        <w:outlineLvl w:val="1"/>
        <w:rPr>
          <w:del w:id="2548" w:author="Admin" w:date="2026-07-06T15:26:00Z" w16du:dateUtc="2026-07-06T08:26:00Z"/>
          <w:rFonts w:ascii="Times New Roman" w:eastAsia="Times New Roman" w:hAnsi="Times New Roman" w:cs="Times New Roman"/>
          <w:sz w:val="24"/>
          <w:szCs w:val="24"/>
        </w:rPr>
        <w:pPrChange w:id="2549" w:author="Admin" w:date="2026-07-06T15:42:00Z" w16du:dateUtc="2026-07-06T08:42:00Z">
          <w:pPr>
            <w:numPr>
              <w:numId w:val="222"/>
            </w:numPr>
            <w:tabs>
              <w:tab w:val="num" w:pos="720"/>
            </w:tabs>
            <w:spacing w:before="100" w:beforeAutospacing="1" w:after="100" w:afterAutospacing="1" w:line="240" w:lineRule="auto"/>
            <w:ind w:left="720" w:hanging="360"/>
          </w:pPr>
        </w:pPrChange>
      </w:pPr>
      <w:del w:id="2550" w:author="Admin" w:date="2026-07-06T15:26:00Z" w16du:dateUtc="2026-07-06T08:26:00Z">
        <w:r w:rsidRPr="00900D69" w:rsidDel="002632E6">
          <w:rPr>
            <w:rFonts w:ascii="Times New Roman" w:eastAsia="Times New Roman" w:hAnsi="Times New Roman" w:cs="Times New Roman"/>
            <w:b/>
            <w:bCs/>
            <w:sz w:val="24"/>
            <w:szCs w:val="24"/>
          </w:rPr>
          <w:delText>Roadmap phát triển MVP trong 90 ngày</w:delText>
        </w:r>
        <w:r w:rsidRPr="00900D69" w:rsidDel="002632E6">
          <w:rPr>
            <w:rFonts w:ascii="Times New Roman" w:eastAsia="Times New Roman" w:hAnsi="Times New Roman" w:cs="Times New Roman"/>
            <w:sz w:val="24"/>
            <w:szCs w:val="24"/>
          </w:rPr>
          <w:delText>.</w:delText>
        </w:r>
      </w:del>
    </w:p>
    <w:p w14:paraId="03800E7A" w14:textId="35241005" w:rsidR="00900D69" w:rsidRPr="00900D69" w:rsidDel="002632E6" w:rsidRDefault="00900D69" w:rsidP="0086687E">
      <w:pPr>
        <w:spacing w:before="100" w:beforeAutospacing="1" w:after="100" w:afterAutospacing="1" w:line="240" w:lineRule="auto"/>
        <w:outlineLvl w:val="1"/>
        <w:rPr>
          <w:del w:id="2551" w:author="Admin" w:date="2026-07-06T15:26:00Z" w16du:dateUtc="2026-07-06T08:26:00Z"/>
          <w:rFonts w:ascii="Times New Roman" w:eastAsia="Times New Roman" w:hAnsi="Times New Roman" w:cs="Times New Roman"/>
          <w:sz w:val="24"/>
          <w:szCs w:val="24"/>
        </w:rPr>
        <w:pPrChange w:id="2552" w:author="Admin" w:date="2026-07-06T15:42:00Z" w16du:dateUtc="2026-07-06T08:42:00Z">
          <w:pPr>
            <w:spacing w:before="100" w:beforeAutospacing="1" w:after="100" w:afterAutospacing="1" w:line="240" w:lineRule="auto"/>
          </w:pPr>
        </w:pPrChange>
      </w:pPr>
      <w:del w:id="2553" w:author="Admin" w:date="2026-07-06T15:26:00Z" w16du:dateUtc="2026-07-06T08:26:00Z">
        <w:r w:rsidRPr="00900D69" w:rsidDel="002632E6">
          <w:rPr>
            <w:rFonts w:ascii="Times New Roman" w:eastAsia="Times New Roman" w:hAnsi="Times New Roman" w:cs="Times New Roman"/>
            <w:sz w:val="24"/>
            <w:szCs w:val="24"/>
          </w:rPr>
          <w:delText xml:space="preserve">Lý do là bốn Volume hiện tại đã đủ để định hướng công ty. Bước tiếp theo nên là biến chúng thành </w:delText>
        </w:r>
        <w:r w:rsidRPr="00900D69" w:rsidDel="002632E6">
          <w:rPr>
            <w:rFonts w:ascii="Times New Roman" w:eastAsia="Times New Roman" w:hAnsi="Times New Roman" w:cs="Times New Roman"/>
            <w:b/>
            <w:bCs/>
            <w:sz w:val="24"/>
            <w:szCs w:val="24"/>
          </w:rPr>
          <w:delText>một hệ thống có thể triển khai và kiểm chứng với khách hàng</w:delText>
        </w:r>
        <w:r w:rsidRPr="00900D69" w:rsidDel="002632E6">
          <w:rPr>
            <w:rFonts w:ascii="Times New Roman" w:eastAsia="Times New Roman" w:hAnsi="Times New Roman" w:cs="Times New Roman"/>
            <w:sz w:val="24"/>
            <w:szCs w:val="24"/>
          </w:rPr>
          <w:delText>, từ đó tiếp tục hoàn thiện phương pháp luận dựa trên dữ liệu thực tế. Đây cũng phù hợp với chiến lược khởi nghiệp tinh gọn mà bạn đã xác định ngay từ đầu.</w:delText>
        </w:r>
      </w:del>
    </w:p>
    <w:p w14:paraId="228641BD" w14:textId="438750EE" w:rsidR="00900D69" w:rsidRPr="00900D69" w:rsidDel="002632E6" w:rsidRDefault="00900D69" w:rsidP="0086687E">
      <w:pPr>
        <w:spacing w:before="100" w:beforeAutospacing="1" w:after="100" w:afterAutospacing="1" w:line="240" w:lineRule="auto"/>
        <w:outlineLvl w:val="1"/>
        <w:rPr>
          <w:del w:id="2554" w:author="Admin" w:date="2026-07-06T15:26:00Z" w16du:dateUtc="2026-07-06T08:26:00Z"/>
          <w:rFonts w:ascii="Times New Roman" w:eastAsia="Times New Roman" w:hAnsi="Times New Roman" w:cs="Times New Roman"/>
          <w:sz w:val="24"/>
          <w:szCs w:val="24"/>
        </w:rPr>
        <w:pPrChange w:id="2555" w:author="Admin" w:date="2026-07-06T15:42:00Z" w16du:dateUtc="2026-07-06T08:42:00Z">
          <w:pPr>
            <w:spacing w:before="100" w:beforeAutospacing="1" w:after="100" w:afterAutospacing="1" w:line="240" w:lineRule="auto"/>
          </w:pPr>
        </w:pPrChange>
      </w:pPr>
    </w:p>
    <w:p w14:paraId="00226F2E" w14:textId="5C9B5ED5" w:rsidR="00051424" w:rsidRDefault="00051424" w:rsidP="0086687E">
      <w:pPr>
        <w:spacing w:before="100" w:beforeAutospacing="1" w:after="100" w:afterAutospacing="1" w:line="240" w:lineRule="auto"/>
        <w:outlineLvl w:val="1"/>
        <w:rPr>
          <w:ins w:id="2556" w:author="Admin" w:date="2026-07-06T15:49:00Z" w16du:dateUtc="2026-07-06T08:49:00Z"/>
          <w:rFonts w:ascii="Times New Roman" w:eastAsia="Times New Roman" w:hAnsi="Times New Roman" w:cs="Times New Roman"/>
          <w:sz w:val="24"/>
          <w:szCs w:val="24"/>
        </w:rPr>
      </w:pPr>
    </w:p>
    <w:p w14:paraId="4F91E6CC" w14:textId="77777777" w:rsidR="00051424" w:rsidRDefault="00051424">
      <w:pPr>
        <w:rPr>
          <w:ins w:id="2557" w:author="Admin" w:date="2026-07-06T15:49:00Z" w16du:dateUtc="2026-07-06T08:49:00Z"/>
          <w:rFonts w:ascii="Times New Roman" w:eastAsia="Times New Roman" w:hAnsi="Times New Roman" w:cs="Times New Roman"/>
          <w:sz w:val="24"/>
          <w:szCs w:val="24"/>
        </w:rPr>
      </w:pPr>
      <w:ins w:id="2558" w:author="Admin" w:date="2026-07-06T15:49:00Z" w16du:dateUtc="2026-07-06T08:49:00Z">
        <w:r>
          <w:rPr>
            <w:rFonts w:ascii="Times New Roman" w:eastAsia="Times New Roman" w:hAnsi="Times New Roman" w:cs="Times New Roman"/>
            <w:sz w:val="24"/>
            <w:szCs w:val="24"/>
          </w:rPr>
          <w:br w:type="page"/>
        </w:r>
      </w:ins>
    </w:p>
    <w:p w14:paraId="0829D93E" w14:textId="77777777" w:rsidR="00051424" w:rsidRPr="00051424" w:rsidRDefault="00051424" w:rsidP="00051424">
      <w:pPr>
        <w:spacing w:before="100" w:beforeAutospacing="1" w:after="100" w:afterAutospacing="1" w:line="240" w:lineRule="auto"/>
        <w:outlineLvl w:val="0"/>
        <w:rPr>
          <w:ins w:id="2559" w:author="Admin" w:date="2026-07-06T15:49:00Z" w16du:dateUtc="2026-07-06T08:49:00Z"/>
          <w:rFonts w:ascii="Times New Roman" w:eastAsia="Times New Roman" w:hAnsi="Times New Roman" w:cs="Times New Roman"/>
          <w:b/>
          <w:bCs/>
          <w:kern w:val="36"/>
          <w:sz w:val="48"/>
          <w:szCs w:val="48"/>
        </w:rPr>
      </w:pPr>
      <w:ins w:id="2560" w:author="Admin" w:date="2026-07-06T15:49:00Z" w16du:dateUtc="2026-07-06T08:49:00Z">
        <w:r w:rsidRPr="00051424">
          <w:rPr>
            <w:rFonts w:ascii="Times New Roman" w:eastAsia="Times New Roman" w:hAnsi="Times New Roman" w:cs="Times New Roman"/>
            <w:b/>
            <w:bCs/>
            <w:kern w:val="36"/>
            <w:sz w:val="48"/>
            <w:szCs w:val="48"/>
          </w:rPr>
          <w:lastRenderedPageBreak/>
          <w:t>CHƯƠNG 2</w:t>
        </w:r>
      </w:ins>
    </w:p>
    <w:p w14:paraId="487FD12A" w14:textId="77777777" w:rsidR="00051424" w:rsidRPr="00051424" w:rsidRDefault="00051424" w:rsidP="00051424">
      <w:pPr>
        <w:spacing w:before="100" w:beforeAutospacing="1" w:after="100" w:afterAutospacing="1" w:line="240" w:lineRule="auto"/>
        <w:outlineLvl w:val="0"/>
        <w:rPr>
          <w:ins w:id="2561" w:author="Admin" w:date="2026-07-06T15:49:00Z" w16du:dateUtc="2026-07-06T08:49:00Z"/>
          <w:rFonts w:ascii="Times New Roman" w:eastAsia="Times New Roman" w:hAnsi="Times New Roman" w:cs="Times New Roman"/>
          <w:b/>
          <w:bCs/>
          <w:kern w:val="36"/>
          <w:sz w:val="48"/>
          <w:szCs w:val="48"/>
        </w:rPr>
      </w:pPr>
      <w:ins w:id="2562" w:author="Admin" w:date="2026-07-06T15:49:00Z" w16du:dateUtc="2026-07-06T08:49:00Z">
        <w:r w:rsidRPr="00051424">
          <w:rPr>
            <w:rFonts w:ascii="Times New Roman" w:eastAsia="Times New Roman" w:hAnsi="Times New Roman" w:cs="Times New Roman"/>
            <w:b/>
            <w:bCs/>
            <w:kern w:val="36"/>
            <w:sz w:val="48"/>
            <w:szCs w:val="48"/>
          </w:rPr>
          <w:t>BUSINESS REQUIREMENT DOCUMENT (BRD)</w:t>
        </w:r>
      </w:ins>
    </w:p>
    <w:p w14:paraId="6A880BD7" w14:textId="77777777" w:rsidR="00051424" w:rsidRPr="00051424" w:rsidRDefault="00051424" w:rsidP="00051424">
      <w:pPr>
        <w:spacing w:before="100" w:beforeAutospacing="1" w:after="100" w:afterAutospacing="1" w:line="240" w:lineRule="auto"/>
        <w:outlineLvl w:val="1"/>
        <w:rPr>
          <w:ins w:id="2563" w:author="Admin" w:date="2026-07-06T15:49:00Z" w16du:dateUtc="2026-07-06T08:49:00Z"/>
          <w:rFonts w:ascii="Times New Roman" w:eastAsia="Times New Roman" w:hAnsi="Times New Roman" w:cs="Times New Roman"/>
          <w:b/>
          <w:bCs/>
          <w:sz w:val="36"/>
          <w:szCs w:val="36"/>
        </w:rPr>
      </w:pPr>
      <w:proofErr w:type="spellStart"/>
      <w:ins w:id="2564" w:author="Admin" w:date="2026-07-06T15:49:00Z" w16du:dateUtc="2026-07-06T08:49:00Z">
        <w:r w:rsidRPr="00051424">
          <w:rPr>
            <w:rFonts w:ascii="Times New Roman" w:eastAsia="Times New Roman" w:hAnsi="Times New Roman" w:cs="Times New Roman"/>
            <w:b/>
            <w:bCs/>
            <w:sz w:val="36"/>
            <w:szCs w:val="36"/>
          </w:rPr>
          <w:t>Yêu</w:t>
        </w:r>
        <w:proofErr w:type="spellEnd"/>
        <w:r w:rsidRPr="00051424">
          <w:rPr>
            <w:rFonts w:ascii="Times New Roman" w:eastAsia="Times New Roman" w:hAnsi="Times New Roman" w:cs="Times New Roman"/>
            <w:b/>
            <w:bCs/>
            <w:sz w:val="36"/>
            <w:szCs w:val="36"/>
          </w:rPr>
          <w:t xml:space="preserve"> </w:t>
        </w:r>
        <w:proofErr w:type="spellStart"/>
        <w:r w:rsidRPr="00051424">
          <w:rPr>
            <w:rFonts w:ascii="Times New Roman" w:eastAsia="Times New Roman" w:hAnsi="Times New Roman" w:cs="Times New Roman"/>
            <w:b/>
            <w:bCs/>
            <w:sz w:val="36"/>
            <w:szCs w:val="36"/>
          </w:rPr>
          <w:t>cầu</w:t>
        </w:r>
        <w:proofErr w:type="spellEnd"/>
        <w:r w:rsidRPr="00051424">
          <w:rPr>
            <w:rFonts w:ascii="Times New Roman" w:eastAsia="Times New Roman" w:hAnsi="Times New Roman" w:cs="Times New Roman"/>
            <w:b/>
            <w:bCs/>
            <w:sz w:val="36"/>
            <w:szCs w:val="36"/>
          </w:rPr>
          <w:t xml:space="preserve"> </w:t>
        </w:r>
        <w:proofErr w:type="spellStart"/>
        <w:r w:rsidRPr="00051424">
          <w:rPr>
            <w:rFonts w:ascii="Times New Roman" w:eastAsia="Times New Roman" w:hAnsi="Times New Roman" w:cs="Times New Roman"/>
            <w:b/>
            <w:bCs/>
            <w:sz w:val="36"/>
            <w:szCs w:val="36"/>
          </w:rPr>
          <w:t>nghiệp</w:t>
        </w:r>
        <w:proofErr w:type="spellEnd"/>
        <w:r w:rsidRPr="00051424">
          <w:rPr>
            <w:rFonts w:ascii="Times New Roman" w:eastAsia="Times New Roman" w:hAnsi="Times New Roman" w:cs="Times New Roman"/>
            <w:b/>
            <w:bCs/>
            <w:sz w:val="36"/>
            <w:szCs w:val="36"/>
          </w:rPr>
          <w:t xml:space="preserve"> </w:t>
        </w:r>
        <w:proofErr w:type="spellStart"/>
        <w:r w:rsidRPr="00051424">
          <w:rPr>
            <w:rFonts w:ascii="Times New Roman" w:eastAsia="Times New Roman" w:hAnsi="Times New Roman" w:cs="Times New Roman"/>
            <w:b/>
            <w:bCs/>
            <w:sz w:val="36"/>
            <w:szCs w:val="36"/>
          </w:rPr>
          <w:t>vụ</w:t>
        </w:r>
        <w:proofErr w:type="spellEnd"/>
        <w:r w:rsidRPr="00051424">
          <w:rPr>
            <w:rFonts w:ascii="Times New Roman" w:eastAsia="Times New Roman" w:hAnsi="Times New Roman" w:cs="Times New Roman"/>
            <w:b/>
            <w:bCs/>
            <w:sz w:val="36"/>
            <w:szCs w:val="36"/>
          </w:rPr>
          <w:t xml:space="preserve"> </w:t>
        </w:r>
        <w:proofErr w:type="spellStart"/>
        <w:r w:rsidRPr="00051424">
          <w:rPr>
            <w:rFonts w:ascii="Times New Roman" w:eastAsia="Times New Roman" w:hAnsi="Times New Roman" w:cs="Times New Roman"/>
            <w:b/>
            <w:bCs/>
            <w:sz w:val="36"/>
            <w:szCs w:val="36"/>
          </w:rPr>
          <w:t>tổng</w:t>
        </w:r>
        <w:proofErr w:type="spellEnd"/>
        <w:r w:rsidRPr="00051424">
          <w:rPr>
            <w:rFonts w:ascii="Times New Roman" w:eastAsia="Times New Roman" w:hAnsi="Times New Roman" w:cs="Times New Roman"/>
            <w:b/>
            <w:bCs/>
            <w:sz w:val="36"/>
            <w:szCs w:val="36"/>
          </w:rPr>
          <w:t xml:space="preserve"> </w:t>
        </w:r>
        <w:proofErr w:type="spellStart"/>
        <w:r w:rsidRPr="00051424">
          <w:rPr>
            <w:rFonts w:ascii="Times New Roman" w:eastAsia="Times New Roman" w:hAnsi="Times New Roman" w:cs="Times New Roman"/>
            <w:b/>
            <w:bCs/>
            <w:sz w:val="36"/>
            <w:szCs w:val="36"/>
          </w:rPr>
          <w:t>thể</w:t>
        </w:r>
        <w:proofErr w:type="spellEnd"/>
        <w:r w:rsidRPr="00051424">
          <w:rPr>
            <w:rFonts w:ascii="Times New Roman" w:eastAsia="Times New Roman" w:hAnsi="Times New Roman" w:cs="Times New Roman"/>
            <w:b/>
            <w:bCs/>
            <w:sz w:val="36"/>
            <w:szCs w:val="36"/>
          </w:rPr>
          <w:t xml:space="preserve"> </w:t>
        </w:r>
        <w:proofErr w:type="spellStart"/>
        <w:r w:rsidRPr="00051424">
          <w:rPr>
            <w:rFonts w:ascii="Times New Roman" w:eastAsia="Times New Roman" w:hAnsi="Times New Roman" w:cs="Times New Roman"/>
            <w:b/>
            <w:bCs/>
            <w:sz w:val="36"/>
            <w:szCs w:val="36"/>
          </w:rPr>
          <w:t>của</w:t>
        </w:r>
        <w:proofErr w:type="spellEnd"/>
        <w:r w:rsidRPr="00051424">
          <w:rPr>
            <w:rFonts w:ascii="Times New Roman" w:eastAsia="Times New Roman" w:hAnsi="Times New Roman" w:cs="Times New Roman"/>
            <w:b/>
            <w:bCs/>
            <w:sz w:val="36"/>
            <w:szCs w:val="36"/>
          </w:rPr>
          <w:t xml:space="preserve"> Business Consulting OS</w:t>
        </w:r>
      </w:ins>
    </w:p>
    <w:p w14:paraId="003B1585" w14:textId="77777777" w:rsidR="00051424" w:rsidRPr="00051424" w:rsidRDefault="00051424" w:rsidP="00051424">
      <w:pPr>
        <w:spacing w:before="100" w:beforeAutospacing="1" w:after="100" w:afterAutospacing="1" w:line="240" w:lineRule="auto"/>
        <w:rPr>
          <w:ins w:id="2565" w:author="Admin" w:date="2026-07-06T15:49:00Z" w16du:dateUtc="2026-07-06T08:49:00Z"/>
          <w:rFonts w:ascii="Times New Roman" w:eastAsia="Times New Roman" w:hAnsi="Times New Roman" w:cs="Times New Roman"/>
          <w:sz w:val="24"/>
          <w:szCs w:val="24"/>
        </w:rPr>
      </w:pPr>
      <w:ins w:id="2566" w:author="Admin" w:date="2026-07-06T15:49:00Z" w16du:dateUtc="2026-07-06T08:49:00Z">
        <w:r w:rsidRPr="00051424">
          <w:rPr>
            <w:rFonts w:ascii="Times New Roman" w:eastAsia="Times New Roman" w:hAnsi="Times New Roman" w:cs="Times New Roman"/>
            <w:b/>
            <w:bCs/>
            <w:sz w:val="24"/>
            <w:szCs w:val="24"/>
          </w:rPr>
          <w:t xml:space="preserve">"Business Requirement </w:t>
        </w:r>
        <w:proofErr w:type="spellStart"/>
        <w:r w:rsidRPr="00051424">
          <w:rPr>
            <w:rFonts w:ascii="Times New Roman" w:eastAsia="Times New Roman" w:hAnsi="Times New Roman" w:cs="Times New Roman"/>
            <w:b/>
            <w:bCs/>
            <w:sz w:val="24"/>
            <w:szCs w:val="24"/>
          </w:rPr>
          <w:t>không</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mô</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tả</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hệ</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thống</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sẽ</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được</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xây</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như</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thế</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nào</w:t>
        </w:r>
        <w:proofErr w:type="spellEnd"/>
        <w:r w:rsidRPr="00051424">
          <w:rPr>
            <w:rFonts w:ascii="Times New Roman" w:eastAsia="Times New Roman" w:hAnsi="Times New Roman" w:cs="Times New Roman"/>
            <w:b/>
            <w:bCs/>
            <w:sz w:val="24"/>
            <w:szCs w:val="24"/>
          </w:rPr>
          <w:t xml:space="preserve">. Business Requirement </w:t>
        </w:r>
        <w:proofErr w:type="spellStart"/>
        <w:r w:rsidRPr="00051424">
          <w:rPr>
            <w:rFonts w:ascii="Times New Roman" w:eastAsia="Times New Roman" w:hAnsi="Times New Roman" w:cs="Times New Roman"/>
            <w:b/>
            <w:bCs/>
            <w:sz w:val="24"/>
            <w:szCs w:val="24"/>
          </w:rPr>
          <w:t>mô</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tả</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hệ</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thống</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cần</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giải</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quyết</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vấn</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đề</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gì</w:t>
        </w:r>
        <w:proofErr w:type="spellEnd"/>
        <w:r w:rsidRPr="00051424">
          <w:rPr>
            <w:rFonts w:ascii="Times New Roman" w:eastAsia="Times New Roman" w:hAnsi="Times New Roman" w:cs="Times New Roman"/>
            <w:b/>
            <w:bCs/>
            <w:sz w:val="24"/>
            <w:szCs w:val="24"/>
          </w:rPr>
          <w:t>."</w:t>
        </w:r>
      </w:ins>
    </w:p>
    <w:p w14:paraId="450CC037" w14:textId="77777777" w:rsidR="00051424" w:rsidRPr="00051424" w:rsidRDefault="00051424" w:rsidP="00051424">
      <w:pPr>
        <w:spacing w:before="100" w:beforeAutospacing="1" w:after="100" w:afterAutospacing="1" w:line="240" w:lineRule="auto"/>
        <w:outlineLvl w:val="0"/>
        <w:rPr>
          <w:ins w:id="2567" w:author="Admin" w:date="2026-07-06T15:49:00Z" w16du:dateUtc="2026-07-06T08:49:00Z"/>
          <w:rFonts w:ascii="Times New Roman" w:eastAsia="Times New Roman" w:hAnsi="Times New Roman" w:cs="Times New Roman"/>
          <w:b/>
          <w:bCs/>
          <w:kern w:val="36"/>
          <w:sz w:val="48"/>
          <w:szCs w:val="48"/>
        </w:rPr>
      </w:pPr>
      <w:ins w:id="2568" w:author="Admin" w:date="2026-07-06T15:49:00Z" w16du:dateUtc="2026-07-06T08:49:00Z">
        <w:r w:rsidRPr="00051424">
          <w:rPr>
            <w:rFonts w:ascii="Times New Roman" w:eastAsia="Times New Roman" w:hAnsi="Times New Roman" w:cs="Times New Roman"/>
            <w:b/>
            <w:bCs/>
            <w:kern w:val="36"/>
            <w:sz w:val="48"/>
            <w:szCs w:val="48"/>
          </w:rPr>
          <w:t>2.1. M</w:t>
        </w:r>
        <w:proofErr w:type="spellStart"/>
        <w:r w:rsidRPr="00051424">
          <w:rPr>
            <w:rFonts w:ascii="Times New Roman" w:eastAsia="Times New Roman" w:hAnsi="Times New Roman" w:cs="Times New Roman"/>
            <w:b/>
            <w:bCs/>
            <w:kern w:val="36"/>
            <w:sz w:val="48"/>
            <w:szCs w:val="48"/>
          </w:rPr>
          <w:t>ục</w:t>
        </w:r>
        <w:proofErr w:type="spellEnd"/>
        <w:r w:rsidRPr="00051424">
          <w:rPr>
            <w:rFonts w:ascii="Times New Roman" w:eastAsia="Times New Roman" w:hAnsi="Times New Roman" w:cs="Times New Roman"/>
            <w:b/>
            <w:bCs/>
            <w:kern w:val="36"/>
            <w:sz w:val="48"/>
            <w:szCs w:val="48"/>
          </w:rPr>
          <w:t xml:space="preserve"> </w:t>
        </w:r>
        <w:proofErr w:type="spellStart"/>
        <w:r w:rsidRPr="00051424">
          <w:rPr>
            <w:rFonts w:ascii="Times New Roman" w:eastAsia="Times New Roman" w:hAnsi="Times New Roman" w:cs="Times New Roman"/>
            <w:b/>
            <w:bCs/>
            <w:kern w:val="36"/>
            <w:sz w:val="48"/>
            <w:szCs w:val="48"/>
          </w:rPr>
          <w:t>đích</w:t>
        </w:r>
        <w:proofErr w:type="spellEnd"/>
        <w:r w:rsidRPr="00051424">
          <w:rPr>
            <w:rFonts w:ascii="Times New Roman" w:eastAsia="Times New Roman" w:hAnsi="Times New Roman" w:cs="Times New Roman"/>
            <w:b/>
            <w:bCs/>
            <w:kern w:val="36"/>
            <w:sz w:val="48"/>
            <w:szCs w:val="48"/>
          </w:rPr>
          <w:t xml:space="preserve"> </w:t>
        </w:r>
        <w:proofErr w:type="spellStart"/>
        <w:r w:rsidRPr="00051424">
          <w:rPr>
            <w:rFonts w:ascii="Times New Roman" w:eastAsia="Times New Roman" w:hAnsi="Times New Roman" w:cs="Times New Roman"/>
            <w:b/>
            <w:bCs/>
            <w:kern w:val="36"/>
            <w:sz w:val="48"/>
            <w:szCs w:val="48"/>
          </w:rPr>
          <w:t>của</w:t>
        </w:r>
        <w:proofErr w:type="spellEnd"/>
        <w:r w:rsidRPr="00051424">
          <w:rPr>
            <w:rFonts w:ascii="Times New Roman" w:eastAsia="Times New Roman" w:hAnsi="Times New Roman" w:cs="Times New Roman"/>
            <w:b/>
            <w:bCs/>
            <w:kern w:val="36"/>
            <w:sz w:val="48"/>
            <w:szCs w:val="48"/>
          </w:rPr>
          <w:t xml:space="preserve"> BRD</w:t>
        </w:r>
      </w:ins>
    </w:p>
    <w:p w14:paraId="1536CB16" w14:textId="77777777" w:rsidR="00051424" w:rsidRPr="00051424" w:rsidRDefault="00051424" w:rsidP="00051424">
      <w:pPr>
        <w:spacing w:before="100" w:beforeAutospacing="1" w:after="100" w:afterAutospacing="1" w:line="240" w:lineRule="auto"/>
        <w:rPr>
          <w:ins w:id="2569" w:author="Admin" w:date="2026-07-06T15:49:00Z" w16du:dateUtc="2026-07-06T08:49:00Z"/>
          <w:rFonts w:ascii="Times New Roman" w:eastAsia="Times New Roman" w:hAnsi="Times New Roman" w:cs="Times New Roman"/>
          <w:sz w:val="24"/>
          <w:szCs w:val="24"/>
        </w:rPr>
      </w:pPr>
      <w:ins w:id="2570" w:author="Admin" w:date="2026-07-06T15:49:00Z" w16du:dateUtc="2026-07-06T08:49:00Z">
        <w:r w:rsidRPr="00051424">
          <w:rPr>
            <w:rFonts w:ascii="Times New Roman" w:eastAsia="Times New Roman" w:hAnsi="Times New Roman" w:cs="Times New Roman"/>
            <w:sz w:val="24"/>
            <w:szCs w:val="24"/>
          </w:rPr>
          <w:t xml:space="preserve">Business Requirement Document (BRD) </w:t>
        </w:r>
        <w:proofErr w:type="spellStart"/>
        <w:r w:rsidRPr="00051424">
          <w:rPr>
            <w:rFonts w:ascii="Times New Roman" w:eastAsia="Times New Roman" w:hAnsi="Times New Roman" w:cs="Times New Roman"/>
            <w:sz w:val="24"/>
            <w:szCs w:val="24"/>
          </w:rPr>
          <w:t>là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tài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chuyển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hóa</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phương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pháp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luận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mô</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hình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vận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hành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của</w:t>
        </w:r>
        <w:proofErr w:type="spellEnd"/>
        <w:r w:rsidRPr="00051424">
          <w:rPr>
            <w:rFonts w:ascii="Times New Roman" w:eastAsia="Times New Roman" w:hAnsi="Times New Roman" w:cs="Times New Roman"/>
            <w:sz w:val="24"/>
            <w:szCs w:val="24"/>
          </w:rPr>
          <w:t xml:space="preserve"> THUCHOCVN </w:t>
        </w:r>
        <w:proofErr w:type="spellStart"/>
        <w:r w:rsidRPr="00051424">
          <w:rPr>
            <w:rFonts w:ascii="Times New Roman" w:eastAsia="Times New Roman" w:hAnsi="Times New Roman" w:cs="Times New Roman"/>
            <w:sz w:val="24"/>
            <w:szCs w:val="24"/>
          </w:rPr>
          <w:t>thành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yêu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cầu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để</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phát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triển</w:t>
        </w:r>
        <w:proofErr w:type="spellEnd"/>
        <w:r w:rsidRPr="00051424">
          <w:rPr>
            <w:rFonts w:ascii="Times New Roman" w:eastAsia="Times New Roman" w:hAnsi="Times New Roman" w:cs="Times New Roman"/>
            <w:sz w:val="24"/>
            <w:szCs w:val="24"/>
          </w:rPr>
          <w:t xml:space="preserve"> Business Consulting OS.</w:t>
        </w:r>
      </w:ins>
    </w:p>
    <w:p w14:paraId="7219BAF2" w14:textId="77777777" w:rsidR="00051424" w:rsidRPr="00051424" w:rsidRDefault="00051424" w:rsidP="00051424">
      <w:pPr>
        <w:spacing w:before="100" w:beforeAutospacing="1" w:after="100" w:afterAutospacing="1" w:line="240" w:lineRule="auto"/>
        <w:rPr>
          <w:ins w:id="2571" w:author="Admin" w:date="2026-07-06T15:49:00Z" w16du:dateUtc="2026-07-06T08:49:00Z"/>
          <w:rFonts w:ascii="Times New Roman" w:eastAsia="Times New Roman" w:hAnsi="Times New Roman" w:cs="Times New Roman"/>
          <w:sz w:val="24"/>
          <w:szCs w:val="24"/>
        </w:rPr>
      </w:pPr>
      <w:ins w:id="2572" w:author="Admin" w:date="2026-07-06T15:49:00Z" w16du:dateUtc="2026-07-06T08:49:00Z">
        <w:r w:rsidRPr="00051424">
          <w:rPr>
            <w:rFonts w:ascii="Times New Roman" w:eastAsia="Times New Roman" w:hAnsi="Times New Roman" w:cs="Times New Roman"/>
            <w:sz w:val="24"/>
            <w:szCs w:val="24"/>
          </w:rPr>
          <w:t xml:space="preserve">BRD </w:t>
        </w:r>
        <w:proofErr w:type="spellStart"/>
        <w:r w:rsidRPr="00051424">
          <w:rPr>
            <w:rFonts w:ascii="Times New Roman" w:eastAsia="Times New Roman" w:hAnsi="Times New Roman" w:cs="Times New Roman"/>
            <w:sz w:val="24"/>
            <w:szCs w:val="24"/>
          </w:rPr>
          <w:t>đóng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vai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trò</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cầu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nối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giữa</w:t>
        </w:r>
        <w:proofErr w:type="spellEnd"/>
        <w:r w:rsidRPr="00051424">
          <w:rPr>
            <w:rFonts w:ascii="Times New Roman" w:eastAsia="Times New Roman" w:hAnsi="Times New Roman" w:cs="Times New Roman"/>
            <w:sz w:val="24"/>
            <w:szCs w:val="24"/>
          </w:rPr>
          <w:t>:</w:t>
        </w:r>
      </w:ins>
    </w:p>
    <w:p w14:paraId="6025B958" w14:textId="77777777" w:rsidR="00051424" w:rsidRPr="00051424" w:rsidRDefault="00051424" w:rsidP="00051424">
      <w:pPr>
        <w:numPr>
          <w:ilvl w:val="0"/>
          <w:numId w:val="248"/>
        </w:numPr>
        <w:spacing w:before="100" w:beforeAutospacing="1" w:after="100" w:afterAutospacing="1" w:line="240" w:lineRule="auto"/>
        <w:rPr>
          <w:ins w:id="2573" w:author="Admin" w:date="2026-07-06T15:49:00Z" w16du:dateUtc="2026-07-06T08:49:00Z"/>
          <w:rFonts w:ascii="Times New Roman" w:eastAsia="Times New Roman" w:hAnsi="Times New Roman" w:cs="Times New Roman"/>
          <w:sz w:val="24"/>
          <w:szCs w:val="24"/>
        </w:rPr>
      </w:pPr>
      <w:ins w:id="2574" w:author="Admin" w:date="2026-07-06T15:49:00Z" w16du:dateUtc="2026-07-06T08:49:00Z">
        <w:r w:rsidRPr="00051424">
          <w:rPr>
            <w:rFonts w:ascii="Times New Roman" w:eastAsia="Times New Roman" w:hAnsi="Times New Roman" w:cs="Times New Roman"/>
            <w:sz w:val="24"/>
            <w:szCs w:val="24"/>
          </w:rPr>
          <w:t>Handbook (Foundation, Strategy, Methodology, Operating System).</w:t>
        </w:r>
      </w:ins>
    </w:p>
    <w:p w14:paraId="2244404F" w14:textId="77777777" w:rsidR="00051424" w:rsidRPr="00051424" w:rsidRDefault="00051424" w:rsidP="00051424">
      <w:pPr>
        <w:numPr>
          <w:ilvl w:val="0"/>
          <w:numId w:val="248"/>
        </w:numPr>
        <w:spacing w:before="100" w:beforeAutospacing="1" w:after="100" w:afterAutospacing="1" w:line="240" w:lineRule="auto"/>
        <w:rPr>
          <w:ins w:id="2575" w:author="Admin" w:date="2026-07-06T15:49:00Z" w16du:dateUtc="2026-07-06T08:49:00Z"/>
          <w:rFonts w:ascii="Times New Roman" w:eastAsia="Times New Roman" w:hAnsi="Times New Roman" w:cs="Times New Roman"/>
          <w:sz w:val="24"/>
          <w:szCs w:val="24"/>
        </w:rPr>
      </w:pPr>
      <w:ins w:id="2576" w:author="Admin" w:date="2026-07-06T15:49:00Z" w16du:dateUtc="2026-07-06T08:49:00Z">
        <w:r w:rsidRPr="00051424">
          <w:rPr>
            <w:rFonts w:ascii="Times New Roman" w:eastAsia="Times New Roman" w:hAnsi="Times New Roman" w:cs="Times New Roman"/>
            <w:sz w:val="24"/>
            <w:szCs w:val="24"/>
          </w:rPr>
          <w:t>Product Requirement Document (PRD).</w:t>
        </w:r>
      </w:ins>
    </w:p>
    <w:p w14:paraId="2F63DA49" w14:textId="77777777" w:rsidR="00051424" w:rsidRPr="00051424" w:rsidRDefault="00051424" w:rsidP="00051424">
      <w:pPr>
        <w:numPr>
          <w:ilvl w:val="0"/>
          <w:numId w:val="248"/>
        </w:numPr>
        <w:spacing w:before="100" w:beforeAutospacing="1" w:after="100" w:afterAutospacing="1" w:line="240" w:lineRule="auto"/>
        <w:rPr>
          <w:ins w:id="2577" w:author="Admin" w:date="2026-07-06T15:49:00Z" w16du:dateUtc="2026-07-06T08:49:00Z"/>
          <w:rFonts w:ascii="Times New Roman" w:eastAsia="Times New Roman" w:hAnsi="Times New Roman" w:cs="Times New Roman"/>
          <w:sz w:val="24"/>
          <w:szCs w:val="24"/>
        </w:rPr>
      </w:pPr>
      <w:proofErr w:type="spellStart"/>
      <w:ins w:id="2578" w:author="Admin" w:date="2026-07-06T15:49:00Z" w16du:dateUtc="2026-07-06T08:49:00Z">
        <w:r w:rsidRPr="00051424">
          <w:rPr>
            <w:rFonts w:ascii="Times New Roman" w:eastAsia="Times New Roman" w:hAnsi="Times New Roman" w:cs="Times New Roman"/>
            <w:sz w:val="24"/>
            <w:szCs w:val="24"/>
          </w:rPr>
          <w:t>Thiết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kế</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giao</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diện</w:t>
        </w:r>
        <w:proofErr w:type="spellEnd"/>
        <w:r w:rsidRPr="00051424">
          <w:rPr>
            <w:rFonts w:ascii="Times New Roman" w:eastAsia="Times New Roman" w:hAnsi="Times New Roman" w:cs="Times New Roman"/>
            <w:sz w:val="24"/>
            <w:szCs w:val="24"/>
          </w:rPr>
          <w:t xml:space="preserve"> (UI/UX).</w:t>
        </w:r>
      </w:ins>
    </w:p>
    <w:p w14:paraId="24B9F637" w14:textId="77777777" w:rsidR="00051424" w:rsidRPr="00051424" w:rsidRDefault="00051424" w:rsidP="00051424">
      <w:pPr>
        <w:numPr>
          <w:ilvl w:val="0"/>
          <w:numId w:val="248"/>
        </w:numPr>
        <w:spacing w:before="100" w:beforeAutospacing="1" w:after="100" w:afterAutospacing="1" w:line="240" w:lineRule="auto"/>
        <w:rPr>
          <w:ins w:id="2579" w:author="Admin" w:date="2026-07-06T15:49:00Z" w16du:dateUtc="2026-07-06T08:49:00Z"/>
          <w:rFonts w:ascii="Times New Roman" w:eastAsia="Times New Roman" w:hAnsi="Times New Roman" w:cs="Times New Roman"/>
          <w:sz w:val="24"/>
          <w:szCs w:val="24"/>
        </w:rPr>
      </w:pPr>
      <w:proofErr w:type="spellStart"/>
      <w:ins w:id="2580" w:author="Admin" w:date="2026-07-06T15:49:00Z" w16du:dateUtc="2026-07-06T08:49:00Z">
        <w:r w:rsidRPr="00051424">
          <w:rPr>
            <w:rFonts w:ascii="Times New Roman" w:eastAsia="Times New Roman" w:hAnsi="Times New Roman" w:cs="Times New Roman"/>
            <w:sz w:val="24"/>
            <w:szCs w:val="24"/>
          </w:rPr>
          <w:t>Phát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triển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phần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mềm</w:t>
        </w:r>
        <w:proofErr w:type="spellEnd"/>
        <w:r w:rsidRPr="00051424">
          <w:rPr>
            <w:rFonts w:ascii="Times New Roman" w:eastAsia="Times New Roman" w:hAnsi="Times New Roman" w:cs="Times New Roman"/>
            <w:sz w:val="24"/>
            <w:szCs w:val="24"/>
          </w:rPr>
          <w:t>.</w:t>
        </w:r>
      </w:ins>
    </w:p>
    <w:p w14:paraId="0D2771B4" w14:textId="77777777" w:rsidR="00051424" w:rsidRPr="00051424" w:rsidRDefault="00051424" w:rsidP="00051424">
      <w:pPr>
        <w:spacing w:before="100" w:beforeAutospacing="1" w:after="100" w:afterAutospacing="1" w:line="240" w:lineRule="auto"/>
        <w:rPr>
          <w:ins w:id="2581" w:author="Admin" w:date="2026-07-06T15:49:00Z" w16du:dateUtc="2026-07-06T08:49:00Z"/>
          <w:rFonts w:ascii="Times New Roman" w:eastAsia="Times New Roman" w:hAnsi="Times New Roman" w:cs="Times New Roman"/>
          <w:sz w:val="24"/>
          <w:szCs w:val="24"/>
        </w:rPr>
      </w:pPr>
      <w:proofErr w:type="spellStart"/>
      <w:ins w:id="2582" w:author="Admin" w:date="2026-07-06T15:49:00Z" w16du:dateUtc="2026-07-06T08:49:00Z">
        <w:r w:rsidRPr="00051424">
          <w:rPr>
            <w:rFonts w:ascii="Times New Roman" w:eastAsia="Times New Roman" w:hAnsi="Times New Roman" w:cs="Times New Roman"/>
            <w:sz w:val="24"/>
            <w:szCs w:val="24"/>
          </w:rPr>
          <w:t>Mọi</w:t>
        </w:r>
        <w:proofErr w:type="spellEnd"/>
        <w:r w:rsidRPr="00051424">
          <w:rPr>
            <w:rFonts w:ascii="Times New Roman" w:eastAsia="Times New Roman" w:hAnsi="Times New Roman" w:cs="Times New Roman"/>
            <w:sz w:val="24"/>
            <w:szCs w:val="24"/>
          </w:rPr>
          <w:t xml:space="preserve"> PRD </w:t>
        </w:r>
        <w:proofErr w:type="spellStart"/>
        <w:r w:rsidRPr="00051424">
          <w:rPr>
            <w:rFonts w:ascii="Times New Roman" w:eastAsia="Times New Roman" w:hAnsi="Times New Roman" w:cs="Times New Roman"/>
            <w:sz w:val="24"/>
            <w:szCs w:val="24"/>
          </w:rPr>
          <w:t>đều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xuất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phát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từ</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yêu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cầu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được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định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nghĩa</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trong</w:t>
        </w:r>
        <w:proofErr w:type="spellEnd"/>
        <w:r w:rsidRPr="00051424">
          <w:rPr>
            <w:rFonts w:ascii="Times New Roman" w:eastAsia="Times New Roman" w:hAnsi="Times New Roman" w:cs="Times New Roman"/>
            <w:sz w:val="24"/>
            <w:szCs w:val="24"/>
          </w:rPr>
          <w:t xml:space="preserve"> BRD.</w:t>
        </w:r>
      </w:ins>
    </w:p>
    <w:p w14:paraId="1C5958C6" w14:textId="77777777" w:rsidR="00051424" w:rsidRPr="00051424" w:rsidRDefault="00051424" w:rsidP="00051424">
      <w:pPr>
        <w:spacing w:before="100" w:beforeAutospacing="1" w:after="100" w:afterAutospacing="1" w:line="240" w:lineRule="auto"/>
        <w:outlineLvl w:val="0"/>
        <w:rPr>
          <w:ins w:id="2583" w:author="Admin" w:date="2026-07-06T15:49:00Z" w16du:dateUtc="2026-07-06T08:49:00Z"/>
          <w:rFonts w:ascii="Times New Roman" w:eastAsia="Times New Roman" w:hAnsi="Times New Roman" w:cs="Times New Roman"/>
          <w:b/>
          <w:bCs/>
          <w:kern w:val="36"/>
          <w:sz w:val="48"/>
          <w:szCs w:val="48"/>
        </w:rPr>
      </w:pPr>
      <w:ins w:id="2584" w:author="Admin" w:date="2026-07-06T15:49:00Z" w16du:dateUtc="2026-07-06T08:49:00Z">
        <w:r w:rsidRPr="00051424">
          <w:rPr>
            <w:rFonts w:ascii="Times New Roman" w:eastAsia="Times New Roman" w:hAnsi="Times New Roman" w:cs="Times New Roman"/>
            <w:b/>
            <w:bCs/>
            <w:kern w:val="36"/>
            <w:sz w:val="48"/>
            <w:szCs w:val="48"/>
          </w:rPr>
          <w:t xml:space="preserve">2.2. Phạm vi </w:t>
        </w:r>
        <w:proofErr w:type="spellStart"/>
        <w:r w:rsidRPr="00051424">
          <w:rPr>
            <w:rFonts w:ascii="Times New Roman" w:eastAsia="Times New Roman" w:hAnsi="Times New Roman" w:cs="Times New Roman"/>
            <w:b/>
            <w:bCs/>
            <w:kern w:val="36"/>
            <w:sz w:val="48"/>
            <w:szCs w:val="48"/>
          </w:rPr>
          <w:t>của</w:t>
        </w:r>
        <w:proofErr w:type="spellEnd"/>
        <w:r w:rsidRPr="00051424">
          <w:rPr>
            <w:rFonts w:ascii="Times New Roman" w:eastAsia="Times New Roman" w:hAnsi="Times New Roman" w:cs="Times New Roman"/>
            <w:b/>
            <w:bCs/>
            <w:kern w:val="36"/>
            <w:sz w:val="48"/>
            <w:szCs w:val="48"/>
          </w:rPr>
          <w:t xml:space="preserve"> Business Consulting OS</w:t>
        </w:r>
      </w:ins>
    </w:p>
    <w:p w14:paraId="2AAF5D8D" w14:textId="77777777" w:rsidR="00051424" w:rsidRPr="00051424" w:rsidRDefault="00051424" w:rsidP="00051424">
      <w:pPr>
        <w:spacing w:before="100" w:beforeAutospacing="1" w:after="100" w:afterAutospacing="1" w:line="240" w:lineRule="auto"/>
        <w:rPr>
          <w:ins w:id="2585" w:author="Admin" w:date="2026-07-06T15:49:00Z" w16du:dateUtc="2026-07-06T08:49:00Z"/>
          <w:rFonts w:ascii="Times New Roman" w:eastAsia="Times New Roman" w:hAnsi="Times New Roman" w:cs="Times New Roman"/>
          <w:sz w:val="24"/>
          <w:szCs w:val="24"/>
        </w:rPr>
      </w:pPr>
      <w:ins w:id="2586" w:author="Admin" w:date="2026-07-06T15:49:00Z" w16du:dateUtc="2026-07-06T08:49:00Z">
        <w:r w:rsidRPr="00051424">
          <w:rPr>
            <w:rFonts w:ascii="Times New Roman" w:eastAsia="Times New Roman" w:hAnsi="Times New Roman" w:cs="Times New Roman"/>
            <w:sz w:val="24"/>
            <w:szCs w:val="24"/>
          </w:rPr>
          <w:t xml:space="preserve">Business Consulting OS </w:t>
        </w:r>
        <w:proofErr w:type="spellStart"/>
        <w:r w:rsidRPr="00051424">
          <w:rPr>
            <w:rFonts w:ascii="Times New Roman" w:eastAsia="Times New Roman" w:hAnsi="Times New Roman" w:cs="Times New Roman"/>
            <w:sz w:val="24"/>
            <w:szCs w:val="24"/>
          </w:rPr>
          <w:t>hỗ</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trợ</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toàn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bộ</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vòng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đời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của</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một</w:t>
        </w:r>
        <w:proofErr w:type="spellEnd"/>
        <w:r w:rsidRPr="00051424">
          <w:rPr>
            <w:rFonts w:ascii="Times New Roman" w:eastAsia="Times New Roman" w:hAnsi="Times New Roman" w:cs="Times New Roman"/>
            <w:sz w:val="24"/>
            <w:szCs w:val="24"/>
          </w:rPr>
          <w:t xml:space="preserve"> Business Project.</w:t>
        </w:r>
      </w:ins>
    </w:p>
    <w:p w14:paraId="24A4B7DA"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587" w:author="Admin" w:date="2026-07-06T15:49:00Z" w16du:dateUtc="2026-07-06T08:49:00Z"/>
          <w:rFonts w:ascii="Courier New" w:eastAsia="Times New Roman" w:hAnsi="Courier New" w:cs="Courier New"/>
          <w:sz w:val="20"/>
          <w:szCs w:val="20"/>
        </w:rPr>
        <w:pPrChange w:id="2588"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589" w:author="Admin" w:date="2026-07-06T15:49:00Z" w16du:dateUtc="2026-07-06T08:49:00Z">
        <w:r w:rsidRPr="00051424">
          <w:rPr>
            <w:rFonts w:ascii="Courier New" w:eastAsia="Times New Roman" w:hAnsi="Courier New" w:cs="Courier New"/>
            <w:sz w:val="20"/>
            <w:szCs w:val="20"/>
          </w:rPr>
          <w:t>Lead</w:t>
        </w:r>
      </w:ins>
    </w:p>
    <w:p w14:paraId="5E2DE090" w14:textId="1837B3C4"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590" w:author="Admin" w:date="2026-07-06T15:49:00Z" w16du:dateUtc="2026-07-06T08:49:00Z"/>
          <w:rFonts w:ascii="Courier New" w:eastAsia="Times New Roman" w:hAnsi="Courier New" w:cs="Courier New"/>
          <w:sz w:val="20"/>
          <w:szCs w:val="20"/>
        </w:rPr>
        <w:pPrChange w:id="2591"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592" w:author="Admin" w:date="2026-07-06T15:49:00Z" w16du:dateUtc="2026-07-06T08:49:00Z">
        <w:r w:rsidRPr="00051424">
          <w:rPr>
            <w:rFonts w:ascii="Courier New" w:eastAsia="Times New Roman" w:hAnsi="Courier New" w:cs="Courier New"/>
            <w:sz w:val="20"/>
            <w:szCs w:val="20"/>
          </w:rPr>
          <w:t>│</w:t>
        </w:r>
      </w:ins>
    </w:p>
    <w:p w14:paraId="210CE143" w14:textId="2BF83302"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593" w:author="Admin" w:date="2026-07-06T15:49:00Z" w16du:dateUtc="2026-07-06T08:49:00Z"/>
          <w:rFonts w:ascii="Courier New" w:eastAsia="Times New Roman" w:hAnsi="Courier New" w:cs="Courier New"/>
          <w:sz w:val="20"/>
          <w:szCs w:val="20"/>
        </w:rPr>
        <w:pPrChange w:id="2594"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595" w:author="Admin" w:date="2026-07-06T15:49:00Z" w16du:dateUtc="2026-07-06T08:49:00Z">
        <w:r w:rsidRPr="00051424">
          <w:rPr>
            <w:rFonts w:ascii="Courier New" w:eastAsia="Times New Roman" w:hAnsi="Courier New" w:cs="Courier New"/>
            <w:sz w:val="20"/>
            <w:szCs w:val="20"/>
          </w:rPr>
          <w:t>▼</w:t>
        </w:r>
      </w:ins>
    </w:p>
    <w:p w14:paraId="062A7EDE"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596" w:author="Admin" w:date="2026-07-06T15:49:00Z" w16du:dateUtc="2026-07-06T08:49:00Z"/>
          <w:rFonts w:ascii="Courier New" w:eastAsia="Times New Roman" w:hAnsi="Courier New" w:cs="Courier New"/>
          <w:sz w:val="20"/>
          <w:szCs w:val="20"/>
        </w:rPr>
        <w:pPrChange w:id="2597"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598" w:author="Admin" w:date="2026-07-06T15:49:00Z" w16du:dateUtc="2026-07-06T08:49:00Z">
        <w:r w:rsidRPr="00051424">
          <w:rPr>
            <w:rFonts w:ascii="Courier New" w:eastAsia="Times New Roman" w:hAnsi="Courier New" w:cs="Courier New"/>
            <w:sz w:val="20"/>
            <w:szCs w:val="20"/>
          </w:rPr>
          <w:t>Business Context</w:t>
        </w:r>
      </w:ins>
    </w:p>
    <w:p w14:paraId="2751AE9E" w14:textId="6BC98E2B"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599" w:author="Admin" w:date="2026-07-06T15:49:00Z" w16du:dateUtc="2026-07-06T08:49:00Z"/>
          <w:rFonts w:ascii="Courier New" w:eastAsia="Times New Roman" w:hAnsi="Courier New" w:cs="Courier New"/>
          <w:sz w:val="20"/>
          <w:szCs w:val="20"/>
        </w:rPr>
        <w:pPrChange w:id="2600"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01" w:author="Admin" w:date="2026-07-06T15:49:00Z" w16du:dateUtc="2026-07-06T08:49:00Z">
        <w:r w:rsidRPr="00051424">
          <w:rPr>
            <w:rFonts w:ascii="Courier New" w:eastAsia="Times New Roman" w:hAnsi="Courier New" w:cs="Courier New"/>
            <w:sz w:val="20"/>
            <w:szCs w:val="20"/>
          </w:rPr>
          <w:t>│</w:t>
        </w:r>
      </w:ins>
    </w:p>
    <w:p w14:paraId="03A49E12" w14:textId="2E5FFB89"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02" w:author="Admin" w:date="2026-07-06T15:49:00Z" w16du:dateUtc="2026-07-06T08:49:00Z"/>
          <w:rFonts w:ascii="Courier New" w:eastAsia="Times New Roman" w:hAnsi="Courier New" w:cs="Courier New"/>
          <w:sz w:val="20"/>
          <w:szCs w:val="20"/>
        </w:rPr>
        <w:pPrChange w:id="2603"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04" w:author="Admin" w:date="2026-07-06T15:49:00Z" w16du:dateUtc="2026-07-06T08:49:00Z">
        <w:r w:rsidRPr="00051424">
          <w:rPr>
            <w:rFonts w:ascii="Courier New" w:eastAsia="Times New Roman" w:hAnsi="Courier New" w:cs="Courier New"/>
            <w:sz w:val="20"/>
            <w:szCs w:val="20"/>
          </w:rPr>
          <w:t>▼</w:t>
        </w:r>
      </w:ins>
    </w:p>
    <w:p w14:paraId="5D50D4A1"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05" w:author="Admin" w:date="2026-07-06T15:49:00Z" w16du:dateUtc="2026-07-06T08:49:00Z"/>
          <w:rFonts w:ascii="Courier New" w:eastAsia="Times New Roman" w:hAnsi="Courier New" w:cs="Courier New"/>
          <w:sz w:val="20"/>
          <w:szCs w:val="20"/>
        </w:rPr>
        <w:pPrChange w:id="2606"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07" w:author="Admin" w:date="2026-07-06T15:49:00Z" w16du:dateUtc="2026-07-06T08:49:00Z">
        <w:r w:rsidRPr="00051424">
          <w:rPr>
            <w:rFonts w:ascii="Courier New" w:eastAsia="Times New Roman" w:hAnsi="Courier New" w:cs="Courier New"/>
            <w:sz w:val="20"/>
            <w:szCs w:val="20"/>
          </w:rPr>
          <w:t>Business Discovery</w:t>
        </w:r>
      </w:ins>
    </w:p>
    <w:p w14:paraId="00FA1842" w14:textId="3341909C"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08" w:author="Admin" w:date="2026-07-06T15:49:00Z" w16du:dateUtc="2026-07-06T08:49:00Z"/>
          <w:rFonts w:ascii="Courier New" w:eastAsia="Times New Roman" w:hAnsi="Courier New" w:cs="Courier New"/>
          <w:sz w:val="20"/>
          <w:szCs w:val="20"/>
        </w:rPr>
        <w:pPrChange w:id="2609"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10" w:author="Admin" w:date="2026-07-06T15:49:00Z" w16du:dateUtc="2026-07-06T08:49:00Z">
        <w:r w:rsidRPr="00051424">
          <w:rPr>
            <w:rFonts w:ascii="Courier New" w:eastAsia="Times New Roman" w:hAnsi="Courier New" w:cs="Courier New"/>
            <w:sz w:val="20"/>
            <w:szCs w:val="20"/>
          </w:rPr>
          <w:t>│</w:t>
        </w:r>
      </w:ins>
    </w:p>
    <w:p w14:paraId="15814172" w14:textId="7555825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11" w:author="Admin" w:date="2026-07-06T15:49:00Z" w16du:dateUtc="2026-07-06T08:49:00Z"/>
          <w:rFonts w:ascii="Courier New" w:eastAsia="Times New Roman" w:hAnsi="Courier New" w:cs="Courier New"/>
          <w:sz w:val="20"/>
          <w:szCs w:val="20"/>
        </w:rPr>
        <w:pPrChange w:id="2612"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13" w:author="Admin" w:date="2026-07-06T15:49:00Z" w16du:dateUtc="2026-07-06T08:49:00Z">
        <w:r w:rsidRPr="00051424">
          <w:rPr>
            <w:rFonts w:ascii="Courier New" w:eastAsia="Times New Roman" w:hAnsi="Courier New" w:cs="Courier New"/>
            <w:sz w:val="20"/>
            <w:szCs w:val="20"/>
          </w:rPr>
          <w:t>▼</w:t>
        </w:r>
      </w:ins>
    </w:p>
    <w:p w14:paraId="1AB85F00"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14" w:author="Admin" w:date="2026-07-06T15:49:00Z" w16du:dateUtc="2026-07-06T08:49:00Z"/>
          <w:rFonts w:ascii="Courier New" w:eastAsia="Times New Roman" w:hAnsi="Courier New" w:cs="Courier New"/>
          <w:sz w:val="20"/>
          <w:szCs w:val="20"/>
        </w:rPr>
        <w:pPrChange w:id="2615"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16" w:author="Admin" w:date="2026-07-06T15:49:00Z" w16du:dateUtc="2026-07-06T08:49:00Z">
        <w:r w:rsidRPr="00051424">
          <w:rPr>
            <w:rFonts w:ascii="Courier New" w:eastAsia="Times New Roman" w:hAnsi="Courier New" w:cs="Courier New"/>
            <w:sz w:val="20"/>
            <w:szCs w:val="20"/>
          </w:rPr>
          <w:t>Business Diagnosis</w:t>
        </w:r>
      </w:ins>
    </w:p>
    <w:p w14:paraId="2E2144E7" w14:textId="6C76435B"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17" w:author="Admin" w:date="2026-07-06T15:49:00Z" w16du:dateUtc="2026-07-06T08:49:00Z"/>
          <w:rFonts w:ascii="Courier New" w:eastAsia="Times New Roman" w:hAnsi="Courier New" w:cs="Courier New"/>
          <w:sz w:val="20"/>
          <w:szCs w:val="20"/>
        </w:rPr>
        <w:pPrChange w:id="2618"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19" w:author="Admin" w:date="2026-07-06T15:49:00Z" w16du:dateUtc="2026-07-06T08:49:00Z">
        <w:r w:rsidRPr="00051424">
          <w:rPr>
            <w:rFonts w:ascii="Courier New" w:eastAsia="Times New Roman" w:hAnsi="Courier New" w:cs="Courier New"/>
            <w:sz w:val="20"/>
            <w:szCs w:val="20"/>
          </w:rPr>
          <w:t>│</w:t>
        </w:r>
      </w:ins>
    </w:p>
    <w:p w14:paraId="4D5D0F19" w14:textId="1002EEBA"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20" w:author="Admin" w:date="2026-07-06T15:49:00Z" w16du:dateUtc="2026-07-06T08:49:00Z"/>
          <w:rFonts w:ascii="Courier New" w:eastAsia="Times New Roman" w:hAnsi="Courier New" w:cs="Courier New"/>
          <w:sz w:val="20"/>
          <w:szCs w:val="20"/>
        </w:rPr>
        <w:pPrChange w:id="2621"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22" w:author="Admin" w:date="2026-07-06T15:49:00Z" w16du:dateUtc="2026-07-06T08:49:00Z">
        <w:r w:rsidRPr="00051424">
          <w:rPr>
            <w:rFonts w:ascii="Courier New" w:eastAsia="Times New Roman" w:hAnsi="Courier New" w:cs="Courier New"/>
            <w:sz w:val="20"/>
            <w:szCs w:val="20"/>
          </w:rPr>
          <w:t>▼</w:t>
        </w:r>
      </w:ins>
    </w:p>
    <w:p w14:paraId="0619049F"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23" w:author="Admin" w:date="2026-07-06T15:49:00Z" w16du:dateUtc="2026-07-06T08:49:00Z"/>
          <w:rFonts w:ascii="Courier New" w:eastAsia="Times New Roman" w:hAnsi="Courier New" w:cs="Courier New"/>
          <w:sz w:val="20"/>
          <w:szCs w:val="20"/>
        </w:rPr>
        <w:pPrChange w:id="2624"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25" w:author="Admin" w:date="2026-07-06T15:49:00Z" w16du:dateUtc="2026-07-06T08:49:00Z">
        <w:r w:rsidRPr="00051424">
          <w:rPr>
            <w:rFonts w:ascii="Courier New" w:eastAsia="Times New Roman" w:hAnsi="Courier New" w:cs="Courier New"/>
            <w:sz w:val="20"/>
            <w:szCs w:val="20"/>
          </w:rPr>
          <w:t>Business Transformation</w:t>
        </w:r>
      </w:ins>
    </w:p>
    <w:p w14:paraId="08D2EAFB" w14:textId="5B8D0200"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26" w:author="Admin" w:date="2026-07-06T15:49:00Z" w16du:dateUtc="2026-07-06T08:49:00Z"/>
          <w:rFonts w:ascii="Courier New" w:eastAsia="Times New Roman" w:hAnsi="Courier New" w:cs="Courier New"/>
          <w:sz w:val="20"/>
          <w:szCs w:val="20"/>
        </w:rPr>
        <w:pPrChange w:id="2627"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28" w:author="Admin" w:date="2026-07-06T15:49:00Z" w16du:dateUtc="2026-07-06T08:49:00Z">
        <w:r w:rsidRPr="00051424">
          <w:rPr>
            <w:rFonts w:ascii="Courier New" w:eastAsia="Times New Roman" w:hAnsi="Courier New" w:cs="Courier New"/>
            <w:sz w:val="20"/>
            <w:szCs w:val="20"/>
          </w:rPr>
          <w:t>│</w:t>
        </w:r>
      </w:ins>
    </w:p>
    <w:p w14:paraId="1E8D60E6" w14:textId="4B92AF30"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29" w:author="Admin" w:date="2026-07-06T15:49:00Z" w16du:dateUtc="2026-07-06T08:49:00Z"/>
          <w:rFonts w:ascii="Courier New" w:eastAsia="Times New Roman" w:hAnsi="Courier New" w:cs="Courier New"/>
          <w:sz w:val="20"/>
          <w:szCs w:val="20"/>
        </w:rPr>
        <w:pPrChange w:id="2630"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31" w:author="Admin" w:date="2026-07-06T15:49:00Z" w16du:dateUtc="2026-07-06T08:49:00Z">
        <w:r w:rsidRPr="00051424">
          <w:rPr>
            <w:rFonts w:ascii="Courier New" w:eastAsia="Times New Roman" w:hAnsi="Courier New" w:cs="Courier New"/>
            <w:sz w:val="20"/>
            <w:szCs w:val="20"/>
          </w:rPr>
          <w:t>▼</w:t>
        </w:r>
      </w:ins>
    </w:p>
    <w:p w14:paraId="30CB167F"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32" w:author="Admin" w:date="2026-07-06T15:49:00Z" w16du:dateUtc="2026-07-06T08:49:00Z"/>
          <w:rFonts w:ascii="Courier New" w:eastAsia="Times New Roman" w:hAnsi="Courier New" w:cs="Courier New"/>
          <w:sz w:val="20"/>
          <w:szCs w:val="20"/>
        </w:rPr>
        <w:pPrChange w:id="2633"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34" w:author="Admin" w:date="2026-07-06T15:49:00Z" w16du:dateUtc="2026-07-06T08:49:00Z">
        <w:r w:rsidRPr="00051424">
          <w:rPr>
            <w:rFonts w:ascii="Courier New" w:eastAsia="Times New Roman" w:hAnsi="Courier New" w:cs="Courier New"/>
            <w:sz w:val="20"/>
            <w:szCs w:val="20"/>
          </w:rPr>
          <w:t>Consulting Delivery</w:t>
        </w:r>
      </w:ins>
    </w:p>
    <w:p w14:paraId="7A2ACFCA" w14:textId="5557A193"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35" w:author="Admin" w:date="2026-07-06T15:49:00Z" w16du:dateUtc="2026-07-06T08:49:00Z"/>
          <w:rFonts w:ascii="Courier New" w:eastAsia="Times New Roman" w:hAnsi="Courier New" w:cs="Courier New"/>
          <w:sz w:val="20"/>
          <w:szCs w:val="20"/>
        </w:rPr>
        <w:pPrChange w:id="2636"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37" w:author="Admin" w:date="2026-07-06T15:49:00Z" w16du:dateUtc="2026-07-06T08:49:00Z">
        <w:r w:rsidRPr="00051424">
          <w:rPr>
            <w:rFonts w:ascii="Courier New" w:eastAsia="Times New Roman" w:hAnsi="Courier New" w:cs="Courier New"/>
            <w:sz w:val="20"/>
            <w:szCs w:val="20"/>
          </w:rPr>
          <w:lastRenderedPageBreak/>
          <w:t>│</w:t>
        </w:r>
      </w:ins>
    </w:p>
    <w:p w14:paraId="5772676D" w14:textId="1DDE55C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38" w:author="Admin" w:date="2026-07-06T15:49:00Z" w16du:dateUtc="2026-07-06T08:49:00Z"/>
          <w:rFonts w:ascii="Courier New" w:eastAsia="Times New Roman" w:hAnsi="Courier New" w:cs="Courier New"/>
          <w:sz w:val="20"/>
          <w:szCs w:val="20"/>
        </w:rPr>
        <w:pPrChange w:id="2639"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40" w:author="Admin" w:date="2026-07-06T15:49:00Z" w16du:dateUtc="2026-07-06T08:49:00Z">
        <w:r w:rsidRPr="00051424">
          <w:rPr>
            <w:rFonts w:ascii="Courier New" w:eastAsia="Times New Roman" w:hAnsi="Courier New" w:cs="Courier New"/>
            <w:sz w:val="20"/>
            <w:szCs w:val="20"/>
          </w:rPr>
          <w:t>▼</w:t>
        </w:r>
      </w:ins>
    </w:p>
    <w:p w14:paraId="5AF6A1EE"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41" w:author="Admin" w:date="2026-07-06T15:49:00Z" w16du:dateUtc="2026-07-06T08:49:00Z"/>
          <w:rFonts w:ascii="Courier New" w:eastAsia="Times New Roman" w:hAnsi="Courier New" w:cs="Courier New"/>
          <w:sz w:val="20"/>
          <w:szCs w:val="20"/>
        </w:rPr>
        <w:pPrChange w:id="2642"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43" w:author="Admin" w:date="2026-07-06T15:49:00Z" w16du:dateUtc="2026-07-06T08:49:00Z">
        <w:r w:rsidRPr="00051424">
          <w:rPr>
            <w:rFonts w:ascii="Courier New" w:eastAsia="Times New Roman" w:hAnsi="Courier New" w:cs="Courier New"/>
            <w:sz w:val="20"/>
            <w:szCs w:val="20"/>
          </w:rPr>
          <w:t>Knowledge Capture</w:t>
        </w:r>
      </w:ins>
    </w:p>
    <w:p w14:paraId="42AEFF6D" w14:textId="758D70CE"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44" w:author="Admin" w:date="2026-07-06T15:49:00Z" w16du:dateUtc="2026-07-06T08:49:00Z"/>
          <w:rFonts w:ascii="Courier New" w:eastAsia="Times New Roman" w:hAnsi="Courier New" w:cs="Courier New"/>
          <w:sz w:val="20"/>
          <w:szCs w:val="20"/>
        </w:rPr>
        <w:pPrChange w:id="2645"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46" w:author="Admin" w:date="2026-07-06T15:49:00Z" w16du:dateUtc="2026-07-06T08:49:00Z">
        <w:r w:rsidRPr="00051424">
          <w:rPr>
            <w:rFonts w:ascii="Courier New" w:eastAsia="Times New Roman" w:hAnsi="Courier New" w:cs="Courier New"/>
            <w:sz w:val="20"/>
            <w:szCs w:val="20"/>
          </w:rPr>
          <w:t>│</w:t>
        </w:r>
      </w:ins>
    </w:p>
    <w:p w14:paraId="4E89DBE1" w14:textId="4E2D93E8"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47" w:author="Admin" w:date="2026-07-06T15:49:00Z" w16du:dateUtc="2026-07-06T08:49:00Z"/>
          <w:rFonts w:ascii="Courier New" w:eastAsia="Times New Roman" w:hAnsi="Courier New" w:cs="Courier New"/>
          <w:sz w:val="20"/>
          <w:szCs w:val="20"/>
        </w:rPr>
        <w:pPrChange w:id="2648"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49" w:author="Admin" w:date="2026-07-06T15:49:00Z" w16du:dateUtc="2026-07-06T08:49:00Z">
        <w:r w:rsidRPr="00051424">
          <w:rPr>
            <w:rFonts w:ascii="Courier New" w:eastAsia="Times New Roman" w:hAnsi="Courier New" w:cs="Courier New"/>
            <w:sz w:val="20"/>
            <w:szCs w:val="20"/>
          </w:rPr>
          <w:t>▼</w:t>
        </w:r>
      </w:ins>
    </w:p>
    <w:p w14:paraId="19C51411"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650" w:author="Admin" w:date="2026-07-06T15:49:00Z" w16du:dateUtc="2026-07-06T08:49:00Z"/>
          <w:rFonts w:ascii="Courier New" w:eastAsia="Times New Roman" w:hAnsi="Courier New" w:cs="Courier New"/>
          <w:sz w:val="20"/>
          <w:szCs w:val="20"/>
        </w:rPr>
        <w:pPrChange w:id="2651" w:author="Admin" w:date="2026-07-06T15:50:00Z" w16du:dateUtc="2026-07-06T08:50: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652" w:author="Admin" w:date="2026-07-06T15:49:00Z" w16du:dateUtc="2026-07-06T08:49:00Z">
        <w:r w:rsidRPr="00051424">
          <w:rPr>
            <w:rFonts w:ascii="Courier New" w:eastAsia="Times New Roman" w:hAnsi="Courier New" w:cs="Courier New"/>
            <w:sz w:val="20"/>
            <w:szCs w:val="20"/>
          </w:rPr>
          <w:t>Customer Success</w:t>
        </w:r>
      </w:ins>
    </w:p>
    <w:p w14:paraId="389F9509" w14:textId="77777777" w:rsidR="00051424" w:rsidRPr="00051424" w:rsidRDefault="00051424" w:rsidP="00051424">
      <w:pPr>
        <w:spacing w:before="100" w:beforeAutospacing="1" w:after="100" w:afterAutospacing="1" w:line="240" w:lineRule="auto"/>
        <w:rPr>
          <w:ins w:id="2653" w:author="Admin" w:date="2026-07-06T15:49:00Z" w16du:dateUtc="2026-07-06T08:49:00Z"/>
          <w:rFonts w:ascii="Times New Roman" w:eastAsia="Times New Roman" w:hAnsi="Times New Roman" w:cs="Times New Roman"/>
          <w:sz w:val="24"/>
          <w:szCs w:val="24"/>
        </w:rPr>
      </w:pPr>
      <w:proofErr w:type="spellStart"/>
      <w:ins w:id="2654" w:author="Admin" w:date="2026-07-06T15:49:00Z" w16du:dateUtc="2026-07-06T08:49:00Z">
        <w:r w:rsidRPr="00051424">
          <w:rPr>
            <w:rFonts w:ascii="Times New Roman" w:eastAsia="Times New Roman" w:hAnsi="Times New Roman" w:cs="Times New Roman"/>
            <w:sz w:val="24"/>
            <w:szCs w:val="24"/>
          </w:rPr>
          <w:t>Đây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phạm</w:t>
        </w:r>
        <w:proofErr w:type="spellEnd"/>
        <w:r w:rsidRPr="00051424">
          <w:rPr>
            <w:rFonts w:ascii="Times New Roman" w:eastAsia="Times New Roman" w:hAnsi="Times New Roman" w:cs="Times New Roman"/>
            <w:sz w:val="24"/>
            <w:szCs w:val="24"/>
          </w:rPr>
          <w:t xml:space="preserve"> vi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của</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w:t>
        </w:r>
      </w:ins>
    </w:p>
    <w:p w14:paraId="7BAE2CA0" w14:textId="77777777" w:rsidR="00051424" w:rsidRPr="00051424" w:rsidRDefault="00051424" w:rsidP="00051424">
      <w:pPr>
        <w:spacing w:before="100" w:beforeAutospacing="1" w:after="100" w:afterAutospacing="1" w:line="240" w:lineRule="auto"/>
        <w:outlineLvl w:val="0"/>
        <w:rPr>
          <w:ins w:id="2655" w:author="Admin" w:date="2026-07-06T15:49:00Z" w16du:dateUtc="2026-07-06T08:49:00Z"/>
          <w:rFonts w:ascii="Times New Roman" w:eastAsia="Times New Roman" w:hAnsi="Times New Roman" w:cs="Times New Roman"/>
          <w:b/>
          <w:bCs/>
          <w:kern w:val="36"/>
          <w:sz w:val="48"/>
          <w:szCs w:val="48"/>
        </w:rPr>
      </w:pPr>
      <w:ins w:id="2656" w:author="Admin" w:date="2026-07-06T15:49:00Z" w16du:dateUtc="2026-07-06T08:49:00Z">
        <w:r w:rsidRPr="00051424">
          <w:rPr>
            <w:rFonts w:ascii="Times New Roman" w:eastAsia="Times New Roman" w:hAnsi="Times New Roman" w:cs="Times New Roman"/>
            <w:b/>
            <w:bCs/>
            <w:kern w:val="36"/>
            <w:sz w:val="48"/>
            <w:szCs w:val="48"/>
          </w:rPr>
          <w:t>2.3. Business Goal</w:t>
        </w:r>
      </w:ins>
    </w:p>
    <w:p w14:paraId="63F2F4E7" w14:textId="77777777" w:rsidR="00051424" w:rsidRPr="00051424" w:rsidRDefault="00051424" w:rsidP="00051424">
      <w:pPr>
        <w:spacing w:before="100" w:beforeAutospacing="1" w:after="100" w:afterAutospacing="1" w:line="240" w:lineRule="auto"/>
        <w:rPr>
          <w:ins w:id="2657" w:author="Admin" w:date="2026-07-06T15:49:00Z" w16du:dateUtc="2026-07-06T08:49:00Z"/>
          <w:rFonts w:ascii="Times New Roman" w:eastAsia="Times New Roman" w:hAnsi="Times New Roman" w:cs="Times New Roman"/>
          <w:sz w:val="24"/>
          <w:szCs w:val="24"/>
        </w:rPr>
      </w:pPr>
      <w:ins w:id="2658" w:author="Admin" w:date="2026-07-06T15:49:00Z" w16du:dateUtc="2026-07-06T08:49:00Z">
        <w:r w:rsidRPr="00051424">
          <w:rPr>
            <w:rFonts w:ascii="Times New Roman" w:eastAsia="Times New Roman" w:hAnsi="Times New Roman" w:cs="Times New Roman"/>
            <w:sz w:val="24"/>
            <w:szCs w:val="24"/>
          </w:rPr>
          <w:t xml:space="preserve">Business Consulting OS </w:t>
        </w:r>
        <w:proofErr w:type="spellStart"/>
        <w:r w:rsidRPr="00051424">
          <w:rPr>
            <w:rFonts w:ascii="Times New Roman" w:eastAsia="Times New Roman" w:hAnsi="Times New Roman" w:cs="Times New Roman"/>
            <w:sz w:val="24"/>
            <w:szCs w:val="24"/>
          </w:rPr>
          <w:t>được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phát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triển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nhằm</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đạt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năm</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mục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tiêu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chính</w:t>
        </w:r>
        <w:proofErr w:type="spellEnd"/>
        <w:r w:rsidRPr="00051424">
          <w:rPr>
            <w:rFonts w:ascii="Times New Roman" w:eastAsia="Times New Roman" w:hAnsi="Times New Roman" w:cs="Times New Roman"/>
            <w:sz w:val="24"/>
            <w:szCs w:val="24"/>
          </w:rPr>
          <w:t>.</w:t>
        </w:r>
      </w:ins>
    </w:p>
    <w:p w14:paraId="7AAA28A4" w14:textId="77777777" w:rsidR="00051424" w:rsidRPr="00051424" w:rsidRDefault="00051424" w:rsidP="00051424">
      <w:pPr>
        <w:spacing w:before="100" w:beforeAutospacing="1" w:after="100" w:afterAutospacing="1" w:line="240" w:lineRule="auto"/>
        <w:outlineLvl w:val="2"/>
        <w:rPr>
          <w:ins w:id="2659" w:author="Admin" w:date="2026-07-06T15:49:00Z" w16du:dateUtc="2026-07-06T08:49:00Z"/>
          <w:rFonts w:ascii="Times New Roman" w:eastAsia="Times New Roman" w:hAnsi="Times New Roman" w:cs="Times New Roman"/>
          <w:b/>
          <w:bCs/>
          <w:sz w:val="27"/>
          <w:szCs w:val="27"/>
        </w:rPr>
      </w:pPr>
      <w:ins w:id="2660" w:author="Admin" w:date="2026-07-06T15:49:00Z" w16du:dateUtc="2026-07-06T08:49:00Z">
        <w:r w:rsidRPr="00051424">
          <w:rPr>
            <w:rFonts w:ascii="Times New Roman" w:eastAsia="Times New Roman" w:hAnsi="Times New Roman" w:cs="Times New Roman"/>
            <w:b/>
            <w:bCs/>
            <w:sz w:val="27"/>
            <w:szCs w:val="27"/>
          </w:rPr>
          <w:t>Goal 1</w:t>
        </w:r>
      </w:ins>
    </w:p>
    <w:p w14:paraId="6CE61CE7" w14:textId="77777777" w:rsidR="00051424" w:rsidRPr="00051424" w:rsidRDefault="00051424" w:rsidP="00051424">
      <w:pPr>
        <w:spacing w:before="100" w:beforeAutospacing="1" w:after="100" w:afterAutospacing="1" w:line="240" w:lineRule="auto"/>
        <w:rPr>
          <w:ins w:id="2661" w:author="Admin" w:date="2026-07-06T15:49:00Z" w16du:dateUtc="2026-07-06T08:49:00Z"/>
          <w:rFonts w:ascii="Times New Roman" w:eastAsia="Times New Roman" w:hAnsi="Times New Roman" w:cs="Times New Roman"/>
          <w:sz w:val="24"/>
          <w:szCs w:val="24"/>
        </w:rPr>
      </w:pPr>
      <w:proofErr w:type="spellStart"/>
      <w:ins w:id="2662" w:author="Admin" w:date="2026-07-06T15:49:00Z" w16du:dateUtc="2026-07-06T08:49:00Z">
        <w:r w:rsidRPr="00051424">
          <w:rPr>
            <w:rFonts w:ascii="Times New Roman" w:eastAsia="Times New Roman" w:hAnsi="Times New Roman" w:cs="Times New Roman"/>
            <w:sz w:val="24"/>
            <w:szCs w:val="24"/>
          </w:rPr>
          <w:t>Chuẩn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hóa</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toàn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bộ</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trình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triển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khai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doanh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w:t>
        </w:r>
      </w:ins>
    </w:p>
    <w:p w14:paraId="5160F915" w14:textId="77777777" w:rsidR="00051424" w:rsidRPr="00051424" w:rsidRDefault="00051424" w:rsidP="00051424">
      <w:pPr>
        <w:spacing w:before="100" w:beforeAutospacing="1" w:after="100" w:afterAutospacing="1" w:line="240" w:lineRule="auto"/>
        <w:outlineLvl w:val="2"/>
        <w:rPr>
          <w:ins w:id="2663" w:author="Admin" w:date="2026-07-06T15:49:00Z" w16du:dateUtc="2026-07-06T08:49:00Z"/>
          <w:rFonts w:ascii="Times New Roman" w:eastAsia="Times New Roman" w:hAnsi="Times New Roman" w:cs="Times New Roman"/>
          <w:b/>
          <w:bCs/>
          <w:sz w:val="27"/>
          <w:szCs w:val="27"/>
        </w:rPr>
      </w:pPr>
      <w:ins w:id="2664" w:author="Admin" w:date="2026-07-06T15:49:00Z" w16du:dateUtc="2026-07-06T08:49:00Z">
        <w:r w:rsidRPr="00051424">
          <w:rPr>
            <w:rFonts w:ascii="Times New Roman" w:eastAsia="Times New Roman" w:hAnsi="Times New Roman" w:cs="Times New Roman"/>
            <w:b/>
            <w:bCs/>
            <w:sz w:val="27"/>
            <w:szCs w:val="27"/>
          </w:rPr>
          <w:t>Goal 2</w:t>
        </w:r>
      </w:ins>
    </w:p>
    <w:p w14:paraId="10406D34" w14:textId="77777777" w:rsidR="00051424" w:rsidRPr="00051424" w:rsidRDefault="00051424" w:rsidP="00051424">
      <w:pPr>
        <w:spacing w:before="100" w:beforeAutospacing="1" w:after="100" w:afterAutospacing="1" w:line="240" w:lineRule="auto"/>
        <w:rPr>
          <w:ins w:id="2665" w:author="Admin" w:date="2026-07-06T15:49:00Z" w16du:dateUtc="2026-07-06T08:49:00Z"/>
          <w:rFonts w:ascii="Times New Roman" w:eastAsia="Times New Roman" w:hAnsi="Times New Roman" w:cs="Times New Roman"/>
          <w:sz w:val="24"/>
          <w:szCs w:val="24"/>
        </w:rPr>
      </w:pPr>
      <w:proofErr w:type="spellStart"/>
      <w:ins w:id="2666" w:author="Admin" w:date="2026-07-06T15:49:00Z" w16du:dateUtc="2026-07-06T08:49:00Z">
        <w:r w:rsidRPr="00051424">
          <w:rPr>
            <w:rFonts w:ascii="Times New Roman" w:eastAsia="Times New Roman" w:hAnsi="Times New Roman" w:cs="Times New Roman"/>
            <w:sz w:val="24"/>
            <w:szCs w:val="24"/>
          </w:rPr>
          <w:t>Chuẩn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hóa</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dữ</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tài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w:t>
        </w:r>
      </w:ins>
    </w:p>
    <w:p w14:paraId="234677B3" w14:textId="77777777" w:rsidR="00051424" w:rsidRPr="00051424" w:rsidRDefault="00051424" w:rsidP="00051424">
      <w:pPr>
        <w:spacing w:before="100" w:beforeAutospacing="1" w:after="100" w:afterAutospacing="1" w:line="240" w:lineRule="auto"/>
        <w:outlineLvl w:val="2"/>
        <w:rPr>
          <w:ins w:id="2667" w:author="Admin" w:date="2026-07-06T15:49:00Z" w16du:dateUtc="2026-07-06T08:49:00Z"/>
          <w:rFonts w:ascii="Times New Roman" w:eastAsia="Times New Roman" w:hAnsi="Times New Roman" w:cs="Times New Roman"/>
          <w:b/>
          <w:bCs/>
          <w:sz w:val="27"/>
          <w:szCs w:val="27"/>
        </w:rPr>
      </w:pPr>
      <w:ins w:id="2668" w:author="Admin" w:date="2026-07-06T15:49:00Z" w16du:dateUtc="2026-07-06T08:49:00Z">
        <w:r w:rsidRPr="00051424">
          <w:rPr>
            <w:rFonts w:ascii="Times New Roman" w:eastAsia="Times New Roman" w:hAnsi="Times New Roman" w:cs="Times New Roman"/>
            <w:b/>
            <w:bCs/>
            <w:sz w:val="27"/>
            <w:szCs w:val="27"/>
          </w:rPr>
          <w:t>Goal 3</w:t>
        </w:r>
      </w:ins>
    </w:p>
    <w:p w14:paraId="616ADE46" w14:textId="77777777" w:rsidR="00051424" w:rsidRPr="00051424" w:rsidRDefault="00051424" w:rsidP="00051424">
      <w:pPr>
        <w:spacing w:before="100" w:beforeAutospacing="1" w:after="100" w:afterAutospacing="1" w:line="240" w:lineRule="auto"/>
        <w:rPr>
          <w:ins w:id="2669" w:author="Admin" w:date="2026-07-06T15:49:00Z" w16du:dateUtc="2026-07-06T08:49:00Z"/>
          <w:rFonts w:ascii="Times New Roman" w:eastAsia="Times New Roman" w:hAnsi="Times New Roman" w:cs="Times New Roman"/>
          <w:sz w:val="24"/>
          <w:szCs w:val="24"/>
        </w:rPr>
      </w:pPr>
      <w:proofErr w:type="spellStart"/>
      <w:ins w:id="2670" w:author="Admin" w:date="2026-07-06T15:49:00Z" w16du:dateUtc="2026-07-06T08:49:00Z">
        <w:r w:rsidRPr="00051424">
          <w:rPr>
            <w:rFonts w:ascii="Times New Roman" w:eastAsia="Times New Roman" w:hAnsi="Times New Roman" w:cs="Times New Roman"/>
            <w:sz w:val="24"/>
            <w:szCs w:val="24"/>
          </w:rPr>
          <w:t>Giảm</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thuộc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vào</w:t>
        </w:r>
        <w:proofErr w:type="spellEnd"/>
        <w:r w:rsidRPr="00051424">
          <w:rPr>
            <w:rFonts w:ascii="Times New Roman" w:eastAsia="Times New Roman" w:hAnsi="Times New Roman" w:cs="Times New Roman"/>
            <w:sz w:val="24"/>
            <w:szCs w:val="24"/>
          </w:rPr>
          <w:t xml:space="preserve"> Founder.</w:t>
        </w:r>
      </w:ins>
    </w:p>
    <w:p w14:paraId="71608E2C" w14:textId="77777777" w:rsidR="00051424" w:rsidRPr="00051424" w:rsidRDefault="00051424" w:rsidP="00051424">
      <w:pPr>
        <w:spacing w:before="100" w:beforeAutospacing="1" w:after="100" w:afterAutospacing="1" w:line="240" w:lineRule="auto"/>
        <w:outlineLvl w:val="2"/>
        <w:rPr>
          <w:ins w:id="2671" w:author="Admin" w:date="2026-07-06T15:49:00Z" w16du:dateUtc="2026-07-06T08:49:00Z"/>
          <w:rFonts w:ascii="Times New Roman" w:eastAsia="Times New Roman" w:hAnsi="Times New Roman" w:cs="Times New Roman"/>
          <w:b/>
          <w:bCs/>
          <w:sz w:val="27"/>
          <w:szCs w:val="27"/>
        </w:rPr>
      </w:pPr>
      <w:ins w:id="2672" w:author="Admin" w:date="2026-07-06T15:49:00Z" w16du:dateUtc="2026-07-06T08:49:00Z">
        <w:r w:rsidRPr="00051424">
          <w:rPr>
            <w:rFonts w:ascii="Times New Roman" w:eastAsia="Times New Roman" w:hAnsi="Times New Roman" w:cs="Times New Roman"/>
            <w:b/>
            <w:bCs/>
            <w:sz w:val="27"/>
            <w:szCs w:val="27"/>
          </w:rPr>
          <w:t>Goal 4</w:t>
        </w:r>
      </w:ins>
    </w:p>
    <w:p w14:paraId="203B18FC" w14:textId="77777777" w:rsidR="00051424" w:rsidRPr="00051424" w:rsidRDefault="00051424" w:rsidP="00051424">
      <w:pPr>
        <w:spacing w:before="100" w:beforeAutospacing="1" w:after="100" w:afterAutospacing="1" w:line="240" w:lineRule="auto"/>
        <w:rPr>
          <w:ins w:id="2673" w:author="Admin" w:date="2026-07-06T15:49:00Z" w16du:dateUtc="2026-07-06T08:49:00Z"/>
          <w:rFonts w:ascii="Times New Roman" w:eastAsia="Times New Roman" w:hAnsi="Times New Roman" w:cs="Times New Roman"/>
          <w:sz w:val="24"/>
          <w:szCs w:val="24"/>
        </w:rPr>
      </w:pPr>
      <w:proofErr w:type="spellStart"/>
      <w:ins w:id="2674" w:author="Admin" w:date="2026-07-06T15:49:00Z" w16du:dateUtc="2026-07-06T08:49:00Z">
        <w:r w:rsidRPr="00051424">
          <w:rPr>
            <w:rFonts w:ascii="Times New Roman" w:eastAsia="Times New Roman" w:hAnsi="Times New Roman" w:cs="Times New Roman"/>
            <w:sz w:val="24"/>
            <w:szCs w:val="24"/>
          </w:rPr>
          <w:t>Tích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lũy</w:t>
        </w:r>
        <w:proofErr w:type="spellEnd"/>
        <w:r w:rsidRPr="00051424">
          <w:rPr>
            <w:rFonts w:ascii="Times New Roman" w:eastAsia="Times New Roman" w:hAnsi="Times New Roman" w:cs="Times New Roman"/>
            <w:sz w:val="24"/>
            <w:szCs w:val="24"/>
          </w:rPr>
          <w:t xml:space="preserve"> tri </w:t>
        </w:r>
        <w:proofErr w:type="spellStart"/>
        <w:r w:rsidRPr="00051424">
          <w:rPr>
            <w:rFonts w:ascii="Times New Roman" w:eastAsia="Times New Roman" w:hAnsi="Times New Roman" w:cs="Times New Roman"/>
            <w:sz w:val="24"/>
            <w:szCs w:val="24"/>
          </w:rPr>
          <w:t>thức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sau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mỗi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án</w:t>
        </w:r>
        <w:proofErr w:type="spellEnd"/>
        <w:r w:rsidRPr="00051424">
          <w:rPr>
            <w:rFonts w:ascii="Times New Roman" w:eastAsia="Times New Roman" w:hAnsi="Times New Roman" w:cs="Times New Roman"/>
            <w:sz w:val="24"/>
            <w:szCs w:val="24"/>
          </w:rPr>
          <w:t>.</w:t>
        </w:r>
      </w:ins>
    </w:p>
    <w:p w14:paraId="535E3181" w14:textId="77777777" w:rsidR="00051424" w:rsidRPr="00051424" w:rsidRDefault="00051424" w:rsidP="00051424">
      <w:pPr>
        <w:spacing w:before="100" w:beforeAutospacing="1" w:after="100" w:afterAutospacing="1" w:line="240" w:lineRule="auto"/>
        <w:outlineLvl w:val="2"/>
        <w:rPr>
          <w:ins w:id="2675" w:author="Admin" w:date="2026-07-06T15:49:00Z" w16du:dateUtc="2026-07-06T08:49:00Z"/>
          <w:rFonts w:ascii="Times New Roman" w:eastAsia="Times New Roman" w:hAnsi="Times New Roman" w:cs="Times New Roman"/>
          <w:b/>
          <w:bCs/>
          <w:sz w:val="27"/>
          <w:szCs w:val="27"/>
        </w:rPr>
      </w:pPr>
      <w:ins w:id="2676" w:author="Admin" w:date="2026-07-06T15:49:00Z" w16du:dateUtc="2026-07-06T08:49:00Z">
        <w:r w:rsidRPr="00051424">
          <w:rPr>
            <w:rFonts w:ascii="Times New Roman" w:eastAsia="Times New Roman" w:hAnsi="Times New Roman" w:cs="Times New Roman"/>
            <w:b/>
            <w:bCs/>
            <w:sz w:val="27"/>
            <w:szCs w:val="27"/>
          </w:rPr>
          <w:t>Goal 5</w:t>
        </w:r>
      </w:ins>
    </w:p>
    <w:p w14:paraId="5F9DF927" w14:textId="77777777" w:rsidR="00051424" w:rsidRPr="00051424" w:rsidRDefault="00051424" w:rsidP="00051424">
      <w:pPr>
        <w:spacing w:before="100" w:beforeAutospacing="1" w:after="100" w:afterAutospacing="1" w:line="240" w:lineRule="auto"/>
        <w:rPr>
          <w:ins w:id="2677" w:author="Admin" w:date="2026-07-06T15:49:00Z" w16du:dateUtc="2026-07-06T08:49:00Z"/>
          <w:rFonts w:ascii="Times New Roman" w:eastAsia="Times New Roman" w:hAnsi="Times New Roman" w:cs="Times New Roman"/>
          <w:sz w:val="24"/>
          <w:szCs w:val="24"/>
        </w:rPr>
      </w:pPr>
      <w:proofErr w:type="spellStart"/>
      <w:ins w:id="2678" w:author="Admin" w:date="2026-07-06T15:49:00Z" w16du:dateUtc="2026-07-06T08:49:00Z">
        <w:r w:rsidRPr="00051424">
          <w:rPr>
            <w:rFonts w:ascii="Times New Roman" w:eastAsia="Times New Roman" w:hAnsi="Times New Roman" w:cs="Times New Roman"/>
            <w:sz w:val="24"/>
            <w:szCs w:val="24"/>
          </w:rPr>
          <w:t>Chuẩn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bị</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dữ</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cho</w:t>
        </w:r>
        <w:proofErr w:type="spellEnd"/>
        <w:r w:rsidRPr="00051424">
          <w:rPr>
            <w:rFonts w:ascii="Times New Roman" w:eastAsia="Times New Roman" w:hAnsi="Times New Roman" w:cs="Times New Roman"/>
            <w:sz w:val="24"/>
            <w:szCs w:val="24"/>
          </w:rPr>
          <w:t xml:space="preserve"> Automation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AI </w:t>
        </w:r>
        <w:proofErr w:type="spellStart"/>
        <w:r w:rsidRPr="00051424">
          <w:rPr>
            <w:rFonts w:ascii="Times New Roman" w:eastAsia="Times New Roman" w:hAnsi="Times New Roman" w:cs="Times New Roman"/>
            <w:sz w:val="24"/>
            <w:szCs w:val="24"/>
          </w:rPr>
          <w:t>trong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tương</w:t>
        </w:r>
        <w:proofErr w:type="spellEnd"/>
        <w:r w:rsidRPr="00051424">
          <w:rPr>
            <w:rFonts w:ascii="Times New Roman" w:eastAsia="Times New Roman" w:hAnsi="Times New Roman" w:cs="Times New Roman"/>
            <w:sz w:val="24"/>
            <w:szCs w:val="24"/>
          </w:rPr>
          <w:t xml:space="preserve"> lai.</w:t>
        </w:r>
      </w:ins>
    </w:p>
    <w:p w14:paraId="35A500EC" w14:textId="77777777" w:rsidR="00051424" w:rsidRPr="00051424" w:rsidRDefault="00051424" w:rsidP="00051424">
      <w:pPr>
        <w:spacing w:before="100" w:beforeAutospacing="1" w:after="100" w:afterAutospacing="1" w:line="240" w:lineRule="auto"/>
        <w:outlineLvl w:val="0"/>
        <w:rPr>
          <w:ins w:id="2679" w:author="Admin" w:date="2026-07-06T15:49:00Z" w16du:dateUtc="2026-07-06T08:49:00Z"/>
          <w:rFonts w:ascii="Times New Roman" w:eastAsia="Times New Roman" w:hAnsi="Times New Roman" w:cs="Times New Roman"/>
          <w:b/>
          <w:bCs/>
          <w:kern w:val="36"/>
          <w:sz w:val="48"/>
          <w:szCs w:val="48"/>
        </w:rPr>
      </w:pPr>
      <w:ins w:id="2680" w:author="Admin" w:date="2026-07-06T15:49:00Z" w16du:dateUtc="2026-07-06T08:49:00Z">
        <w:r w:rsidRPr="00051424">
          <w:rPr>
            <w:rFonts w:ascii="Times New Roman" w:eastAsia="Times New Roman" w:hAnsi="Times New Roman" w:cs="Times New Roman"/>
            <w:b/>
            <w:bCs/>
            <w:kern w:val="36"/>
            <w:sz w:val="48"/>
            <w:szCs w:val="48"/>
          </w:rPr>
          <w:t>2.4. Business Capability</w:t>
        </w:r>
      </w:ins>
    </w:p>
    <w:p w14:paraId="16211F39" w14:textId="77777777" w:rsidR="00051424" w:rsidRPr="00051424" w:rsidRDefault="00051424" w:rsidP="00051424">
      <w:pPr>
        <w:spacing w:before="100" w:beforeAutospacing="1" w:after="100" w:afterAutospacing="1" w:line="240" w:lineRule="auto"/>
        <w:rPr>
          <w:ins w:id="2681" w:author="Admin" w:date="2026-07-06T15:49:00Z" w16du:dateUtc="2026-07-06T08:49:00Z"/>
          <w:rFonts w:ascii="Times New Roman" w:eastAsia="Times New Roman" w:hAnsi="Times New Roman" w:cs="Times New Roman"/>
          <w:sz w:val="24"/>
          <w:szCs w:val="24"/>
        </w:rPr>
      </w:pPr>
      <w:ins w:id="2682" w:author="Admin" w:date="2026-07-06T15:49:00Z" w16du:dateUtc="2026-07-06T08:49:00Z">
        <w:r w:rsidRPr="00051424">
          <w:rPr>
            <w:rFonts w:ascii="Times New Roman" w:eastAsia="Times New Roman" w:hAnsi="Times New Roman" w:cs="Times New Roman"/>
            <w:sz w:val="24"/>
            <w:szCs w:val="24"/>
          </w:rPr>
          <w:t xml:space="preserve">BCOS </w:t>
        </w:r>
        <w:proofErr w:type="spellStart"/>
        <w:r w:rsidRPr="00051424">
          <w:rPr>
            <w:rFonts w:ascii="Times New Roman" w:eastAsia="Times New Roman" w:hAnsi="Times New Roman" w:cs="Times New Roman"/>
            <w:sz w:val="24"/>
            <w:szCs w:val="24"/>
          </w:rPr>
          <w:t>cần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hỗ</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trợ</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tám</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năng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lực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2975"/>
      </w:tblGrid>
      <w:tr w:rsidR="00051424" w:rsidRPr="00051424" w14:paraId="3A855793" w14:textId="77777777">
        <w:trPr>
          <w:tblHeader/>
          <w:tblCellSpacing w:w="15" w:type="dxa"/>
          <w:ins w:id="2683" w:author="Admin" w:date="2026-07-06T15:49:00Z" w16du:dateUtc="2026-07-06T08:49:00Z"/>
        </w:trPr>
        <w:tc>
          <w:tcPr>
            <w:tcW w:w="0" w:type="auto"/>
            <w:vAlign w:val="center"/>
            <w:hideMark/>
          </w:tcPr>
          <w:p w14:paraId="0FB79E1C" w14:textId="77777777" w:rsidR="00051424" w:rsidRPr="00051424" w:rsidRDefault="00051424" w:rsidP="00051424">
            <w:pPr>
              <w:spacing w:after="0" w:line="240" w:lineRule="auto"/>
              <w:jc w:val="center"/>
              <w:rPr>
                <w:ins w:id="2684" w:author="Admin" w:date="2026-07-06T15:49:00Z" w16du:dateUtc="2026-07-06T08:49:00Z"/>
                <w:rFonts w:ascii="Times New Roman" w:eastAsia="Times New Roman" w:hAnsi="Times New Roman" w:cs="Times New Roman"/>
                <w:b/>
                <w:bCs/>
                <w:sz w:val="24"/>
                <w:szCs w:val="24"/>
              </w:rPr>
            </w:pPr>
            <w:ins w:id="2685" w:author="Admin" w:date="2026-07-06T15:49:00Z" w16du:dateUtc="2026-07-06T08:49:00Z">
              <w:r w:rsidRPr="00051424">
                <w:rPr>
                  <w:rFonts w:ascii="Times New Roman" w:eastAsia="Times New Roman" w:hAnsi="Times New Roman" w:cs="Times New Roman"/>
                  <w:b/>
                  <w:bCs/>
                  <w:sz w:val="24"/>
                  <w:szCs w:val="24"/>
                </w:rPr>
                <w:t>Capability</w:t>
              </w:r>
            </w:ins>
          </w:p>
        </w:tc>
        <w:tc>
          <w:tcPr>
            <w:tcW w:w="0" w:type="auto"/>
            <w:vAlign w:val="center"/>
            <w:hideMark/>
          </w:tcPr>
          <w:p w14:paraId="123947D4" w14:textId="77777777" w:rsidR="00051424" w:rsidRPr="00051424" w:rsidRDefault="00051424" w:rsidP="00051424">
            <w:pPr>
              <w:spacing w:after="0" w:line="240" w:lineRule="auto"/>
              <w:jc w:val="center"/>
              <w:rPr>
                <w:ins w:id="2686" w:author="Admin" w:date="2026-07-06T15:49:00Z" w16du:dateUtc="2026-07-06T08:49:00Z"/>
                <w:rFonts w:ascii="Times New Roman" w:eastAsia="Times New Roman" w:hAnsi="Times New Roman" w:cs="Times New Roman"/>
                <w:b/>
                <w:bCs/>
                <w:sz w:val="24"/>
                <w:szCs w:val="24"/>
              </w:rPr>
            </w:pPr>
            <w:proofErr w:type="spellStart"/>
            <w:ins w:id="2687" w:author="Admin" w:date="2026-07-06T15:49:00Z" w16du:dateUtc="2026-07-06T08:49:00Z">
              <w:r w:rsidRPr="00051424">
                <w:rPr>
                  <w:rFonts w:ascii="Times New Roman" w:eastAsia="Times New Roman" w:hAnsi="Times New Roman" w:cs="Times New Roman"/>
                  <w:b/>
                  <w:bCs/>
                  <w:sz w:val="24"/>
                  <w:szCs w:val="24"/>
                </w:rPr>
                <w:t>Mô</w:t>
              </w:r>
              <w:proofErr w:type="spellEnd"/>
              <w:r w:rsidRPr="00051424">
                <w:rPr>
                  <w:rFonts w:ascii="Times New Roman" w:eastAsia="Times New Roman" w:hAnsi="Times New Roman" w:cs="Times New Roman"/>
                  <w:b/>
                  <w:bCs/>
                  <w:sz w:val="24"/>
                  <w:szCs w:val="24"/>
                </w:rPr>
                <w:t xml:space="preserve"> </w:t>
              </w:r>
              <w:proofErr w:type="spellStart"/>
              <w:r w:rsidRPr="00051424">
                <w:rPr>
                  <w:rFonts w:ascii="Times New Roman" w:eastAsia="Times New Roman" w:hAnsi="Times New Roman" w:cs="Times New Roman"/>
                  <w:b/>
                  <w:bCs/>
                  <w:sz w:val="24"/>
                  <w:szCs w:val="24"/>
                </w:rPr>
                <w:t>tả</w:t>
              </w:r>
              <w:proofErr w:type="spellEnd"/>
            </w:ins>
          </w:p>
        </w:tc>
      </w:tr>
      <w:tr w:rsidR="00051424" w:rsidRPr="00051424" w14:paraId="143FF368" w14:textId="77777777">
        <w:trPr>
          <w:tblCellSpacing w:w="15" w:type="dxa"/>
          <w:ins w:id="2688" w:author="Admin" w:date="2026-07-06T15:49:00Z" w16du:dateUtc="2026-07-06T08:49:00Z"/>
        </w:trPr>
        <w:tc>
          <w:tcPr>
            <w:tcW w:w="0" w:type="auto"/>
            <w:vAlign w:val="center"/>
            <w:hideMark/>
          </w:tcPr>
          <w:p w14:paraId="287D67CA" w14:textId="77777777" w:rsidR="00051424" w:rsidRPr="00051424" w:rsidRDefault="00051424" w:rsidP="00051424">
            <w:pPr>
              <w:spacing w:after="0" w:line="240" w:lineRule="auto"/>
              <w:rPr>
                <w:ins w:id="2689" w:author="Admin" w:date="2026-07-06T15:49:00Z" w16du:dateUtc="2026-07-06T08:49:00Z"/>
                <w:rFonts w:ascii="Times New Roman" w:eastAsia="Times New Roman" w:hAnsi="Times New Roman" w:cs="Times New Roman"/>
                <w:sz w:val="24"/>
                <w:szCs w:val="24"/>
              </w:rPr>
            </w:pPr>
            <w:ins w:id="2690" w:author="Admin" w:date="2026-07-06T15:49:00Z" w16du:dateUtc="2026-07-06T08:49:00Z">
              <w:r w:rsidRPr="00051424">
                <w:rPr>
                  <w:rFonts w:ascii="Times New Roman" w:eastAsia="Times New Roman" w:hAnsi="Times New Roman" w:cs="Times New Roman"/>
                  <w:sz w:val="24"/>
                  <w:szCs w:val="24"/>
                </w:rPr>
                <w:t>Business Management</w:t>
              </w:r>
            </w:ins>
          </w:p>
        </w:tc>
        <w:tc>
          <w:tcPr>
            <w:tcW w:w="0" w:type="auto"/>
            <w:vAlign w:val="center"/>
            <w:hideMark/>
          </w:tcPr>
          <w:p w14:paraId="6E036B80" w14:textId="77777777" w:rsidR="00051424" w:rsidRPr="00051424" w:rsidRDefault="00051424" w:rsidP="00051424">
            <w:pPr>
              <w:spacing w:after="0" w:line="240" w:lineRule="auto"/>
              <w:rPr>
                <w:ins w:id="2691" w:author="Admin" w:date="2026-07-06T15:49:00Z" w16du:dateUtc="2026-07-06T08:49:00Z"/>
                <w:rFonts w:ascii="Times New Roman" w:eastAsia="Times New Roman" w:hAnsi="Times New Roman" w:cs="Times New Roman"/>
                <w:sz w:val="24"/>
                <w:szCs w:val="24"/>
              </w:rPr>
            </w:pPr>
            <w:ins w:id="2692" w:author="Admin" w:date="2026-07-06T15:49:00Z" w16du:dateUtc="2026-07-06T08:49:00Z">
              <w:r w:rsidRPr="00051424">
                <w:rPr>
                  <w:rFonts w:ascii="Times New Roman" w:eastAsia="Times New Roman" w:hAnsi="Times New Roman" w:cs="Times New Roman"/>
                  <w:sz w:val="24"/>
                  <w:szCs w:val="24"/>
                </w:rPr>
                <w:t xml:space="preserve">Quản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doanh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ins>
          </w:p>
        </w:tc>
      </w:tr>
      <w:tr w:rsidR="00051424" w:rsidRPr="00051424" w14:paraId="7BDC2917" w14:textId="77777777">
        <w:trPr>
          <w:tblCellSpacing w:w="15" w:type="dxa"/>
          <w:ins w:id="2693" w:author="Admin" w:date="2026-07-06T15:49:00Z" w16du:dateUtc="2026-07-06T08:49:00Z"/>
        </w:trPr>
        <w:tc>
          <w:tcPr>
            <w:tcW w:w="0" w:type="auto"/>
            <w:vAlign w:val="center"/>
            <w:hideMark/>
          </w:tcPr>
          <w:p w14:paraId="74699174" w14:textId="77777777" w:rsidR="00051424" w:rsidRPr="00051424" w:rsidRDefault="00051424" w:rsidP="00051424">
            <w:pPr>
              <w:spacing w:after="0" w:line="240" w:lineRule="auto"/>
              <w:rPr>
                <w:ins w:id="2694" w:author="Admin" w:date="2026-07-06T15:49:00Z" w16du:dateUtc="2026-07-06T08:49:00Z"/>
                <w:rFonts w:ascii="Times New Roman" w:eastAsia="Times New Roman" w:hAnsi="Times New Roman" w:cs="Times New Roman"/>
                <w:sz w:val="24"/>
                <w:szCs w:val="24"/>
              </w:rPr>
            </w:pPr>
            <w:ins w:id="2695" w:author="Admin" w:date="2026-07-06T15:49:00Z" w16du:dateUtc="2026-07-06T08:49:00Z">
              <w:r w:rsidRPr="00051424">
                <w:rPr>
                  <w:rFonts w:ascii="Times New Roman" w:eastAsia="Times New Roman" w:hAnsi="Times New Roman" w:cs="Times New Roman"/>
                  <w:sz w:val="24"/>
                  <w:szCs w:val="24"/>
                </w:rPr>
                <w:t>Project Management</w:t>
              </w:r>
            </w:ins>
          </w:p>
        </w:tc>
        <w:tc>
          <w:tcPr>
            <w:tcW w:w="0" w:type="auto"/>
            <w:vAlign w:val="center"/>
            <w:hideMark/>
          </w:tcPr>
          <w:p w14:paraId="10FE0395" w14:textId="77777777" w:rsidR="00051424" w:rsidRPr="00051424" w:rsidRDefault="00051424" w:rsidP="00051424">
            <w:pPr>
              <w:spacing w:after="0" w:line="240" w:lineRule="auto"/>
              <w:rPr>
                <w:ins w:id="2696" w:author="Admin" w:date="2026-07-06T15:49:00Z" w16du:dateUtc="2026-07-06T08:49:00Z"/>
                <w:rFonts w:ascii="Times New Roman" w:eastAsia="Times New Roman" w:hAnsi="Times New Roman" w:cs="Times New Roman"/>
                <w:sz w:val="24"/>
                <w:szCs w:val="24"/>
              </w:rPr>
            </w:pPr>
            <w:ins w:id="2697" w:author="Admin" w:date="2026-07-06T15:49:00Z" w16du:dateUtc="2026-07-06T08:49:00Z">
              <w:r w:rsidRPr="00051424">
                <w:rPr>
                  <w:rFonts w:ascii="Times New Roman" w:eastAsia="Times New Roman" w:hAnsi="Times New Roman" w:cs="Times New Roman"/>
                  <w:sz w:val="24"/>
                  <w:szCs w:val="24"/>
                </w:rPr>
                <w:t xml:space="preserve">Quản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Business Project</w:t>
              </w:r>
            </w:ins>
          </w:p>
        </w:tc>
      </w:tr>
      <w:tr w:rsidR="00051424" w:rsidRPr="00051424" w14:paraId="04E588C3" w14:textId="77777777">
        <w:trPr>
          <w:tblCellSpacing w:w="15" w:type="dxa"/>
          <w:ins w:id="2698" w:author="Admin" w:date="2026-07-06T15:49:00Z" w16du:dateUtc="2026-07-06T08:49:00Z"/>
        </w:trPr>
        <w:tc>
          <w:tcPr>
            <w:tcW w:w="0" w:type="auto"/>
            <w:vAlign w:val="center"/>
            <w:hideMark/>
          </w:tcPr>
          <w:p w14:paraId="48215FE0" w14:textId="77777777" w:rsidR="00051424" w:rsidRPr="00051424" w:rsidRDefault="00051424" w:rsidP="00051424">
            <w:pPr>
              <w:spacing w:after="0" w:line="240" w:lineRule="auto"/>
              <w:rPr>
                <w:ins w:id="2699" w:author="Admin" w:date="2026-07-06T15:49:00Z" w16du:dateUtc="2026-07-06T08:49:00Z"/>
                <w:rFonts w:ascii="Times New Roman" w:eastAsia="Times New Roman" w:hAnsi="Times New Roman" w:cs="Times New Roman"/>
                <w:sz w:val="24"/>
                <w:szCs w:val="24"/>
              </w:rPr>
            </w:pPr>
            <w:ins w:id="2700" w:author="Admin" w:date="2026-07-06T15:49:00Z" w16du:dateUtc="2026-07-06T08:49:00Z">
              <w:r w:rsidRPr="00051424">
                <w:rPr>
                  <w:rFonts w:ascii="Times New Roman" w:eastAsia="Times New Roman" w:hAnsi="Times New Roman" w:cs="Times New Roman"/>
                  <w:sz w:val="24"/>
                  <w:szCs w:val="24"/>
                </w:rPr>
                <w:t>Discovery</w:t>
              </w:r>
            </w:ins>
          </w:p>
        </w:tc>
        <w:tc>
          <w:tcPr>
            <w:tcW w:w="0" w:type="auto"/>
            <w:vAlign w:val="center"/>
            <w:hideMark/>
          </w:tcPr>
          <w:p w14:paraId="4367EC6A" w14:textId="77777777" w:rsidR="00051424" w:rsidRPr="00051424" w:rsidRDefault="00051424" w:rsidP="00051424">
            <w:pPr>
              <w:spacing w:after="0" w:line="240" w:lineRule="auto"/>
              <w:rPr>
                <w:ins w:id="2701" w:author="Admin" w:date="2026-07-06T15:49:00Z" w16du:dateUtc="2026-07-06T08:49:00Z"/>
                <w:rFonts w:ascii="Times New Roman" w:eastAsia="Times New Roman" w:hAnsi="Times New Roman" w:cs="Times New Roman"/>
                <w:sz w:val="24"/>
                <w:szCs w:val="24"/>
              </w:rPr>
            </w:pPr>
            <w:proofErr w:type="spellStart"/>
            <w:ins w:id="2702" w:author="Admin" w:date="2026-07-06T15:49:00Z" w16du:dateUtc="2026-07-06T08:49:00Z">
              <w:r w:rsidRPr="00051424">
                <w:rPr>
                  <w:rFonts w:ascii="Times New Roman" w:eastAsia="Times New Roman" w:hAnsi="Times New Roman" w:cs="Times New Roman"/>
                  <w:sz w:val="24"/>
                  <w:szCs w:val="24"/>
                </w:rPr>
                <w:t>Khám</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phá</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doanh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ins>
          </w:p>
        </w:tc>
      </w:tr>
      <w:tr w:rsidR="00051424" w:rsidRPr="00051424" w14:paraId="6451B9BE" w14:textId="77777777">
        <w:trPr>
          <w:tblCellSpacing w:w="15" w:type="dxa"/>
          <w:ins w:id="2703" w:author="Admin" w:date="2026-07-06T15:49:00Z" w16du:dateUtc="2026-07-06T08:49:00Z"/>
        </w:trPr>
        <w:tc>
          <w:tcPr>
            <w:tcW w:w="0" w:type="auto"/>
            <w:vAlign w:val="center"/>
            <w:hideMark/>
          </w:tcPr>
          <w:p w14:paraId="74BC43AE" w14:textId="77777777" w:rsidR="00051424" w:rsidRPr="00051424" w:rsidRDefault="00051424" w:rsidP="00051424">
            <w:pPr>
              <w:spacing w:after="0" w:line="240" w:lineRule="auto"/>
              <w:rPr>
                <w:ins w:id="2704" w:author="Admin" w:date="2026-07-06T15:49:00Z" w16du:dateUtc="2026-07-06T08:49:00Z"/>
                <w:rFonts w:ascii="Times New Roman" w:eastAsia="Times New Roman" w:hAnsi="Times New Roman" w:cs="Times New Roman"/>
                <w:sz w:val="24"/>
                <w:szCs w:val="24"/>
              </w:rPr>
            </w:pPr>
            <w:ins w:id="2705" w:author="Admin" w:date="2026-07-06T15:49:00Z" w16du:dateUtc="2026-07-06T08:49:00Z">
              <w:r w:rsidRPr="00051424">
                <w:rPr>
                  <w:rFonts w:ascii="Times New Roman" w:eastAsia="Times New Roman" w:hAnsi="Times New Roman" w:cs="Times New Roman"/>
                  <w:sz w:val="24"/>
                  <w:szCs w:val="24"/>
                </w:rPr>
                <w:t>Diagnosis</w:t>
              </w:r>
            </w:ins>
          </w:p>
        </w:tc>
        <w:tc>
          <w:tcPr>
            <w:tcW w:w="0" w:type="auto"/>
            <w:vAlign w:val="center"/>
            <w:hideMark/>
          </w:tcPr>
          <w:p w14:paraId="757D55CE" w14:textId="77777777" w:rsidR="00051424" w:rsidRPr="00051424" w:rsidRDefault="00051424" w:rsidP="00051424">
            <w:pPr>
              <w:spacing w:after="0" w:line="240" w:lineRule="auto"/>
              <w:rPr>
                <w:ins w:id="2706" w:author="Admin" w:date="2026-07-06T15:49:00Z" w16du:dateUtc="2026-07-06T08:49:00Z"/>
                <w:rFonts w:ascii="Times New Roman" w:eastAsia="Times New Roman" w:hAnsi="Times New Roman" w:cs="Times New Roman"/>
                <w:sz w:val="24"/>
                <w:szCs w:val="24"/>
              </w:rPr>
            </w:pPr>
            <w:proofErr w:type="spellStart"/>
            <w:ins w:id="2707" w:author="Admin" w:date="2026-07-06T15:49:00Z" w16du:dateUtc="2026-07-06T08:49:00Z">
              <w:r w:rsidRPr="00051424">
                <w:rPr>
                  <w:rFonts w:ascii="Times New Roman" w:eastAsia="Times New Roman" w:hAnsi="Times New Roman" w:cs="Times New Roman"/>
                  <w:sz w:val="24"/>
                  <w:szCs w:val="24"/>
                </w:rPr>
                <w:t>Phân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tích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xác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định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vấn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đề</w:t>
              </w:r>
              <w:proofErr w:type="spellEnd"/>
            </w:ins>
          </w:p>
        </w:tc>
      </w:tr>
      <w:tr w:rsidR="00051424" w:rsidRPr="00051424" w14:paraId="4347E4A7" w14:textId="77777777">
        <w:trPr>
          <w:tblCellSpacing w:w="15" w:type="dxa"/>
          <w:ins w:id="2708" w:author="Admin" w:date="2026-07-06T15:49:00Z" w16du:dateUtc="2026-07-06T08:49:00Z"/>
        </w:trPr>
        <w:tc>
          <w:tcPr>
            <w:tcW w:w="0" w:type="auto"/>
            <w:vAlign w:val="center"/>
            <w:hideMark/>
          </w:tcPr>
          <w:p w14:paraId="2E4F9C3F" w14:textId="77777777" w:rsidR="00051424" w:rsidRPr="00051424" w:rsidRDefault="00051424" w:rsidP="00051424">
            <w:pPr>
              <w:spacing w:after="0" w:line="240" w:lineRule="auto"/>
              <w:rPr>
                <w:ins w:id="2709" w:author="Admin" w:date="2026-07-06T15:49:00Z" w16du:dateUtc="2026-07-06T08:49:00Z"/>
                <w:rFonts w:ascii="Times New Roman" w:eastAsia="Times New Roman" w:hAnsi="Times New Roman" w:cs="Times New Roman"/>
                <w:sz w:val="24"/>
                <w:szCs w:val="24"/>
              </w:rPr>
            </w:pPr>
            <w:ins w:id="2710" w:author="Admin" w:date="2026-07-06T15:49:00Z" w16du:dateUtc="2026-07-06T08:49:00Z">
              <w:r w:rsidRPr="00051424">
                <w:rPr>
                  <w:rFonts w:ascii="Times New Roman" w:eastAsia="Times New Roman" w:hAnsi="Times New Roman" w:cs="Times New Roman"/>
                  <w:sz w:val="24"/>
                  <w:szCs w:val="24"/>
                </w:rPr>
                <w:t>Transformation</w:t>
              </w:r>
            </w:ins>
          </w:p>
        </w:tc>
        <w:tc>
          <w:tcPr>
            <w:tcW w:w="0" w:type="auto"/>
            <w:vAlign w:val="center"/>
            <w:hideMark/>
          </w:tcPr>
          <w:p w14:paraId="3F29D7C8" w14:textId="77777777" w:rsidR="00051424" w:rsidRPr="00051424" w:rsidRDefault="00051424" w:rsidP="00051424">
            <w:pPr>
              <w:spacing w:after="0" w:line="240" w:lineRule="auto"/>
              <w:rPr>
                <w:ins w:id="2711" w:author="Admin" w:date="2026-07-06T15:49:00Z" w16du:dateUtc="2026-07-06T08:49:00Z"/>
                <w:rFonts w:ascii="Times New Roman" w:eastAsia="Times New Roman" w:hAnsi="Times New Roman" w:cs="Times New Roman"/>
                <w:sz w:val="24"/>
                <w:szCs w:val="24"/>
              </w:rPr>
            </w:pPr>
            <w:proofErr w:type="spellStart"/>
            <w:ins w:id="2712" w:author="Admin" w:date="2026-07-06T15:49:00Z" w16du:dateUtc="2026-07-06T08:49:00Z">
              <w:r w:rsidRPr="00051424">
                <w:rPr>
                  <w:rFonts w:ascii="Times New Roman" w:eastAsia="Times New Roman" w:hAnsi="Times New Roman" w:cs="Times New Roman"/>
                  <w:sz w:val="24"/>
                  <w:szCs w:val="24"/>
                </w:rPr>
                <w:t>Thiết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kế</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theo</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dõi</w:t>
              </w:r>
              <w:proofErr w:type="spellEnd"/>
              <w:r w:rsidRPr="00051424">
                <w:rPr>
                  <w:rFonts w:ascii="Times New Roman" w:eastAsia="Times New Roman" w:hAnsi="Times New Roman" w:cs="Times New Roman"/>
                  <w:sz w:val="24"/>
                  <w:szCs w:val="24"/>
                </w:rPr>
                <w:t xml:space="preserve"> Roadmap</w:t>
              </w:r>
            </w:ins>
          </w:p>
        </w:tc>
      </w:tr>
      <w:tr w:rsidR="00051424" w:rsidRPr="00051424" w14:paraId="06A01F28" w14:textId="77777777">
        <w:trPr>
          <w:tblCellSpacing w:w="15" w:type="dxa"/>
          <w:ins w:id="2713" w:author="Admin" w:date="2026-07-06T15:49:00Z" w16du:dateUtc="2026-07-06T08:49:00Z"/>
        </w:trPr>
        <w:tc>
          <w:tcPr>
            <w:tcW w:w="0" w:type="auto"/>
            <w:vAlign w:val="center"/>
            <w:hideMark/>
          </w:tcPr>
          <w:p w14:paraId="381BC212" w14:textId="77777777" w:rsidR="00051424" w:rsidRPr="00051424" w:rsidRDefault="00051424" w:rsidP="00051424">
            <w:pPr>
              <w:spacing w:after="0" w:line="240" w:lineRule="auto"/>
              <w:rPr>
                <w:ins w:id="2714" w:author="Admin" w:date="2026-07-06T15:49:00Z" w16du:dateUtc="2026-07-06T08:49:00Z"/>
                <w:rFonts w:ascii="Times New Roman" w:eastAsia="Times New Roman" w:hAnsi="Times New Roman" w:cs="Times New Roman"/>
                <w:sz w:val="24"/>
                <w:szCs w:val="24"/>
              </w:rPr>
            </w:pPr>
            <w:ins w:id="2715" w:author="Admin" w:date="2026-07-06T15:49:00Z" w16du:dateUtc="2026-07-06T08:49:00Z">
              <w:r w:rsidRPr="00051424">
                <w:rPr>
                  <w:rFonts w:ascii="Times New Roman" w:eastAsia="Times New Roman" w:hAnsi="Times New Roman" w:cs="Times New Roman"/>
                  <w:sz w:val="24"/>
                  <w:szCs w:val="24"/>
                </w:rPr>
                <w:lastRenderedPageBreak/>
                <w:t>Delivery</w:t>
              </w:r>
            </w:ins>
          </w:p>
        </w:tc>
        <w:tc>
          <w:tcPr>
            <w:tcW w:w="0" w:type="auto"/>
            <w:vAlign w:val="center"/>
            <w:hideMark/>
          </w:tcPr>
          <w:p w14:paraId="1BF0F97E" w14:textId="77777777" w:rsidR="00051424" w:rsidRPr="00051424" w:rsidRDefault="00051424" w:rsidP="00051424">
            <w:pPr>
              <w:spacing w:after="0" w:line="240" w:lineRule="auto"/>
              <w:rPr>
                <w:ins w:id="2716" w:author="Admin" w:date="2026-07-06T15:49:00Z" w16du:dateUtc="2026-07-06T08:49:00Z"/>
                <w:rFonts w:ascii="Times New Roman" w:eastAsia="Times New Roman" w:hAnsi="Times New Roman" w:cs="Times New Roman"/>
                <w:sz w:val="24"/>
                <w:szCs w:val="24"/>
              </w:rPr>
            </w:pPr>
            <w:proofErr w:type="spellStart"/>
            <w:ins w:id="2717" w:author="Admin" w:date="2026-07-06T15:49:00Z" w16du:dateUtc="2026-07-06T08:49:00Z">
              <w:r w:rsidRPr="00051424">
                <w:rPr>
                  <w:rFonts w:ascii="Times New Roman" w:eastAsia="Times New Roman" w:hAnsi="Times New Roman" w:cs="Times New Roman"/>
                  <w:sz w:val="24"/>
                  <w:szCs w:val="24"/>
                </w:rPr>
                <w:t>Triển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khai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quản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tiến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độ</w:t>
              </w:r>
              <w:proofErr w:type="spellEnd"/>
            </w:ins>
          </w:p>
        </w:tc>
      </w:tr>
      <w:tr w:rsidR="00051424" w:rsidRPr="00051424" w14:paraId="0A3AD76D" w14:textId="77777777">
        <w:trPr>
          <w:tblCellSpacing w:w="15" w:type="dxa"/>
          <w:ins w:id="2718" w:author="Admin" w:date="2026-07-06T15:49:00Z" w16du:dateUtc="2026-07-06T08:49:00Z"/>
        </w:trPr>
        <w:tc>
          <w:tcPr>
            <w:tcW w:w="0" w:type="auto"/>
            <w:vAlign w:val="center"/>
            <w:hideMark/>
          </w:tcPr>
          <w:p w14:paraId="47D806D7" w14:textId="77777777" w:rsidR="00051424" w:rsidRPr="00051424" w:rsidRDefault="00051424" w:rsidP="00051424">
            <w:pPr>
              <w:spacing w:after="0" w:line="240" w:lineRule="auto"/>
              <w:rPr>
                <w:ins w:id="2719" w:author="Admin" w:date="2026-07-06T15:49:00Z" w16du:dateUtc="2026-07-06T08:49:00Z"/>
                <w:rFonts w:ascii="Times New Roman" w:eastAsia="Times New Roman" w:hAnsi="Times New Roman" w:cs="Times New Roman"/>
                <w:sz w:val="24"/>
                <w:szCs w:val="24"/>
              </w:rPr>
            </w:pPr>
            <w:ins w:id="2720" w:author="Admin" w:date="2026-07-06T15:49:00Z" w16du:dateUtc="2026-07-06T08:49:00Z">
              <w:r w:rsidRPr="00051424">
                <w:rPr>
                  <w:rFonts w:ascii="Times New Roman" w:eastAsia="Times New Roman" w:hAnsi="Times New Roman" w:cs="Times New Roman"/>
                  <w:sz w:val="24"/>
                  <w:szCs w:val="24"/>
                </w:rPr>
                <w:t>Knowledge</w:t>
              </w:r>
            </w:ins>
          </w:p>
        </w:tc>
        <w:tc>
          <w:tcPr>
            <w:tcW w:w="0" w:type="auto"/>
            <w:vAlign w:val="center"/>
            <w:hideMark/>
          </w:tcPr>
          <w:p w14:paraId="458B409E" w14:textId="77777777" w:rsidR="00051424" w:rsidRPr="00051424" w:rsidRDefault="00051424" w:rsidP="00051424">
            <w:pPr>
              <w:spacing w:after="0" w:line="240" w:lineRule="auto"/>
              <w:rPr>
                <w:ins w:id="2721" w:author="Admin" w:date="2026-07-06T15:49:00Z" w16du:dateUtc="2026-07-06T08:49:00Z"/>
                <w:rFonts w:ascii="Times New Roman" w:eastAsia="Times New Roman" w:hAnsi="Times New Roman" w:cs="Times New Roman"/>
                <w:sz w:val="24"/>
                <w:szCs w:val="24"/>
              </w:rPr>
            </w:pPr>
            <w:ins w:id="2722" w:author="Admin" w:date="2026-07-06T15:49:00Z" w16du:dateUtc="2026-07-06T08:49:00Z">
              <w:r w:rsidRPr="00051424">
                <w:rPr>
                  <w:rFonts w:ascii="Times New Roman" w:eastAsia="Times New Roman" w:hAnsi="Times New Roman" w:cs="Times New Roman"/>
                  <w:sz w:val="24"/>
                  <w:szCs w:val="24"/>
                </w:rPr>
                <w:t xml:space="preserve">Quản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tri </w:t>
              </w:r>
              <w:proofErr w:type="spellStart"/>
              <w:r w:rsidRPr="00051424">
                <w:rPr>
                  <w:rFonts w:ascii="Times New Roman" w:eastAsia="Times New Roman" w:hAnsi="Times New Roman" w:cs="Times New Roman"/>
                  <w:sz w:val="24"/>
                  <w:szCs w:val="24"/>
                </w:rPr>
                <w:t>thức</w:t>
              </w:r>
              <w:proofErr w:type="spellEnd"/>
            </w:ins>
          </w:p>
        </w:tc>
      </w:tr>
      <w:tr w:rsidR="00051424" w:rsidRPr="00051424" w14:paraId="50A57397" w14:textId="77777777">
        <w:trPr>
          <w:tblCellSpacing w:w="15" w:type="dxa"/>
          <w:ins w:id="2723" w:author="Admin" w:date="2026-07-06T15:49:00Z" w16du:dateUtc="2026-07-06T08:49:00Z"/>
        </w:trPr>
        <w:tc>
          <w:tcPr>
            <w:tcW w:w="0" w:type="auto"/>
            <w:vAlign w:val="center"/>
            <w:hideMark/>
          </w:tcPr>
          <w:p w14:paraId="0E6724E7" w14:textId="77777777" w:rsidR="00051424" w:rsidRPr="00051424" w:rsidRDefault="00051424" w:rsidP="00051424">
            <w:pPr>
              <w:spacing w:after="0" w:line="240" w:lineRule="auto"/>
              <w:rPr>
                <w:ins w:id="2724" w:author="Admin" w:date="2026-07-06T15:49:00Z" w16du:dateUtc="2026-07-06T08:49:00Z"/>
                <w:rFonts w:ascii="Times New Roman" w:eastAsia="Times New Roman" w:hAnsi="Times New Roman" w:cs="Times New Roman"/>
                <w:sz w:val="24"/>
                <w:szCs w:val="24"/>
              </w:rPr>
            </w:pPr>
            <w:ins w:id="2725" w:author="Admin" w:date="2026-07-06T15:49:00Z" w16du:dateUtc="2026-07-06T08:49:00Z">
              <w:r w:rsidRPr="00051424">
                <w:rPr>
                  <w:rFonts w:ascii="Times New Roman" w:eastAsia="Times New Roman" w:hAnsi="Times New Roman" w:cs="Times New Roman"/>
                  <w:sz w:val="24"/>
                  <w:szCs w:val="24"/>
                </w:rPr>
                <w:t>Customer Success</w:t>
              </w:r>
            </w:ins>
          </w:p>
        </w:tc>
        <w:tc>
          <w:tcPr>
            <w:tcW w:w="0" w:type="auto"/>
            <w:vAlign w:val="center"/>
            <w:hideMark/>
          </w:tcPr>
          <w:p w14:paraId="25FF5D27" w14:textId="77777777" w:rsidR="00051424" w:rsidRPr="00051424" w:rsidRDefault="00051424" w:rsidP="00051424">
            <w:pPr>
              <w:spacing w:after="0" w:line="240" w:lineRule="auto"/>
              <w:rPr>
                <w:ins w:id="2726" w:author="Admin" w:date="2026-07-06T15:49:00Z" w16du:dateUtc="2026-07-06T08:49:00Z"/>
                <w:rFonts w:ascii="Times New Roman" w:eastAsia="Times New Roman" w:hAnsi="Times New Roman" w:cs="Times New Roman"/>
                <w:sz w:val="24"/>
                <w:szCs w:val="24"/>
              </w:rPr>
            </w:pPr>
            <w:proofErr w:type="spellStart"/>
            <w:ins w:id="2727" w:author="Admin" w:date="2026-07-06T15:49:00Z" w16du:dateUtc="2026-07-06T08:49:00Z">
              <w:r w:rsidRPr="00051424">
                <w:rPr>
                  <w:rFonts w:ascii="Times New Roman" w:eastAsia="Times New Roman" w:hAnsi="Times New Roman" w:cs="Times New Roman"/>
                  <w:sz w:val="24"/>
                  <w:szCs w:val="24"/>
                </w:rPr>
                <w:t>Đồng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hành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sau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án</w:t>
              </w:r>
              <w:proofErr w:type="spellEnd"/>
            </w:ins>
          </w:p>
        </w:tc>
      </w:tr>
    </w:tbl>
    <w:p w14:paraId="76503A33" w14:textId="77777777" w:rsidR="00051424" w:rsidRPr="00051424" w:rsidRDefault="00051424" w:rsidP="00051424">
      <w:pPr>
        <w:spacing w:before="100" w:beforeAutospacing="1" w:after="100" w:afterAutospacing="1" w:line="240" w:lineRule="auto"/>
        <w:rPr>
          <w:ins w:id="2728" w:author="Admin" w:date="2026-07-06T15:49:00Z" w16du:dateUtc="2026-07-06T08:49:00Z"/>
          <w:rFonts w:ascii="Times New Roman" w:eastAsia="Times New Roman" w:hAnsi="Times New Roman" w:cs="Times New Roman"/>
          <w:sz w:val="24"/>
          <w:szCs w:val="24"/>
        </w:rPr>
      </w:pPr>
      <w:proofErr w:type="spellStart"/>
      <w:ins w:id="2729" w:author="Admin" w:date="2026-07-06T15:49:00Z" w16du:dateUtc="2026-07-06T08:49:00Z">
        <w:r w:rsidRPr="00051424">
          <w:rPr>
            <w:rFonts w:ascii="Times New Roman" w:eastAsia="Times New Roman" w:hAnsi="Times New Roman" w:cs="Times New Roman"/>
            <w:sz w:val="24"/>
            <w:szCs w:val="24"/>
          </w:rPr>
          <w:t>Đây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năng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lực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cốt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lõi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hỗ</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trợ</w:t>
        </w:r>
        <w:proofErr w:type="spellEnd"/>
        <w:r w:rsidRPr="00051424">
          <w:rPr>
            <w:rFonts w:ascii="Times New Roman" w:eastAsia="Times New Roman" w:hAnsi="Times New Roman" w:cs="Times New Roman"/>
            <w:sz w:val="24"/>
            <w:szCs w:val="24"/>
          </w:rPr>
          <w:t>.</w:t>
        </w:r>
      </w:ins>
    </w:p>
    <w:p w14:paraId="65A52EB7" w14:textId="77777777" w:rsidR="00051424" w:rsidRPr="00051424" w:rsidRDefault="00051424" w:rsidP="00051424">
      <w:pPr>
        <w:spacing w:before="100" w:beforeAutospacing="1" w:after="100" w:afterAutospacing="1" w:line="240" w:lineRule="auto"/>
        <w:outlineLvl w:val="0"/>
        <w:rPr>
          <w:ins w:id="2730" w:author="Admin" w:date="2026-07-06T15:49:00Z" w16du:dateUtc="2026-07-06T08:49:00Z"/>
          <w:rFonts w:ascii="Times New Roman" w:eastAsia="Times New Roman" w:hAnsi="Times New Roman" w:cs="Times New Roman"/>
          <w:b/>
          <w:bCs/>
          <w:kern w:val="36"/>
          <w:sz w:val="48"/>
          <w:szCs w:val="48"/>
        </w:rPr>
      </w:pPr>
      <w:ins w:id="2731" w:author="Admin" w:date="2026-07-06T15:49:00Z" w16du:dateUtc="2026-07-06T08:49:00Z">
        <w:r w:rsidRPr="00051424">
          <w:rPr>
            <w:rFonts w:ascii="Times New Roman" w:eastAsia="Times New Roman" w:hAnsi="Times New Roman" w:cs="Times New Roman"/>
            <w:b/>
            <w:bCs/>
            <w:kern w:val="36"/>
            <w:sz w:val="48"/>
            <w:szCs w:val="48"/>
          </w:rPr>
          <w:t>2.5. Business Object</w:t>
        </w:r>
      </w:ins>
    </w:p>
    <w:p w14:paraId="0CFDFF9F" w14:textId="77777777" w:rsidR="00051424" w:rsidRPr="00051424" w:rsidRDefault="00051424" w:rsidP="00051424">
      <w:pPr>
        <w:spacing w:before="100" w:beforeAutospacing="1" w:after="100" w:afterAutospacing="1" w:line="240" w:lineRule="auto"/>
        <w:rPr>
          <w:ins w:id="2732" w:author="Admin" w:date="2026-07-06T15:49:00Z" w16du:dateUtc="2026-07-06T08:49:00Z"/>
          <w:rFonts w:ascii="Times New Roman" w:eastAsia="Times New Roman" w:hAnsi="Times New Roman" w:cs="Times New Roman"/>
          <w:sz w:val="24"/>
          <w:szCs w:val="24"/>
        </w:rPr>
      </w:pPr>
      <w:proofErr w:type="spellStart"/>
      <w:ins w:id="2733" w:author="Admin" w:date="2026-07-06T15:49:00Z" w16du:dateUtc="2026-07-06T08:49:00Z">
        <w:r w:rsidRPr="00051424">
          <w:rPr>
            <w:rFonts w:ascii="Times New Roman" w:eastAsia="Times New Roman" w:hAnsi="Times New Roman" w:cs="Times New Roman"/>
            <w:sz w:val="24"/>
            <w:szCs w:val="24"/>
          </w:rPr>
          <w:t>Toàn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bộ</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xoay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quanh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đối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tượng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sau</w:t>
        </w:r>
        <w:proofErr w:type="spellEnd"/>
        <w:r w:rsidRPr="00051424">
          <w:rPr>
            <w:rFonts w:ascii="Times New Roman" w:eastAsia="Times New Roman" w:hAnsi="Times New Roman" w:cs="Times New Roman"/>
            <w:sz w:val="24"/>
            <w:szCs w:val="24"/>
          </w:rPr>
          <w: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5"/>
        <w:gridCol w:w="3501"/>
      </w:tblGrid>
      <w:tr w:rsidR="00051424" w:rsidRPr="00051424" w14:paraId="64F7021F" w14:textId="77777777">
        <w:trPr>
          <w:tblHeader/>
          <w:tblCellSpacing w:w="15" w:type="dxa"/>
          <w:ins w:id="2734" w:author="Admin" w:date="2026-07-06T15:49:00Z" w16du:dateUtc="2026-07-06T08:49:00Z"/>
        </w:trPr>
        <w:tc>
          <w:tcPr>
            <w:tcW w:w="0" w:type="auto"/>
            <w:vAlign w:val="center"/>
            <w:hideMark/>
          </w:tcPr>
          <w:p w14:paraId="074421C6" w14:textId="77777777" w:rsidR="00051424" w:rsidRPr="00051424" w:rsidRDefault="00051424" w:rsidP="00051424">
            <w:pPr>
              <w:spacing w:after="0" w:line="240" w:lineRule="auto"/>
              <w:jc w:val="center"/>
              <w:rPr>
                <w:ins w:id="2735" w:author="Admin" w:date="2026-07-06T15:49:00Z" w16du:dateUtc="2026-07-06T08:49:00Z"/>
                <w:rFonts w:ascii="Times New Roman" w:eastAsia="Times New Roman" w:hAnsi="Times New Roman" w:cs="Times New Roman"/>
                <w:b/>
                <w:bCs/>
                <w:sz w:val="24"/>
                <w:szCs w:val="24"/>
              </w:rPr>
            </w:pPr>
            <w:ins w:id="2736" w:author="Admin" w:date="2026-07-06T15:49:00Z" w16du:dateUtc="2026-07-06T08:49:00Z">
              <w:r w:rsidRPr="00051424">
                <w:rPr>
                  <w:rFonts w:ascii="Times New Roman" w:eastAsia="Times New Roman" w:hAnsi="Times New Roman" w:cs="Times New Roman"/>
                  <w:b/>
                  <w:bCs/>
                  <w:sz w:val="24"/>
                  <w:szCs w:val="24"/>
                </w:rPr>
                <w:t>Business Object</w:t>
              </w:r>
            </w:ins>
          </w:p>
        </w:tc>
        <w:tc>
          <w:tcPr>
            <w:tcW w:w="0" w:type="auto"/>
            <w:vAlign w:val="center"/>
            <w:hideMark/>
          </w:tcPr>
          <w:p w14:paraId="5BD06672" w14:textId="77777777" w:rsidR="00051424" w:rsidRPr="00051424" w:rsidRDefault="00051424" w:rsidP="00051424">
            <w:pPr>
              <w:spacing w:after="0" w:line="240" w:lineRule="auto"/>
              <w:jc w:val="center"/>
              <w:rPr>
                <w:ins w:id="2737" w:author="Admin" w:date="2026-07-06T15:49:00Z" w16du:dateUtc="2026-07-06T08:49:00Z"/>
                <w:rFonts w:ascii="Times New Roman" w:eastAsia="Times New Roman" w:hAnsi="Times New Roman" w:cs="Times New Roman"/>
                <w:b/>
                <w:bCs/>
                <w:sz w:val="24"/>
                <w:szCs w:val="24"/>
              </w:rPr>
            </w:pPr>
            <w:ins w:id="2738" w:author="Admin" w:date="2026-07-06T15:49:00Z" w16du:dateUtc="2026-07-06T08:49:00Z">
              <w:r w:rsidRPr="00051424">
                <w:rPr>
                  <w:rFonts w:ascii="Times New Roman" w:eastAsia="Times New Roman" w:hAnsi="Times New Roman" w:cs="Times New Roman"/>
                  <w:b/>
                  <w:bCs/>
                  <w:sz w:val="24"/>
                  <w:szCs w:val="24"/>
                </w:rPr>
                <w:t xml:space="preserve">Vai </w:t>
              </w:r>
              <w:proofErr w:type="spellStart"/>
              <w:r w:rsidRPr="00051424">
                <w:rPr>
                  <w:rFonts w:ascii="Times New Roman" w:eastAsia="Times New Roman" w:hAnsi="Times New Roman" w:cs="Times New Roman"/>
                  <w:b/>
                  <w:bCs/>
                  <w:sz w:val="24"/>
                  <w:szCs w:val="24"/>
                </w:rPr>
                <w:t>trò</w:t>
              </w:r>
              <w:proofErr w:type="spellEnd"/>
            </w:ins>
          </w:p>
        </w:tc>
      </w:tr>
      <w:tr w:rsidR="00051424" w:rsidRPr="00051424" w14:paraId="63CE5333" w14:textId="77777777">
        <w:trPr>
          <w:tblCellSpacing w:w="15" w:type="dxa"/>
          <w:ins w:id="2739" w:author="Admin" w:date="2026-07-06T15:49:00Z" w16du:dateUtc="2026-07-06T08:49:00Z"/>
        </w:trPr>
        <w:tc>
          <w:tcPr>
            <w:tcW w:w="0" w:type="auto"/>
            <w:vAlign w:val="center"/>
            <w:hideMark/>
          </w:tcPr>
          <w:p w14:paraId="73194FE0" w14:textId="77777777" w:rsidR="00051424" w:rsidRPr="00051424" w:rsidRDefault="00051424" w:rsidP="00051424">
            <w:pPr>
              <w:spacing w:after="0" w:line="240" w:lineRule="auto"/>
              <w:rPr>
                <w:ins w:id="2740" w:author="Admin" w:date="2026-07-06T15:49:00Z" w16du:dateUtc="2026-07-06T08:49:00Z"/>
                <w:rFonts w:ascii="Times New Roman" w:eastAsia="Times New Roman" w:hAnsi="Times New Roman" w:cs="Times New Roman"/>
                <w:sz w:val="24"/>
                <w:szCs w:val="24"/>
              </w:rPr>
            </w:pPr>
            <w:ins w:id="2741" w:author="Admin" w:date="2026-07-06T15:49:00Z" w16du:dateUtc="2026-07-06T08:49:00Z">
              <w:r w:rsidRPr="00051424">
                <w:rPr>
                  <w:rFonts w:ascii="Times New Roman" w:eastAsia="Times New Roman" w:hAnsi="Times New Roman" w:cs="Times New Roman"/>
                  <w:sz w:val="24"/>
                  <w:szCs w:val="24"/>
                </w:rPr>
                <w:t>Organization</w:t>
              </w:r>
            </w:ins>
          </w:p>
        </w:tc>
        <w:tc>
          <w:tcPr>
            <w:tcW w:w="0" w:type="auto"/>
            <w:vAlign w:val="center"/>
            <w:hideMark/>
          </w:tcPr>
          <w:p w14:paraId="2D1A44CE" w14:textId="77777777" w:rsidR="00051424" w:rsidRPr="00051424" w:rsidRDefault="00051424" w:rsidP="00051424">
            <w:pPr>
              <w:spacing w:after="0" w:line="240" w:lineRule="auto"/>
              <w:rPr>
                <w:ins w:id="2742" w:author="Admin" w:date="2026-07-06T15:49:00Z" w16du:dateUtc="2026-07-06T08:49:00Z"/>
                <w:rFonts w:ascii="Times New Roman" w:eastAsia="Times New Roman" w:hAnsi="Times New Roman" w:cs="Times New Roman"/>
                <w:sz w:val="24"/>
                <w:szCs w:val="24"/>
              </w:rPr>
            </w:pPr>
            <w:ins w:id="2743" w:author="Admin" w:date="2026-07-06T15:49:00Z" w16du:dateUtc="2026-07-06T08:49:00Z">
              <w:r w:rsidRPr="00051424">
                <w:rPr>
                  <w:rFonts w:ascii="Times New Roman" w:eastAsia="Times New Roman" w:hAnsi="Times New Roman" w:cs="Times New Roman"/>
                  <w:sz w:val="24"/>
                  <w:szCs w:val="24"/>
                </w:rPr>
                <w:t xml:space="preserve">Doanh </w:t>
              </w:r>
              <w:proofErr w:type="spellStart"/>
              <w:r w:rsidRPr="00051424">
                <w:rPr>
                  <w:rFonts w:ascii="Times New Roman" w:eastAsia="Times New Roman" w:hAnsi="Times New Roman" w:cs="Times New Roman"/>
                  <w:sz w:val="24"/>
                  <w:szCs w:val="24"/>
                </w:rPr>
                <w:t>nghiệp</w:t>
              </w:r>
              <w:proofErr w:type="spellEnd"/>
            </w:ins>
          </w:p>
        </w:tc>
      </w:tr>
      <w:tr w:rsidR="00051424" w:rsidRPr="00051424" w14:paraId="5B58FE1D" w14:textId="77777777">
        <w:trPr>
          <w:tblCellSpacing w:w="15" w:type="dxa"/>
          <w:ins w:id="2744" w:author="Admin" w:date="2026-07-06T15:49:00Z" w16du:dateUtc="2026-07-06T08:49:00Z"/>
        </w:trPr>
        <w:tc>
          <w:tcPr>
            <w:tcW w:w="0" w:type="auto"/>
            <w:vAlign w:val="center"/>
            <w:hideMark/>
          </w:tcPr>
          <w:p w14:paraId="7D5AA67D" w14:textId="77777777" w:rsidR="00051424" w:rsidRPr="00051424" w:rsidRDefault="00051424" w:rsidP="00051424">
            <w:pPr>
              <w:spacing w:after="0" w:line="240" w:lineRule="auto"/>
              <w:rPr>
                <w:ins w:id="2745" w:author="Admin" w:date="2026-07-06T15:49:00Z" w16du:dateUtc="2026-07-06T08:49:00Z"/>
                <w:rFonts w:ascii="Times New Roman" w:eastAsia="Times New Roman" w:hAnsi="Times New Roman" w:cs="Times New Roman"/>
                <w:sz w:val="24"/>
                <w:szCs w:val="24"/>
              </w:rPr>
            </w:pPr>
            <w:ins w:id="2746" w:author="Admin" w:date="2026-07-06T15:49:00Z" w16du:dateUtc="2026-07-06T08:49:00Z">
              <w:r w:rsidRPr="00051424">
                <w:rPr>
                  <w:rFonts w:ascii="Times New Roman" w:eastAsia="Times New Roman" w:hAnsi="Times New Roman" w:cs="Times New Roman"/>
                  <w:sz w:val="24"/>
                  <w:szCs w:val="24"/>
                </w:rPr>
                <w:t>Business Project</w:t>
              </w:r>
            </w:ins>
          </w:p>
        </w:tc>
        <w:tc>
          <w:tcPr>
            <w:tcW w:w="0" w:type="auto"/>
            <w:vAlign w:val="center"/>
            <w:hideMark/>
          </w:tcPr>
          <w:p w14:paraId="19B1F6E2" w14:textId="77777777" w:rsidR="00051424" w:rsidRPr="00051424" w:rsidRDefault="00051424" w:rsidP="00051424">
            <w:pPr>
              <w:spacing w:after="0" w:line="240" w:lineRule="auto"/>
              <w:rPr>
                <w:ins w:id="2747" w:author="Admin" w:date="2026-07-06T15:49:00Z" w16du:dateUtc="2026-07-06T08:49:00Z"/>
                <w:rFonts w:ascii="Times New Roman" w:eastAsia="Times New Roman" w:hAnsi="Times New Roman" w:cs="Times New Roman"/>
                <w:sz w:val="24"/>
                <w:szCs w:val="24"/>
              </w:rPr>
            </w:pPr>
            <w:proofErr w:type="spellStart"/>
            <w:ins w:id="2748" w:author="Admin" w:date="2026-07-06T15:49:00Z" w16du:dateUtc="2026-07-06T08:49:00Z">
              <w:r w:rsidRPr="00051424">
                <w:rPr>
                  <w:rFonts w:ascii="Times New Roman" w:eastAsia="Times New Roman" w:hAnsi="Times New Roman" w:cs="Times New Roman"/>
                  <w:sz w:val="24"/>
                  <w:szCs w:val="24"/>
                </w:rPr>
                <w:t>Đơn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vị</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quản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trung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tâm</w:t>
              </w:r>
              <w:proofErr w:type="spellEnd"/>
            </w:ins>
          </w:p>
        </w:tc>
      </w:tr>
      <w:tr w:rsidR="00051424" w:rsidRPr="00051424" w14:paraId="00E650D5" w14:textId="77777777">
        <w:trPr>
          <w:tblCellSpacing w:w="15" w:type="dxa"/>
          <w:ins w:id="2749" w:author="Admin" w:date="2026-07-06T15:49:00Z" w16du:dateUtc="2026-07-06T08:49:00Z"/>
        </w:trPr>
        <w:tc>
          <w:tcPr>
            <w:tcW w:w="0" w:type="auto"/>
            <w:vAlign w:val="center"/>
            <w:hideMark/>
          </w:tcPr>
          <w:p w14:paraId="0019795A" w14:textId="77777777" w:rsidR="00051424" w:rsidRPr="00051424" w:rsidRDefault="00051424" w:rsidP="00051424">
            <w:pPr>
              <w:spacing w:after="0" w:line="240" w:lineRule="auto"/>
              <w:rPr>
                <w:ins w:id="2750" w:author="Admin" w:date="2026-07-06T15:49:00Z" w16du:dateUtc="2026-07-06T08:49:00Z"/>
                <w:rFonts w:ascii="Times New Roman" w:eastAsia="Times New Roman" w:hAnsi="Times New Roman" w:cs="Times New Roman"/>
                <w:sz w:val="24"/>
                <w:szCs w:val="24"/>
              </w:rPr>
            </w:pPr>
            <w:ins w:id="2751" w:author="Admin" w:date="2026-07-06T15:49:00Z" w16du:dateUtc="2026-07-06T08:49:00Z">
              <w:r w:rsidRPr="00051424">
                <w:rPr>
                  <w:rFonts w:ascii="Times New Roman" w:eastAsia="Times New Roman" w:hAnsi="Times New Roman" w:cs="Times New Roman"/>
                  <w:sz w:val="24"/>
                  <w:szCs w:val="24"/>
                </w:rPr>
                <w:t>Workspace</w:t>
              </w:r>
            </w:ins>
          </w:p>
        </w:tc>
        <w:tc>
          <w:tcPr>
            <w:tcW w:w="0" w:type="auto"/>
            <w:vAlign w:val="center"/>
            <w:hideMark/>
          </w:tcPr>
          <w:p w14:paraId="6C512ADD" w14:textId="77777777" w:rsidR="00051424" w:rsidRPr="00051424" w:rsidRDefault="00051424" w:rsidP="00051424">
            <w:pPr>
              <w:spacing w:after="0" w:line="240" w:lineRule="auto"/>
              <w:rPr>
                <w:ins w:id="2752" w:author="Admin" w:date="2026-07-06T15:49:00Z" w16du:dateUtc="2026-07-06T08:49:00Z"/>
                <w:rFonts w:ascii="Times New Roman" w:eastAsia="Times New Roman" w:hAnsi="Times New Roman" w:cs="Times New Roman"/>
                <w:sz w:val="24"/>
                <w:szCs w:val="24"/>
              </w:rPr>
            </w:pPr>
            <w:proofErr w:type="spellStart"/>
            <w:ins w:id="2753" w:author="Admin" w:date="2026-07-06T15:49:00Z" w16du:dateUtc="2026-07-06T08:49:00Z">
              <w:r w:rsidRPr="00051424">
                <w:rPr>
                  <w:rFonts w:ascii="Times New Roman" w:eastAsia="Times New Roman" w:hAnsi="Times New Roman" w:cs="Times New Roman"/>
                  <w:sz w:val="24"/>
                  <w:szCs w:val="24"/>
                </w:rPr>
                <w:t>Không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gian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làm</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việc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theo</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giai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đoạn</w:t>
              </w:r>
              <w:proofErr w:type="spellEnd"/>
            </w:ins>
          </w:p>
        </w:tc>
      </w:tr>
      <w:tr w:rsidR="00051424" w:rsidRPr="00051424" w14:paraId="4A64730C" w14:textId="77777777">
        <w:trPr>
          <w:tblCellSpacing w:w="15" w:type="dxa"/>
          <w:ins w:id="2754" w:author="Admin" w:date="2026-07-06T15:49:00Z" w16du:dateUtc="2026-07-06T08:49:00Z"/>
        </w:trPr>
        <w:tc>
          <w:tcPr>
            <w:tcW w:w="0" w:type="auto"/>
            <w:vAlign w:val="center"/>
            <w:hideMark/>
          </w:tcPr>
          <w:p w14:paraId="1EB7B5E6" w14:textId="77777777" w:rsidR="00051424" w:rsidRPr="00051424" w:rsidRDefault="00051424" w:rsidP="00051424">
            <w:pPr>
              <w:spacing w:after="0" w:line="240" w:lineRule="auto"/>
              <w:rPr>
                <w:ins w:id="2755" w:author="Admin" w:date="2026-07-06T15:49:00Z" w16du:dateUtc="2026-07-06T08:49:00Z"/>
                <w:rFonts w:ascii="Times New Roman" w:eastAsia="Times New Roman" w:hAnsi="Times New Roman" w:cs="Times New Roman"/>
                <w:sz w:val="24"/>
                <w:szCs w:val="24"/>
              </w:rPr>
            </w:pPr>
            <w:ins w:id="2756" w:author="Admin" w:date="2026-07-06T15:49:00Z" w16du:dateUtc="2026-07-06T08:49:00Z">
              <w:r w:rsidRPr="00051424">
                <w:rPr>
                  <w:rFonts w:ascii="Times New Roman" w:eastAsia="Times New Roman" w:hAnsi="Times New Roman" w:cs="Times New Roman"/>
                  <w:sz w:val="24"/>
                  <w:szCs w:val="24"/>
                </w:rPr>
                <w:t>Deliverable</w:t>
              </w:r>
            </w:ins>
          </w:p>
        </w:tc>
        <w:tc>
          <w:tcPr>
            <w:tcW w:w="0" w:type="auto"/>
            <w:vAlign w:val="center"/>
            <w:hideMark/>
          </w:tcPr>
          <w:p w14:paraId="08CA0D14" w14:textId="77777777" w:rsidR="00051424" w:rsidRPr="00051424" w:rsidRDefault="00051424" w:rsidP="00051424">
            <w:pPr>
              <w:spacing w:after="0" w:line="240" w:lineRule="auto"/>
              <w:rPr>
                <w:ins w:id="2757" w:author="Admin" w:date="2026-07-06T15:49:00Z" w16du:dateUtc="2026-07-06T08:49:00Z"/>
                <w:rFonts w:ascii="Times New Roman" w:eastAsia="Times New Roman" w:hAnsi="Times New Roman" w:cs="Times New Roman"/>
                <w:sz w:val="24"/>
                <w:szCs w:val="24"/>
              </w:rPr>
            </w:pPr>
            <w:ins w:id="2758" w:author="Admin" w:date="2026-07-06T15:49:00Z" w16du:dateUtc="2026-07-06T08:49:00Z">
              <w:r w:rsidRPr="00051424">
                <w:rPr>
                  <w:rFonts w:ascii="Times New Roman" w:eastAsia="Times New Roman" w:hAnsi="Times New Roman" w:cs="Times New Roman"/>
                  <w:sz w:val="24"/>
                  <w:szCs w:val="24"/>
                </w:rPr>
                <w:t xml:space="preserve">Tài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đầu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ra</w:t>
              </w:r>
              <w:proofErr w:type="spellEnd"/>
            </w:ins>
          </w:p>
        </w:tc>
      </w:tr>
      <w:tr w:rsidR="00051424" w:rsidRPr="00051424" w14:paraId="7578E224" w14:textId="77777777">
        <w:trPr>
          <w:tblCellSpacing w:w="15" w:type="dxa"/>
          <w:ins w:id="2759" w:author="Admin" w:date="2026-07-06T15:49:00Z" w16du:dateUtc="2026-07-06T08:49:00Z"/>
        </w:trPr>
        <w:tc>
          <w:tcPr>
            <w:tcW w:w="0" w:type="auto"/>
            <w:vAlign w:val="center"/>
            <w:hideMark/>
          </w:tcPr>
          <w:p w14:paraId="0A9E6D17" w14:textId="77777777" w:rsidR="00051424" w:rsidRPr="00051424" w:rsidRDefault="00051424" w:rsidP="00051424">
            <w:pPr>
              <w:spacing w:after="0" w:line="240" w:lineRule="auto"/>
              <w:rPr>
                <w:ins w:id="2760" w:author="Admin" w:date="2026-07-06T15:49:00Z" w16du:dateUtc="2026-07-06T08:49:00Z"/>
                <w:rFonts w:ascii="Times New Roman" w:eastAsia="Times New Roman" w:hAnsi="Times New Roman" w:cs="Times New Roman"/>
                <w:sz w:val="24"/>
                <w:szCs w:val="24"/>
              </w:rPr>
            </w:pPr>
            <w:ins w:id="2761" w:author="Admin" w:date="2026-07-06T15:49:00Z" w16du:dateUtc="2026-07-06T08:49:00Z">
              <w:r w:rsidRPr="00051424">
                <w:rPr>
                  <w:rFonts w:ascii="Times New Roman" w:eastAsia="Times New Roman" w:hAnsi="Times New Roman" w:cs="Times New Roman"/>
                  <w:sz w:val="24"/>
                  <w:szCs w:val="24"/>
                </w:rPr>
                <w:t>Task</w:t>
              </w:r>
            </w:ins>
          </w:p>
        </w:tc>
        <w:tc>
          <w:tcPr>
            <w:tcW w:w="0" w:type="auto"/>
            <w:vAlign w:val="center"/>
            <w:hideMark/>
          </w:tcPr>
          <w:p w14:paraId="7ACBBF5A" w14:textId="77777777" w:rsidR="00051424" w:rsidRPr="00051424" w:rsidRDefault="00051424" w:rsidP="00051424">
            <w:pPr>
              <w:spacing w:after="0" w:line="240" w:lineRule="auto"/>
              <w:rPr>
                <w:ins w:id="2762" w:author="Admin" w:date="2026-07-06T15:49:00Z" w16du:dateUtc="2026-07-06T08:49:00Z"/>
                <w:rFonts w:ascii="Times New Roman" w:eastAsia="Times New Roman" w:hAnsi="Times New Roman" w:cs="Times New Roman"/>
                <w:sz w:val="24"/>
                <w:szCs w:val="24"/>
              </w:rPr>
            </w:pPr>
            <w:ins w:id="2763" w:author="Admin" w:date="2026-07-06T15:49:00Z" w16du:dateUtc="2026-07-06T08:49:00Z">
              <w:r w:rsidRPr="00051424">
                <w:rPr>
                  <w:rFonts w:ascii="Times New Roman" w:eastAsia="Times New Roman" w:hAnsi="Times New Roman" w:cs="Times New Roman"/>
                  <w:sz w:val="24"/>
                  <w:szCs w:val="24"/>
                </w:rPr>
                <w:t xml:space="preserve">Công </w:t>
              </w:r>
              <w:proofErr w:type="spellStart"/>
              <w:r w:rsidRPr="00051424">
                <w:rPr>
                  <w:rFonts w:ascii="Times New Roman" w:eastAsia="Times New Roman" w:hAnsi="Times New Roman" w:cs="Times New Roman"/>
                  <w:sz w:val="24"/>
                  <w:szCs w:val="24"/>
                </w:rPr>
                <w:t>việc</w:t>
              </w:r>
              <w:proofErr w:type="spellEnd"/>
            </w:ins>
          </w:p>
        </w:tc>
      </w:tr>
      <w:tr w:rsidR="00051424" w:rsidRPr="00051424" w14:paraId="3441FAF0" w14:textId="77777777">
        <w:trPr>
          <w:tblCellSpacing w:w="15" w:type="dxa"/>
          <w:ins w:id="2764" w:author="Admin" w:date="2026-07-06T15:49:00Z" w16du:dateUtc="2026-07-06T08:49:00Z"/>
        </w:trPr>
        <w:tc>
          <w:tcPr>
            <w:tcW w:w="0" w:type="auto"/>
            <w:vAlign w:val="center"/>
            <w:hideMark/>
          </w:tcPr>
          <w:p w14:paraId="3988886C" w14:textId="77777777" w:rsidR="00051424" w:rsidRPr="00051424" w:rsidRDefault="00051424" w:rsidP="00051424">
            <w:pPr>
              <w:spacing w:after="0" w:line="240" w:lineRule="auto"/>
              <w:rPr>
                <w:ins w:id="2765" w:author="Admin" w:date="2026-07-06T15:49:00Z" w16du:dateUtc="2026-07-06T08:49:00Z"/>
                <w:rFonts w:ascii="Times New Roman" w:eastAsia="Times New Roman" w:hAnsi="Times New Roman" w:cs="Times New Roman"/>
                <w:sz w:val="24"/>
                <w:szCs w:val="24"/>
              </w:rPr>
            </w:pPr>
            <w:ins w:id="2766" w:author="Admin" w:date="2026-07-06T15:49:00Z" w16du:dateUtc="2026-07-06T08:49:00Z">
              <w:r w:rsidRPr="00051424">
                <w:rPr>
                  <w:rFonts w:ascii="Times New Roman" w:eastAsia="Times New Roman" w:hAnsi="Times New Roman" w:cs="Times New Roman"/>
                  <w:sz w:val="24"/>
                  <w:szCs w:val="24"/>
                </w:rPr>
                <w:t>Meeting</w:t>
              </w:r>
            </w:ins>
          </w:p>
        </w:tc>
        <w:tc>
          <w:tcPr>
            <w:tcW w:w="0" w:type="auto"/>
            <w:vAlign w:val="center"/>
            <w:hideMark/>
          </w:tcPr>
          <w:p w14:paraId="45E66F20" w14:textId="77777777" w:rsidR="00051424" w:rsidRPr="00051424" w:rsidRDefault="00051424" w:rsidP="00051424">
            <w:pPr>
              <w:spacing w:after="0" w:line="240" w:lineRule="auto"/>
              <w:rPr>
                <w:ins w:id="2767" w:author="Admin" w:date="2026-07-06T15:49:00Z" w16du:dateUtc="2026-07-06T08:49:00Z"/>
                <w:rFonts w:ascii="Times New Roman" w:eastAsia="Times New Roman" w:hAnsi="Times New Roman" w:cs="Times New Roman"/>
                <w:sz w:val="24"/>
                <w:szCs w:val="24"/>
              </w:rPr>
            </w:pPr>
            <w:proofErr w:type="spellStart"/>
            <w:ins w:id="2768" w:author="Admin" w:date="2026-07-06T15:49:00Z" w16du:dateUtc="2026-07-06T08:49:00Z">
              <w:r w:rsidRPr="00051424">
                <w:rPr>
                  <w:rFonts w:ascii="Times New Roman" w:eastAsia="Times New Roman" w:hAnsi="Times New Roman" w:cs="Times New Roman"/>
                  <w:sz w:val="24"/>
                  <w:szCs w:val="24"/>
                </w:rPr>
                <w:t>Buổi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làm</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việc</w:t>
              </w:r>
              <w:proofErr w:type="spellEnd"/>
            </w:ins>
          </w:p>
        </w:tc>
      </w:tr>
      <w:tr w:rsidR="00051424" w:rsidRPr="00051424" w14:paraId="307F649E" w14:textId="77777777">
        <w:trPr>
          <w:tblCellSpacing w:w="15" w:type="dxa"/>
          <w:ins w:id="2769" w:author="Admin" w:date="2026-07-06T15:49:00Z" w16du:dateUtc="2026-07-06T08:49:00Z"/>
        </w:trPr>
        <w:tc>
          <w:tcPr>
            <w:tcW w:w="0" w:type="auto"/>
            <w:vAlign w:val="center"/>
            <w:hideMark/>
          </w:tcPr>
          <w:p w14:paraId="62449AA2" w14:textId="77777777" w:rsidR="00051424" w:rsidRPr="00051424" w:rsidRDefault="00051424" w:rsidP="00051424">
            <w:pPr>
              <w:spacing w:after="0" w:line="240" w:lineRule="auto"/>
              <w:rPr>
                <w:ins w:id="2770" w:author="Admin" w:date="2026-07-06T15:49:00Z" w16du:dateUtc="2026-07-06T08:49:00Z"/>
                <w:rFonts w:ascii="Times New Roman" w:eastAsia="Times New Roman" w:hAnsi="Times New Roman" w:cs="Times New Roman"/>
                <w:sz w:val="24"/>
                <w:szCs w:val="24"/>
              </w:rPr>
            </w:pPr>
            <w:ins w:id="2771" w:author="Admin" w:date="2026-07-06T15:49:00Z" w16du:dateUtc="2026-07-06T08:49:00Z">
              <w:r w:rsidRPr="00051424">
                <w:rPr>
                  <w:rFonts w:ascii="Times New Roman" w:eastAsia="Times New Roman" w:hAnsi="Times New Roman" w:cs="Times New Roman"/>
                  <w:sz w:val="24"/>
                  <w:szCs w:val="24"/>
                </w:rPr>
                <w:t>Roadmap</w:t>
              </w:r>
            </w:ins>
          </w:p>
        </w:tc>
        <w:tc>
          <w:tcPr>
            <w:tcW w:w="0" w:type="auto"/>
            <w:vAlign w:val="center"/>
            <w:hideMark/>
          </w:tcPr>
          <w:p w14:paraId="7CED23B2" w14:textId="77777777" w:rsidR="00051424" w:rsidRPr="00051424" w:rsidRDefault="00051424" w:rsidP="00051424">
            <w:pPr>
              <w:spacing w:after="0" w:line="240" w:lineRule="auto"/>
              <w:rPr>
                <w:ins w:id="2772" w:author="Admin" w:date="2026-07-06T15:49:00Z" w16du:dateUtc="2026-07-06T08:49:00Z"/>
                <w:rFonts w:ascii="Times New Roman" w:eastAsia="Times New Roman" w:hAnsi="Times New Roman" w:cs="Times New Roman"/>
                <w:sz w:val="24"/>
                <w:szCs w:val="24"/>
              </w:rPr>
            </w:pPr>
            <w:proofErr w:type="spellStart"/>
            <w:ins w:id="2773" w:author="Admin" w:date="2026-07-06T15:49:00Z" w16du:dateUtc="2026-07-06T08:49:00Z">
              <w:r w:rsidRPr="00051424">
                <w:rPr>
                  <w:rFonts w:ascii="Times New Roman" w:eastAsia="Times New Roman" w:hAnsi="Times New Roman" w:cs="Times New Roman"/>
                  <w:sz w:val="24"/>
                  <w:szCs w:val="24"/>
                </w:rPr>
                <w:t>Lộ</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trình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chuyển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đổi</w:t>
              </w:r>
              <w:proofErr w:type="spellEnd"/>
            </w:ins>
          </w:p>
        </w:tc>
      </w:tr>
      <w:tr w:rsidR="00051424" w:rsidRPr="00051424" w14:paraId="15EB2ADB" w14:textId="77777777">
        <w:trPr>
          <w:tblCellSpacing w:w="15" w:type="dxa"/>
          <w:ins w:id="2774" w:author="Admin" w:date="2026-07-06T15:49:00Z" w16du:dateUtc="2026-07-06T08:49:00Z"/>
        </w:trPr>
        <w:tc>
          <w:tcPr>
            <w:tcW w:w="0" w:type="auto"/>
            <w:vAlign w:val="center"/>
            <w:hideMark/>
          </w:tcPr>
          <w:p w14:paraId="2243CC1B" w14:textId="77777777" w:rsidR="00051424" w:rsidRPr="00051424" w:rsidRDefault="00051424" w:rsidP="00051424">
            <w:pPr>
              <w:spacing w:after="0" w:line="240" w:lineRule="auto"/>
              <w:rPr>
                <w:ins w:id="2775" w:author="Admin" w:date="2026-07-06T15:49:00Z" w16du:dateUtc="2026-07-06T08:49:00Z"/>
                <w:rFonts w:ascii="Times New Roman" w:eastAsia="Times New Roman" w:hAnsi="Times New Roman" w:cs="Times New Roman"/>
                <w:sz w:val="24"/>
                <w:szCs w:val="24"/>
              </w:rPr>
            </w:pPr>
            <w:ins w:id="2776" w:author="Admin" w:date="2026-07-06T15:49:00Z" w16du:dateUtc="2026-07-06T08:49:00Z">
              <w:r w:rsidRPr="00051424">
                <w:rPr>
                  <w:rFonts w:ascii="Times New Roman" w:eastAsia="Times New Roman" w:hAnsi="Times New Roman" w:cs="Times New Roman"/>
                  <w:sz w:val="24"/>
                  <w:szCs w:val="24"/>
                </w:rPr>
                <w:t>Issue</w:t>
              </w:r>
            </w:ins>
          </w:p>
        </w:tc>
        <w:tc>
          <w:tcPr>
            <w:tcW w:w="0" w:type="auto"/>
            <w:vAlign w:val="center"/>
            <w:hideMark/>
          </w:tcPr>
          <w:p w14:paraId="1DF9DEF5" w14:textId="77777777" w:rsidR="00051424" w:rsidRPr="00051424" w:rsidRDefault="00051424" w:rsidP="00051424">
            <w:pPr>
              <w:spacing w:after="0" w:line="240" w:lineRule="auto"/>
              <w:rPr>
                <w:ins w:id="2777" w:author="Admin" w:date="2026-07-06T15:49:00Z" w16du:dateUtc="2026-07-06T08:49:00Z"/>
                <w:rFonts w:ascii="Times New Roman" w:eastAsia="Times New Roman" w:hAnsi="Times New Roman" w:cs="Times New Roman"/>
                <w:sz w:val="24"/>
                <w:szCs w:val="24"/>
              </w:rPr>
            </w:pPr>
            <w:proofErr w:type="spellStart"/>
            <w:ins w:id="2778" w:author="Admin" w:date="2026-07-06T15:49:00Z" w16du:dateUtc="2026-07-06T08:49:00Z">
              <w:r w:rsidRPr="00051424">
                <w:rPr>
                  <w:rFonts w:ascii="Times New Roman" w:eastAsia="Times New Roman" w:hAnsi="Times New Roman" w:cs="Times New Roman"/>
                  <w:sz w:val="24"/>
                  <w:szCs w:val="24"/>
                </w:rPr>
                <w:t>Vấn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đề</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phát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sinh</w:t>
              </w:r>
              <w:proofErr w:type="spellEnd"/>
            </w:ins>
          </w:p>
        </w:tc>
      </w:tr>
      <w:tr w:rsidR="00051424" w:rsidRPr="00051424" w14:paraId="4AF3ED73" w14:textId="77777777">
        <w:trPr>
          <w:tblCellSpacing w:w="15" w:type="dxa"/>
          <w:ins w:id="2779" w:author="Admin" w:date="2026-07-06T15:49:00Z" w16du:dateUtc="2026-07-06T08:49:00Z"/>
        </w:trPr>
        <w:tc>
          <w:tcPr>
            <w:tcW w:w="0" w:type="auto"/>
            <w:vAlign w:val="center"/>
            <w:hideMark/>
          </w:tcPr>
          <w:p w14:paraId="79D7E2D4" w14:textId="77777777" w:rsidR="00051424" w:rsidRPr="00051424" w:rsidRDefault="00051424" w:rsidP="00051424">
            <w:pPr>
              <w:spacing w:after="0" w:line="240" w:lineRule="auto"/>
              <w:rPr>
                <w:ins w:id="2780" w:author="Admin" w:date="2026-07-06T15:49:00Z" w16du:dateUtc="2026-07-06T08:49:00Z"/>
                <w:rFonts w:ascii="Times New Roman" w:eastAsia="Times New Roman" w:hAnsi="Times New Roman" w:cs="Times New Roman"/>
                <w:sz w:val="24"/>
                <w:szCs w:val="24"/>
              </w:rPr>
            </w:pPr>
            <w:ins w:id="2781" w:author="Admin" w:date="2026-07-06T15:49:00Z" w16du:dateUtc="2026-07-06T08:49:00Z">
              <w:r w:rsidRPr="00051424">
                <w:rPr>
                  <w:rFonts w:ascii="Times New Roman" w:eastAsia="Times New Roman" w:hAnsi="Times New Roman" w:cs="Times New Roman"/>
                  <w:sz w:val="24"/>
                  <w:szCs w:val="24"/>
                </w:rPr>
                <w:t>Risk</w:t>
              </w:r>
            </w:ins>
          </w:p>
        </w:tc>
        <w:tc>
          <w:tcPr>
            <w:tcW w:w="0" w:type="auto"/>
            <w:vAlign w:val="center"/>
            <w:hideMark/>
          </w:tcPr>
          <w:p w14:paraId="6A25E5F6" w14:textId="77777777" w:rsidR="00051424" w:rsidRPr="00051424" w:rsidRDefault="00051424" w:rsidP="00051424">
            <w:pPr>
              <w:spacing w:after="0" w:line="240" w:lineRule="auto"/>
              <w:rPr>
                <w:ins w:id="2782" w:author="Admin" w:date="2026-07-06T15:49:00Z" w16du:dateUtc="2026-07-06T08:49:00Z"/>
                <w:rFonts w:ascii="Times New Roman" w:eastAsia="Times New Roman" w:hAnsi="Times New Roman" w:cs="Times New Roman"/>
                <w:sz w:val="24"/>
                <w:szCs w:val="24"/>
              </w:rPr>
            </w:pPr>
            <w:proofErr w:type="spellStart"/>
            <w:ins w:id="2783" w:author="Admin" w:date="2026-07-06T15:49:00Z" w16du:dateUtc="2026-07-06T08:49:00Z">
              <w:r w:rsidRPr="00051424">
                <w:rPr>
                  <w:rFonts w:ascii="Times New Roman" w:eastAsia="Times New Roman" w:hAnsi="Times New Roman" w:cs="Times New Roman"/>
                  <w:sz w:val="24"/>
                  <w:szCs w:val="24"/>
                </w:rPr>
                <w:t>Rủi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ro</w:t>
              </w:r>
              <w:proofErr w:type="spellEnd"/>
            </w:ins>
          </w:p>
        </w:tc>
      </w:tr>
      <w:tr w:rsidR="00051424" w:rsidRPr="00051424" w14:paraId="20E71AD5" w14:textId="77777777">
        <w:trPr>
          <w:tblCellSpacing w:w="15" w:type="dxa"/>
          <w:ins w:id="2784" w:author="Admin" w:date="2026-07-06T15:49:00Z" w16du:dateUtc="2026-07-06T08:49:00Z"/>
        </w:trPr>
        <w:tc>
          <w:tcPr>
            <w:tcW w:w="0" w:type="auto"/>
            <w:vAlign w:val="center"/>
            <w:hideMark/>
          </w:tcPr>
          <w:p w14:paraId="0AE941E0" w14:textId="77777777" w:rsidR="00051424" w:rsidRPr="00051424" w:rsidRDefault="00051424" w:rsidP="00051424">
            <w:pPr>
              <w:spacing w:after="0" w:line="240" w:lineRule="auto"/>
              <w:rPr>
                <w:ins w:id="2785" w:author="Admin" w:date="2026-07-06T15:49:00Z" w16du:dateUtc="2026-07-06T08:49:00Z"/>
                <w:rFonts w:ascii="Times New Roman" w:eastAsia="Times New Roman" w:hAnsi="Times New Roman" w:cs="Times New Roman"/>
                <w:sz w:val="24"/>
                <w:szCs w:val="24"/>
              </w:rPr>
            </w:pPr>
            <w:ins w:id="2786" w:author="Admin" w:date="2026-07-06T15:49:00Z" w16du:dateUtc="2026-07-06T08:49:00Z">
              <w:r w:rsidRPr="00051424">
                <w:rPr>
                  <w:rFonts w:ascii="Times New Roman" w:eastAsia="Times New Roman" w:hAnsi="Times New Roman" w:cs="Times New Roman"/>
                  <w:sz w:val="24"/>
                  <w:szCs w:val="24"/>
                </w:rPr>
                <w:t>Knowledge Asset</w:t>
              </w:r>
            </w:ins>
          </w:p>
        </w:tc>
        <w:tc>
          <w:tcPr>
            <w:tcW w:w="0" w:type="auto"/>
            <w:vAlign w:val="center"/>
            <w:hideMark/>
          </w:tcPr>
          <w:p w14:paraId="3190F3D6" w14:textId="77777777" w:rsidR="00051424" w:rsidRPr="00051424" w:rsidRDefault="00051424" w:rsidP="00051424">
            <w:pPr>
              <w:spacing w:after="0" w:line="240" w:lineRule="auto"/>
              <w:rPr>
                <w:ins w:id="2787" w:author="Admin" w:date="2026-07-06T15:49:00Z" w16du:dateUtc="2026-07-06T08:49:00Z"/>
                <w:rFonts w:ascii="Times New Roman" w:eastAsia="Times New Roman" w:hAnsi="Times New Roman" w:cs="Times New Roman"/>
                <w:sz w:val="24"/>
                <w:szCs w:val="24"/>
              </w:rPr>
            </w:pPr>
            <w:ins w:id="2788" w:author="Admin" w:date="2026-07-06T15:49:00Z" w16du:dateUtc="2026-07-06T08:49:00Z">
              <w:r w:rsidRPr="00051424">
                <w:rPr>
                  <w:rFonts w:ascii="Times New Roman" w:eastAsia="Times New Roman" w:hAnsi="Times New Roman" w:cs="Times New Roman"/>
                  <w:sz w:val="24"/>
                  <w:szCs w:val="24"/>
                </w:rPr>
                <w:t xml:space="preserve">Tài </w:t>
              </w:r>
              <w:proofErr w:type="spellStart"/>
              <w:r w:rsidRPr="00051424">
                <w:rPr>
                  <w:rFonts w:ascii="Times New Roman" w:eastAsia="Times New Roman" w:hAnsi="Times New Roman" w:cs="Times New Roman"/>
                  <w:sz w:val="24"/>
                  <w:szCs w:val="24"/>
                </w:rPr>
                <w:t>sản</w:t>
              </w:r>
              <w:proofErr w:type="spellEnd"/>
              <w:r w:rsidRPr="00051424">
                <w:rPr>
                  <w:rFonts w:ascii="Times New Roman" w:eastAsia="Times New Roman" w:hAnsi="Times New Roman" w:cs="Times New Roman"/>
                  <w:sz w:val="24"/>
                  <w:szCs w:val="24"/>
                </w:rPr>
                <w:t xml:space="preserve"> tri </w:t>
              </w:r>
              <w:proofErr w:type="spellStart"/>
              <w:r w:rsidRPr="00051424">
                <w:rPr>
                  <w:rFonts w:ascii="Times New Roman" w:eastAsia="Times New Roman" w:hAnsi="Times New Roman" w:cs="Times New Roman"/>
                  <w:sz w:val="24"/>
                  <w:szCs w:val="24"/>
                </w:rPr>
                <w:t>thức</w:t>
              </w:r>
              <w:proofErr w:type="spellEnd"/>
            </w:ins>
          </w:p>
        </w:tc>
      </w:tr>
    </w:tbl>
    <w:p w14:paraId="5CFD18CC" w14:textId="77777777" w:rsidR="00051424" w:rsidRPr="00051424" w:rsidRDefault="00051424" w:rsidP="00051424">
      <w:pPr>
        <w:spacing w:before="100" w:beforeAutospacing="1" w:after="100" w:afterAutospacing="1" w:line="240" w:lineRule="auto"/>
        <w:rPr>
          <w:ins w:id="2789" w:author="Admin" w:date="2026-07-06T15:49:00Z" w16du:dateUtc="2026-07-06T08:49:00Z"/>
          <w:rFonts w:ascii="Times New Roman" w:eastAsia="Times New Roman" w:hAnsi="Times New Roman" w:cs="Times New Roman"/>
          <w:sz w:val="24"/>
          <w:szCs w:val="24"/>
        </w:rPr>
      </w:pPr>
      <w:proofErr w:type="spellStart"/>
      <w:ins w:id="2790" w:author="Admin" w:date="2026-07-06T15:49:00Z" w16du:dateUtc="2026-07-06T08:49:00Z">
        <w:r w:rsidRPr="00051424">
          <w:rPr>
            <w:rFonts w:ascii="Times New Roman" w:eastAsia="Times New Roman" w:hAnsi="Times New Roman" w:cs="Times New Roman"/>
            <w:sz w:val="24"/>
            <w:szCs w:val="24"/>
          </w:rPr>
          <w:t>Đây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nền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tảng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để</w:t>
        </w:r>
        <w:proofErr w:type="spellEnd"/>
        <w:r w:rsidRPr="00051424">
          <w:rPr>
            <w:rFonts w:ascii="Times New Roman" w:eastAsia="Times New Roman" w:hAnsi="Times New Roman" w:cs="Times New Roman"/>
            <w:sz w:val="24"/>
            <w:szCs w:val="24"/>
          </w:rPr>
          <w:t xml:space="preserve"> BA </w:t>
        </w:r>
        <w:proofErr w:type="spellStart"/>
        <w:r w:rsidRPr="00051424">
          <w:rPr>
            <w:rFonts w:ascii="Times New Roman" w:eastAsia="Times New Roman" w:hAnsi="Times New Roman" w:cs="Times New Roman"/>
            <w:sz w:val="24"/>
            <w:szCs w:val="24"/>
          </w:rPr>
          <w:t>xây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dựng</w:t>
        </w:r>
        <w:proofErr w:type="spellEnd"/>
        <w:r w:rsidRPr="00051424">
          <w:rPr>
            <w:rFonts w:ascii="Times New Roman" w:eastAsia="Times New Roman" w:hAnsi="Times New Roman" w:cs="Times New Roman"/>
            <w:sz w:val="24"/>
            <w:szCs w:val="24"/>
          </w:rPr>
          <w:t xml:space="preserve"> Domain Model.</w:t>
        </w:r>
      </w:ins>
    </w:p>
    <w:p w14:paraId="3185503C" w14:textId="77777777" w:rsidR="00051424" w:rsidRPr="00051424" w:rsidRDefault="00051424" w:rsidP="00051424">
      <w:pPr>
        <w:spacing w:before="100" w:beforeAutospacing="1" w:after="100" w:afterAutospacing="1" w:line="240" w:lineRule="auto"/>
        <w:outlineLvl w:val="0"/>
        <w:rPr>
          <w:ins w:id="2791" w:author="Admin" w:date="2026-07-06T15:49:00Z" w16du:dateUtc="2026-07-06T08:49:00Z"/>
          <w:rFonts w:ascii="Times New Roman" w:eastAsia="Times New Roman" w:hAnsi="Times New Roman" w:cs="Times New Roman"/>
          <w:b/>
          <w:bCs/>
          <w:kern w:val="36"/>
          <w:sz w:val="48"/>
          <w:szCs w:val="48"/>
        </w:rPr>
      </w:pPr>
      <w:ins w:id="2792" w:author="Admin" w:date="2026-07-06T15:49:00Z" w16du:dateUtc="2026-07-06T08:49:00Z">
        <w:r w:rsidRPr="00051424">
          <w:rPr>
            <w:rFonts w:ascii="Times New Roman" w:eastAsia="Times New Roman" w:hAnsi="Times New Roman" w:cs="Times New Roman"/>
            <w:b/>
            <w:bCs/>
            <w:kern w:val="36"/>
            <w:sz w:val="48"/>
            <w:szCs w:val="48"/>
          </w:rPr>
          <w:t>2.6. Business Process</w:t>
        </w:r>
      </w:ins>
    </w:p>
    <w:p w14:paraId="6263DD72" w14:textId="77777777" w:rsidR="00051424" w:rsidRPr="00051424" w:rsidRDefault="00051424" w:rsidP="00051424">
      <w:pPr>
        <w:spacing w:before="100" w:beforeAutospacing="1" w:after="100" w:afterAutospacing="1" w:line="240" w:lineRule="auto"/>
        <w:rPr>
          <w:ins w:id="2793" w:author="Admin" w:date="2026-07-06T15:49:00Z" w16du:dateUtc="2026-07-06T08:49:00Z"/>
          <w:rFonts w:ascii="Times New Roman" w:eastAsia="Times New Roman" w:hAnsi="Times New Roman" w:cs="Times New Roman"/>
          <w:sz w:val="24"/>
          <w:szCs w:val="24"/>
        </w:rPr>
      </w:pPr>
      <w:ins w:id="2794" w:author="Admin" w:date="2026-07-06T15:49:00Z" w16du:dateUtc="2026-07-06T08:49:00Z">
        <w:r w:rsidRPr="00051424">
          <w:rPr>
            <w:rFonts w:ascii="Times New Roman" w:eastAsia="Times New Roman" w:hAnsi="Times New Roman" w:cs="Times New Roman"/>
            <w:sz w:val="24"/>
            <w:szCs w:val="24"/>
          </w:rPr>
          <w:t xml:space="preserve">Business Consulting OS </w:t>
        </w:r>
        <w:proofErr w:type="spellStart"/>
        <w:r w:rsidRPr="00051424">
          <w:rPr>
            <w:rFonts w:ascii="Times New Roman" w:eastAsia="Times New Roman" w:hAnsi="Times New Roman" w:cs="Times New Roman"/>
            <w:sz w:val="24"/>
            <w:szCs w:val="24"/>
          </w:rPr>
          <w:t>không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quản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theo</w:t>
        </w:r>
        <w:proofErr w:type="spellEnd"/>
        <w:r w:rsidRPr="00051424">
          <w:rPr>
            <w:rFonts w:ascii="Times New Roman" w:eastAsia="Times New Roman" w:hAnsi="Times New Roman" w:cs="Times New Roman"/>
            <w:sz w:val="24"/>
            <w:szCs w:val="24"/>
          </w:rPr>
          <w:t xml:space="preserve"> module.</w:t>
        </w:r>
      </w:ins>
    </w:p>
    <w:p w14:paraId="2C333B7A" w14:textId="77777777" w:rsidR="00051424" w:rsidRPr="00051424" w:rsidRDefault="00051424" w:rsidP="00051424">
      <w:pPr>
        <w:spacing w:before="100" w:beforeAutospacing="1" w:after="100" w:afterAutospacing="1" w:line="240" w:lineRule="auto"/>
        <w:rPr>
          <w:ins w:id="2795" w:author="Admin" w:date="2026-07-06T15:49:00Z" w16du:dateUtc="2026-07-06T08:49:00Z"/>
          <w:rFonts w:ascii="Times New Roman" w:eastAsia="Times New Roman" w:hAnsi="Times New Roman" w:cs="Times New Roman"/>
          <w:sz w:val="24"/>
          <w:szCs w:val="24"/>
        </w:rPr>
      </w:pPr>
      <w:proofErr w:type="spellStart"/>
      <w:ins w:id="2796" w:author="Admin" w:date="2026-07-06T15:49:00Z" w16du:dateUtc="2026-07-06T08:49:00Z">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quản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theo</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trình</w:t>
        </w:r>
        <w:proofErr w:type="spellEnd"/>
        <w:r w:rsidRPr="00051424">
          <w:rPr>
            <w:rFonts w:ascii="Times New Roman" w:eastAsia="Times New Roman" w:hAnsi="Times New Roman" w:cs="Times New Roman"/>
            <w:sz w:val="24"/>
            <w:szCs w:val="24"/>
          </w:rPr>
          <w:t>.</w:t>
        </w:r>
      </w:ins>
    </w:p>
    <w:p w14:paraId="447D81B9"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797" w:author="Admin" w:date="2026-07-06T15:49:00Z" w16du:dateUtc="2026-07-06T08:49:00Z"/>
          <w:rFonts w:ascii="Courier New" w:eastAsia="Times New Roman" w:hAnsi="Courier New" w:cs="Courier New"/>
          <w:sz w:val="20"/>
          <w:szCs w:val="20"/>
        </w:rPr>
        <w:pPrChange w:id="2798"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799" w:author="Admin" w:date="2026-07-06T15:49:00Z" w16du:dateUtc="2026-07-06T08:49:00Z">
        <w:r w:rsidRPr="00051424">
          <w:rPr>
            <w:rFonts w:ascii="Courier New" w:eastAsia="Times New Roman" w:hAnsi="Courier New" w:cs="Courier New"/>
            <w:sz w:val="20"/>
            <w:szCs w:val="20"/>
          </w:rPr>
          <w:t>Create Business Project</w:t>
        </w:r>
      </w:ins>
    </w:p>
    <w:p w14:paraId="1DE67E36"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00" w:author="Admin" w:date="2026-07-06T15:49:00Z" w16du:dateUtc="2026-07-06T08:49:00Z"/>
          <w:rFonts w:ascii="Courier New" w:eastAsia="Times New Roman" w:hAnsi="Courier New" w:cs="Courier New"/>
          <w:sz w:val="20"/>
          <w:szCs w:val="20"/>
        </w:rPr>
        <w:pPrChange w:id="2801"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E849597"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02" w:author="Admin" w:date="2026-07-06T15:49:00Z" w16du:dateUtc="2026-07-06T08:49:00Z"/>
          <w:rFonts w:ascii="Courier New" w:eastAsia="Times New Roman" w:hAnsi="Courier New" w:cs="Courier New"/>
          <w:sz w:val="20"/>
          <w:szCs w:val="20"/>
        </w:rPr>
        <w:pPrChange w:id="2803"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04" w:author="Admin" w:date="2026-07-06T15:49:00Z" w16du:dateUtc="2026-07-06T08:49:00Z">
        <w:r w:rsidRPr="00051424">
          <w:rPr>
            <w:rFonts w:ascii="Courier New" w:eastAsia="Times New Roman" w:hAnsi="Courier New" w:cs="Courier New"/>
            <w:sz w:val="20"/>
            <w:szCs w:val="20"/>
          </w:rPr>
          <w:t>↓</w:t>
        </w:r>
      </w:ins>
    </w:p>
    <w:p w14:paraId="2F6B8FA2"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05" w:author="Admin" w:date="2026-07-06T15:49:00Z" w16du:dateUtc="2026-07-06T08:49:00Z"/>
          <w:rFonts w:ascii="Courier New" w:eastAsia="Times New Roman" w:hAnsi="Courier New" w:cs="Courier New"/>
          <w:sz w:val="20"/>
          <w:szCs w:val="20"/>
        </w:rPr>
        <w:pPrChange w:id="2806"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C720228"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07" w:author="Admin" w:date="2026-07-06T15:49:00Z" w16du:dateUtc="2026-07-06T08:49:00Z"/>
          <w:rFonts w:ascii="Courier New" w:eastAsia="Times New Roman" w:hAnsi="Courier New" w:cs="Courier New"/>
          <w:sz w:val="20"/>
          <w:szCs w:val="20"/>
        </w:rPr>
        <w:pPrChange w:id="2808"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09" w:author="Admin" w:date="2026-07-06T15:49:00Z" w16du:dateUtc="2026-07-06T08:49:00Z">
        <w:r w:rsidRPr="00051424">
          <w:rPr>
            <w:rFonts w:ascii="Courier New" w:eastAsia="Times New Roman" w:hAnsi="Courier New" w:cs="Courier New"/>
            <w:sz w:val="20"/>
            <w:szCs w:val="20"/>
          </w:rPr>
          <w:t>Business Context</w:t>
        </w:r>
      </w:ins>
    </w:p>
    <w:p w14:paraId="4CC99D3C"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10" w:author="Admin" w:date="2026-07-06T15:49:00Z" w16du:dateUtc="2026-07-06T08:49:00Z"/>
          <w:rFonts w:ascii="Courier New" w:eastAsia="Times New Roman" w:hAnsi="Courier New" w:cs="Courier New"/>
          <w:sz w:val="20"/>
          <w:szCs w:val="20"/>
        </w:rPr>
        <w:pPrChange w:id="2811"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DA1E56E"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12" w:author="Admin" w:date="2026-07-06T15:49:00Z" w16du:dateUtc="2026-07-06T08:49:00Z"/>
          <w:rFonts w:ascii="Courier New" w:eastAsia="Times New Roman" w:hAnsi="Courier New" w:cs="Courier New"/>
          <w:sz w:val="20"/>
          <w:szCs w:val="20"/>
        </w:rPr>
        <w:pPrChange w:id="2813"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14" w:author="Admin" w:date="2026-07-06T15:49:00Z" w16du:dateUtc="2026-07-06T08:49:00Z">
        <w:r w:rsidRPr="00051424">
          <w:rPr>
            <w:rFonts w:ascii="Courier New" w:eastAsia="Times New Roman" w:hAnsi="Courier New" w:cs="Courier New"/>
            <w:sz w:val="20"/>
            <w:szCs w:val="20"/>
          </w:rPr>
          <w:t>↓</w:t>
        </w:r>
      </w:ins>
    </w:p>
    <w:p w14:paraId="76EB969B"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15" w:author="Admin" w:date="2026-07-06T15:49:00Z" w16du:dateUtc="2026-07-06T08:49:00Z"/>
          <w:rFonts w:ascii="Courier New" w:eastAsia="Times New Roman" w:hAnsi="Courier New" w:cs="Courier New"/>
          <w:sz w:val="20"/>
          <w:szCs w:val="20"/>
        </w:rPr>
        <w:pPrChange w:id="2816"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6FDBD02"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17" w:author="Admin" w:date="2026-07-06T15:49:00Z" w16du:dateUtc="2026-07-06T08:49:00Z"/>
          <w:rFonts w:ascii="Courier New" w:eastAsia="Times New Roman" w:hAnsi="Courier New" w:cs="Courier New"/>
          <w:sz w:val="20"/>
          <w:szCs w:val="20"/>
        </w:rPr>
        <w:pPrChange w:id="2818"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19" w:author="Admin" w:date="2026-07-06T15:49:00Z" w16du:dateUtc="2026-07-06T08:49:00Z">
        <w:r w:rsidRPr="00051424">
          <w:rPr>
            <w:rFonts w:ascii="Courier New" w:eastAsia="Times New Roman" w:hAnsi="Courier New" w:cs="Courier New"/>
            <w:sz w:val="20"/>
            <w:szCs w:val="20"/>
          </w:rPr>
          <w:t>Business Discovery</w:t>
        </w:r>
      </w:ins>
    </w:p>
    <w:p w14:paraId="0F48C395"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20" w:author="Admin" w:date="2026-07-06T15:49:00Z" w16du:dateUtc="2026-07-06T08:49:00Z"/>
          <w:rFonts w:ascii="Courier New" w:eastAsia="Times New Roman" w:hAnsi="Courier New" w:cs="Courier New"/>
          <w:sz w:val="20"/>
          <w:szCs w:val="20"/>
        </w:rPr>
        <w:pPrChange w:id="2821"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583D409"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22" w:author="Admin" w:date="2026-07-06T15:49:00Z" w16du:dateUtc="2026-07-06T08:49:00Z"/>
          <w:rFonts w:ascii="Courier New" w:eastAsia="Times New Roman" w:hAnsi="Courier New" w:cs="Courier New"/>
          <w:sz w:val="20"/>
          <w:szCs w:val="20"/>
        </w:rPr>
        <w:pPrChange w:id="2823"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24" w:author="Admin" w:date="2026-07-06T15:49:00Z" w16du:dateUtc="2026-07-06T08:49:00Z">
        <w:r w:rsidRPr="00051424">
          <w:rPr>
            <w:rFonts w:ascii="Courier New" w:eastAsia="Times New Roman" w:hAnsi="Courier New" w:cs="Courier New"/>
            <w:sz w:val="20"/>
            <w:szCs w:val="20"/>
          </w:rPr>
          <w:t>↓</w:t>
        </w:r>
      </w:ins>
    </w:p>
    <w:p w14:paraId="5D6A6437"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25" w:author="Admin" w:date="2026-07-06T15:49:00Z" w16du:dateUtc="2026-07-06T08:49:00Z"/>
          <w:rFonts w:ascii="Courier New" w:eastAsia="Times New Roman" w:hAnsi="Courier New" w:cs="Courier New"/>
          <w:sz w:val="20"/>
          <w:szCs w:val="20"/>
        </w:rPr>
        <w:pPrChange w:id="2826"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5937110"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27" w:author="Admin" w:date="2026-07-06T15:49:00Z" w16du:dateUtc="2026-07-06T08:49:00Z"/>
          <w:rFonts w:ascii="Courier New" w:eastAsia="Times New Roman" w:hAnsi="Courier New" w:cs="Courier New"/>
          <w:sz w:val="20"/>
          <w:szCs w:val="20"/>
        </w:rPr>
        <w:pPrChange w:id="2828"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29" w:author="Admin" w:date="2026-07-06T15:49:00Z" w16du:dateUtc="2026-07-06T08:49:00Z">
        <w:r w:rsidRPr="00051424">
          <w:rPr>
            <w:rFonts w:ascii="Courier New" w:eastAsia="Times New Roman" w:hAnsi="Courier New" w:cs="Courier New"/>
            <w:sz w:val="20"/>
            <w:szCs w:val="20"/>
          </w:rPr>
          <w:lastRenderedPageBreak/>
          <w:t>Business Diagnosis</w:t>
        </w:r>
      </w:ins>
    </w:p>
    <w:p w14:paraId="14655FE9"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30" w:author="Admin" w:date="2026-07-06T15:49:00Z" w16du:dateUtc="2026-07-06T08:49:00Z"/>
          <w:rFonts w:ascii="Courier New" w:eastAsia="Times New Roman" w:hAnsi="Courier New" w:cs="Courier New"/>
          <w:sz w:val="20"/>
          <w:szCs w:val="20"/>
        </w:rPr>
        <w:pPrChange w:id="2831"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01D331B"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32" w:author="Admin" w:date="2026-07-06T15:49:00Z" w16du:dateUtc="2026-07-06T08:49:00Z"/>
          <w:rFonts w:ascii="Courier New" w:eastAsia="Times New Roman" w:hAnsi="Courier New" w:cs="Courier New"/>
          <w:sz w:val="20"/>
          <w:szCs w:val="20"/>
        </w:rPr>
        <w:pPrChange w:id="2833"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34" w:author="Admin" w:date="2026-07-06T15:49:00Z" w16du:dateUtc="2026-07-06T08:49:00Z">
        <w:r w:rsidRPr="00051424">
          <w:rPr>
            <w:rFonts w:ascii="Courier New" w:eastAsia="Times New Roman" w:hAnsi="Courier New" w:cs="Courier New"/>
            <w:sz w:val="20"/>
            <w:szCs w:val="20"/>
          </w:rPr>
          <w:t>↓</w:t>
        </w:r>
      </w:ins>
    </w:p>
    <w:p w14:paraId="4B3E54E5"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35" w:author="Admin" w:date="2026-07-06T15:49:00Z" w16du:dateUtc="2026-07-06T08:49:00Z"/>
          <w:rFonts w:ascii="Courier New" w:eastAsia="Times New Roman" w:hAnsi="Courier New" w:cs="Courier New"/>
          <w:sz w:val="20"/>
          <w:szCs w:val="20"/>
        </w:rPr>
        <w:pPrChange w:id="2836"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14BB6F9"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37" w:author="Admin" w:date="2026-07-06T15:49:00Z" w16du:dateUtc="2026-07-06T08:49:00Z"/>
          <w:rFonts w:ascii="Courier New" w:eastAsia="Times New Roman" w:hAnsi="Courier New" w:cs="Courier New"/>
          <w:sz w:val="20"/>
          <w:szCs w:val="20"/>
        </w:rPr>
        <w:pPrChange w:id="2838"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39" w:author="Admin" w:date="2026-07-06T15:49:00Z" w16du:dateUtc="2026-07-06T08:49:00Z">
        <w:r w:rsidRPr="00051424">
          <w:rPr>
            <w:rFonts w:ascii="Courier New" w:eastAsia="Times New Roman" w:hAnsi="Courier New" w:cs="Courier New"/>
            <w:sz w:val="20"/>
            <w:szCs w:val="20"/>
          </w:rPr>
          <w:t>Transformation</w:t>
        </w:r>
      </w:ins>
    </w:p>
    <w:p w14:paraId="40B749DF"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40" w:author="Admin" w:date="2026-07-06T15:49:00Z" w16du:dateUtc="2026-07-06T08:49:00Z"/>
          <w:rFonts w:ascii="Courier New" w:eastAsia="Times New Roman" w:hAnsi="Courier New" w:cs="Courier New"/>
          <w:sz w:val="20"/>
          <w:szCs w:val="20"/>
        </w:rPr>
        <w:pPrChange w:id="2841"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299BA91"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42" w:author="Admin" w:date="2026-07-06T15:49:00Z" w16du:dateUtc="2026-07-06T08:49:00Z"/>
          <w:rFonts w:ascii="Courier New" w:eastAsia="Times New Roman" w:hAnsi="Courier New" w:cs="Courier New"/>
          <w:sz w:val="20"/>
          <w:szCs w:val="20"/>
        </w:rPr>
        <w:pPrChange w:id="2843"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44" w:author="Admin" w:date="2026-07-06T15:49:00Z" w16du:dateUtc="2026-07-06T08:49:00Z">
        <w:r w:rsidRPr="00051424">
          <w:rPr>
            <w:rFonts w:ascii="Courier New" w:eastAsia="Times New Roman" w:hAnsi="Courier New" w:cs="Courier New"/>
            <w:sz w:val="20"/>
            <w:szCs w:val="20"/>
          </w:rPr>
          <w:t>↓</w:t>
        </w:r>
      </w:ins>
    </w:p>
    <w:p w14:paraId="6E971C3F"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45" w:author="Admin" w:date="2026-07-06T15:49:00Z" w16du:dateUtc="2026-07-06T08:49:00Z"/>
          <w:rFonts w:ascii="Courier New" w:eastAsia="Times New Roman" w:hAnsi="Courier New" w:cs="Courier New"/>
          <w:sz w:val="20"/>
          <w:szCs w:val="20"/>
        </w:rPr>
        <w:pPrChange w:id="2846"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6239958"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47" w:author="Admin" w:date="2026-07-06T15:49:00Z" w16du:dateUtc="2026-07-06T08:49:00Z"/>
          <w:rFonts w:ascii="Courier New" w:eastAsia="Times New Roman" w:hAnsi="Courier New" w:cs="Courier New"/>
          <w:sz w:val="20"/>
          <w:szCs w:val="20"/>
        </w:rPr>
        <w:pPrChange w:id="2848"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49" w:author="Admin" w:date="2026-07-06T15:49:00Z" w16du:dateUtc="2026-07-06T08:49:00Z">
        <w:r w:rsidRPr="00051424">
          <w:rPr>
            <w:rFonts w:ascii="Courier New" w:eastAsia="Times New Roman" w:hAnsi="Courier New" w:cs="Courier New"/>
            <w:sz w:val="20"/>
            <w:szCs w:val="20"/>
          </w:rPr>
          <w:t>Delivery</w:t>
        </w:r>
      </w:ins>
    </w:p>
    <w:p w14:paraId="0EBE9392"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50" w:author="Admin" w:date="2026-07-06T15:49:00Z" w16du:dateUtc="2026-07-06T08:49:00Z"/>
          <w:rFonts w:ascii="Courier New" w:eastAsia="Times New Roman" w:hAnsi="Courier New" w:cs="Courier New"/>
          <w:sz w:val="20"/>
          <w:szCs w:val="20"/>
        </w:rPr>
        <w:pPrChange w:id="2851"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0301045"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52" w:author="Admin" w:date="2026-07-06T15:49:00Z" w16du:dateUtc="2026-07-06T08:49:00Z"/>
          <w:rFonts w:ascii="Courier New" w:eastAsia="Times New Roman" w:hAnsi="Courier New" w:cs="Courier New"/>
          <w:sz w:val="20"/>
          <w:szCs w:val="20"/>
        </w:rPr>
        <w:pPrChange w:id="2853"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54" w:author="Admin" w:date="2026-07-06T15:49:00Z" w16du:dateUtc="2026-07-06T08:49:00Z">
        <w:r w:rsidRPr="00051424">
          <w:rPr>
            <w:rFonts w:ascii="Courier New" w:eastAsia="Times New Roman" w:hAnsi="Courier New" w:cs="Courier New"/>
            <w:sz w:val="20"/>
            <w:szCs w:val="20"/>
          </w:rPr>
          <w:t>↓</w:t>
        </w:r>
      </w:ins>
    </w:p>
    <w:p w14:paraId="0EED04CE"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55" w:author="Admin" w:date="2026-07-06T15:49:00Z" w16du:dateUtc="2026-07-06T08:49:00Z"/>
          <w:rFonts w:ascii="Courier New" w:eastAsia="Times New Roman" w:hAnsi="Courier New" w:cs="Courier New"/>
          <w:sz w:val="20"/>
          <w:szCs w:val="20"/>
        </w:rPr>
        <w:pPrChange w:id="2856"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5DE0F3B"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57" w:author="Admin" w:date="2026-07-06T15:49:00Z" w16du:dateUtc="2026-07-06T08:49:00Z"/>
          <w:rFonts w:ascii="Courier New" w:eastAsia="Times New Roman" w:hAnsi="Courier New" w:cs="Courier New"/>
          <w:sz w:val="20"/>
          <w:szCs w:val="20"/>
        </w:rPr>
        <w:pPrChange w:id="2858"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59" w:author="Admin" w:date="2026-07-06T15:49:00Z" w16du:dateUtc="2026-07-06T08:49:00Z">
        <w:r w:rsidRPr="00051424">
          <w:rPr>
            <w:rFonts w:ascii="Courier New" w:eastAsia="Times New Roman" w:hAnsi="Courier New" w:cs="Courier New"/>
            <w:sz w:val="20"/>
            <w:szCs w:val="20"/>
          </w:rPr>
          <w:t>Knowledge</w:t>
        </w:r>
      </w:ins>
    </w:p>
    <w:p w14:paraId="22FB0D59"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60" w:author="Admin" w:date="2026-07-06T15:49:00Z" w16du:dateUtc="2026-07-06T08:49:00Z"/>
          <w:rFonts w:ascii="Courier New" w:eastAsia="Times New Roman" w:hAnsi="Courier New" w:cs="Courier New"/>
          <w:sz w:val="20"/>
          <w:szCs w:val="20"/>
        </w:rPr>
        <w:pPrChange w:id="2861"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43BCAAE"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62" w:author="Admin" w:date="2026-07-06T15:49:00Z" w16du:dateUtc="2026-07-06T08:49:00Z"/>
          <w:rFonts w:ascii="Courier New" w:eastAsia="Times New Roman" w:hAnsi="Courier New" w:cs="Courier New"/>
          <w:sz w:val="20"/>
          <w:szCs w:val="20"/>
        </w:rPr>
        <w:pPrChange w:id="2863"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64" w:author="Admin" w:date="2026-07-06T15:49:00Z" w16du:dateUtc="2026-07-06T08:49:00Z">
        <w:r w:rsidRPr="00051424">
          <w:rPr>
            <w:rFonts w:ascii="Courier New" w:eastAsia="Times New Roman" w:hAnsi="Courier New" w:cs="Courier New"/>
            <w:sz w:val="20"/>
            <w:szCs w:val="20"/>
          </w:rPr>
          <w:t>↓</w:t>
        </w:r>
      </w:ins>
    </w:p>
    <w:p w14:paraId="54DB234A"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65" w:author="Admin" w:date="2026-07-06T15:49:00Z" w16du:dateUtc="2026-07-06T08:49:00Z"/>
          <w:rFonts w:ascii="Courier New" w:eastAsia="Times New Roman" w:hAnsi="Courier New" w:cs="Courier New"/>
          <w:sz w:val="20"/>
          <w:szCs w:val="20"/>
        </w:rPr>
        <w:pPrChange w:id="2866"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5E5C2EB" w14:textId="77777777" w:rsidR="00051424" w:rsidRPr="00051424" w:rsidRDefault="00051424"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2867" w:author="Admin" w:date="2026-07-06T15:49:00Z" w16du:dateUtc="2026-07-06T08:49:00Z"/>
          <w:rFonts w:ascii="Courier New" w:eastAsia="Times New Roman" w:hAnsi="Courier New" w:cs="Courier New"/>
          <w:sz w:val="20"/>
          <w:szCs w:val="20"/>
        </w:rPr>
        <w:pPrChange w:id="2868" w:author="Admin" w:date="2026-07-06T15:51:00Z" w16du:dateUtc="2026-07-06T08:51: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2869" w:author="Admin" w:date="2026-07-06T15:49:00Z" w16du:dateUtc="2026-07-06T08:49:00Z">
        <w:r w:rsidRPr="00051424">
          <w:rPr>
            <w:rFonts w:ascii="Courier New" w:eastAsia="Times New Roman" w:hAnsi="Courier New" w:cs="Courier New"/>
            <w:sz w:val="20"/>
            <w:szCs w:val="20"/>
          </w:rPr>
          <w:t>Customer Success</w:t>
        </w:r>
      </w:ins>
    </w:p>
    <w:p w14:paraId="0A73A6F0" w14:textId="77777777" w:rsidR="00051424" w:rsidRPr="00051424" w:rsidRDefault="00051424" w:rsidP="00051424">
      <w:pPr>
        <w:spacing w:before="100" w:beforeAutospacing="1" w:after="100" w:afterAutospacing="1" w:line="240" w:lineRule="auto"/>
        <w:rPr>
          <w:ins w:id="2870" w:author="Admin" w:date="2026-07-06T15:49:00Z" w16du:dateUtc="2026-07-06T08:49:00Z"/>
          <w:rFonts w:ascii="Times New Roman" w:eastAsia="Times New Roman" w:hAnsi="Times New Roman" w:cs="Times New Roman"/>
          <w:sz w:val="24"/>
          <w:szCs w:val="24"/>
        </w:rPr>
      </w:pPr>
      <w:proofErr w:type="spellStart"/>
      <w:ins w:id="2871" w:author="Admin" w:date="2026-07-06T15:49:00Z" w16du:dateUtc="2026-07-06T08:49:00Z">
        <w:r w:rsidRPr="00051424">
          <w:rPr>
            <w:rFonts w:ascii="Times New Roman" w:eastAsia="Times New Roman" w:hAnsi="Times New Roman" w:cs="Times New Roman"/>
            <w:sz w:val="24"/>
            <w:szCs w:val="24"/>
          </w:rPr>
          <w:t>Mỗi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giai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đoạn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chỉ</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được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chuyển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tiếp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đáp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ứng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đầy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đủ</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điều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kiện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w:t>
        </w:r>
      </w:ins>
    </w:p>
    <w:p w14:paraId="2565A3B1" w14:textId="77777777" w:rsidR="00051424" w:rsidRPr="00051424" w:rsidRDefault="00051424" w:rsidP="00051424">
      <w:pPr>
        <w:spacing w:before="100" w:beforeAutospacing="1" w:after="100" w:afterAutospacing="1" w:line="240" w:lineRule="auto"/>
        <w:outlineLvl w:val="0"/>
        <w:rPr>
          <w:ins w:id="2872" w:author="Admin" w:date="2026-07-06T15:49:00Z" w16du:dateUtc="2026-07-06T08:49:00Z"/>
          <w:rFonts w:ascii="Times New Roman" w:eastAsia="Times New Roman" w:hAnsi="Times New Roman" w:cs="Times New Roman"/>
          <w:b/>
          <w:bCs/>
          <w:kern w:val="36"/>
          <w:sz w:val="48"/>
          <w:szCs w:val="48"/>
        </w:rPr>
      </w:pPr>
      <w:ins w:id="2873" w:author="Admin" w:date="2026-07-06T15:49:00Z" w16du:dateUtc="2026-07-06T08:49:00Z">
        <w:r w:rsidRPr="00051424">
          <w:rPr>
            <w:rFonts w:ascii="Times New Roman" w:eastAsia="Times New Roman" w:hAnsi="Times New Roman" w:cs="Times New Roman"/>
            <w:b/>
            <w:bCs/>
            <w:kern w:val="36"/>
            <w:sz w:val="48"/>
            <w:szCs w:val="48"/>
          </w:rPr>
          <w:t>2.7. Business Rules</w:t>
        </w:r>
      </w:ins>
    </w:p>
    <w:p w14:paraId="47457892" w14:textId="77777777" w:rsidR="00051424" w:rsidRPr="00051424" w:rsidRDefault="00051424" w:rsidP="00051424">
      <w:pPr>
        <w:spacing w:before="100" w:beforeAutospacing="1" w:after="100" w:afterAutospacing="1" w:line="240" w:lineRule="auto"/>
        <w:rPr>
          <w:ins w:id="2874" w:author="Admin" w:date="2026-07-06T15:49:00Z" w16du:dateUtc="2026-07-06T08:49:00Z"/>
          <w:rFonts w:ascii="Times New Roman" w:eastAsia="Times New Roman" w:hAnsi="Times New Roman" w:cs="Times New Roman"/>
          <w:sz w:val="24"/>
          <w:szCs w:val="24"/>
        </w:rPr>
      </w:pPr>
      <w:proofErr w:type="spellStart"/>
      <w:ins w:id="2875" w:author="Admin" w:date="2026-07-06T15:49:00Z" w16du:dateUtc="2026-07-06T08:49:00Z">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cần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tuân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thủ</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tắc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sau</w:t>
        </w:r>
        <w:proofErr w:type="spellEnd"/>
        <w:r w:rsidRPr="00051424">
          <w:rPr>
            <w:rFonts w:ascii="Times New Roman" w:eastAsia="Times New Roman" w:hAnsi="Times New Roman" w:cs="Times New Roman"/>
            <w:sz w:val="24"/>
            <w:szCs w:val="24"/>
          </w:rPr>
          <w:t>.</w:t>
        </w:r>
      </w:ins>
    </w:p>
    <w:p w14:paraId="4F2F4684" w14:textId="77777777" w:rsidR="00051424" w:rsidRPr="00051424" w:rsidRDefault="00051424" w:rsidP="00051424">
      <w:pPr>
        <w:spacing w:before="100" w:beforeAutospacing="1" w:after="100" w:afterAutospacing="1" w:line="240" w:lineRule="auto"/>
        <w:outlineLvl w:val="2"/>
        <w:rPr>
          <w:ins w:id="2876" w:author="Admin" w:date="2026-07-06T15:49:00Z" w16du:dateUtc="2026-07-06T08:49:00Z"/>
          <w:rFonts w:ascii="Times New Roman" w:eastAsia="Times New Roman" w:hAnsi="Times New Roman" w:cs="Times New Roman"/>
          <w:b/>
          <w:bCs/>
          <w:sz w:val="27"/>
          <w:szCs w:val="27"/>
        </w:rPr>
      </w:pPr>
      <w:ins w:id="2877" w:author="Admin" w:date="2026-07-06T15:49:00Z" w16du:dateUtc="2026-07-06T08:49:00Z">
        <w:r w:rsidRPr="00051424">
          <w:rPr>
            <w:rFonts w:ascii="Times New Roman" w:eastAsia="Times New Roman" w:hAnsi="Times New Roman" w:cs="Times New Roman"/>
            <w:b/>
            <w:bCs/>
            <w:sz w:val="27"/>
            <w:szCs w:val="27"/>
          </w:rPr>
          <w:t>Rule 1</w:t>
        </w:r>
      </w:ins>
    </w:p>
    <w:p w14:paraId="63B108BF" w14:textId="77777777" w:rsidR="00051424" w:rsidRPr="00051424" w:rsidRDefault="00051424" w:rsidP="00051424">
      <w:pPr>
        <w:spacing w:before="100" w:beforeAutospacing="1" w:after="100" w:afterAutospacing="1" w:line="240" w:lineRule="auto"/>
        <w:rPr>
          <w:ins w:id="2878" w:author="Admin" w:date="2026-07-06T15:49:00Z" w16du:dateUtc="2026-07-06T08:49:00Z"/>
          <w:rFonts w:ascii="Times New Roman" w:eastAsia="Times New Roman" w:hAnsi="Times New Roman" w:cs="Times New Roman"/>
          <w:sz w:val="24"/>
          <w:szCs w:val="24"/>
        </w:rPr>
      </w:pPr>
      <w:proofErr w:type="spellStart"/>
      <w:ins w:id="2879" w:author="Admin" w:date="2026-07-06T15:49:00Z" w16du:dateUtc="2026-07-06T08:49:00Z">
        <w:r w:rsidRPr="00051424">
          <w:rPr>
            <w:rFonts w:ascii="Times New Roman" w:eastAsia="Times New Roman" w:hAnsi="Times New Roman" w:cs="Times New Roman"/>
            <w:sz w:val="24"/>
            <w:szCs w:val="24"/>
          </w:rPr>
          <w:t>Mỗi</w:t>
        </w:r>
        <w:proofErr w:type="spellEnd"/>
        <w:r w:rsidRPr="00051424">
          <w:rPr>
            <w:rFonts w:ascii="Times New Roman" w:eastAsia="Times New Roman" w:hAnsi="Times New Roman" w:cs="Times New Roman"/>
            <w:sz w:val="24"/>
            <w:szCs w:val="24"/>
          </w:rPr>
          <w:t xml:space="preserve"> Business Project </w:t>
        </w:r>
        <w:proofErr w:type="spellStart"/>
        <w:r w:rsidRPr="00051424">
          <w:rPr>
            <w:rFonts w:ascii="Times New Roman" w:eastAsia="Times New Roman" w:hAnsi="Times New Roman" w:cs="Times New Roman"/>
            <w:sz w:val="24"/>
            <w:szCs w:val="24"/>
          </w:rPr>
          <w:t>chỉ</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có</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một</w:t>
        </w:r>
        <w:proofErr w:type="spellEnd"/>
        <w:r w:rsidRPr="00051424">
          <w:rPr>
            <w:rFonts w:ascii="Times New Roman" w:eastAsia="Times New Roman" w:hAnsi="Times New Roman" w:cs="Times New Roman"/>
            <w:sz w:val="24"/>
            <w:szCs w:val="24"/>
          </w:rPr>
          <w:t xml:space="preserve"> Business Context.</w:t>
        </w:r>
      </w:ins>
    </w:p>
    <w:p w14:paraId="161CF08B" w14:textId="77777777" w:rsidR="00051424" w:rsidRPr="00051424" w:rsidRDefault="00051424" w:rsidP="00051424">
      <w:pPr>
        <w:spacing w:before="100" w:beforeAutospacing="1" w:after="100" w:afterAutospacing="1" w:line="240" w:lineRule="auto"/>
        <w:outlineLvl w:val="2"/>
        <w:rPr>
          <w:ins w:id="2880" w:author="Admin" w:date="2026-07-06T15:49:00Z" w16du:dateUtc="2026-07-06T08:49:00Z"/>
          <w:rFonts w:ascii="Times New Roman" w:eastAsia="Times New Roman" w:hAnsi="Times New Roman" w:cs="Times New Roman"/>
          <w:b/>
          <w:bCs/>
          <w:sz w:val="27"/>
          <w:szCs w:val="27"/>
        </w:rPr>
      </w:pPr>
      <w:ins w:id="2881" w:author="Admin" w:date="2026-07-06T15:49:00Z" w16du:dateUtc="2026-07-06T08:49:00Z">
        <w:r w:rsidRPr="00051424">
          <w:rPr>
            <w:rFonts w:ascii="Times New Roman" w:eastAsia="Times New Roman" w:hAnsi="Times New Roman" w:cs="Times New Roman"/>
            <w:b/>
            <w:bCs/>
            <w:sz w:val="27"/>
            <w:szCs w:val="27"/>
          </w:rPr>
          <w:t>Rule 2</w:t>
        </w:r>
      </w:ins>
    </w:p>
    <w:p w14:paraId="6F44AF81" w14:textId="77777777" w:rsidR="00051424" w:rsidRPr="00051424" w:rsidRDefault="00051424" w:rsidP="00051424">
      <w:pPr>
        <w:spacing w:before="100" w:beforeAutospacing="1" w:after="100" w:afterAutospacing="1" w:line="240" w:lineRule="auto"/>
        <w:rPr>
          <w:ins w:id="2882" w:author="Admin" w:date="2026-07-06T15:49:00Z" w16du:dateUtc="2026-07-06T08:49:00Z"/>
          <w:rFonts w:ascii="Times New Roman" w:eastAsia="Times New Roman" w:hAnsi="Times New Roman" w:cs="Times New Roman"/>
          <w:sz w:val="24"/>
          <w:szCs w:val="24"/>
        </w:rPr>
      </w:pPr>
      <w:ins w:id="2883" w:author="Admin" w:date="2026-07-06T15:49:00Z" w16du:dateUtc="2026-07-06T08:49:00Z">
        <w:r w:rsidRPr="00051424">
          <w:rPr>
            <w:rFonts w:ascii="Times New Roman" w:eastAsia="Times New Roman" w:hAnsi="Times New Roman" w:cs="Times New Roman"/>
            <w:sz w:val="24"/>
            <w:szCs w:val="24"/>
          </w:rPr>
          <w:t xml:space="preserve">Discovery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hoàn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thành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trước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bắt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đầu</w:t>
        </w:r>
        <w:proofErr w:type="spellEnd"/>
        <w:r w:rsidRPr="00051424">
          <w:rPr>
            <w:rFonts w:ascii="Times New Roman" w:eastAsia="Times New Roman" w:hAnsi="Times New Roman" w:cs="Times New Roman"/>
            <w:sz w:val="24"/>
            <w:szCs w:val="24"/>
          </w:rPr>
          <w:t xml:space="preserve"> Diagnosis.</w:t>
        </w:r>
      </w:ins>
    </w:p>
    <w:p w14:paraId="614E16CE" w14:textId="77777777" w:rsidR="00051424" w:rsidRPr="00051424" w:rsidRDefault="00051424" w:rsidP="00051424">
      <w:pPr>
        <w:spacing w:before="100" w:beforeAutospacing="1" w:after="100" w:afterAutospacing="1" w:line="240" w:lineRule="auto"/>
        <w:outlineLvl w:val="2"/>
        <w:rPr>
          <w:ins w:id="2884" w:author="Admin" w:date="2026-07-06T15:49:00Z" w16du:dateUtc="2026-07-06T08:49:00Z"/>
          <w:rFonts w:ascii="Times New Roman" w:eastAsia="Times New Roman" w:hAnsi="Times New Roman" w:cs="Times New Roman"/>
          <w:b/>
          <w:bCs/>
          <w:sz w:val="27"/>
          <w:szCs w:val="27"/>
        </w:rPr>
      </w:pPr>
      <w:ins w:id="2885" w:author="Admin" w:date="2026-07-06T15:49:00Z" w16du:dateUtc="2026-07-06T08:49:00Z">
        <w:r w:rsidRPr="00051424">
          <w:rPr>
            <w:rFonts w:ascii="Times New Roman" w:eastAsia="Times New Roman" w:hAnsi="Times New Roman" w:cs="Times New Roman"/>
            <w:b/>
            <w:bCs/>
            <w:sz w:val="27"/>
            <w:szCs w:val="27"/>
          </w:rPr>
          <w:t>Rule 3</w:t>
        </w:r>
      </w:ins>
    </w:p>
    <w:p w14:paraId="0BCDD46D" w14:textId="77777777" w:rsidR="00051424" w:rsidRPr="00051424" w:rsidRDefault="00051424" w:rsidP="00051424">
      <w:pPr>
        <w:spacing w:before="100" w:beforeAutospacing="1" w:after="100" w:afterAutospacing="1" w:line="240" w:lineRule="auto"/>
        <w:rPr>
          <w:ins w:id="2886" w:author="Admin" w:date="2026-07-06T15:49:00Z" w16du:dateUtc="2026-07-06T08:49:00Z"/>
          <w:rFonts w:ascii="Times New Roman" w:eastAsia="Times New Roman" w:hAnsi="Times New Roman" w:cs="Times New Roman"/>
          <w:sz w:val="24"/>
          <w:szCs w:val="24"/>
        </w:rPr>
      </w:pPr>
      <w:ins w:id="2887" w:author="Admin" w:date="2026-07-06T15:49:00Z" w16du:dateUtc="2026-07-06T08:49:00Z">
        <w:r w:rsidRPr="00051424">
          <w:rPr>
            <w:rFonts w:ascii="Times New Roman" w:eastAsia="Times New Roman" w:hAnsi="Times New Roman" w:cs="Times New Roman"/>
            <w:sz w:val="24"/>
            <w:szCs w:val="24"/>
          </w:rPr>
          <w:t xml:space="preserve">Diagnosis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được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phê</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duyệt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trước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lập</w:t>
        </w:r>
        <w:proofErr w:type="spellEnd"/>
        <w:r w:rsidRPr="00051424">
          <w:rPr>
            <w:rFonts w:ascii="Times New Roman" w:eastAsia="Times New Roman" w:hAnsi="Times New Roman" w:cs="Times New Roman"/>
            <w:sz w:val="24"/>
            <w:szCs w:val="24"/>
          </w:rPr>
          <w:t xml:space="preserve"> Roadmap.</w:t>
        </w:r>
      </w:ins>
    </w:p>
    <w:p w14:paraId="297BEA4D" w14:textId="77777777" w:rsidR="00051424" w:rsidRPr="00051424" w:rsidRDefault="00051424" w:rsidP="00051424">
      <w:pPr>
        <w:spacing w:before="100" w:beforeAutospacing="1" w:after="100" w:afterAutospacing="1" w:line="240" w:lineRule="auto"/>
        <w:outlineLvl w:val="2"/>
        <w:rPr>
          <w:ins w:id="2888" w:author="Admin" w:date="2026-07-06T15:49:00Z" w16du:dateUtc="2026-07-06T08:49:00Z"/>
          <w:rFonts w:ascii="Times New Roman" w:eastAsia="Times New Roman" w:hAnsi="Times New Roman" w:cs="Times New Roman"/>
          <w:b/>
          <w:bCs/>
          <w:sz w:val="27"/>
          <w:szCs w:val="27"/>
        </w:rPr>
      </w:pPr>
      <w:ins w:id="2889" w:author="Admin" w:date="2026-07-06T15:49:00Z" w16du:dateUtc="2026-07-06T08:49:00Z">
        <w:r w:rsidRPr="00051424">
          <w:rPr>
            <w:rFonts w:ascii="Times New Roman" w:eastAsia="Times New Roman" w:hAnsi="Times New Roman" w:cs="Times New Roman"/>
            <w:b/>
            <w:bCs/>
            <w:sz w:val="27"/>
            <w:szCs w:val="27"/>
          </w:rPr>
          <w:t>Rule 4</w:t>
        </w:r>
      </w:ins>
    </w:p>
    <w:p w14:paraId="11D855A1" w14:textId="77777777" w:rsidR="00051424" w:rsidRPr="00051424" w:rsidRDefault="00051424" w:rsidP="00051424">
      <w:pPr>
        <w:spacing w:before="100" w:beforeAutospacing="1" w:after="100" w:afterAutospacing="1" w:line="240" w:lineRule="auto"/>
        <w:rPr>
          <w:ins w:id="2890" w:author="Admin" w:date="2026-07-06T15:49:00Z" w16du:dateUtc="2026-07-06T08:49:00Z"/>
          <w:rFonts w:ascii="Times New Roman" w:eastAsia="Times New Roman" w:hAnsi="Times New Roman" w:cs="Times New Roman"/>
          <w:sz w:val="24"/>
          <w:szCs w:val="24"/>
        </w:rPr>
      </w:pPr>
      <w:ins w:id="2891" w:author="Admin" w:date="2026-07-06T15:49:00Z" w16du:dateUtc="2026-07-06T08:49:00Z">
        <w:r w:rsidRPr="00051424">
          <w:rPr>
            <w:rFonts w:ascii="Times New Roman" w:eastAsia="Times New Roman" w:hAnsi="Times New Roman" w:cs="Times New Roman"/>
            <w:sz w:val="24"/>
            <w:szCs w:val="24"/>
          </w:rPr>
          <w:t xml:space="preserve">Proposal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SOW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được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xác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nhận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trước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triển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khai</w:t>
        </w:r>
        <w:proofErr w:type="spellEnd"/>
        <w:r w:rsidRPr="00051424">
          <w:rPr>
            <w:rFonts w:ascii="Times New Roman" w:eastAsia="Times New Roman" w:hAnsi="Times New Roman" w:cs="Times New Roman"/>
            <w:sz w:val="24"/>
            <w:szCs w:val="24"/>
          </w:rPr>
          <w:t>.</w:t>
        </w:r>
      </w:ins>
    </w:p>
    <w:p w14:paraId="16ADB4CE" w14:textId="77777777" w:rsidR="00051424" w:rsidRPr="00051424" w:rsidRDefault="00051424" w:rsidP="00051424">
      <w:pPr>
        <w:spacing w:before="100" w:beforeAutospacing="1" w:after="100" w:afterAutospacing="1" w:line="240" w:lineRule="auto"/>
        <w:outlineLvl w:val="2"/>
        <w:rPr>
          <w:ins w:id="2892" w:author="Admin" w:date="2026-07-06T15:49:00Z" w16du:dateUtc="2026-07-06T08:49:00Z"/>
          <w:rFonts w:ascii="Times New Roman" w:eastAsia="Times New Roman" w:hAnsi="Times New Roman" w:cs="Times New Roman"/>
          <w:b/>
          <w:bCs/>
          <w:sz w:val="27"/>
          <w:szCs w:val="27"/>
        </w:rPr>
      </w:pPr>
      <w:ins w:id="2893" w:author="Admin" w:date="2026-07-06T15:49:00Z" w16du:dateUtc="2026-07-06T08:49:00Z">
        <w:r w:rsidRPr="00051424">
          <w:rPr>
            <w:rFonts w:ascii="Times New Roman" w:eastAsia="Times New Roman" w:hAnsi="Times New Roman" w:cs="Times New Roman"/>
            <w:b/>
            <w:bCs/>
            <w:sz w:val="27"/>
            <w:szCs w:val="27"/>
          </w:rPr>
          <w:t>Rule 5</w:t>
        </w:r>
      </w:ins>
    </w:p>
    <w:p w14:paraId="20FE0CDE" w14:textId="77777777" w:rsidR="00051424" w:rsidRPr="00051424" w:rsidRDefault="00051424" w:rsidP="00051424">
      <w:pPr>
        <w:spacing w:before="100" w:beforeAutospacing="1" w:after="100" w:afterAutospacing="1" w:line="240" w:lineRule="auto"/>
        <w:rPr>
          <w:ins w:id="2894" w:author="Admin" w:date="2026-07-06T15:49:00Z" w16du:dateUtc="2026-07-06T08:49:00Z"/>
          <w:rFonts w:ascii="Times New Roman" w:eastAsia="Times New Roman" w:hAnsi="Times New Roman" w:cs="Times New Roman"/>
          <w:sz w:val="24"/>
          <w:szCs w:val="24"/>
        </w:rPr>
      </w:pPr>
      <w:proofErr w:type="spellStart"/>
      <w:ins w:id="2895" w:author="Admin" w:date="2026-07-06T15:49:00Z" w16du:dateUtc="2026-07-06T08:49:00Z">
        <w:r w:rsidRPr="00051424">
          <w:rPr>
            <w:rFonts w:ascii="Times New Roman" w:eastAsia="Times New Roman" w:hAnsi="Times New Roman" w:cs="Times New Roman"/>
            <w:sz w:val="24"/>
            <w:szCs w:val="24"/>
          </w:rPr>
          <w:t>Mọi</w:t>
        </w:r>
        <w:proofErr w:type="spellEnd"/>
        <w:r w:rsidRPr="00051424">
          <w:rPr>
            <w:rFonts w:ascii="Times New Roman" w:eastAsia="Times New Roman" w:hAnsi="Times New Roman" w:cs="Times New Roman"/>
            <w:sz w:val="24"/>
            <w:szCs w:val="24"/>
          </w:rPr>
          <w:t xml:space="preserve"> Weekly Report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liên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kết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với</w:t>
        </w:r>
        <w:proofErr w:type="spellEnd"/>
        <w:r w:rsidRPr="00051424">
          <w:rPr>
            <w:rFonts w:ascii="Times New Roman" w:eastAsia="Times New Roman" w:hAnsi="Times New Roman" w:cs="Times New Roman"/>
            <w:sz w:val="24"/>
            <w:szCs w:val="24"/>
          </w:rPr>
          <w:t xml:space="preserve"> Business Project.</w:t>
        </w:r>
      </w:ins>
    </w:p>
    <w:p w14:paraId="3A8E82C7" w14:textId="77777777" w:rsidR="00051424" w:rsidRPr="00051424" w:rsidRDefault="00051424" w:rsidP="00051424">
      <w:pPr>
        <w:spacing w:before="100" w:beforeAutospacing="1" w:after="100" w:afterAutospacing="1" w:line="240" w:lineRule="auto"/>
        <w:outlineLvl w:val="2"/>
        <w:rPr>
          <w:ins w:id="2896" w:author="Admin" w:date="2026-07-06T15:49:00Z" w16du:dateUtc="2026-07-06T08:49:00Z"/>
          <w:rFonts w:ascii="Times New Roman" w:eastAsia="Times New Roman" w:hAnsi="Times New Roman" w:cs="Times New Roman"/>
          <w:b/>
          <w:bCs/>
          <w:sz w:val="27"/>
          <w:szCs w:val="27"/>
        </w:rPr>
      </w:pPr>
      <w:ins w:id="2897" w:author="Admin" w:date="2026-07-06T15:49:00Z" w16du:dateUtc="2026-07-06T08:49:00Z">
        <w:r w:rsidRPr="00051424">
          <w:rPr>
            <w:rFonts w:ascii="Times New Roman" w:eastAsia="Times New Roman" w:hAnsi="Times New Roman" w:cs="Times New Roman"/>
            <w:b/>
            <w:bCs/>
            <w:sz w:val="27"/>
            <w:szCs w:val="27"/>
          </w:rPr>
          <w:t>Rule 6</w:t>
        </w:r>
      </w:ins>
    </w:p>
    <w:p w14:paraId="083BD833" w14:textId="77777777" w:rsidR="00051424" w:rsidRPr="00051424" w:rsidRDefault="00051424" w:rsidP="00051424">
      <w:pPr>
        <w:spacing w:before="100" w:beforeAutospacing="1" w:after="100" w:afterAutospacing="1" w:line="240" w:lineRule="auto"/>
        <w:rPr>
          <w:ins w:id="2898" w:author="Admin" w:date="2026-07-06T15:49:00Z" w16du:dateUtc="2026-07-06T08:49:00Z"/>
          <w:rFonts w:ascii="Times New Roman" w:eastAsia="Times New Roman" w:hAnsi="Times New Roman" w:cs="Times New Roman"/>
          <w:sz w:val="24"/>
          <w:szCs w:val="24"/>
        </w:rPr>
      </w:pPr>
      <w:proofErr w:type="spellStart"/>
      <w:ins w:id="2899" w:author="Admin" w:date="2026-07-06T15:49:00Z" w16du:dateUtc="2026-07-06T08:49:00Z">
        <w:r w:rsidRPr="00051424">
          <w:rPr>
            <w:rFonts w:ascii="Times New Roman" w:eastAsia="Times New Roman" w:hAnsi="Times New Roman" w:cs="Times New Roman"/>
            <w:sz w:val="24"/>
            <w:szCs w:val="24"/>
          </w:rPr>
          <w:t>Mỗi</w:t>
        </w:r>
        <w:proofErr w:type="spellEnd"/>
        <w:r w:rsidRPr="00051424">
          <w:rPr>
            <w:rFonts w:ascii="Times New Roman" w:eastAsia="Times New Roman" w:hAnsi="Times New Roman" w:cs="Times New Roman"/>
            <w:sz w:val="24"/>
            <w:szCs w:val="24"/>
          </w:rPr>
          <w:t xml:space="preserve"> Business Project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có</w:t>
        </w:r>
        <w:proofErr w:type="spellEnd"/>
        <w:r w:rsidRPr="00051424">
          <w:rPr>
            <w:rFonts w:ascii="Times New Roman" w:eastAsia="Times New Roman" w:hAnsi="Times New Roman" w:cs="Times New Roman"/>
            <w:sz w:val="24"/>
            <w:szCs w:val="24"/>
          </w:rPr>
          <w:t xml:space="preserve"> Final Report </w:t>
        </w:r>
        <w:proofErr w:type="spellStart"/>
        <w:r w:rsidRPr="00051424">
          <w:rPr>
            <w:rFonts w:ascii="Times New Roman" w:eastAsia="Times New Roman" w:hAnsi="Times New Roman" w:cs="Times New Roman"/>
            <w:sz w:val="24"/>
            <w:szCs w:val="24"/>
          </w:rPr>
          <w:t>trước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đóng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án</w:t>
        </w:r>
        <w:proofErr w:type="spellEnd"/>
        <w:r w:rsidRPr="00051424">
          <w:rPr>
            <w:rFonts w:ascii="Times New Roman" w:eastAsia="Times New Roman" w:hAnsi="Times New Roman" w:cs="Times New Roman"/>
            <w:sz w:val="24"/>
            <w:szCs w:val="24"/>
          </w:rPr>
          <w:t>.</w:t>
        </w:r>
      </w:ins>
    </w:p>
    <w:p w14:paraId="43F867E8" w14:textId="77777777" w:rsidR="00051424" w:rsidRPr="00051424" w:rsidRDefault="00051424" w:rsidP="00051424">
      <w:pPr>
        <w:spacing w:before="100" w:beforeAutospacing="1" w:after="100" w:afterAutospacing="1" w:line="240" w:lineRule="auto"/>
        <w:outlineLvl w:val="2"/>
        <w:rPr>
          <w:ins w:id="2900" w:author="Admin" w:date="2026-07-06T15:49:00Z" w16du:dateUtc="2026-07-06T08:49:00Z"/>
          <w:rFonts w:ascii="Times New Roman" w:eastAsia="Times New Roman" w:hAnsi="Times New Roman" w:cs="Times New Roman"/>
          <w:b/>
          <w:bCs/>
          <w:sz w:val="27"/>
          <w:szCs w:val="27"/>
        </w:rPr>
      </w:pPr>
      <w:ins w:id="2901" w:author="Admin" w:date="2026-07-06T15:49:00Z" w16du:dateUtc="2026-07-06T08:49:00Z">
        <w:r w:rsidRPr="00051424">
          <w:rPr>
            <w:rFonts w:ascii="Times New Roman" w:eastAsia="Times New Roman" w:hAnsi="Times New Roman" w:cs="Times New Roman"/>
            <w:b/>
            <w:bCs/>
            <w:sz w:val="27"/>
            <w:szCs w:val="27"/>
          </w:rPr>
          <w:lastRenderedPageBreak/>
          <w:t>Rule 7</w:t>
        </w:r>
      </w:ins>
    </w:p>
    <w:p w14:paraId="2BB704A0" w14:textId="77777777" w:rsidR="00051424" w:rsidRPr="00051424" w:rsidRDefault="00051424" w:rsidP="00051424">
      <w:pPr>
        <w:spacing w:before="100" w:beforeAutospacing="1" w:after="100" w:afterAutospacing="1" w:line="240" w:lineRule="auto"/>
        <w:rPr>
          <w:ins w:id="2902" w:author="Admin" w:date="2026-07-06T15:49:00Z" w16du:dateUtc="2026-07-06T08:49:00Z"/>
          <w:rFonts w:ascii="Times New Roman" w:eastAsia="Times New Roman" w:hAnsi="Times New Roman" w:cs="Times New Roman"/>
          <w:sz w:val="24"/>
          <w:szCs w:val="24"/>
        </w:rPr>
      </w:pPr>
      <w:ins w:id="2903" w:author="Admin" w:date="2026-07-06T15:49:00Z" w16du:dateUtc="2026-07-06T08:49:00Z">
        <w:r w:rsidRPr="00051424">
          <w:rPr>
            <w:rFonts w:ascii="Times New Roman" w:eastAsia="Times New Roman" w:hAnsi="Times New Roman" w:cs="Times New Roman"/>
            <w:sz w:val="24"/>
            <w:szCs w:val="24"/>
          </w:rPr>
          <w:t xml:space="preserve">Sau </w:t>
        </w:r>
        <w:proofErr w:type="spellStart"/>
        <w:r w:rsidRPr="00051424">
          <w:rPr>
            <w:rFonts w:ascii="Times New Roman" w:eastAsia="Times New Roman" w:hAnsi="Times New Roman" w:cs="Times New Roman"/>
            <w:sz w:val="24"/>
            <w:szCs w:val="24"/>
          </w:rPr>
          <w:t>khi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đóng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án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có</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ít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nhất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một</w:t>
        </w:r>
        <w:proofErr w:type="spellEnd"/>
        <w:r w:rsidRPr="00051424">
          <w:rPr>
            <w:rFonts w:ascii="Times New Roman" w:eastAsia="Times New Roman" w:hAnsi="Times New Roman" w:cs="Times New Roman"/>
            <w:sz w:val="24"/>
            <w:szCs w:val="24"/>
          </w:rPr>
          <w:t>:</w:t>
        </w:r>
      </w:ins>
    </w:p>
    <w:p w14:paraId="273943B2" w14:textId="77777777" w:rsidR="00051424" w:rsidRPr="00051424" w:rsidRDefault="00051424" w:rsidP="00051424">
      <w:pPr>
        <w:numPr>
          <w:ilvl w:val="0"/>
          <w:numId w:val="249"/>
        </w:numPr>
        <w:spacing w:before="100" w:beforeAutospacing="1" w:after="100" w:afterAutospacing="1" w:line="240" w:lineRule="auto"/>
        <w:rPr>
          <w:ins w:id="2904" w:author="Admin" w:date="2026-07-06T15:49:00Z" w16du:dateUtc="2026-07-06T08:49:00Z"/>
          <w:rFonts w:ascii="Times New Roman" w:eastAsia="Times New Roman" w:hAnsi="Times New Roman" w:cs="Times New Roman"/>
          <w:sz w:val="24"/>
          <w:szCs w:val="24"/>
        </w:rPr>
      </w:pPr>
      <w:ins w:id="2905" w:author="Admin" w:date="2026-07-06T15:49:00Z" w16du:dateUtc="2026-07-06T08:49:00Z">
        <w:r w:rsidRPr="00051424">
          <w:rPr>
            <w:rFonts w:ascii="Times New Roman" w:eastAsia="Times New Roman" w:hAnsi="Times New Roman" w:cs="Times New Roman"/>
            <w:sz w:val="24"/>
            <w:szCs w:val="24"/>
          </w:rPr>
          <w:t>Case Study</w:t>
        </w:r>
      </w:ins>
    </w:p>
    <w:p w14:paraId="5AE6C7C6" w14:textId="77777777" w:rsidR="00051424" w:rsidRPr="00051424" w:rsidRDefault="00051424" w:rsidP="00051424">
      <w:pPr>
        <w:numPr>
          <w:ilvl w:val="0"/>
          <w:numId w:val="249"/>
        </w:numPr>
        <w:spacing w:before="100" w:beforeAutospacing="1" w:after="100" w:afterAutospacing="1" w:line="240" w:lineRule="auto"/>
        <w:rPr>
          <w:ins w:id="2906" w:author="Admin" w:date="2026-07-06T15:49:00Z" w16du:dateUtc="2026-07-06T08:49:00Z"/>
          <w:rFonts w:ascii="Times New Roman" w:eastAsia="Times New Roman" w:hAnsi="Times New Roman" w:cs="Times New Roman"/>
          <w:sz w:val="24"/>
          <w:szCs w:val="24"/>
        </w:rPr>
      </w:pPr>
      <w:ins w:id="2907" w:author="Admin" w:date="2026-07-06T15:49:00Z" w16du:dateUtc="2026-07-06T08:49:00Z">
        <w:r w:rsidRPr="00051424">
          <w:rPr>
            <w:rFonts w:ascii="Times New Roman" w:eastAsia="Times New Roman" w:hAnsi="Times New Roman" w:cs="Times New Roman"/>
            <w:sz w:val="24"/>
            <w:szCs w:val="24"/>
          </w:rPr>
          <w:t>Lessons Learned</w:t>
        </w:r>
      </w:ins>
    </w:p>
    <w:p w14:paraId="628AD50A" w14:textId="77777777" w:rsidR="00051424" w:rsidRPr="00051424" w:rsidRDefault="00051424" w:rsidP="00051424">
      <w:pPr>
        <w:numPr>
          <w:ilvl w:val="0"/>
          <w:numId w:val="249"/>
        </w:numPr>
        <w:spacing w:before="100" w:beforeAutospacing="1" w:after="100" w:afterAutospacing="1" w:line="240" w:lineRule="auto"/>
        <w:rPr>
          <w:ins w:id="2908" w:author="Admin" w:date="2026-07-06T15:49:00Z" w16du:dateUtc="2026-07-06T08:49:00Z"/>
          <w:rFonts w:ascii="Times New Roman" w:eastAsia="Times New Roman" w:hAnsi="Times New Roman" w:cs="Times New Roman"/>
          <w:sz w:val="24"/>
          <w:szCs w:val="24"/>
        </w:rPr>
      </w:pPr>
      <w:ins w:id="2909" w:author="Admin" w:date="2026-07-06T15:49:00Z" w16du:dateUtc="2026-07-06T08:49:00Z">
        <w:r w:rsidRPr="00051424">
          <w:rPr>
            <w:rFonts w:ascii="Times New Roman" w:eastAsia="Times New Roman" w:hAnsi="Times New Roman" w:cs="Times New Roman"/>
            <w:sz w:val="24"/>
            <w:szCs w:val="24"/>
          </w:rPr>
          <w:t>Best Practice</w:t>
        </w:r>
      </w:ins>
    </w:p>
    <w:p w14:paraId="5A9C7C51" w14:textId="77777777" w:rsidR="00051424" w:rsidRPr="00051424" w:rsidRDefault="00051424" w:rsidP="00051424">
      <w:pPr>
        <w:spacing w:before="100" w:beforeAutospacing="1" w:after="100" w:afterAutospacing="1" w:line="240" w:lineRule="auto"/>
        <w:outlineLvl w:val="0"/>
        <w:rPr>
          <w:ins w:id="2910" w:author="Admin" w:date="2026-07-06T15:49:00Z" w16du:dateUtc="2026-07-06T08:49:00Z"/>
          <w:rFonts w:ascii="Times New Roman" w:eastAsia="Times New Roman" w:hAnsi="Times New Roman" w:cs="Times New Roman"/>
          <w:b/>
          <w:bCs/>
          <w:kern w:val="36"/>
          <w:sz w:val="48"/>
          <w:szCs w:val="48"/>
        </w:rPr>
      </w:pPr>
      <w:ins w:id="2911" w:author="Admin" w:date="2026-07-06T15:49:00Z" w16du:dateUtc="2026-07-06T08:49:00Z">
        <w:r w:rsidRPr="00051424">
          <w:rPr>
            <w:rFonts w:ascii="Times New Roman" w:eastAsia="Times New Roman" w:hAnsi="Times New Roman" w:cs="Times New Roman"/>
            <w:b/>
            <w:bCs/>
            <w:kern w:val="36"/>
            <w:sz w:val="48"/>
            <w:szCs w:val="48"/>
          </w:rPr>
          <w:t>2.8. Business Workspace</w:t>
        </w:r>
      </w:ins>
    </w:p>
    <w:p w14:paraId="405A1302" w14:textId="77777777" w:rsidR="00051424" w:rsidRPr="00051424" w:rsidRDefault="00051424" w:rsidP="00051424">
      <w:pPr>
        <w:spacing w:before="100" w:beforeAutospacing="1" w:after="100" w:afterAutospacing="1" w:line="240" w:lineRule="auto"/>
        <w:rPr>
          <w:ins w:id="2912" w:author="Admin" w:date="2026-07-06T15:49:00Z" w16du:dateUtc="2026-07-06T08:49:00Z"/>
          <w:rFonts w:ascii="Times New Roman" w:eastAsia="Times New Roman" w:hAnsi="Times New Roman" w:cs="Times New Roman"/>
          <w:sz w:val="24"/>
          <w:szCs w:val="24"/>
        </w:rPr>
      </w:pPr>
      <w:ins w:id="2913" w:author="Admin" w:date="2026-07-06T15:49:00Z" w16du:dateUtc="2026-07-06T08:49:00Z">
        <w:r w:rsidRPr="00051424">
          <w:rPr>
            <w:rFonts w:ascii="Times New Roman" w:eastAsia="Times New Roman" w:hAnsi="Times New Roman" w:cs="Times New Roman"/>
            <w:sz w:val="24"/>
            <w:szCs w:val="24"/>
          </w:rPr>
          <w:t xml:space="preserve">Business Consulting OS </w:t>
        </w:r>
        <w:proofErr w:type="spellStart"/>
        <w:r w:rsidRPr="00051424">
          <w:rPr>
            <w:rFonts w:ascii="Times New Roman" w:eastAsia="Times New Roman" w:hAnsi="Times New Roman" w:cs="Times New Roman"/>
            <w:sz w:val="24"/>
            <w:szCs w:val="24"/>
          </w:rPr>
          <w:t>gồm</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tám</w:t>
        </w:r>
        <w:proofErr w:type="spellEnd"/>
        <w:r w:rsidRPr="00051424">
          <w:rPr>
            <w:rFonts w:ascii="Times New Roman" w:eastAsia="Times New Roman" w:hAnsi="Times New Roman" w:cs="Times New Roman"/>
            <w:sz w:val="24"/>
            <w:szCs w:val="24"/>
          </w:rPr>
          <w:t xml:space="preserve"> Workspace.</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3462"/>
      </w:tblGrid>
      <w:tr w:rsidR="00051424" w:rsidRPr="00051424" w14:paraId="2D6A40B9" w14:textId="77777777">
        <w:trPr>
          <w:tblHeader/>
          <w:tblCellSpacing w:w="15" w:type="dxa"/>
          <w:ins w:id="2914" w:author="Admin" w:date="2026-07-06T15:49:00Z" w16du:dateUtc="2026-07-06T08:49:00Z"/>
        </w:trPr>
        <w:tc>
          <w:tcPr>
            <w:tcW w:w="0" w:type="auto"/>
            <w:vAlign w:val="center"/>
            <w:hideMark/>
          </w:tcPr>
          <w:p w14:paraId="5A980D90" w14:textId="77777777" w:rsidR="00051424" w:rsidRPr="00051424" w:rsidRDefault="00051424" w:rsidP="00051424">
            <w:pPr>
              <w:spacing w:after="0" w:line="240" w:lineRule="auto"/>
              <w:jc w:val="center"/>
              <w:rPr>
                <w:ins w:id="2915" w:author="Admin" w:date="2026-07-06T15:49:00Z" w16du:dateUtc="2026-07-06T08:49:00Z"/>
                <w:rFonts w:ascii="Times New Roman" w:eastAsia="Times New Roman" w:hAnsi="Times New Roman" w:cs="Times New Roman"/>
                <w:b/>
                <w:bCs/>
                <w:sz w:val="24"/>
                <w:szCs w:val="24"/>
              </w:rPr>
            </w:pPr>
            <w:ins w:id="2916" w:author="Admin" w:date="2026-07-06T15:49:00Z" w16du:dateUtc="2026-07-06T08:49:00Z">
              <w:r w:rsidRPr="00051424">
                <w:rPr>
                  <w:rFonts w:ascii="Times New Roman" w:eastAsia="Times New Roman" w:hAnsi="Times New Roman" w:cs="Times New Roman"/>
                  <w:b/>
                  <w:bCs/>
                  <w:sz w:val="24"/>
                  <w:szCs w:val="24"/>
                </w:rPr>
                <w:t>Workspace</w:t>
              </w:r>
            </w:ins>
          </w:p>
        </w:tc>
        <w:tc>
          <w:tcPr>
            <w:tcW w:w="0" w:type="auto"/>
            <w:vAlign w:val="center"/>
            <w:hideMark/>
          </w:tcPr>
          <w:p w14:paraId="164D455A" w14:textId="77777777" w:rsidR="00051424" w:rsidRPr="00051424" w:rsidRDefault="00051424" w:rsidP="00051424">
            <w:pPr>
              <w:spacing w:after="0" w:line="240" w:lineRule="auto"/>
              <w:jc w:val="center"/>
              <w:rPr>
                <w:ins w:id="2917" w:author="Admin" w:date="2026-07-06T15:49:00Z" w16du:dateUtc="2026-07-06T08:49:00Z"/>
                <w:rFonts w:ascii="Times New Roman" w:eastAsia="Times New Roman" w:hAnsi="Times New Roman" w:cs="Times New Roman"/>
                <w:b/>
                <w:bCs/>
                <w:sz w:val="24"/>
                <w:szCs w:val="24"/>
              </w:rPr>
            </w:pPr>
            <w:ins w:id="2918" w:author="Admin" w:date="2026-07-06T15:49:00Z" w16du:dateUtc="2026-07-06T08:49:00Z">
              <w:r w:rsidRPr="00051424">
                <w:rPr>
                  <w:rFonts w:ascii="Times New Roman" w:eastAsia="Times New Roman" w:hAnsi="Times New Roman" w:cs="Times New Roman"/>
                  <w:b/>
                  <w:bCs/>
                  <w:sz w:val="24"/>
                  <w:szCs w:val="24"/>
                </w:rPr>
                <w:t xml:space="preserve">Vai </w:t>
              </w:r>
              <w:proofErr w:type="spellStart"/>
              <w:r w:rsidRPr="00051424">
                <w:rPr>
                  <w:rFonts w:ascii="Times New Roman" w:eastAsia="Times New Roman" w:hAnsi="Times New Roman" w:cs="Times New Roman"/>
                  <w:b/>
                  <w:bCs/>
                  <w:sz w:val="24"/>
                  <w:szCs w:val="24"/>
                </w:rPr>
                <w:t>trò</w:t>
              </w:r>
              <w:proofErr w:type="spellEnd"/>
            </w:ins>
          </w:p>
        </w:tc>
      </w:tr>
      <w:tr w:rsidR="00051424" w:rsidRPr="00051424" w14:paraId="6FA5003E" w14:textId="77777777">
        <w:trPr>
          <w:tblCellSpacing w:w="15" w:type="dxa"/>
          <w:ins w:id="2919" w:author="Admin" w:date="2026-07-06T15:49:00Z" w16du:dateUtc="2026-07-06T08:49:00Z"/>
        </w:trPr>
        <w:tc>
          <w:tcPr>
            <w:tcW w:w="0" w:type="auto"/>
            <w:vAlign w:val="center"/>
            <w:hideMark/>
          </w:tcPr>
          <w:p w14:paraId="6041C76E" w14:textId="77777777" w:rsidR="00051424" w:rsidRPr="00051424" w:rsidRDefault="00051424" w:rsidP="00051424">
            <w:pPr>
              <w:spacing w:after="0" w:line="240" w:lineRule="auto"/>
              <w:rPr>
                <w:ins w:id="2920" w:author="Admin" w:date="2026-07-06T15:49:00Z" w16du:dateUtc="2026-07-06T08:49:00Z"/>
                <w:rFonts w:ascii="Times New Roman" w:eastAsia="Times New Roman" w:hAnsi="Times New Roman" w:cs="Times New Roman"/>
                <w:sz w:val="24"/>
                <w:szCs w:val="24"/>
              </w:rPr>
            </w:pPr>
            <w:ins w:id="2921" w:author="Admin" w:date="2026-07-06T15:49:00Z" w16du:dateUtc="2026-07-06T08:49:00Z">
              <w:r w:rsidRPr="00051424">
                <w:rPr>
                  <w:rFonts w:ascii="Times New Roman" w:eastAsia="Times New Roman" w:hAnsi="Times New Roman" w:cs="Times New Roman"/>
                  <w:sz w:val="24"/>
                  <w:szCs w:val="24"/>
                </w:rPr>
                <w:t>Business</w:t>
              </w:r>
            </w:ins>
          </w:p>
        </w:tc>
        <w:tc>
          <w:tcPr>
            <w:tcW w:w="0" w:type="auto"/>
            <w:vAlign w:val="center"/>
            <w:hideMark/>
          </w:tcPr>
          <w:p w14:paraId="568CB913" w14:textId="77777777" w:rsidR="00051424" w:rsidRPr="00051424" w:rsidRDefault="00051424" w:rsidP="00051424">
            <w:pPr>
              <w:spacing w:after="0" w:line="240" w:lineRule="auto"/>
              <w:rPr>
                <w:ins w:id="2922" w:author="Admin" w:date="2026-07-06T15:49:00Z" w16du:dateUtc="2026-07-06T08:49:00Z"/>
                <w:rFonts w:ascii="Times New Roman" w:eastAsia="Times New Roman" w:hAnsi="Times New Roman" w:cs="Times New Roman"/>
                <w:sz w:val="24"/>
                <w:szCs w:val="24"/>
              </w:rPr>
            </w:pPr>
            <w:proofErr w:type="spellStart"/>
            <w:ins w:id="2923" w:author="Admin" w:date="2026-07-06T15:49:00Z" w16du:dateUtc="2026-07-06T08:49:00Z">
              <w:r w:rsidRPr="00051424">
                <w:rPr>
                  <w:rFonts w:ascii="Times New Roman" w:eastAsia="Times New Roman" w:hAnsi="Times New Roman" w:cs="Times New Roman"/>
                  <w:sz w:val="24"/>
                  <w:szCs w:val="24"/>
                </w:rPr>
                <w:t>Hồ</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sơ</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doanh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ins>
          </w:p>
        </w:tc>
      </w:tr>
      <w:tr w:rsidR="00051424" w:rsidRPr="00051424" w14:paraId="7989847C" w14:textId="77777777">
        <w:trPr>
          <w:tblCellSpacing w:w="15" w:type="dxa"/>
          <w:ins w:id="2924" w:author="Admin" w:date="2026-07-06T15:49:00Z" w16du:dateUtc="2026-07-06T08:49:00Z"/>
        </w:trPr>
        <w:tc>
          <w:tcPr>
            <w:tcW w:w="0" w:type="auto"/>
            <w:vAlign w:val="center"/>
            <w:hideMark/>
          </w:tcPr>
          <w:p w14:paraId="28072B68" w14:textId="77777777" w:rsidR="00051424" w:rsidRPr="00051424" w:rsidRDefault="00051424" w:rsidP="00051424">
            <w:pPr>
              <w:spacing w:after="0" w:line="240" w:lineRule="auto"/>
              <w:rPr>
                <w:ins w:id="2925" w:author="Admin" w:date="2026-07-06T15:49:00Z" w16du:dateUtc="2026-07-06T08:49:00Z"/>
                <w:rFonts w:ascii="Times New Roman" w:eastAsia="Times New Roman" w:hAnsi="Times New Roman" w:cs="Times New Roman"/>
                <w:sz w:val="24"/>
                <w:szCs w:val="24"/>
              </w:rPr>
            </w:pPr>
            <w:ins w:id="2926" w:author="Admin" w:date="2026-07-06T15:49:00Z" w16du:dateUtc="2026-07-06T08:49:00Z">
              <w:r w:rsidRPr="00051424">
                <w:rPr>
                  <w:rFonts w:ascii="Times New Roman" w:eastAsia="Times New Roman" w:hAnsi="Times New Roman" w:cs="Times New Roman"/>
                  <w:sz w:val="24"/>
                  <w:szCs w:val="24"/>
                </w:rPr>
                <w:t>Project</w:t>
              </w:r>
            </w:ins>
          </w:p>
        </w:tc>
        <w:tc>
          <w:tcPr>
            <w:tcW w:w="0" w:type="auto"/>
            <w:vAlign w:val="center"/>
            <w:hideMark/>
          </w:tcPr>
          <w:p w14:paraId="36190960" w14:textId="77777777" w:rsidR="00051424" w:rsidRPr="00051424" w:rsidRDefault="00051424" w:rsidP="00051424">
            <w:pPr>
              <w:spacing w:after="0" w:line="240" w:lineRule="auto"/>
              <w:rPr>
                <w:ins w:id="2927" w:author="Admin" w:date="2026-07-06T15:49:00Z" w16du:dateUtc="2026-07-06T08:49:00Z"/>
                <w:rFonts w:ascii="Times New Roman" w:eastAsia="Times New Roman" w:hAnsi="Times New Roman" w:cs="Times New Roman"/>
                <w:sz w:val="24"/>
                <w:szCs w:val="24"/>
              </w:rPr>
            </w:pPr>
            <w:proofErr w:type="spellStart"/>
            <w:ins w:id="2928" w:author="Admin" w:date="2026-07-06T15:49:00Z" w16du:dateUtc="2026-07-06T08:49:00Z">
              <w:r w:rsidRPr="00051424">
                <w:rPr>
                  <w:rFonts w:ascii="Times New Roman" w:eastAsia="Times New Roman" w:hAnsi="Times New Roman" w:cs="Times New Roman"/>
                  <w:sz w:val="24"/>
                  <w:szCs w:val="24"/>
                </w:rPr>
                <w:t>Điều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hành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án</w:t>
              </w:r>
              <w:proofErr w:type="spellEnd"/>
            </w:ins>
          </w:p>
        </w:tc>
      </w:tr>
      <w:tr w:rsidR="00051424" w:rsidRPr="00051424" w14:paraId="1B13338D" w14:textId="77777777">
        <w:trPr>
          <w:tblCellSpacing w:w="15" w:type="dxa"/>
          <w:ins w:id="2929" w:author="Admin" w:date="2026-07-06T15:49:00Z" w16du:dateUtc="2026-07-06T08:49:00Z"/>
        </w:trPr>
        <w:tc>
          <w:tcPr>
            <w:tcW w:w="0" w:type="auto"/>
            <w:vAlign w:val="center"/>
            <w:hideMark/>
          </w:tcPr>
          <w:p w14:paraId="2BAC765E" w14:textId="77777777" w:rsidR="00051424" w:rsidRPr="00051424" w:rsidRDefault="00051424" w:rsidP="00051424">
            <w:pPr>
              <w:spacing w:after="0" w:line="240" w:lineRule="auto"/>
              <w:rPr>
                <w:ins w:id="2930" w:author="Admin" w:date="2026-07-06T15:49:00Z" w16du:dateUtc="2026-07-06T08:49:00Z"/>
                <w:rFonts w:ascii="Times New Roman" w:eastAsia="Times New Roman" w:hAnsi="Times New Roman" w:cs="Times New Roman"/>
                <w:sz w:val="24"/>
                <w:szCs w:val="24"/>
              </w:rPr>
            </w:pPr>
            <w:ins w:id="2931" w:author="Admin" w:date="2026-07-06T15:49:00Z" w16du:dateUtc="2026-07-06T08:49:00Z">
              <w:r w:rsidRPr="00051424">
                <w:rPr>
                  <w:rFonts w:ascii="Times New Roman" w:eastAsia="Times New Roman" w:hAnsi="Times New Roman" w:cs="Times New Roman"/>
                  <w:sz w:val="24"/>
                  <w:szCs w:val="24"/>
                </w:rPr>
                <w:t>Discovery</w:t>
              </w:r>
            </w:ins>
          </w:p>
        </w:tc>
        <w:tc>
          <w:tcPr>
            <w:tcW w:w="0" w:type="auto"/>
            <w:vAlign w:val="center"/>
            <w:hideMark/>
          </w:tcPr>
          <w:p w14:paraId="1245CE97" w14:textId="77777777" w:rsidR="00051424" w:rsidRPr="00051424" w:rsidRDefault="00051424" w:rsidP="00051424">
            <w:pPr>
              <w:spacing w:after="0" w:line="240" w:lineRule="auto"/>
              <w:rPr>
                <w:ins w:id="2932" w:author="Admin" w:date="2026-07-06T15:49:00Z" w16du:dateUtc="2026-07-06T08:49:00Z"/>
                <w:rFonts w:ascii="Times New Roman" w:eastAsia="Times New Roman" w:hAnsi="Times New Roman" w:cs="Times New Roman"/>
                <w:sz w:val="24"/>
                <w:szCs w:val="24"/>
              </w:rPr>
            </w:pPr>
            <w:proofErr w:type="spellStart"/>
            <w:ins w:id="2933" w:author="Admin" w:date="2026-07-06T15:49:00Z" w16du:dateUtc="2026-07-06T08:49:00Z">
              <w:r w:rsidRPr="00051424">
                <w:rPr>
                  <w:rFonts w:ascii="Times New Roman" w:eastAsia="Times New Roman" w:hAnsi="Times New Roman" w:cs="Times New Roman"/>
                  <w:sz w:val="24"/>
                  <w:szCs w:val="24"/>
                </w:rPr>
                <w:t>Khảo</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sát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thập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thông</w:t>
              </w:r>
              <w:proofErr w:type="spellEnd"/>
              <w:r w:rsidRPr="00051424">
                <w:rPr>
                  <w:rFonts w:ascii="Times New Roman" w:eastAsia="Times New Roman" w:hAnsi="Times New Roman" w:cs="Times New Roman"/>
                  <w:sz w:val="24"/>
                  <w:szCs w:val="24"/>
                </w:rPr>
                <w:t xml:space="preserve"> tin</w:t>
              </w:r>
            </w:ins>
          </w:p>
        </w:tc>
      </w:tr>
      <w:tr w:rsidR="00051424" w:rsidRPr="00051424" w14:paraId="4C590033" w14:textId="77777777">
        <w:trPr>
          <w:tblCellSpacing w:w="15" w:type="dxa"/>
          <w:ins w:id="2934" w:author="Admin" w:date="2026-07-06T15:49:00Z" w16du:dateUtc="2026-07-06T08:49:00Z"/>
        </w:trPr>
        <w:tc>
          <w:tcPr>
            <w:tcW w:w="0" w:type="auto"/>
            <w:vAlign w:val="center"/>
            <w:hideMark/>
          </w:tcPr>
          <w:p w14:paraId="4AAD60A5" w14:textId="77777777" w:rsidR="00051424" w:rsidRPr="00051424" w:rsidRDefault="00051424" w:rsidP="00051424">
            <w:pPr>
              <w:spacing w:after="0" w:line="240" w:lineRule="auto"/>
              <w:rPr>
                <w:ins w:id="2935" w:author="Admin" w:date="2026-07-06T15:49:00Z" w16du:dateUtc="2026-07-06T08:49:00Z"/>
                <w:rFonts w:ascii="Times New Roman" w:eastAsia="Times New Roman" w:hAnsi="Times New Roman" w:cs="Times New Roman"/>
                <w:sz w:val="24"/>
                <w:szCs w:val="24"/>
              </w:rPr>
            </w:pPr>
            <w:ins w:id="2936" w:author="Admin" w:date="2026-07-06T15:49:00Z" w16du:dateUtc="2026-07-06T08:49:00Z">
              <w:r w:rsidRPr="00051424">
                <w:rPr>
                  <w:rFonts w:ascii="Times New Roman" w:eastAsia="Times New Roman" w:hAnsi="Times New Roman" w:cs="Times New Roman"/>
                  <w:sz w:val="24"/>
                  <w:szCs w:val="24"/>
                </w:rPr>
                <w:t>Diagnosis</w:t>
              </w:r>
            </w:ins>
          </w:p>
        </w:tc>
        <w:tc>
          <w:tcPr>
            <w:tcW w:w="0" w:type="auto"/>
            <w:vAlign w:val="center"/>
            <w:hideMark/>
          </w:tcPr>
          <w:p w14:paraId="78616B29" w14:textId="77777777" w:rsidR="00051424" w:rsidRPr="00051424" w:rsidRDefault="00051424" w:rsidP="00051424">
            <w:pPr>
              <w:spacing w:after="0" w:line="240" w:lineRule="auto"/>
              <w:rPr>
                <w:ins w:id="2937" w:author="Admin" w:date="2026-07-06T15:49:00Z" w16du:dateUtc="2026-07-06T08:49:00Z"/>
                <w:rFonts w:ascii="Times New Roman" w:eastAsia="Times New Roman" w:hAnsi="Times New Roman" w:cs="Times New Roman"/>
                <w:sz w:val="24"/>
                <w:szCs w:val="24"/>
              </w:rPr>
            </w:pPr>
            <w:proofErr w:type="spellStart"/>
            <w:ins w:id="2938" w:author="Admin" w:date="2026-07-06T15:49:00Z" w16du:dateUtc="2026-07-06T08:49:00Z">
              <w:r w:rsidRPr="00051424">
                <w:rPr>
                  <w:rFonts w:ascii="Times New Roman" w:eastAsia="Times New Roman" w:hAnsi="Times New Roman" w:cs="Times New Roman"/>
                  <w:sz w:val="24"/>
                  <w:szCs w:val="24"/>
                </w:rPr>
                <w:t>Phân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tích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hiện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trạng</w:t>
              </w:r>
              <w:proofErr w:type="spellEnd"/>
            </w:ins>
          </w:p>
        </w:tc>
      </w:tr>
      <w:tr w:rsidR="00051424" w:rsidRPr="00051424" w14:paraId="2E7EF770" w14:textId="77777777">
        <w:trPr>
          <w:tblCellSpacing w:w="15" w:type="dxa"/>
          <w:ins w:id="2939" w:author="Admin" w:date="2026-07-06T15:49:00Z" w16du:dateUtc="2026-07-06T08:49:00Z"/>
        </w:trPr>
        <w:tc>
          <w:tcPr>
            <w:tcW w:w="0" w:type="auto"/>
            <w:vAlign w:val="center"/>
            <w:hideMark/>
          </w:tcPr>
          <w:p w14:paraId="0D698B8F" w14:textId="77777777" w:rsidR="00051424" w:rsidRPr="00051424" w:rsidRDefault="00051424" w:rsidP="00051424">
            <w:pPr>
              <w:spacing w:after="0" w:line="240" w:lineRule="auto"/>
              <w:rPr>
                <w:ins w:id="2940" w:author="Admin" w:date="2026-07-06T15:49:00Z" w16du:dateUtc="2026-07-06T08:49:00Z"/>
                <w:rFonts w:ascii="Times New Roman" w:eastAsia="Times New Roman" w:hAnsi="Times New Roman" w:cs="Times New Roman"/>
                <w:sz w:val="24"/>
                <w:szCs w:val="24"/>
              </w:rPr>
            </w:pPr>
            <w:ins w:id="2941" w:author="Admin" w:date="2026-07-06T15:49:00Z" w16du:dateUtc="2026-07-06T08:49:00Z">
              <w:r w:rsidRPr="00051424">
                <w:rPr>
                  <w:rFonts w:ascii="Times New Roman" w:eastAsia="Times New Roman" w:hAnsi="Times New Roman" w:cs="Times New Roman"/>
                  <w:sz w:val="24"/>
                  <w:szCs w:val="24"/>
                </w:rPr>
                <w:t>Transformation</w:t>
              </w:r>
            </w:ins>
          </w:p>
        </w:tc>
        <w:tc>
          <w:tcPr>
            <w:tcW w:w="0" w:type="auto"/>
            <w:vAlign w:val="center"/>
            <w:hideMark/>
          </w:tcPr>
          <w:p w14:paraId="251B9710" w14:textId="77777777" w:rsidR="00051424" w:rsidRPr="00051424" w:rsidRDefault="00051424" w:rsidP="00051424">
            <w:pPr>
              <w:spacing w:after="0" w:line="240" w:lineRule="auto"/>
              <w:rPr>
                <w:ins w:id="2942" w:author="Admin" w:date="2026-07-06T15:49:00Z" w16du:dateUtc="2026-07-06T08:49:00Z"/>
                <w:rFonts w:ascii="Times New Roman" w:eastAsia="Times New Roman" w:hAnsi="Times New Roman" w:cs="Times New Roman"/>
                <w:sz w:val="24"/>
                <w:szCs w:val="24"/>
              </w:rPr>
            </w:pPr>
            <w:ins w:id="2943" w:author="Admin" w:date="2026-07-06T15:49:00Z" w16du:dateUtc="2026-07-06T08:49:00Z">
              <w:r w:rsidRPr="00051424">
                <w:rPr>
                  <w:rFonts w:ascii="Times New Roman" w:eastAsia="Times New Roman" w:hAnsi="Times New Roman" w:cs="Times New Roman"/>
                  <w:sz w:val="24"/>
                  <w:szCs w:val="24"/>
                </w:rPr>
                <w:t xml:space="preserve">Roadmap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Proposal</w:t>
              </w:r>
            </w:ins>
          </w:p>
        </w:tc>
      </w:tr>
      <w:tr w:rsidR="00051424" w:rsidRPr="00051424" w14:paraId="4904F990" w14:textId="77777777">
        <w:trPr>
          <w:tblCellSpacing w:w="15" w:type="dxa"/>
          <w:ins w:id="2944" w:author="Admin" w:date="2026-07-06T15:49:00Z" w16du:dateUtc="2026-07-06T08:49:00Z"/>
        </w:trPr>
        <w:tc>
          <w:tcPr>
            <w:tcW w:w="0" w:type="auto"/>
            <w:vAlign w:val="center"/>
            <w:hideMark/>
          </w:tcPr>
          <w:p w14:paraId="57E7471F" w14:textId="77777777" w:rsidR="00051424" w:rsidRPr="00051424" w:rsidRDefault="00051424" w:rsidP="00051424">
            <w:pPr>
              <w:spacing w:after="0" w:line="240" w:lineRule="auto"/>
              <w:rPr>
                <w:ins w:id="2945" w:author="Admin" w:date="2026-07-06T15:49:00Z" w16du:dateUtc="2026-07-06T08:49:00Z"/>
                <w:rFonts w:ascii="Times New Roman" w:eastAsia="Times New Roman" w:hAnsi="Times New Roman" w:cs="Times New Roman"/>
                <w:sz w:val="24"/>
                <w:szCs w:val="24"/>
              </w:rPr>
            </w:pPr>
            <w:ins w:id="2946" w:author="Admin" w:date="2026-07-06T15:49:00Z" w16du:dateUtc="2026-07-06T08:49:00Z">
              <w:r w:rsidRPr="00051424">
                <w:rPr>
                  <w:rFonts w:ascii="Times New Roman" w:eastAsia="Times New Roman" w:hAnsi="Times New Roman" w:cs="Times New Roman"/>
                  <w:sz w:val="24"/>
                  <w:szCs w:val="24"/>
                </w:rPr>
                <w:t>Delivery</w:t>
              </w:r>
            </w:ins>
          </w:p>
        </w:tc>
        <w:tc>
          <w:tcPr>
            <w:tcW w:w="0" w:type="auto"/>
            <w:vAlign w:val="center"/>
            <w:hideMark/>
          </w:tcPr>
          <w:p w14:paraId="5EA05C62" w14:textId="77777777" w:rsidR="00051424" w:rsidRPr="00051424" w:rsidRDefault="00051424" w:rsidP="00051424">
            <w:pPr>
              <w:spacing w:after="0" w:line="240" w:lineRule="auto"/>
              <w:rPr>
                <w:ins w:id="2947" w:author="Admin" w:date="2026-07-06T15:49:00Z" w16du:dateUtc="2026-07-06T08:49:00Z"/>
                <w:rFonts w:ascii="Times New Roman" w:eastAsia="Times New Roman" w:hAnsi="Times New Roman" w:cs="Times New Roman"/>
                <w:sz w:val="24"/>
                <w:szCs w:val="24"/>
              </w:rPr>
            </w:pPr>
            <w:ins w:id="2948" w:author="Admin" w:date="2026-07-06T15:49:00Z" w16du:dateUtc="2026-07-06T08:49:00Z">
              <w:r w:rsidRPr="00051424">
                <w:rPr>
                  <w:rFonts w:ascii="Times New Roman" w:eastAsia="Times New Roman" w:hAnsi="Times New Roman" w:cs="Times New Roman"/>
                  <w:sz w:val="24"/>
                  <w:szCs w:val="24"/>
                </w:rPr>
                <w:t xml:space="preserve">Theo </w:t>
              </w:r>
              <w:proofErr w:type="spellStart"/>
              <w:r w:rsidRPr="00051424">
                <w:rPr>
                  <w:rFonts w:ascii="Times New Roman" w:eastAsia="Times New Roman" w:hAnsi="Times New Roman" w:cs="Times New Roman"/>
                  <w:sz w:val="24"/>
                  <w:szCs w:val="24"/>
                </w:rPr>
                <w:t>dõi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triển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khai</w:t>
              </w:r>
              <w:proofErr w:type="spellEnd"/>
            </w:ins>
          </w:p>
        </w:tc>
      </w:tr>
      <w:tr w:rsidR="00051424" w:rsidRPr="00051424" w14:paraId="708E89F5" w14:textId="77777777">
        <w:trPr>
          <w:tblCellSpacing w:w="15" w:type="dxa"/>
          <w:ins w:id="2949" w:author="Admin" w:date="2026-07-06T15:49:00Z" w16du:dateUtc="2026-07-06T08:49:00Z"/>
        </w:trPr>
        <w:tc>
          <w:tcPr>
            <w:tcW w:w="0" w:type="auto"/>
            <w:vAlign w:val="center"/>
            <w:hideMark/>
          </w:tcPr>
          <w:p w14:paraId="5EE6DA9C" w14:textId="77777777" w:rsidR="00051424" w:rsidRPr="00051424" w:rsidRDefault="00051424" w:rsidP="00051424">
            <w:pPr>
              <w:spacing w:after="0" w:line="240" w:lineRule="auto"/>
              <w:rPr>
                <w:ins w:id="2950" w:author="Admin" w:date="2026-07-06T15:49:00Z" w16du:dateUtc="2026-07-06T08:49:00Z"/>
                <w:rFonts w:ascii="Times New Roman" w:eastAsia="Times New Roman" w:hAnsi="Times New Roman" w:cs="Times New Roman"/>
                <w:sz w:val="24"/>
                <w:szCs w:val="24"/>
              </w:rPr>
            </w:pPr>
            <w:ins w:id="2951" w:author="Admin" w:date="2026-07-06T15:49:00Z" w16du:dateUtc="2026-07-06T08:49:00Z">
              <w:r w:rsidRPr="00051424">
                <w:rPr>
                  <w:rFonts w:ascii="Times New Roman" w:eastAsia="Times New Roman" w:hAnsi="Times New Roman" w:cs="Times New Roman"/>
                  <w:sz w:val="24"/>
                  <w:szCs w:val="24"/>
                </w:rPr>
                <w:t>Knowledge</w:t>
              </w:r>
            </w:ins>
          </w:p>
        </w:tc>
        <w:tc>
          <w:tcPr>
            <w:tcW w:w="0" w:type="auto"/>
            <w:vAlign w:val="center"/>
            <w:hideMark/>
          </w:tcPr>
          <w:p w14:paraId="595D6F95" w14:textId="77777777" w:rsidR="00051424" w:rsidRPr="00051424" w:rsidRDefault="00051424" w:rsidP="00051424">
            <w:pPr>
              <w:spacing w:after="0" w:line="240" w:lineRule="auto"/>
              <w:rPr>
                <w:ins w:id="2952" w:author="Admin" w:date="2026-07-06T15:49:00Z" w16du:dateUtc="2026-07-06T08:49:00Z"/>
                <w:rFonts w:ascii="Times New Roman" w:eastAsia="Times New Roman" w:hAnsi="Times New Roman" w:cs="Times New Roman"/>
                <w:sz w:val="24"/>
                <w:szCs w:val="24"/>
              </w:rPr>
            </w:pPr>
            <w:ins w:id="2953" w:author="Admin" w:date="2026-07-06T15:49:00Z" w16du:dateUtc="2026-07-06T08:49:00Z">
              <w:r w:rsidRPr="00051424">
                <w:rPr>
                  <w:rFonts w:ascii="Times New Roman" w:eastAsia="Times New Roman" w:hAnsi="Times New Roman" w:cs="Times New Roman"/>
                  <w:sz w:val="24"/>
                  <w:szCs w:val="24"/>
                </w:rPr>
                <w:t>SOP, Case Study, Lessons Learned</w:t>
              </w:r>
            </w:ins>
          </w:p>
        </w:tc>
      </w:tr>
      <w:tr w:rsidR="00051424" w:rsidRPr="00051424" w14:paraId="55EAD884" w14:textId="77777777">
        <w:trPr>
          <w:tblCellSpacing w:w="15" w:type="dxa"/>
          <w:ins w:id="2954" w:author="Admin" w:date="2026-07-06T15:49:00Z" w16du:dateUtc="2026-07-06T08:49:00Z"/>
        </w:trPr>
        <w:tc>
          <w:tcPr>
            <w:tcW w:w="0" w:type="auto"/>
            <w:vAlign w:val="center"/>
            <w:hideMark/>
          </w:tcPr>
          <w:p w14:paraId="274F6C40" w14:textId="77777777" w:rsidR="00051424" w:rsidRPr="00051424" w:rsidRDefault="00051424" w:rsidP="00051424">
            <w:pPr>
              <w:spacing w:after="0" w:line="240" w:lineRule="auto"/>
              <w:rPr>
                <w:ins w:id="2955" w:author="Admin" w:date="2026-07-06T15:49:00Z" w16du:dateUtc="2026-07-06T08:49:00Z"/>
                <w:rFonts w:ascii="Times New Roman" w:eastAsia="Times New Roman" w:hAnsi="Times New Roman" w:cs="Times New Roman"/>
                <w:sz w:val="24"/>
                <w:szCs w:val="24"/>
              </w:rPr>
            </w:pPr>
            <w:ins w:id="2956" w:author="Admin" w:date="2026-07-06T15:49:00Z" w16du:dateUtc="2026-07-06T08:49:00Z">
              <w:r w:rsidRPr="00051424">
                <w:rPr>
                  <w:rFonts w:ascii="Times New Roman" w:eastAsia="Times New Roman" w:hAnsi="Times New Roman" w:cs="Times New Roman"/>
                  <w:sz w:val="24"/>
                  <w:szCs w:val="24"/>
                </w:rPr>
                <w:t>Customer Success</w:t>
              </w:r>
            </w:ins>
          </w:p>
        </w:tc>
        <w:tc>
          <w:tcPr>
            <w:tcW w:w="0" w:type="auto"/>
            <w:vAlign w:val="center"/>
            <w:hideMark/>
          </w:tcPr>
          <w:p w14:paraId="2CF88AA0" w14:textId="77777777" w:rsidR="00051424" w:rsidRPr="00051424" w:rsidRDefault="00051424" w:rsidP="00051424">
            <w:pPr>
              <w:spacing w:after="0" w:line="240" w:lineRule="auto"/>
              <w:rPr>
                <w:ins w:id="2957" w:author="Admin" w:date="2026-07-06T15:49:00Z" w16du:dateUtc="2026-07-06T08:49:00Z"/>
                <w:rFonts w:ascii="Times New Roman" w:eastAsia="Times New Roman" w:hAnsi="Times New Roman" w:cs="Times New Roman"/>
                <w:sz w:val="24"/>
                <w:szCs w:val="24"/>
              </w:rPr>
            </w:pPr>
            <w:proofErr w:type="spellStart"/>
            <w:ins w:id="2958" w:author="Admin" w:date="2026-07-06T15:49:00Z" w16du:dateUtc="2026-07-06T08:49:00Z">
              <w:r w:rsidRPr="00051424">
                <w:rPr>
                  <w:rFonts w:ascii="Times New Roman" w:eastAsia="Times New Roman" w:hAnsi="Times New Roman" w:cs="Times New Roman"/>
                  <w:sz w:val="24"/>
                  <w:szCs w:val="24"/>
                </w:rPr>
                <w:t>Đồng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hành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sau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án</w:t>
              </w:r>
              <w:proofErr w:type="spellEnd"/>
            </w:ins>
          </w:p>
        </w:tc>
      </w:tr>
    </w:tbl>
    <w:p w14:paraId="2D81293B" w14:textId="77777777" w:rsidR="00051424" w:rsidRPr="00051424" w:rsidRDefault="00051424" w:rsidP="00051424">
      <w:pPr>
        <w:spacing w:before="100" w:beforeAutospacing="1" w:after="100" w:afterAutospacing="1" w:line="240" w:lineRule="auto"/>
        <w:rPr>
          <w:ins w:id="2959" w:author="Admin" w:date="2026-07-06T15:49:00Z" w16du:dateUtc="2026-07-06T08:49:00Z"/>
          <w:rFonts w:ascii="Times New Roman" w:eastAsia="Times New Roman" w:hAnsi="Times New Roman" w:cs="Times New Roman"/>
          <w:sz w:val="24"/>
          <w:szCs w:val="24"/>
        </w:rPr>
      </w:pPr>
      <w:ins w:id="2960" w:author="Admin" w:date="2026-07-06T15:49:00Z" w16du:dateUtc="2026-07-06T08:49:00Z">
        <w:r w:rsidRPr="00051424">
          <w:rPr>
            <w:rFonts w:ascii="Times New Roman" w:eastAsia="Times New Roman" w:hAnsi="Times New Roman" w:cs="Times New Roman"/>
            <w:sz w:val="24"/>
            <w:szCs w:val="24"/>
          </w:rPr>
          <w:t xml:space="preserve">Workspace </w:t>
        </w:r>
        <w:proofErr w:type="spellStart"/>
        <w:r w:rsidRPr="00051424">
          <w:rPr>
            <w:rFonts w:ascii="Times New Roman" w:eastAsia="Times New Roman" w:hAnsi="Times New Roman" w:cs="Times New Roman"/>
            <w:sz w:val="24"/>
            <w:szCs w:val="24"/>
          </w:rPr>
          <w:t>là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đơn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vị</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thiết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kế</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chính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của</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w:t>
        </w:r>
      </w:ins>
    </w:p>
    <w:p w14:paraId="525AE1BD" w14:textId="77777777" w:rsidR="00051424" w:rsidRPr="00051424" w:rsidRDefault="00051424" w:rsidP="00051424">
      <w:pPr>
        <w:spacing w:before="100" w:beforeAutospacing="1" w:after="100" w:afterAutospacing="1" w:line="240" w:lineRule="auto"/>
        <w:outlineLvl w:val="0"/>
        <w:rPr>
          <w:ins w:id="2961" w:author="Admin" w:date="2026-07-06T15:49:00Z" w16du:dateUtc="2026-07-06T08:49:00Z"/>
          <w:rFonts w:ascii="Times New Roman" w:eastAsia="Times New Roman" w:hAnsi="Times New Roman" w:cs="Times New Roman"/>
          <w:b/>
          <w:bCs/>
          <w:kern w:val="36"/>
          <w:sz w:val="48"/>
          <w:szCs w:val="48"/>
        </w:rPr>
      </w:pPr>
      <w:ins w:id="2962" w:author="Admin" w:date="2026-07-06T15:49:00Z" w16du:dateUtc="2026-07-06T08:49:00Z">
        <w:r w:rsidRPr="00051424">
          <w:rPr>
            <w:rFonts w:ascii="Times New Roman" w:eastAsia="Times New Roman" w:hAnsi="Times New Roman" w:cs="Times New Roman"/>
            <w:b/>
            <w:bCs/>
            <w:kern w:val="36"/>
            <w:sz w:val="48"/>
            <w:szCs w:val="48"/>
          </w:rPr>
          <w:t xml:space="preserve">2.9. Danh </w:t>
        </w:r>
        <w:proofErr w:type="spellStart"/>
        <w:r w:rsidRPr="00051424">
          <w:rPr>
            <w:rFonts w:ascii="Times New Roman" w:eastAsia="Times New Roman" w:hAnsi="Times New Roman" w:cs="Times New Roman"/>
            <w:b/>
            <w:bCs/>
            <w:kern w:val="36"/>
            <w:sz w:val="48"/>
            <w:szCs w:val="48"/>
          </w:rPr>
          <w:t>mục</w:t>
        </w:r>
        <w:proofErr w:type="spellEnd"/>
        <w:r w:rsidRPr="00051424">
          <w:rPr>
            <w:rFonts w:ascii="Times New Roman" w:eastAsia="Times New Roman" w:hAnsi="Times New Roman" w:cs="Times New Roman"/>
            <w:b/>
            <w:bCs/>
            <w:kern w:val="36"/>
            <w:sz w:val="48"/>
            <w:szCs w:val="48"/>
          </w:rPr>
          <w:t xml:space="preserve"> Deliverables</w:t>
        </w:r>
      </w:ins>
    </w:p>
    <w:p w14:paraId="0392DE57" w14:textId="77777777" w:rsidR="00051424" w:rsidRPr="00051424" w:rsidRDefault="00051424" w:rsidP="00051424">
      <w:pPr>
        <w:spacing w:before="100" w:beforeAutospacing="1" w:after="100" w:afterAutospacing="1" w:line="240" w:lineRule="auto"/>
        <w:rPr>
          <w:ins w:id="2963" w:author="Admin" w:date="2026-07-06T15:49:00Z" w16du:dateUtc="2026-07-06T08:49:00Z"/>
          <w:rFonts w:ascii="Times New Roman" w:eastAsia="Times New Roman" w:hAnsi="Times New Roman" w:cs="Times New Roman"/>
          <w:sz w:val="24"/>
          <w:szCs w:val="24"/>
        </w:rPr>
      </w:pPr>
      <w:proofErr w:type="spellStart"/>
      <w:ins w:id="2964" w:author="Admin" w:date="2026-07-06T15:49:00Z" w16du:dateUtc="2026-07-06T08:49:00Z">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phải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quản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toàn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bộ</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tài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chuẩn</w:t>
        </w:r>
        <w:proofErr w:type="spellEnd"/>
        <w:r w:rsidRPr="00051424">
          <w:rPr>
            <w:rFonts w:ascii="Times New Roman" w:eastAsia="Times New Roman" w:hAnsi="Times New Roman" w:cs="Times New Roman"/>
            <w:sz w:val="24"/>
            <w:szCs w:val="24"/>
          </w:rPr>
          <w: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9"/>
        <w:gridCol w:w="1568"/>
      </w:tblGrid>
      <w:tr w:rsidR="00051424" w:rsidRPr="00051424" w14:paraId="378D1CE4" w14:textId="77777777">
        <w:trPr>
          <w:tblHeader/>
          <w:tblCellSpacing w:w="15" w:type="dxa"/>
          <w:ins w:id="2965" w:author="Admin" w:date="2026-07-06T15:49:00Z" w16du:dateUtc="2026-07-06T08:49:00Z"/>
        </w:trPr>
        <w:tc>
          <w:tcPr>
            <w:tcW w:w="0" w:type="auto"/>
            <w:vAlign w:val="center"/>
            <w:hideMark/>
          </w:tcPr>
          <w:p w14:paraId="34685871" w14:textId="77777777" w:rsidR="00051424" w:rsidRPr="00051424" w:rsidRDefault="00051424" w:rsidP="00051424">
            <w:pPr>
              <w:spacing w:after="0" w:line="240" w:lineRule="auto"/>
              <w:jc w:val="center"/>
              <w:rPr>
                <w:ins w:id="2966" w:author="Admin" w:date="2026-07-06T15:49:00Z" w16du:dateUtc="2026-07-06T08:49:00Z"/>
                <w:rFonts w:ascii="Times New Roman" w:eastAsia="Times New Roman" w:hAnsi="Times New Roman" w:cs="Times New Roman"/>
                <w:b/>
                <w:bCs/>
                <w:sz w:val="24"/>
                <w:szCs w:val="24"/>
              </w:rPr>
            </w:pPr>
            <w:ins w:id="2967" w:author="Admin" w:date="2026-07-06T15:49:00Z" w16du:dateUtc="2026-07-06T08:49:00Z">
              <w:r w:rsidRPr="00051424">
                <w:rPr>
                  <w:rFonts w:ascii="Times New Roman" w:eastAsia="Times New Roman" w:hAnsi="Times New Roman" w:cs="Times New Roman"/>
                  <w:b/>
                  <w:bCs/>
                  <w:sz w:val="24"/>
                  <w:szCs w:val="24"/>
                </w:rPr>
                <w:t>Deliverable</w:t>
              </w:r>
            </w:ins>
          </w:p>
        </w:tc>
        <w:tc>
          <w:tcPr>
            <w:tcW w:w="0" w:type="auto"/>
            <w:vAlign w:val="center"/>
            <w:hideMark/>
          </w:tcPr>
          <w:p w14:paraId="2215C0AB" w14:textId="77777777" w:rsidR="00051424" w:rsidRPr="00051424" w:rsidRDefault="00051424" w:rsidP="00051424">
            <w:pPr>
              <w:spacing w:after="0" w:line="240" w:lineRule="auto"/>
              <w:jc w:val="center"/>
              <w:rPr>
                <w:ins w:id="2968" w:author="Admin" w:date="2026-07-06T15:49:00Z" w16du:dateUtc="2026-07-06T08:49:00Z"/>
                <w:rFonts w:ascii="Times New Roman" w:eastAsia="Times New Roman" w:hAnsi="Times New Roman" w:cs="Times New Roman"/>
                <w:b/>
                <w:bCs/>
                <w:sz w:val="24"/>
                <w:szCs w:val="24"/>
              </w:rPr>
            </w:pPr>
            <w:ins w:id="2969" w:author="Admin" w:date="2026-07-06T15:49:00Z" w16du:dateUtc="2026-07-06T08:49:00Z">
              <w:r w:rsidRPr="00051424">
                <w:rPr>
                  <w:rFonts w:ascii="Times New Roman" w:eastAsia="Times New Roman" w:hAnsi="Times New Roman" w:cs="Times New Roman"/>
                  <w:b/>
                  <w:bCs/>
                  <w:sz w:val="24"/>
                  <w:szCs w:val="24"/>
                </w:rPr>
                <w:t xml:space="preserve">Giai </w:t>
              </w:r>
              <w:proofErr w:type="spellStart"/>
              <w:r w:rsidRPr="00051424">
                <w:rPr>
                  <w:rFonts w:ascii="Times New Roman" w:eastAsia="Times New Roman" w:hAnsi="Times New Roman" w:cs="Times New Roman"/>
                  <w:b/>
                  <w:bCs/>
                  <w:sz w:val="24"/>
                  <w:szCs w:val="24"/>
                </w:rPr>
                <w:t>đoạn</w:t>
              </w:r>
              <w:proofErr w:type="spellEnd"/>
            </w:ins>
          </w:p>
        </w:tc>
      </w:tr>
      <w:tr w:rsidR="00051424" w:rsidRPr="00051424" w14:paraId="0F4FFEBC" w14:textId="77777777">
        <w:trPr>
          <w:tblCellSpacing w:w="15" w:type="dxa"/>
          <w:ins w:id="2970" w:author="Admin" w:date="2026-07-06T15:49:00Z" w16du:dateUtc="2026-07-06T08:49:00Z"/>
        </w:trPr>
        <w:tc>
          <w:tcPr>
            <w:tcW w:w="0" w:type="auto"/>
            <w:vAlign w:val="center"/>
            <w:hideMark/>
          </w:tcPr>
          <w:p w14:paraId="3B9A1638" w14:textId="77777777" w:rsidR="00051424" w:rsidRPr="00051424" w:rsidRDefault="00051424" w:rsidP="00051424">
            <w:pPr>
              <w:spacing w:after="0" w:line="240" w:lineRule="auto"/>
              <w:rPr>
                <w:ins w:id="2971" w:author="Admin" w:date="2026-07-06T15:49:00Z" w16du:dateUtc="2026-07-06T08:49:00Z"/>
                <w:rFonts w:ascii="Times New Roman" w:eastAsia="Times New Roman" w:hAnsi="Times New Roman" w:cs="Times New Roman"/>
                <w:sz w:val="24"/>
                <w:szCs w:val="24"/>
              </w:rPr>
            </w:pPr>
            <w:ins w:id="2972" w:author="Admin" w:date="2026-07-06T15:49:00Z" w16du:dateUtc="2026-07-06T08:49:00Z">
              <w:r w:rsidRPr="00051424">
                <w:rPr>
                  <w:rFonts w:ascii="Times New Roman" w:eastAsia="Times New Roman" w:hAnsi="Times New Roman" w:cs="Times New Roman"/>
                  <w:sz w:val="24"/>
                  <w:szCs w:val="24"/>
                </w:rPr>
                <w:t>TPS Canvas</w:t>
              </w:r>
            </w:ins>
          </w:p>
        </w:tc>
        <w:tc>
          <w:tcPr>
            <w:tcW w:w="0" w:type="auto"/>
            <w:vAlign w:val="center"/>
            <w:hideMark/>
          </w:tcPr>
          <w:p w14:paraId="21532F72" w14:textId="77777777" w:rsidR="00051424" w:rsidRPr="00051424" w:rsidRDefault="00051424" w:rsidP="00051424">
            <w:pPr>
              <w:spacing w:after="0" w:line="240" w:lineRule="auto"/>
              <w:rPr>
                <w:ins w:id="2973" w:author="Admin" w:date="2026-07-06T15:49:00Z" w16du:dateUtc="2026-07-06T08:49:00Z"/>
                <w:rFonts w:ascii="Times New Roman" w:eastAsia="Times New Roman" w:hAnsi="Times New Roman" w:cs="Times New Roman"/>
                <w:sz w:val="24"/>
                <w:szCs w:val="24"/>
              </w:rPr>
            </w:pPr>
            <w:ins w:id="2974" w:author="Admin" w:date="2026-07-06T15:49:00Z" w16du:dateUtc="2026-07-06T08:49:00Z">
              <w:r w:rsidRPr="00051424">
                <w:rPr>
                  <w:rFonts w:ascii="Times New Roman" w:eastAsia="Times New Roman" w:hAnsi="Times New Roman" w:cs="Times New Roman"/>
                  <w:sz w:val="24"/>
                  <w:szCs w:val="24"/>
                </w:rPr>
                <w:t>Discovery</w:t>
              </w:r>
            </w:ins>
          </w:p>
        </w:tc>
      </w:tr>
      <w:tr w:rsidR="00051424" w:rsidRPr="00051424" w14:paraId="71105556" w14:textId="77777777">
        <w:trPr>
          <w:tblCellSpacing w:w="15" w:type="dxa"/>
          <w:ins w:id="2975" w:author="Admin" w:date="2026-07-06T15:49:00Z" w16du:dateUtc="2026-07-06T08:49:00Z"/>
        </w:trPr>
        <w:tc>
          <w:tcPr>
            <w:tcW w:w="0" w:type="auto"/>
            <w:vAlign w:val="center"/>
            <w:hideMark/>
          </w:tcPr>
          <w:p w14:paraId="0AEC2F5E" w14:textId="77777777" w:rsidR="00051424" w:rsidRPr="00051424" w:rsidRDefault="00051424" w:rsidP="00051424">
            <w:pPr>
              <w:spacing w:after="0" w:line="240" w:lineRule="auto"/>
              <w:rPr>
                <w:ins w:id="2976" w:author="Admin" w:date="2026-07-06T15:49:00Z" w16du:dateUtc="2026-07-06T08:49:00Z"/>
                <w:rFonts w:ascii="Times New Roman" w:eastAsia="Times New Roman" w:hAnsi="Times New Roman" w:cs="Times New Roman"/>
                <w:sz w:val="24"/>
                <w:szCs w:val="24"/>
              </w:rPr>
            </w:pPr>
            <w:ins w:id="2977" w:author="Admin" w:date="2026-07-06T15:49:00Z" w16du:dateUtc="2026-07-06T08:49:00Z">
              <w:r w:rsidRPr="00051424">
                <w:rPr>
                  <w:rFonts w:ascii="Times New Roman" w:eastAsia="Times New Roman" w:hAnsi="Times New Roman" w:cs="Times New Roman"/>
                  <w:sz w:val="24"/>
                  <w:szCs w:val="24"/>
                </w:rPr>
                <w:t>Consultant Workbook</w:t>
              </w:r>
            </w:ins>
          </w:p>
        </w:tc>
        <w:tc>
          <w:tcPr>
            <w:tcW w:w="0" w:type="auto"/>
            <w:vAlign w:val="center"/>
            <w:hideMark/>
          </w:tcPr>
          <w:p w14:paraId="21E1DE0D" w14:textId="77777777" w:rsidR="00051424" w:rsidRPr="00051424" w:rsidRDefault="00051424" w:rsidP="00051424">
            <w:pPr>
              <w:spacing w:after="0" w:line="240" w:lineRule="auto"/>
              <w:rPr>
                <w:ins w:id="2978" w:author="Admin" w:date="2026-07-06T15:49:00Z" w16du:dateUtc="2026-07-06T08:49:00Z"/>
                <w:rFonts w:ascii="Times New Roman" w:eastAsia="Times New Roman" w:hAnsi="Times New Roman" w:cs="Times New Roman"/>
                <w:sz w:val="24"/>
                <w:szCs w:val="24"/>
              </w:rPr>
            </w:pPr>
            <w:ins w:id="2979" w:author="Admin" w:date="2026-07-06T15:49:00Z" w16du:dateUtc="2026-07-06T08:49:00Z">
              <w:r w:rsidRPr="00051424">
                <w:rPr>
                  <w:rFonts w:ascii="Times New Roman" w:eastAsia="Times New Roman" w:hAnsi="Times New Roman" w:cs="Times New Roman"/>
                  <w:sz w:val="24"/>
                  <w:szCs w:val="24"/>
                </w:rPr>
                <w:t>Discovery</w:t>
              </w:r>
            </w:ins>
          </w:p>
        </w:tc>
      </w:tr>
      <w:tr w:rsidR="00051424" w:rsidRPr="00051424" w14:paraId="0B6DC956" w14:textId="77777777">
        <w:trPr>
          <w:tblCellSpacing w:w="15" w:type="dxa"/>
          <w:ins w:id="2980" w:author="Admin" w:date="2026-07-06T15:49:00Z" w16du:dateUtc="2026-07-06T08:49:00Z"/>
        </w:trPr>
        <w:tc>
          <w:tcPr>
            <w:tcW w:w="0" w:type="auto"/>
            <w:vAlign w:val="center"/>
            <w:hideMark/>
          </w:tcPr>
          <w:p w14:paraId="1AA6C26D" w14:textId="77777777" w:rsidR="00051424" w:rsidRPr="00051424" w:rsidRDefault="00051424" w:rsidP="00051424">
            <w:pPr>
              <w:spacing w:after="0" w:line="240" w:lineRule="auto"/>
              <w:rPr>
                <w:ins w:id="2981" w:author="Admin" w:date="2026-07-06T15:49:00Z" w16du:dateUtc="2026-07-06T08:49:00Z"/>
                <w:rFonts w:ascii="Times New Roman" w:eastAsia="Times New Roman" w:hAnsi="Times New Roman" w:cs="Times New Roman"/>
                <w:sz w:val="24"/>
                <w:szCs w:val="24"/>
              </w:rPr>
            </w:pPr>
            <w:ins w:id="2982" w:author="Admin" w:date="2026-07-06T15:49:00Z" w16du:dateUtc="2026-07-06T08:49:00Z">
              <w:r w:rsidRPr="00051424">
                <w:rPr>
                  <w:rFonts w:ascii="Times New Roman" w:eastAsia="Times New Roman" w:hAnsi="Times New Roman" w:cs="Times New Roman"/>
                  <w:sz w:val="24"/>
                  <w:szCs w:val="24"/>
                </w:rPr>
                <w:t>Business Discovery Report</w:t>
              </w:r>
            </w:ins>
          </w:p>
        </w:tc>
        <w:tc>
          <w:tcPr>
            <w:tcW w:w="0" w:type="auto"/>
            <w:vAlign w:val="center"/>
            <w:hideMark/>
          </w:tcPr>
          <w:p w14:paraId="0A7D7E95" w14:textId="77777777" w:rsidR="00051424" w:rsidRPr="00051424" w:rsidRDefault="00051424" w:rsidP="00051424">
            <w:pPr>
              <w:spacing w:after="0" w:line="240" w:lineRule="auto"/>
              <w:rPr>
                <w:ins w:id="2983" w:author="Admin" w:date="2026-07-06T15:49:00Z" w16du:dateUtc="2026-07-06T08:49:00Z"/>
                <w:rFonts w:ascii="Times New Roman" w:eastAsia="Times New Roman" w:hAnsi="Times New Roman" w:cs="Times New Roman"/>
                <w:sz w:val="24"/>
                <w:szCs w:val="24"/>
              </w:rPr>
            </w:pPr>
            <w:ins w:id="2984" w:author="Admin" w:date="2026-07-06T15:49:00Z" w16du:dateUtc="2026-07-06T08:49:00Z">
              <w:r w:rsidRPr="00051424">
                <w:rPr>
                  <w:rFonts w:ascii="Times New Roman" w:eastAsia="Times New Roman" w:hAnsi="Times New Roman" w:cs="Times New Roman"/>
                  <w:sz w:val="24"/>
                  <w:szCs w:val="24"/>
                </w:rPr>
                <w:t>Discovery</w:t>
              </w:r>
            </w:ins>
          </w:p>
        </w:tc>
      </w:tr>
      <w:tr w:rsidR="00051424" w:rsidRPr="00051424" w14:paraId="56B67C12" w14:textId="77777777">
        <w:trPr>
          <w:tblCellSpacing w:w="15" w:type="dxa"/>
          <w:ins w:id="2985" w:author="Admin" w:date="2026-07-06T15:49:00Z" w16du:dateUtc="2026-07-06T08:49:00Z"/>
        </w:trPr>
        <w:tc>
          <w:tcPr>
            <w:tcW w:w="0" w:type="auto"/>
            <w:vAlign w:val="center"/>
            <w:hideMark/>
          </w:tcPr>
          <w:p w14:paraId="0DD1AC5B" w14:textId="77777777" w:rsidR="00051424" w:rsidRPr="00051424" w:rsidRDefault="00051424" w:rsidP="00051424">
            <w:pPr>
              <w:spacing w:after="0" w:line="240" w:lineRule="auto"/>
              <w:rPr>
                <w:ins w:id="2986" w:author="Admin" w:date="2026-07-06T15:49:00Z" w16du:dateUtc="2026-07-06T08:49:00Z"/>
                <w:rFonts w:ascii="Times New Roman" w:eastAsia="Times New Roman" w:hAnsi="Times New Roman" w:cs="Times New Roman"/>
                <w:sz w:val="24"/>
                <w:szCs w:val="24"/>
              </w:rPr>
            </w:pPr>
            <w:ins w:id="2987" w:author="Admin" w:date="2026-07-06T15:49:00Z" w16du:dateUtc="2026-07-06T08:49:00Z">
              <w:r w:rsidRPr="00051424">
                <w:rPr>
                  <w:rFonts w:ascii="Times New Roman" w:eastAsia="Times New Roman" w:hAnsi="Times New Roman" w:cs="Times New Roman"/>
                  <w:sz w:val="24"/>
                  <w:szCs w:val="24"/>
                </w:rPr>
                <w:t>Business Diagnosis Report</w:t>
              </w:r>
            </w:ins>
          </w:p>
        </w:tc>
        <w:tc>
          <w:tcPr>
            <w:tcW w:w="0" w:type="auto"/>
            <w:vAlign w:val="center"/>
            <w:hideMark/>
          </w:tcPr>
          <w:p w14:paraId="3FCDD6CE" w14:textId="77777777" w:rsidR="00051424" w:rsidRPr="00051424" w:rsidRDefault="00051424" w:rsidP="00051424">
            <w:pPr>
              <w:spacing w:after="0" w:line="240" w:lineRule="auto"/>
              <w:rPr>
                <w:ins w:id="2988" w:author="Admin" w:date="2026-07-06T15:49:00Z" w16du:dateUtc="2026-07-06T08:49:00Z"/>
                <w:rFonts w:ascii="Times New Roman" w:eastAsia="Times New Roman" w:hAnsi="Times New Roman" w:cs="Times New Roman"/>
                <w:sz w:val="24"/>
                <w:szCs w:val="24"/>
              </w:rPr>
            </w:pPr>
            <w:ins w:id="2989" w:author="Admin" w:date="2026-07-06T15:49:00Z" w16du:dateUtc="2026-07-06T08:49:00Z">
              <w:r w:rsidRPr="00051424">
                <w:rPr>
                  <w:rFonts w:ascii="Times New Roman" w:eastAsia="Times New Roman" w:hAnsi="Times New Roman" w:cs="Times New Roman"/>
                  <w:sz w:val="24"/>
                  <w:szCs w:val="24"/>
                </w:rPr>
                <w:t>Diagnosis</w:t>
              </w:r>
            </w:ins>
          </w:p>
        </w:tc>
      </w:tr>
      <w:tr w:rsidR="00051424" w:rsidRPr="00051424" w14:paraId="6E824393" w14:textId="77777777">
        <w:trPr>
          <w:tblCellSpacing w:w="15" w:type="dxa"/>
          <w:ins w:id="2990" w:author="Admin" w:date="2026-07-06T15:49:00Z" w16du:dateUtc="2026-07-06T08:49:00Z"/>
        </w:trPr>
        <w:tc>
          <w:tcPr>
            <w:tcW w:w="0" w:type="auto"/>
            <w:vAlign w:val="center"/>
            <w:hideMark/>
          </w:tcPr>
          <w:p w14:paraId="31C29336" w14:textId="77777777" w:rsidR="00051424" w:rsidRPr="00051424" w:rsidRDefault="00051424" w:rsidP="00051424">
            <w:pPr>
              <w:spacing w:after="0" w:line="240" w:lineRule="auto"/>
              <w:rPr>
                <w:ins w:id="2991" w:author="Admin" w:date="2026-07-06T15:49:00Z" w16du:dateUtc="2026-07-06T08:49:00Z"/>
                <w:rFonts w:ascii="Times New Roman" w:eastAsia="Times New Roman" w:hAnsi="Times New Roman" w:cs="Times New Roman"/>
                <w:sz w:val="24"/>
                <w:szCs w:val="24"/>
              </w:rPr>
            </w:pPr>
            <w:ins w:id="2992" w:author="Admin" w:date="2026-07-06T15:49:00Z" w16du:dateUtc="2026-07-06T08:49:00Z">
              <w:r w:rsidRPr="00051424">
                <w:rPr>
                  <w:rFonts w:ascii="Times New Roman" w:eastAsia="Times New Roman" w:hAnsi="Times New Roman" w:cs="Times New Roman"/>
                  <w:sz w:val="24"/>
                  <w:szCs w:val="24"/>
                </w:rPr>
                <w:t>Transformation Roadmap</w:t>
              </w:r>
            </w:ins>
          </w:p>
        </w:tc>
        <w:tc>
          <w:tcPr>
            <w:tcW w:w="0" w:type="auto"/>
            <w:vAlign w:val="center"/>
            <w:hideMark/>
          </w:tcPr>
          <w:p w14:paraId="10963BD6" w14:textId="77777777" w:rsidR="00051424" w:rsidRPr="00051424" w:rsidRDefault="00051424" w:rsidP="00051424">
            <w:pPr>
              <w:spacing w:after="0" w:line="240" w:lineRule="auto"/>
              <w:rPr>
                <w:ins w:id="2993" w:author="Admin" w:date="2026-07-06T15:49:00Z" w16du:dateUtc="2026-07-06T08:49:00Z"/>
                <w:rFonts w:ascii="Times New Roman" w:eastAsia="Times New Roman" w:hAnsi="Times New Roman" w:cs="Times New Roman"/>
                <w:sz w:val="24"/>
                <w:szCs w:val="24"/>
              </w:rPr>
            </w:pPr>
            <w:ins w:id="2994" w:author="Admin" w:date="2026-07-06T15:49:00Z" w16du:dateUtc="2026-07-06T08:49:00Z">
              <w:r w:rsidRPr="00051424">
                <w:rPr>
                  <w:rFonts w:ascii="Times New Roman" w:eastAsia="Times New Roman" w:hAnsi="Times New Roman" w:cs="Times New Roman"/>
                  <w:sz w:val="24"/>
                  <w:szCs w:val="24"/>
                </w:rPr>
                <w:t>Transformation</w:t>
              </w:r>
            </w:ins>
          </w:p>
        </w:tc>
      </w:tr>
      <w:tr w:rsidR="00051424" w:rsidRPr="00051424" w14:paraId="05CB1A23" w14:textId="77777777">
        <w:trPr>
          <w:tblCellSpacing w:w="15" w:type="dxa"/>
          <w:ins w:id="2995" w:author="Admin" w:date="2026-07-06T15:49:00Z" w16du:dateUtc="2026-07-06T08:49:00Z"/>
        </w:trPr>
        <w:tc>
          <w:tcPr>
            <w:tcW w:w="0" w:type="auto"/>
            <w:vAlign w:val="center"/>
            <w:hideMark/>
          </w:tcPr>
          <w:p w14:paraId="16675F82" w14:textId="77777777" w:rsidR="00051424" w:rsidRPr="00051424" w:rsidRDefault="00051424" w:rsidP="00051424">
            <w:pPr>
              <w:spacing w:after="0" w:line="240" w:lineRule="auto"/>
              <w:rPr>
                <w:ins w:id="2996" w:author="Admin" w:date="2026-07-06T15:49:00Z" w16du:dateUtc="2026-07-06T08:49:00Z"/>
                <w:rFonts w:ascii="Times New Roman" w:eastAsia="Times New Roman" w:hAnsi="Times New Roman" w:cs="Times New Roman"/>
                <w:sz w:val="24"/>
                <w:szCs w:val="24"/>
              </w:rPr>
            </w:pPr>
            <w:ins w:id="2997" w:author="Admin" w:date="2026-07-06T15:49:00Z" w16du:dateUtc="2026-07-06T08:49:00Z">
              <w:r w:rsidRPr="00051424">
                <w:rPr>
                  <w:rFonts w:ascii="Times New Roman" w:eastAsia="Times New Roman" w:hAnsi="Times New Roman" w:cs="Times New Roman"/>
                  <w:sz w:val="24"/>
                  <w:szCs w:val="24"/>
                </w:rPr>
                <w:t>Proposal</w:t>
              </w:r>
            </w:ins>
          </w:p>
        </w:tc>
        <w:tc>
          <w:tcPr>
            <w:tcW w:w="0" w:type="auto"/>
            <w:vAlign w:val="center"/>
            <w:hideMark/>
          </w:tcPr>
          <w:p w14:paraId="16C7B082" w14:textId="77777777" w:rsidR="00051424" w:rsidRPr="00051424" w:rsidRDefault="00051424" w:rsidP="00051424">
            <w:pPr>
              <w:spacing w:after="0" w:line="240" w:lineRule="auto"/>
              <w:rPr>
                <w:ins w:id="2998" w:author="Admin" w:date="2026-07-06T15:49:00Z" w16du:dateUtc="2026-07-06T08:49:00Z"/>
                <w:rFonts w:ascii="Times New Roman" w:eastAsia="Times New Roman" w:hAnsi="Times New Roman" w:cs="Times New Roman"/>
                <w:sz w:val="24"/>
                <w:szCs w:val="24"/>
              </w:rPr>
            </w:pPr>
            <w:ins w:id="2999" w:author="Admin" w:date="2026-07-06T15:49:00Z" w16du:dateUtc="2026-07-06T08:49:00Z">
              <w:r w:rsidRPr="00051424">
                <w:rPr>
                  <w:rFonts w:ascii="Times New Roman" w:eastAsia="Times New Roman" w:hAnsi="Times New Roman" w:cs="Times New Roman"/>
                  <w:sz w:val="24"/>
                  <w:szCs w:val="24"/>
                </w:rPr>
                <w:t>Transformation</w:t>
              </w:r>
            </w:ins>
          </w:p>
        </w:tc>
      </w:tr>
      <w:tr w:rsidR="00051424" w:rsidRPr="00051424" w14:paraId="184E58C0" w14:textId="77777777">
        <w:trPr>
          <w:tblCellSpacing w:w="15" w:type="dxa"/>
          <w:ins w:id="3000" w:author="Admin" w:date="2026-07-06T15:49:00Z" w16du:dateUtc="2026-07-06T08:49:00Z"/>
        </w:trPr>
        <w:tc>
          <w:tcPr>
            <w:tcW w:w="0" w:type="auto"/>
            <w:vAlign w:val="center"/>
            <w:hideMark/>
          </w:tcPr>
          <w:p w14:paraId="5BB658F3" w14:textId="77777777" w:rsidR="00051424" w:rsidRPr="00051424" w:rsidRDefault="00051424" w:rsidP="00051424">
            <w:pPr>
              <w:spacing w:after="0" w:line="240" w:lineRule="auto"/>
              <w:rPr>
                <w:ins w:id="3001" w:author="Admin" w:date="2026-07-06T15:49:00Z" w16du:dateUtc="2026-07-06T08:49:00Z"/>
                <w:rFonts w:ascii="Times New Roman" w:eastAsia="Times New Roman" w:hAnsi="Times New Roman" w:cs="Times New Roman"/>
                <w:sz w:val="24"/>
                <w:szCs w:val="24"/>
              </w:rPr>
            </w:pPr>
            <w:ins w:id="3002" w:author="Admin" w:date="2026-07-06T15:49:00Z" w16du:dateUtc="2026-07-06T08:49:00Z">
              <w:r w:rsidRPr="00051424">
                <w:rPr>
                  <w:rFonts w:ascii="Times New Roman" w:eastAsia="Times New Roman" w:hAnsi="Times New Roman" w:cs="Times New Roman"/>
                  <w:sz w:val="24"/>
                  <w:szCs w:val="24"/>
                </w:rPr>
                <w:t>SOW</w:t>
              </w:r>
            </w:ins>
          </w:p>
        </w:tc>
        <w:tc>
          <w:tcPr>
            <w:tcW w:w="0" w:type="auto"/>
            <w:vAlign w:val="center"/>
            <w:hideMark/>
          </w:tcPr>
          <w:p w14:paraId="7D7F50DE" w14:textId="77777777" w:rsidR="00051424" w:rsidRPr="00051424" w:rsidRDefault="00051424" w:rsidP="00051424">
            <w:pPr>
              <w:spacing w:after="0" w:line="240" w:lineRule="auto"/>
              <w:rPr>
                <w:ins w:id="3003" w:author="Admin" w:date="2026-07-06T15:49:00Z" w16du:dateUtc="2026-07-06T08:49:00Z"/>
                <w:rFonts w:ascii="Times New Roman" w:eastAsia="Times New Roman" w:hAnsi="Times New Roman" w:cs="Times New Roman"/>
                <w:sz w:val="24"/>
                <w:szCs w:val="24"/>
              </w:rPr>
            </w:pPr>
            <w:ins w:id="3004" w:author="Admin" w:date="2026-07-06T15:49:00Z" w16du:dateUtc="2026-07-06T08:49:00Z">
              <w:r w:rsidRPr="00051424">
                <w:rPr>
                  <w:rFonts w:ascii="Times New Roman" w:eastAsia="Times New Roman" w:hAnsi="Times New Roman" w:cs="Times New Roman"/>
                  <w:sz w:val="24"/>
                  <w:szCs w:val="24"/>
                </w:rPr>
                <w:t>Transformation</w:t>
              </w:r>
            </w:ins>
          </w:p>
        </w:tc>
      </w:tr>
      <w:tr w:rsidR="00051424" w:rsidRPr="00051424" w14:paraId="4373E84B" w14:textId="77777777">
        <w:trPr>
          <w:tblCellSpacing w:w="15" w:type="dxa"/>
          <w:ins w:id="3005" w:author="Admin" w:date="2026-07-06T15:49:00Z" w16du:dateUtc="2026-07-06T08:49:00Z"/>
        </w:trPr>
        <w:tc>
          <w:tcPr>
            <w:tcW w:w="0" w:type="auto"/>
            <w:vAlign w:val="center"/>
            <w:hideMark/>
          </w:tcPr>
          <w:p w14:paraId="10AF7A38" w14:textId="77777777" w:rsidR="00051424" w:rsidRPr="00051424" w:rsidRDefault="00051424" w:rsidP="00051424">
            <w:pPr>
              <w:spacing w:after="0" w:line="240" w:lineRule="auto"/>
              <w:rPr>
                <w:ins w:id="3006" w:author="Admin" w:date="2026-07-06T15:49:00Z" w16du:dateUtc="2026-07-06T08:49:00Z"/>
                <w:rFonts w:ascii="Times New Roman" w:eastAsia="Times New Roman" w:hAnsi="Times New Roman" w:cs="Times New Roman"/>
                <w:sz w:val="24"/>
                <w:szCs w:val="24"/>
              </w:rPr>
            </w:pPr>
            <w:ins w:id="3007" w:author="Admin" w:date="2026-07-06T15:49:00Z" w16du:dateUtc="2026-07-06T08:49:00Z">
              <w:r w:rsidRPr="00051424">
                <w:rPr>
                  <w:rFonts w:ascii="Times New Roman" w:eastAsia="Times New Roman" w:hAnsi="Times New Roman" w:cs="Times New Roman"/>
                  <w:sz w:val="24"/>
                  <w:szCs w:val="24"/>
                </w:rPr>
                <w:t>Weekly Progress Report</w:t>
              </w:r>
            </w:ins>
          </w:p>
        </w:tc>
        <w:tc>
          <w:tcPr>
            <w:tcW w:w="0" w:type="auto"/>
            <w:vAlign w:val="center"/>
            <w:hideMark/>
          </w:tcPr>
          <w:p w14:paraId="36F08039" w14:textId="77777777" w:rsidR="00051424" w:rsidRPr="00051424" w:rsidRDefault="00051424" w:rsidP="00051424">
            <w:pPr>
              <w:spacing w:after="0" w:line="240" w:lineRule="auto"/>
              <w:rPr>
                <w:ins w:id="3008" w:author="Admin" w:date="2026-07-06T15:49:00Z" w16du:dateUtc="2026-07-06T08:49:00Z"/>
                <w:rFonts w:ascii="Times New Roman" w:eastAsia="Times New Roman" w:hAnsi="Times New Roman" w:cs="Times New Roman"/>
                <w:sz w:val="24"/>
                <w:szCs w:val="24"/>
              </w:rPr>
            </w:pPr>
            <w:ins w:id="3009" w:author="Admin" w:date="2026-07-06T15:49:00Z" w16du:dateUtc="2026-07-06T08:49:00Z">
              <w:r w:rsidRPr="00051424">
                <w:rPr>
                  <w:rFonts w:ascii="Times New Roman" w:eastAsia="Times New Roman" w:hAnsi="Times New Roman" w:cs="Times New Roman"/>
                  <w:sz w:val="24"/>
                  <w:szCs w:val="24"/>
                </w:rPr>
                <w:t>Delivery</w:t>
              </w:r>
            </w:ins>
          </w:p>
        </w:tc>
      </w:tr>
      <w:tr w:rsidR="00051424" w:rsidRPr="00051424" w14:paraId="4649BC79" w14:textId="77777777">
        <w:trPr>
          <w:tblCellSpacing w:w="15" w:type="dxa"/>
          <w:ins w:id="3010" w:author="Admin" w:date="2026-07-06T15:49:00Z" w16du:dateUtc="2026-07-06T08:49:00Z"/>
        </w:trPr>
        <w:tc>
          <w:tcPr>
            <w:tcW w:w="0" w:type="auto"/>
            <w:vAlign w:val="center"/>
            <w:hideMark/>
          </w:tcPr>
          <w:p w14:paraId="50A35A10" w14:textId="77777777" w:rsidR="00051424" w:rsidRPr="00051424" w:rsidRDefault="00051424" w:rsidP="00051424">
            <w:pPr>
              <w:spacing w:after="0" w:line="240" w:lineRule="auto"/>
              <w:rPr>
                <w:ins w:id="3011" w:author="Admin" w:date="2026-07-06T15:49:00Z" w16du:dateUtc="2026-07-06T08:49:00Z"/>
                <w:rFonts w:ascii="Times New Roman" w:eastAsia="Times New Roman" w:hAnsi="Times New Roman" w:cs="Times New Roman"/>
                <w:sz w:val="24"/>
                <w:szCs w:val="24"/>
              </w:rPr>
            </w:pPr>
            <w:ins w:id="3012" w:author="Admin" w:date="2026-07-06T15:49:00Z" w16du:dateUtc="2026-07-06T08:49:00Z">
              <w:r w:rsidRPr="00051424">
                <w:rPr>
                  <w:rFonts w:ascii="Times New Roman" w:eastAsia="Times New Roman" w:hAnsi="Times New Roman" w:cs="Times New Roman"/>
                  <w:sz w:val="24"/>
                  <w:szCs w:val="24"/>
                </w:rPr>
                <w:t>Final Project Report</w:t>
              </w:r>
            </w:ins>
          </w:p>
        </w:tc>
        <w:tc>
          <w:tcPr>
            <w:tcW w:w="0" w:type="auto"/>
            <w:vAlign w:val="center"/>
            <w:hideMark/>
          </w:tcPr>
          <w:p w14:paraId="25C30955" w14:textId="77777777" w:rsidR="00051424" w:rsidRPr="00051424" w:rsidRDefault="00051424" w:rsidP="00051424">
            <w:pPr>
              <w:spacing w:after="0" w:line="240" w:lineRule="auto"/>
              <w:rPr>
                <w:ins w:id="3013" w:author="Admin" w:date="2026-07-06T15:49:00Z" w16du:dateUtc="2026-07-06T08:49:00Z"/>
                <w:rFonts w:ascii="Times New Roman" w:eastAsia="Times New Roman" w:hAnsi="Times New Roman" w:cs="Times New Roman"/>
                <w:sz w:val="24"/>
                <w:szCs w:val="24"/>
              </w:rPr>
            </w:pPr>
            <w:ins w:id="3014" w:author="Admin" w:date="2026-07-06T15:49:00Z" w16du:dateUtc="2026-07-06T08:49:00Z">
              <w:r w:rsidRPr="00051424">
                <w:rPr>
                  <w:rFonts w:ascii="Times New Roman" w:eastAsia="Times New Roman" w:hAnsi="Times New Roman" w:cs="Times New Roman"/>
                  <w:sz w:val="24"/>
                  <w:szCs w:val="24"/>
                </w:rPr>
                <w:t>Closing</w:t>
              </w:r>
            </w:ins>
          </w:p>
        </w:tc>
      </w:tr>
      <w:tr w:rsidR="00051424" w:rsidRPr="00051424" w14:paraId="429FA1A4" w14:textId="77777777">
        <w:trPr>
          <w:tblCellSpacing w:w="15" w:type="dxa"/>
          <w:ins w:id="3015" w:author="Admin" w:date="2026-07-06T15:49:00Z" w16du:dateUtc="2026-07-06T08:49:00Z"/>
        </w:trPr>
        <w:tc>
          <w:tcPr>
            <w:tcW w:w="0" w:type="auto"/>
            <w:vAlign w:val="center"/>
            <w:hideMark/>
          </w:tcPr>
          <w:p w14:paraId="15D04973" w14:textId="77777777" w:rsidR="00051424" w:rsidRPr="00051424" w:rsidRDefault="00051424" w:rsidP="00051424">
            <w:pPr>
              <w:spacing w:after="0" w:line="240" w:lineRule="auto"/>
              <w:rPr>
                <w:ins w:id="3016" w:author="Admin" w:date="2026-07-06T15:49:00Z" w16du:dateUtc="2026-07-06T08:49:00Z"/>
                <w:rFonts w:ascii="Times New Roman" w:eastAsia="Times New Roman" w:hAnsi="Times New Roman" w:cs="Times New Roman"/>
                <w:sz w:val="24"/>
                <w:szCs w:val="24"/>
              </w:rPr>
            </w:pPr>
            <w:ins w:id="3017" w:author="Admin" w:date="2026-07-06T15:49:00Z" w16du:dateUtc="2026-07-06T08:49:00Z">
              <w:r w:rsidRPr="00051424">
                <w:rPr>
                  <w:rFonts w:ascii="Times New Roman" w:eastAsia="Times New Roman" w:hAnsi="Times New Roman" w:cs="Times New Roman"/>
                  <w:sz w:val="24"/>
                  <w:szCs w:val="24"/>
                </w:rPr>
                <w:t>Case Study</w:t>
              </w:r>
            </w:ins>
          </w:p>
        </w:tc>
        <w:tc>
          <w:tcPr>
            <w:tcW w:w="0" w:type="auto"/>
            <w:vAlign w:val="center"/>
            <w:hideMark/>
          </w:tcPr>
          <w:p w14:paraId="729E6BEF" w14:textId="77777777" w:rsidR="00051424" w:rsidRPr="00051424" w:rsidRDefault="00051424" w:rsidP="00051424">
            <w:pPr>
              <w:spacing w:after="0" w:line="240" w:lineRule="auto"/>
              <w:rPr>
                <w:ins w:id="3018" w:author="Admin" w:date="2026-07-06T15:49:00Z" w16du:dateUtc="2026-07-06T08:49:00Z"/>
                <w:rFonts w:ascii="Times New Roman" w:eastAsia="Times New Roman" w:hAnsi="Times New Roman" w:cs="Times New Roman"/>
                <w:sz w:val="24"/>
                <w:szCs w:val="24"/>
              </w:rPr>
            </w:pPr>
            <w:ins w:id="3019" w:author="Admin" w:date="2026-07-06T15:49:00Z" w16du:dateUtc="2026-07-06T08:49:00Z">
              <w:r w:rsidRPr="00051424">
                <w:rPr>
                  <w:rFonts w:ascii="Times New Roman" w:eastAsia="Times New Roman" w:hAnsi="Times New Roman" w:cs="Times New Roman"/>
                  <w:sz w:val="24"/>
                  <w:szCs w:val="24"/>
                </w:rPr>
                <w:t>Knowledge</w:t>
              </w:r>
            </w:ins>
          </w:p>
        </w:tc>
      </w:tr>
    </w:tbl>
    <w:p w14:paraId="0108E720" w14:textId="77777777" w:rsidR="00051424" w:rsidRPr="00051424" w:rsidRDefault="00051424" w:rsidP="00051424">
      <w:pPr>
        <w:spacing w:before="100" w:beforeAutospacing="1" w:after="100" w:afterAutospacing="1" w:line="240" w:lineRule="auto"/>
        <w:rPr>
          <w:ins w:id="3020" w:author="Admin" w:date="2026-07-06T15:49:00Z" w16du:dateUtc="2026-07-06T08:49:00Z"/>
          <w:rFonts w:ascii="Times New Roman" w:eastAsia="Times New Roman" w:hAnsi="Times New Roman" w:cs="Times New Roman"/>
          <w:sz w:val="24"/>
          <w:szCs w:val="24"/>
        </w:rPr>
      </w:pPr>
      <w:proofErr w:type="spellStart"/>
      <w:ins w:id="3021" w:author="Admin" w:date="2026-07-06T15:49:00Z" w16du:dateUtc="2026-07-06T08:49:00Z">
        <w:r w:rsidRPr="00051424">
          <w:rPr>
            <w:rFonts w:ascii="Times New Roman" w:eastAsia="Times New Roman" w:hAnsi="Times New Roman" w:cs="Times New Roman"/>
            <w:sz w:val="24"/>
            <w:szCs w:val="24"/>
          </w:rPr>
          <w:lastRenderedPageBreak/>
          <w:t>Mỗi</w:t>
        </w:r>
        <w:proofErr w:type="spellEnd"/>
        <w:r w:rsidRPr="00051424">
          <w:rPr>
            <w:rFonts w:ascii="Times New Roman" w:eastAsia="Times New Roman" w:hAnsi="Times New Roman" w:cs="Times New Roman"/>
            <w:sz w:val="24"/>
            <w:szCs w:val="24"/>
          </w:rPr>
          <w:t xml:space="preserve"> Deliverable </w:t>
        </w:r>
        <w:proofErr w:type="spellStart"/>
        <w:r w:rsidRPr="00051424">
          <w:rPr>
            <w:rFonts w:ascii="Times New Roman" w:eastAsia="Times New Roman" w:hAnsi="Times New Roman" w:cs="Times New Roman"/>
            <w:sz w:val="24"/>
            <w:szCs w:val="24"/>
          </w:rPr>
          <w:t>có</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phiên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bản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trạng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thái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lịch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sử</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thay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đổi</w:t>
        </w:r>
        <w:proofErr w:type="spellEnd"/>
        <w:r w:rsidRPr="00051424">
          <w:rPr>
            <w:rFonts w:ascii="Times New Roman" w:eastAsia="Times New Roman" w:hAnsi="Times New Roman" w:cs="Times New Roman"/>
            <w:sz w:val="24"/>
            <w:szCs w:val="24"/>
          </w:rPr>
          <w:t>.</w:t>
        </w:r>
      </w:ins>
    </w:p>
    <w:p w14:paraId="43A066B3" w14:textId="77777777" w:rsidR="00051424" w:rsidRPr="00051424" w:rsidRDefault="00051424" w:rsidP="00051424">
      <w:pPr>
        <w:spacing w:before="100" w:beforeAutospacing="1" w:after="100" w:afterAutospacing="1" w:line="240" w:lineRule="auto"/>
        <w:outlineLvl w:val="0"/>
        <w:rPr>
          <w:ins w:id="3022" w:author="Admin" w:date="2026-07-06T15:49:00Z" w16du:dateUtc="2026-07-06T08:49:00Z"/>
          <w:rFonts w:ascii="Times New Roman" w:eastAsia="Times New Roman" w:hAnsi="Times New Roman" w:cs="Times New Roman"/>
          <w:b/>
          <w:bCs/>
          <w:kern w:val="36"/>
          <w:sz w:val="48"/>
          <w:szCs w:val="48"/>
        </w:rPr>
      </w:pPr>
      <w:ins w:id="3023" w:author="Admin" w:date="2026-07-06T15:49:00Z" w16du:dateUtc="2026-07-06T08:49:00Z">
        <w:r w:rsidRPr="00051424">
          <w:rPr>
            <w:rFonts w:ascii="Times New Roman" w:eastAsia="Times New Roman" w:hAnsi="Times New Roman" w:cs="Times New Roman"/>
            <w:b/>
            <w:bCs/>
            <w:kern w:val="36"/>
            <w:sz w:val="48"/>
            <w:szCs w:val="48"/>
          </w:rPr>
          <w:t>2.10. P</w:t>
        </w:r>
        <w:proofErr w:type="spellStart"/>
        <w:r w:rsidRPr="00051424">
          <w:rPr>
            <w:rFonts w:ascii="Times New Roman" w:eastAsia="Times New Roman" w:hAnsi="Times New Roman" w:cs="Times New Roman"/>
            <w:b/>
            <w:bCs/>
            <w:kern w:val="36"/>
            <w:sz w:val="48"/>
            <w:szCs w:val="48"/>
          </w:rPr>
          <w:t>hân</w:t>
        </w:r>
        <w:proofErr w:type="spellEnd"/>
        <w:r w:rsidRPr="00051424">
          <w:rPr>
            <w:rFonts w:ascii="Times New Roman" w:eastAsia="Times New Roman" w:hAnsi="Times New Roman" w:cs="Times New Roman"/>
            <w:b/>
            <w:bCs/>
            <w:kern w:val="36"/>
            <w:sz w:val="48"/>
            <w:szCs w:val="48"/>
          </w:rPr>
          <w:t xml:space="preserve"> </w:t>
        </w:r>
        <w:proofErr w:type="spellStart"/>
        <w:r w:rsidRPr="00051424">
          <w:rPr>
            <w:rFonts w:ascii="Times New Roman" w:eastAsia="Times New Roman" w:hAnsi="Times New Roman" w:cs="Times New Roman"/>
            <w:b/>
            <w:bCs/>
            <w:kern w:val="36"/>
            <w:sz w:val="48"/>
            <w:szCs w:val="48"/>
          </w:rPr>
          <w:t>quyền</w:t>
        </w:r>
        <w:proofErr w:type="spellEnd"/>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9"/>
        <w:gridCol w:w="4092"/>
      </w:tblGrid>
      <w:tr w:rsidR="00051424" w:rsidRPr="00051424" w14:paraId="54FF5773" w14:textId="77777777">
        <w:trPr>
          <w:tblHeader/>
          <w:tblCellSpacing w:w="15" w:type="dxa"/>
          <w:ins w:id="3024" w:author="Admin" w:date="2026-07-06T15:49:00Z" w16du:dateUtc="2026-07-06T08:49:00Z"/>
        </w:trPr>
        <w:tc>
          <w:tcPr>
            <w:tcW w:w="0" w:type="auto"/>
            <w:vAlign w:val="center"/>
            <w:hideMark/>
          </w:tcPr>
          <w:p w14:paraId="7B90AA3B" w14:textId="77777777" w:rsidR="00051424" w:rsidRPr="00051424" w:rsidRDefault="00051424" w:rsidP="00051424">
            <w:pPr>
              <w:spacing w:after="0" w:line="240" w:lineRule="auto"/>
              <w:jc w:val="center"/>
              <w:rPr>
                <w:ins w:id="3025" w:author="Admin" w:date="2026-07-06T15:49:00Z" w16du:dateUtc="2026-07-06T08:49:00Z"/>
                <w:rFonts w:ascii="Times New Roman" w:eastAsia="Times New Roman" w:hAnsi="Times New Roman" w:cs="Times New Roman"/>
                <w:b/>
                <w:bCs/>
                <w:sz w:val="24"/>
                <w:szCs w:val="24"/>
              </w:rPr>
            </w:pPr>
            <w:ins w:id="3026" w:author="Admin" w:date="2026-07-06T15:49:00Z" w16du:dateUtc="2026-07-06T08:49:00Z">
              <w:r w:rsidRPr="00051424">
                <w:rPr>
                  <w:rFonts w:ascii="Times New Roman" w:eastAsia="Times New Roman" w:hAnsi="Times New Roman" w:cs="Times New Roman"/>
                  <w:b/>
                  <w:bCs/>
                  <w:sz w:val="24"/>
                  <w:szCs w:val="24"/>
                </w:rPr>
                <w:t xml:space="preserve">Vai </w:t>
              </w:r>
              <w:proofErr w:type="spellStart"/>
              <w:r w:rsidRPr="00051424">
                <w:rPr>
                  <w:rFonts w:ascii="Times New Roman" w:eastAsia="Times New Roman" w:hAnsi="Times New Roman" w:cs="Times New Roman"/>
                  <w:b/>
                  <w:bCs/>
                  <w:sz w:val="24"/>
                  <w:szCs w:val="24"/>
                </w:rPr>
                <w:t>trò</w:t>
              </w:r>
              <w:proofErr w:type="spellEnd"/>
            </w:ins>
          </w:p>
        </w:tc>
        <w:tc>
          <w:tcPr>
            <w:tcW w:w="0" w:type="auto"/>
            <w:vAlign w:val="center"/>
            <w:hideMark/>
          </w:tcPr>
          <w:p w14:paraId="77DF8507" w14:textId="77777777" w:rsidR="00051424" w:rsidRPr="00051424" w:rsidRDefault="00051424" w:rsidP="00051424">
            <w:pPr>
              <w:spacing w:after="0" w:line="240" w:lineRule="auto"/>
              <w:jc w:val="center"/>
              <w:rPr>
                <w:ins w:id="3027" w:author="Admin" w:date="2026-07-06T15:49:00Z" w16du:dateUtc="2026-07-06T08:49:00Z"/>
                <w:rFonts w:ascii="Times New Roman" w:eastAsia="Times New Roman" w:hAnsi="Times New Roman" w:cs="Times New Roman"/>
                <w:b/>
                <w:bCs/>
                <w:sz w:val="24"/>
                <w:szCs w:val="24"/>
              </w:rPr>
            </w:pPr>
            <w:ins w:id="3028" w:author="Admin" w:date="2026-07-06T15:49:00Z" w16du:dateUtc="2026-07-06T08:49:00Z">
              <w:r w:rsidRPr="00051424">
                <w:rPr>
                  <w:rFonts w:ascii="Times New Roman" w:eastAsia="Times New Roman" w:hAnsi="Times New Roman" w:cs="Times New Roman"/>
                  <w:b/>
                  <w:bCs/>
                  <w:sz w:val="24"/>
                  <w:szCs w:val="24"/>
                </w:rPr>
                <w:t xml:space="preserve">Quyền </w:t>
              </w:r>
              <w:proofErr w:type="spellStart"/>
              <w:r w:rsidRPr="00051424">
                <w:rPr>
                  <w:rFonts w:ascii="Times New Roman" w:eastAsia="Times New Roman" w:hAnsi="Times New Roman" w:cs="Times New Roman"/>
                  <w:b/>
                  <w:bCs/>
                  <w:sz w:val="24"/>
                  <w:szCs w:val="24"/>
                </w:rPr>
                <w:t>chính</w:t>
              </w:r>
              <w:proofErr w:type="spellEnd"/>
            </w:ins>
          </w:p>
        </w:tc>
      </w:tr>
      <w:tr w:rsidR="00051424" w:rsidRPr="00051424" w14:paraId="12106131" w14:textId="77777777">
        <w:trPr>
          <w:tblCellSpacing w:w="15" w:type="dxa"/>
          <w:ins w:id="3029" w:author="Admin" w:date="2026-07-06T15:49:00Z" w16du:dateUtc="2026-07-06T08:49:00Z"/>
        </w:trPr>
        <w:tc>
          <w:tcPr>
            <w:tcW w:w="0" w:type="auto"/>
            <w:vAlign w:val="center"/>
            <w:hideMark/>
          </w:tcPr>
          <w:p w14:paraId="62CAC4FF" w14:textId="77777777" w:rsidR="00051424" w:rsidRPr="00051424" w:rsidRDefault="00051424" w:rsidP="00051424">
            <w:pPr>
              <w:spacing w:after="0" w:line="240" w:lineRule="auto"/>
              <w:rPr>
                <w:ins w:id="3030" w:author="Admin" w:date="2026-07-06T15:49:00Z" w16du:dateUtc="2026-07-06T08:49:00Z"/>
                <w:rFonts w:ascii="Times New Roman" w:eastAsia="Times New Roman" w:hAnsi="Times New Roman" w:cs="Times New Roman"/>
                <w:sz w:val="24"/>
                <w:szCs w:val="24"/>
              </w:rPr>
            </w:pPr>
            <w:ins w:id="3031" w:author="Admin" w:date="2026-07-06T15:49:00Z" w16du:dateUtc="2026-07-06T08:49:00Z">
              <w:r w:rsidRPr="00051424">
                <w:rPr>
                  <w:rFonts w:ascii="Times New Roman" w:eastAsia="Times New Roman" w:hAnsi="Times New Roman" w:cs="Times New Roman"/>
                  <w:sz w:val="24"/>
                  <w:szCs w:val="24"/>
                </w:rPr>
                <w:t>Founder</w:t>
              </w:r>
            </w:ins>
          </w:p>
        </w:tc>
        <w:tc>
          <w:tcPr>
            <w:tcW w:w="0" w:type="auto"/>
            <w:vAlign w:val="center"/>
            <w:hideMark/>
          </w:tcPr>
          <w:p w14:paraId="17F44BE5" w14:textId="77777777" w:rsidR="00051424" w:rsidRPr="00051424" w:rsidRDefault="00051424" w:rsidP="00051424">
            <w:pPr>
              <w:spacing w:after="0" w:line="240" w:lineRule="auto"/>
              <w:rPr>
                <w:ins w:id="3032" w:author="Admin" w:date="2026-07-06T15:49:00Z" w16du:dateUtc="2026-07-06T08:49:00Z"/>
                <w:rFonts w:ascii="Times New Roman" w:eastAsia="Times New Roman" w:hAnsi="Times New Roman" w:cs="Times New Roman"/>
                <w:sz w:val="24"/>
                <w:szCs w:val="24"/>
              </w:rPr>
            </w:pPr>
            <w:proofErr w:type="spellStart"/>
            <w:ins w:id="3033" w:author="Admin" w:date="2026-07-06T15:49:00Z" w16du:dateUtc="2026-07-06T08:49:00Z">
              <w:r w:rsidRPr="00051424">
                <w:rPr>
                  <w:rFonts w:ascii="Times New Roman" w:eastAsia="Times New Roman" w:hAnsi="Times New Roman" w:cs="Times New Roman"/>
                  <w:sz w:val="24"/>
                  <w:szCs w:val="24"/>
                </w:rPr>
                <w:t>Toàn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quyền</w:t>
              </w:r>
              <w:proofErr w:type="spellEnd"/>
            </w:ins>
          </w:p>
        </w:tc>
      </w:tr>
      <w:tr w:rsidR="00051424" w:rsidRPr="00051424" w14:paraId="42C095D5" w14:textId="77777777">
        <w:trPr>
          <w:tblCellSpacing w:w="15" w:type="dxa"/>
          <w:ins w:id="3034" w:author="Admin" w:date="2026-07-06T15:49:00Z" w16du:dateUtc="2026-07-06T08:49:00Z"/>
        </w:trPr>
        <w:tc>
          <w:tcPr>
            <w:tcW w:w="0" w:type="auto"/>
            <w:vAlign w:val="center"/>
            <w:hideMark/>
          </w:tcPr>
          <w:p w14:paraId="196D55D7" w14:textId="77777777" w:rsidR="00051424" w:rsidRPr="00051424" w:rsidRDefault="00051424" w:rsidP="00051424">
            <w:pPr>
              <w:spacing w:after="0" w:line="240" w:lineRule="auto"/>
              <w:rPr>
                <w:ins w:id="3035" w:author="Admin" w:date="2026-07-06T15:49:00Z" w16du:dateUtc="2026-07-06T08:49:00Z"/>
                <w:rFonts w:ascii="Times New Roman" w:eastAsia="Times New Roman" w:hAnsi="Times New Roman" w:cs="Times New Roman"/>
                <w:sz w:val="24"/>
                <w:szCs w:val="24"/>
              </w:rPr>
            </w:pPr>
            <w:ins w:id="3036" w:author="Admin" w:date="2026-07-06T15:49:00Z" w16du:dateUtc="2026-07-06T08:49:00Z">
              <w:r w:rsidRPr="00051424">
                <w:rPr>
                  <w:rFonts w:ascii="Times New Roman" w:eastAsia="Times New Roman" w:hAnsi="Times New Roman" w:cs="Times New Roman"/>
                  <w:sz w:val="24"/>
                  <w:szCs w:val="24"/>
                </w:rPr>
                <w:t>Consultant</w:t>
              </w:r>
            </w:ins>
          </w:p>
        </w:tc>
        <w:tc>
          <w:tcPr>
            <w:tcW w:w="0" w:type="auto"/>
            <w:vAlign w:val="center"/>
            <w:hideMark/>
          </w:tcPr>
          <w:p w14:paraId="1282E60F" w14:textId="77777777" w:rsidR="00051424" w:rsidRPr="00051424" w:rsidRDefault="00051424" w:rsidP="00051424">
            <w:pPr>
              <w:spacing w:after="0" w:line="240" w:lineRule="auto"/>
              <w:rPr>
                <w:ins w:id="3037" w:author="Admin" w:date="2026-07-06T15:49:00Z" w16du:dateUtc="2026-07-06T08:49:00Z"/>
                <w:rFonts w:ascii="Times New Roman" w:eastAsia="Times New Roman" w:hAnsi="Times New Roman" w:cs="Times New Roman"/>
                <w:sz w:val="24"/>
                <w:szCs w:val="24"/>
              </w:rPr>
            </w:pPr>
            <w:ins w:id="3038" w:author="Admin" w:date="2026-07-06T15:49:00Z" w16du:dateUtc="2026-07-06T08:49:00Z">
              <w:r w:rsidRPr="00051424">
                <w:rPr>
                  <w:rFonts w:ascii="Times New Roman" w:eastAsia="Times New Roman" w:hAnsi="Times New Roman" w:cs="Times New Roman"/>
                  <w:sz w:val="24"/>
                  <w:szCs w:val="24"/>
                </w:rPr>
                <w:t xml:space="preserve">Quản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Business Project </w:t>
              </w:r>
              <w:proofErr w:type="spellStart"/>
              <w:r w:rsidRPr="00051424">
                <w:rPr>
                  <w:rFonts w:ascii="Times New Roman" w:eastAsia="Times New Roman" w:hAnsi="Times New Roman" w:cs="Times New Roman"/>
                  <w:sz w:val="24"/>
                  <w:szCs w:val="24"/>
                </w:rPr>
                <w:t>được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phân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công</w:t>
              </w:r>
              <w:proofErr w:type="spellEnd"/>
            </w:ins>
          </w:p>
        </w:tc>
      </w:tr>
      <w:tr w:rsidR="00051424" w:rsidRPr="00051424" w14:paraId="002B50CE" w14:textId="77777777">
        <w:trPr>
          <w:tblCellSpacing w:w="15" w:type="dxa"/>
          <w:ins w:id="3039" w:author="Admin" w:date="2026-07-06T15:49:00Z" w16du:dateUtc="2026-07-06T08:49:00Z"/>
        </w:trPr>
        <w:tc>
          <w:tcPr>
            <w:tcW w:w="0" w:type="auto"/>
            <w:vAlign w:val="center"/>
            <w:hideMark/>
          </w:tcPr>
          <w:p w14:paraId="7140D1AF" w14:textId="77777777" w:rsidR="00051424" w:rsidRPr="00051424" w:rsidRDefault="00051424" w:rsidP="00051424">
            <w:pPr>
              <w:spacing w:after="0" w:line="240" w:lineRule="auto"/>
              <w:rPr>
                <w:ins w:id="3040" w:author="Admin" w:date="2026-07-06T15:49:00Z" w16du:dateUtc="2026-07-06T08:49:00Z"/>
                <w:rFonts w:ascii="Times New Roman" w:eastAsia="Times New Roman" w:hAnsi="Times New Roman" w:cs="Times New Roman"/>
                <w:sz w:val="24"/>
                <w:szCs w:val="24"/>
              </w:rPr>
            </w:pPr>
            <w:ins w:id="3041" w:author="Admin" w:date="2026-07-06T15:49:00Z" w16du:dateUtc="2026-07-06T08:49:00Z">
              <w:r w:rsidRPr="00051424">
                <w:rPr>
                  <w:rFonts w:ascii="Times New Roman" w:eastAsia="Times New Roman" w:hAnsi="Times New Roman" w:cs="Times New Roman"/>
                  <w:sz w:val="24"/>
                  <w:szCs w:val="24"/>
                </w:rPr>
                <w:t>BA</w:t>
              </w:r>
            </w:ins>
          </w:p>
        </w:tc>
        <w:tc>
          <w:tcPr>
            <w:tcW w:w="0" w:type="auto"/>
            <w:vAlign w:val="center"/>
            <w:hideMark/>
          </w:tcPr>
          <w:p w14:paraId="5EB92773" w14:textId="77777777" w:rsidR="00051424" w:rsidRPr="00051424" w:rsidRDefault="00051424" w:rsidP="00051424">
            <w:pPr>
              <w:spacing w:after="0" w:line="240" w:lineRule="auto"/>
              <w:rPr>
                <w:ins w:id="3042" w:author="Admin" w:date="2026-07-06T15:49:00Z" w16du:dateUtc="2026-07-06T08:49:00Z"/>
                <w:rFonts w:ascii="Times New Roman" w:eastAsia="Times New Roman" w:hAnsi="Times New Roman" w:cs="Times New Roman"/>
                <w:sz w:val="24"/>
                <w:szCs w:val="24"/>
              </w:rPr>
            </w:pPr>
            <w:ins w:id="3043" w:author="Admin" w:date="2026-07-06T15:49:00Z" w16du:dateUtc="2026-07-06T08:49:00Z">
              <w:r w:rsidRPr="00051424">
                <w:rPr>
                  <w:rFonts w:ascii="Times New Roman" w:eastAsia="Times New Roman" w:hAnsi="Times New Roman" w:cs="Times New Roman"/>
                  <w:sz w:val="24"/>
                  <w:szCs w:val="24"/>
                </w:rPr>
                <w:t xml:space="preserve">Quản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tài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yêu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cầu</w:t>
              </w:r>
              <w:proofErr w:type="spellEnd"/>
            </w:ins>
          </w:p>
        </w:tc>
      </w:tr>
      <w:tr w:rsidR="00051424" w:rsidRPr="00051424" w14:paraId="141EA8DB" w14:textId="77777777">
        <w:trPr>
          <w:tblCellSpacing w:w="15" w:type="dxa"/>
          <w:ins w:id="3044" w:author="Admin" w:date="2026-07-06T15:49:00Z" w16du:dateUtc="2026-07-06T08:49:00Z"/>
        </w:trPr>
        <w:tc>
          <w:tcPr>
            <w:tcW w:w="0" w:type="auto"/>
            <w:vAlign w:val="center"/>
            <w:hideMark/>
          </w:tcPr>
          <w:p w14:paraId="18C7A323" w14:textId="77777777" w:rsidR="00051424" w:rsidRPr="00051424" w:rsidRDefault="00051424" w:rsidP="00051424">
            <w:pPr>
              <w:spacing w:after="0" w:line="240" w:lineRule="auto"/>
              <w:rPr>
                <w:ins w:id="3045" w:author="Admin" w:date="2026-07-06T15:49:00Z" w16du:dateUtc="2026-07-06T08:49:00Z"/>
                <w:rFonts w:ascii="Times New Roman" w:eastAsia="Times New Roman" w:hAnsi="Times New Roman" w:cs="Times New Roman"/>
                <w:sz w:val="24"/>
                <w:szCs w:val="24"/>
              </w:rPr>
            </w:pPr>
            <w:ins w:id="3046" w:author="Admin" w:date="2026-07-06T15:49:00Z" w16du:dateUtc="2026-07-06T08:49:00Z">
              <w:r w:rsidRPr="00051424">
                <w:rPr>
                  <w:rFonts w:ascii="Times New Roman" w:eastAsia="Times New Roman" w:hAnsi="Times New Roman" w:cs="Times New Roman"/>
                  <w:sz w:val="24"/>
                  <w:szCs w:val="24"/>
                </w:rPr>
                <w:t>PM</w:t>
              </w:r>
            </w:ins>
          </w:p>
        </w:tc>
        <w:tc>
          <w:tcPr>
            <w:tcW w:w="0" w:type="auto"/>
            <w:vAlign w:val="center"/>
            <w:hideMark/>
          </w:tcPr>
          <w:p w14:paraId="3DCA4750" w14:textId="77777777" w:rsidR="00051424" w:rsidRPr="00051424" w:rsidRDefault="00051424" w:rsidP="00051424">
            <w:pPr>
              <w:spacing w:after="0" w:line="240" w:lineRule="auto"/>
              <w:rPr>
                <w:ins w:id="3047" w:author="Admin" w:date="2026-07-06T15:49:00Z" w16du:dateUtc="2026-07-06T08:49:00Z"/>
                <w:rFonts w:ascii="Times New Roman" w:eastAsia="Times New Roman" w:hAnsi="Times New Roman" w:cs="Times New Roman"/>
                <w:sz w:val="24"/>
                <w:szCs w:val="24"/>
              </w:rPr>
            </w:pPr>
            <w:ins w:id="3048" w:author="Admin" w:date="2026-07-06T15:49:00Z" w16du:dateUtc="2026-07-06T08:49:00Z">
              <w:r w:rsidRPr="00051424">
                <w:rPr>
                  <w:rFonts w:ascii="Times New Roman" w:eastAsia="Times New Roman" w:hAnsi="Times New Roman" w:cs="Times New Roman"/>
                  <w:sz w:val="24"/>
                  <w:szCs w:val="24"/>
                </w:rPr>
                <w:t xml:space="preserve">Quản </w:t>
              </w:r>
              <w:proofErr w:type="spellStart"/>
              <w:r w:rsidRPr="00051424">
                <w:rPr>
                  <w:rFonts w:ascii="Times New Roman" w:eastAsia="Times New Roman" w:hAnsi="Times New Roman" w:cs="Times New Roman"/>
                  <w:sz w:val="24"/>
                  <w:szCs w:val="24"/>
                </w:rPr>
                <w:t>lý</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tiến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độ</w:t>
              </w:r>
              <w:proofErr w:type="spellEnd"/>
            </w:ins>
          </w:p>
        </w:tc>
      </w:tr>
      <w:tr w:rsidR="00051424" w:rsidRPr="00051424" w14:paraId="1C1F8678" w14:textId="77777777">
        <w:trPr>
          <w:tblCellSpacing w:w="15" w:type="dxa"/>
          <w:ins w:id="3049" w:author="Admin" w:date="2026-07-06T15:49:00Z" w16du:dateUtc="2026-07-06T08:49:00Z"/>
        </w:trPr>
        <w:tc>
          <w:tcPr>
            <w:tcW w:w="0" w:type="auto"/>
            <w:vAlign w:val="center"/>
            <w:hideMark/>
          </w:tcPr>
          <w:p w14:paraId="7740889C" w14:textId="77777777" w:rsidR="00051424" w:rsidRPr="00051424" w:rsidRDefault="00051424" w:rsidP="00051424">
            <w:pPr>
              <w:spacing w:after="0" w:line="240" w:lineRule="auto"/>
              <w:rPr>
                <w:ins w:id="3050" w:author="Admin" w:date="2026-07-06T15:49:00Z" w16du:dateUtc="2026-07-06T08:49:00Z"/>
                <w:rFonts w:ascii="Times New Roman" w:eastAsia="Times New Roman" w:hAnsi="Times New Roman" w:cs="Times New Roman"/>
                <w:sz w:val="24"/>
                <w:szCs w:val="24"/>
              </w:rPr>
            </w:pPr>
            <w:ins w:id="3051" w:author="Admin" w:date="2026-07-06T15:49:00Z" w16du:dateUtc="2026-07-06T08:49:00Z">
              <w:r w:rsidRPr="00051424">
                <w:rPr>
                  <w:rFonts w:ascii="Times New Roman" w:eastAsia="Times New Roman" w:hAnsi="Times New Roman" w:cs="Times New Roman"/>
                  <w:sz w:val="24"/>
                  <w:szCs w:val="24"/>
                </w:rPr>
                <w:t>Customer Success</w:t>
              </w:r>
            </w:ins>
          </w:p>
        </w:tc>
        <w:tc>
          <w:tcPr>
            <w:tcW w:w="0" w:type="auto"/>
            <w:vAlign w:val="center"/>
            <w:hideMark/>
          </w:tcPr>
          <w:p w14:paraId="01C5CB93" w14:textId="77777777" w:rsidR="00051424" w:rsidRPr="00051424" w:rsidRDefault="00051424" w:rsidP="00051424">
            <w:pPr>
              <w:spacing w:after="0" w:line="240" w:lineRule="auto"/>
              <w:rPr>
                <w:ins w:id="3052" w:author="Admin" w:date="2026-07-06T15:49:00Z" w16du:dateUtc="2026-07-06T08:49:00Z"/>
                <w:rFonts w:ascii="Times New Roman" w:eastAsia="Times New Roman" w:hAnsi="Times New Roman" w:cs="Times New Roman"/>
                <w:sz w:val="24"/>
                <w:szCs w:val="24"/>
              </w:rPr>
            </w:pPr>
            <w:ins w:id="3053" w:author="Admin" w:date="2026-07-06T15:49:00Z" w16du:dateUtc="2026-07-06T08:49:00Z">
              <w:r w:rsidRPr="00051424">
                <w:rPr>
                  <w:rFonts w:ascii="Times New Roman" w:eastAsia="Times New Roman" w:hAnsi="Times New Roman" w:cs="Times New Roman"/>
                  <w:sz w:val="24"/>
                  <w:szCs w:val="24"/>
                </w:rPr>
                <w:t xml:space="preserve">Theo </w:t>
              </w:r>
              <w:proofErr w:type="spellStart"/>
              <w:r w:rsidRPr="00051424">
                <w:rPr>
                  <w:rFonts w:ascii="Times New Roman" w:eastAsia="Times New Roman" w:hAnsi="Times New Roman" w:cs="Times New Roman"/>
                  <w:sz w:val="24"/>
                  <w:szCs w:val="24"/>
                </w:rPr>
                <w:t>dõi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sau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án</w:t>
              </w:r>
              <w:proofErr w:type="spellEnd"/>
            </w:ins>
          </w:p>
        </w:tc>
      </w:tr>
      <w:tr w:rsidR="00051424" w:rsidRPr="00051424" w14:paraId="27FC7F5C" w14:textId="77777777">
        <w:trPr>
          <w:tblCellSpacing w:w="15" w:type="dxa"/>
          <w:ins w:id="3054" w:author="Admin" w:date="2026-07-06T15:49:00Z" w16du:dateUtc="2026-07-06T08:49:00Z"/>
        </w:trPr>
        <w:tc>
          <w:tcPr>
            <w:tcW w:w="0" w:type="auto"/>
            <w:vAlign w:val="center"/>
            <w:hideMark/>
          </w:tcPr>
          <w:p w14:paraId="007668B1" w14:textId="77777777" w:rsidR="00051424" w:rsidRPr="00051424" w:rsidRDefault="00051424" w:rsidP="00051424">
            <w:pPr>
              <w:spacing w:after="0" w:line="240" w:lineRule="auto"/>
              <w:rPr>
                <w:ins w:id="3055" w:author="Admin" w:date="2026-07-06T15:49:00Z" w16du:dateUtc="2026-07-06T08:49:00Z"/>
                <w:rFonts w:ascii="Times New Roman" w:eastAsia="Times New Roman" w:hAnsi="Times New Roman" w:cs="Times New Roman"/>
                <w:sz w:val="24"/>
                <w:szCs w:val="24"/>
              </w:rPr>
            </w:pPr>
            <w:ins w:id="3056" w:author="Admin" w:date="2026-07-06T15:49:00Z" w16du:dateUtc="2026-07-06T08:49:00Z">
              <w:r w:rsidRPr="00051424">
                <w:rPr>
                  <w:rFonts w:ascii="Times New Roman" w:eastAsia="Times New Roman" w:hAnsi="Times New Roman" w:cs="Times New Roman"/>
                  <w:sz w:val="24"/>
                  <w:szCs w:val="24"/>
                </w:rPr>
                <w:t>Admin</w:t>
              </w:r>
            </w:ins>
          </w:p>
        </w:tc>
        <w:tc>
          <w:tcPr>
            <w:tcW w:w="0" w:type="auto"/>
            <w:vAlign w:val="center"/>
            <w:hideMark/>
          </w:tcPr>
          <w:p w14:paraId="599AF02B" w14:textId="77777777" w:rsidR="00051424" w:rsidRPr="00051424" w:rsidRDefault="00051424" w:rsidP="00051424">
            <w:pPr>
              <w:spacing w:after="0" w:line="240" w:lineRule="auto"/>
              <w:rPr>
                <w:ins w:id="3057" w:author="Admin" w:date="2026-07-06T15:49:00Z" w16du:dateUtc="2026-07-06T08:49:00Z"/>
                <w:rFonts w:ascii="Times New Roman" w:eastAsia="Times New Roman" w:hAnsi="Times New Roman" w:cs="Times New Roman"/>
                <w:sz w:val="24"/>
                <w:szCs w:val="24"/>
              </w:rPr>
            </w:pPr>
            <w:ins w:id="3058" w:author="Admin" w:date="2026-07-06T15:49:00Z" w16du:dateUtc="2026-07-06T08:49:00Z">
              <w:r w:rsidRPr="00051424">
                <w:rPr>
                  <w:rFonts w:ascii="Times New Roman" w:eastAsia="Times New Roman" w:hAnsi="Times New Roman" w:cs="Times New Roman"/>
                  <w:sz w:val="24"/>
                  <w:szCs w:val="24"/>
                </w:rPr>
                <w:t xml:space="preserve">Quản </w:t>
              </w:r>
              <w:proofErr w:type="spellStart"/>
              <w:r w:rsidRPr="00051424">
                <w:rPr>
                  <w:rFonts w:ascii="Times New Roman" w:eastAsia="Times New Roman" w:hAnsi="Times New Roman" w:cs="Times New Roman"/>
                  <w:sz w:val="24"/>
                  <w:szCs w:val="24"/>
                </w:rPr>
                <w:t>trị</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ins>
          </w:p>
        </w:tc>
      </w:tr>
    </w:tbl>
    <w:p w14:paraId="7546E90C" w14:textId="77777777" w:rsidR="00051424" w:rsidRPr="00051424" w:rsidRDefault="00051424" w:rsidP="00051424">
      <w:pPr>
        <w:spacing w:before="100" w:beforeAutospacing="1" w:after="100" w:afterAutospacing="1" w:line="240" w:lineRule="auto"/>
        <w:outlineLvl w:val="0"/>
        <w:rPr>
          <w:ins w:id="3059" w:author="Admin" w:date="2026-07-06T15:49:00Z" w16du:dateUtc="2026-07-06T08:49:00Z"/>
          <w:rFonts w:ascii="Times New Roman" w:eastAsia="Times New Roman" w:hAnsi="Times New Roman" w:cs="Times New Roman"/>
          <w:b/>
          <w:bCs/>
          <w:kern w:val="36"/>
          <w:sz w:val="48"/>
          <w:szCs w:val="48"/>
        </w:rPr>
      </w:pPr>
      <w:ins w:id="3060" w:author="Admin" w:date="2026-07-06T15:49:00Z" w16du:dateUtc="2026-07-06T08:49:00Z">
        <w:r w:rsidRPr="00051424">
          <w:rPr>
            <w:rFonts w:ascii="Times New Roman" w:eastAsia="Times New Roman" w:hAnsi="Times New Roman" w:cs="Times New Roman"/>
            <w:b/>
            <w:bCs/>
            <w:kern w:val="36"/>
            <w:sz w:val="48"/>
            <w:szCs w:val="48"/>
          </w:rPr>
          <w:t>2.11. Non-functional Requirements</w:t>
        </w:r>
      </w:ins>
    </w:p>
    <w:p w14:paraId="3C6768B8" w14:textId="77777777" w:rsidR="00051424" w:rsidRPr="00051424" w:rsidRDefault="00051424" w:rsidP="00051424">
      <w:pPr>
        <w:spacing w:before="100" w:beforeAutospacing="1" w:after="100" w:afterAutospacing="1" w:line="240" w:lineRule="auto"/>
        <w:rPr>
          <w:ins w:id="3061" w:author="Admin" w:date="2026-07-06T15:49:00Z" w16du:dateUtc="2026-07-06T08:49:00Z"/>
          <w:rFonts w:ascii="Times New Roman" w:eastAsia="Times New Roman" w:hAnsi="Times New Roman" w:cs="Times New Roman"/>
          <w:sz w:val="24"/>
          <w:szCs w:val="24"/>
        </w:rPr>
      </w:pPr>
      <w:proofErr w:type="spellStart"/>
      <w:ins w:id="3062" w:author="Admin" w:date="2026-07-06T15:49:00Z" w16du:dateUtc="2026-07-06T08:49:00Z">
        <w:r w:rsidRPr="00051424">
          <w:rPr>
            <w:rFonts w:ascii="Times New Roman" w:eastAsia="Times New Roman" w:hAnsi="Times New Roman" w:cs="Times New Roman"/>
            <w:sz w:val="24"/>
            <w:szCs w:val="24"/>
          </w:rPr>
          <w:t>Ngoài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cần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đáp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ứng</w:t>
        </w:r>
        <w:proofErr w:type="spellEnd"/>
        <w:r w:rsidRPr="00051424">
          <w:rPr>
            <w:rFonts w:ascii="Times New Roman" w:eastAsia="Times New Roman" w:hAnsi="Times New Roman" w:cs="Times New Roman"/>
            <w:sz w:val="24"/>
            <w:szCs w:val="24"/>
          </w:rPr>
          <w:t>:</w:t>
        </w:r>
      </w:ins>
    </w:p>
    <w:p w14:paraId="66294251" w14:textId="77777777" w:rsidR="00051424" w:rsidRPr="00051424" w:rsidRDefault="00051424" w:rsidP="00051424">
      <w:pPr>
        <w:numPr>
          <w:ilvl w:val="0"/>
          <w:numId w:val="250"/>
        </w:numPr>
        <w:spacing w:before="100" w:beforeAutospacing="1" w:after="100" w:afterAutospacing="1" w:line="240" w:lineRule="auto"/>
        <w:rPr>
          <w:ins w:id="3063" w:author="Admin" w:date="2026-07-06T15:49:00Z" w16du:dateUtc="2026-07-06T08:49:00Z"/>
          <w:rFonts w:ascii="Times New Roman" w:eastAsia="Times New Roman" w:hAnsi="Times New Roman" w:cs="Times New Roman"/>
          <w:sz w:val="24"/>
          <w:szCs w:val="24"/>
        </w:rPr>
      </w:pPr>
      <w:ins w:id="3064" w:author="Admin" w:date="2026-07-06T15:49:00Z" w16du:dateUtc="2026-07-06T08:49:00Z">
        <w:r w:rsidRPr="00051424">
          <w:rPr>
            <w:rFonts w:ascii="Times New Roman" w:eastAsia="Times New Roman" w:hAnsi="Times New Roman" w:cs="Times New Roman"/>
            <w:sz w:val="24"/>
            <w:szCs w:val="24"/>
          </w:rPr>
          <w:t xml:space="preserve">Giao </w:t>
        </w:r>
        <w:proofErr w:type="spellStart"/>
        <w:r w:rsidRPr="00051424">
          <w:rPr>
            <w:rFonts w:ascii="Times New Roman" w:eastAsia="Times New Roman" w:hAnsi="Times New Roman" w:cs="Times New Roman"/>
            <w:sz w:val="24"/>
            <w:szCs w:val="24"/>
          </w:rPr>
          <w:t>diện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đơn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giản</w:t>
        </w:r>
        <w:proofErr w:type="spellEnd"/>
        <w:r w:rsidRPr="00051424">
          <w:rPr>
            <w:rFonts w:ascii="Times New Roman" w:eastAsia="Times New Roman" w:hAnsi="Times New Roman" w:cs="Times New Roman"/>
            <w:sz w:val="24"/>
            <w:szCs w:val="24"/>
          </w:rPr>
          <w:t>.</w:t>
        </w:r>
      </w:ins>
    </w:p>
    <w:p w14:paraId="57E217B5" w14:textId="77777777" w:rsidR="00051424" w:rsidRPr="00051424" w:rsidRDefault="00051424" w:rsidP="00051424">
      <w:pPr>
        <w:numPr>
          <w:ilvl w:val="0"/>
          <w:numId w:val="250"/>
        </w:numPr>
        <w:spacing w:before="100" w:beforeAutospacing="1" w:after="100" w:afterAutospacing="1" w:line="240" w:lineRule="auto"/>
        <w:rPr>
          <w:ins w:id="3065" w:author="Admin" w:date="2026-07-06T15:49:00Z" w16du:dateUtc="2026-07-06T08:49:00Z"/>
          <w:rFonts w:ascii="Times New Roman" w:eastAsia="Times New Roman" w:hAnsi="Times New Roman" w:cs="Times New Roman"/>
          <w:sz w:val="24"/>
          <w:szCs w:val="24"/>
        </w:rPr>
      </w:pPr>
      <w:proofErr w:type="spellStart"/>
      <w:ins w:id="3066" w:author="Admin" w:date="2026-07-06T15:49:00Z" w16du:dateUtc="2026-07-06T08:49:00Z">
        <w:r w:rsidRPr="00051424">
          <w:rPr>
            <w:rFonts w:ascii="Times New Roman" w:eastAsia="Times New Roman" w:hAnsi="Times New Roman" w:cs="Times New Roman"/>
            <w:sz w:val="24"/>
            <w:szCs w:val="24"/>
          </w:rPr>
          <w:t>Dễ</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đào</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tạo</w:t>
        </w:r>
        <w:proofErr w:type="spellEnd"/>
        <w:r w:rsidRPr="00051424">
          <w:rPr>
            <w:rFonts w:ascii="Times New Roman" w:eastAsia="Times New Roman" w:hAnsi="Times New Roman" w:cs="Times New Roman"/>
            <w:sz w:val="24"/>
            <w:szCs w:val="24"/>
          </w:rPr>
          <w:t xml:space="preserve"> Consultant </w:t>
        </w:r>
        <w:proofErr w:type="spellStart"/>
        <w:r w:rsidRPr="00051424">
          <w:rPr>
            <w:rFonts w:ascii="Times New Roman" w:eastAsia="Times New Roman" w:hAnsi="Times New Roman" w:cs="Times New Roman"/>
            <w:sz w:val="24"/>
            <w:szCs w:val="24"/>
          </w:rPr>
          <w:t>mới</w:t>
        </w:r>
        <w:proofErr w:type="spellEnd"/>
        <w:r w:rsidRPr="00051424">
          <w:rPr>
            <w:rFonts w:ascii="Times New Roman" w:eastAsia="Times New Roman" w:hAnsi="Times New Roman" w:cs="Times New Roman"/>
            <w:sz w:val="24"/>
            <w:szCs w:val="24"/>
          </w:rPr>
          <w:t>.</w:t>
        </w:r>
      </w:ins>
    </w:p>
    <w:p w14:paraId="17B46561" w14:textId="77777777" w:rsidR="00051424" w:rsidRPr="00051424" w:rsidRDefault="00051424" w:rsidP="00051424">
      <w:pPr>
        <w:numPr>
          <w:ilvl w:val="0"/>
          <w:numId w:val="250"/>
        </w:numPr>
        <w:spacing w:before="100" w:beforeAutospacing="1" w:after="100" w:afterAutospacing="1" w:line="240" w:lineRule="auto"/>
        <w:rPr>
          <w:ins w:id="3067" w:author="Admin" w:date="2026-07-06T15:49:00Z" w16du:dateUtc="2026-07-06T08:49:00Z"/>
          <w:rFonts w:ascii="Times New Roman" w:eastAsia="Times New Roman" w:hAnsi="Times New Roman" w:cs="Times New Roman"/>
          <w:sz w:val="24"/>
          <w:szCs w:val="24"/>
        </w:rPr>
      </w:pPr>
      <w:proofErr w:type="spellStart"/>
      <w:ins w:id="3068" w:author="Admin" w:date="2026-07-06T15:49:00Z" w16du:dateUtc="2026-07-06T08:49:00Z">
        <w:r w:rsidRPr="00051424">
          <w:rPr>
            <w:rFonts w:ascii="Times New Roman" w:eastAsia="Times New Roman" w:hAnsi="Times New Roman" w:cs="Times New Roman"/>
            <w:sz w:val="24"/>
            <w:szCs w:val="24"/>
          </w:rPr>
          <w:t>Dễ</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mở</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rộng</w:t>
        </w:r>
        <w:proofErr w:type="spellEnd"/>
        <w:r w:rsidRPr="00051424">
          <w:rPr>
            <w:rFonts w:ascii="Times New Roman" w:eastAsia="Times New Roman" w:hAnsi="Times New Roman" w:cs="Times New Roman"/>
            <w:sz w:val="24"/>
            <w:szCs w:val="24"/>
          </w:rPr>
          <w:t xml:space="preserve"> Workspace.</w:t>
        </w:r>
      </w:ins>
    </w:p>
    <w:p w14:paraId="7EA1FFEB" w14:textId="77777777" w:rsidR="00051424" w:rsidRPr="00051424" w:rsidRDefault="00051424" w:rsidP="00051424">
      <w:pPr>
        <w:numPr>
          <w:ilvl w:val="0"/>
          <w:numId w:val="250"/>
        </w:numPr>
        <w:spacing w:before="100" w:beforeAutospacing="1" w:after="100" w:afterAutospacing="1" w:line="240" w:lineRule="auto"/>
        <w:rPr>
          <w:ins w:id="3069" w:author="Admin" w:date="2026-07-06T15:49:00Z" w16du:dateUtc="2026-07-06T08:49:00Z"/>
          <w:rFonts w:ascii="Times New Roman" w:eastAsia="Times New Roman" w:hAnsi="Times New Roman" w:cs="Times New Roman"/>
          <w:sz w:val="24"/>
          <w:szCs w:val="24"/>
        </w:rPr>
      </w:pPr>
      <w:proofErr w:type="spellStart"/>
      <w:ins w:id="3070" w:author="Admin" w:date="2026-07-06T15:49:00Z" w16du:dateUtc="2026-07-06T08:49:00Z">
        <w:r w:rsidRPr="00051424">
          <w:rPr>
            <w:rFonts w:ascii="Times New Roman" w:eastAsia="Times New Roman" w:hAnsi="Times New Roman" w:cs="Times New Roman"/>
            <w:sz w:val="24"/>
            <w:szCs w:val="24"/>
          </w:rPr>
          <w:t>Có</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lịch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sử</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thay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đổi</w:t>
        </w:r>
        <w:proofErr w:type="spellEnd"/>
        <w:r w:rsidRPr="00051424">
          <w:rPr>
            <w:rFonts w:ascii="Times New Roman" w:eastAsia="Times New Roman" w:hAnsi="Times New Roman" w:cs="Times New Roman"/>
            <w:sz w:val="24"/>
            <w:szCs w:val="24"/>
          </w:rPr>
          <w:t>.</w:t>
        </w:r>
      </w:ins>
    </w:p>
    <w:p w14:paraId="27E3D7BA" w14:textId="77777777" w:rsidR="00051424" w:rsidRPr="00051424" w:rsidRDefault="00051424" w:rsidP="00051424">
      <w:pPr>
        <w:numPr>
          <w:ilvl w:val="0"/>
          <w:numId w:val="250"/>
        </w:numPr>
        <w:spacing w:before="100" w:beforeAutospacing="1" w:after="100" w:afterAutospacing="1" w:line="240" w:lineRule="auto"/>
        <w:rPr>
          <w:ins w:id="3071" w:author="Admin" w:date="2026-07-06T15:49:00Z" w16du:dateUtc="2026-07-06T08:49:00Z"/>
          <w:rFonts w:ascii="Times New Roman" w:eastAsia="Times New Roman" w:hAnsi="Times New Roman" w:cs="Times New Roman"/>
          <w:sz w:val="24"/>
          <w:szCs w:val="24"/>
        </w:rPr>
      </w:pPr>
      <w:proofErr w:type="spellStart"/>
      <w:ins w:id="3072" w:author="Admin" w:date="2026-07-06T15:49:00Z" w16du:dateUtc="2026-07-06T08:49:00Z">
        <w:r w:rsidRPr="00051424">
          <w:rPr>
            <w:rFonts w:ascii="Times New Roman" w:eastAsia="Times New Roman" w:hAnsi="Times New Roman" w:cs="Times New Roman"/>
            <w:sz w:val="24"/>
            <w:szCs w:val="24"/>
          </w:rPr>
          <w:t>Hỗ</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trợ</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xuất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báo</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cáo</w:t>
        </w:r>
        <w:proofErr w:type="spellEnd"/>
        <w:r w:rsidRPr="00051424">
          <w:rPr>
            <w:rFonts w:ascii="Times New Roman" w:eastAsia="Times New Roman" w:hAnsi="Times New Roman" w:cs="Times New Roman"/>
            <w:sz w:val="24"/>
            <w:szCs w:val="24"/>
          </w:rPr>
          <w:t>.</w:t>
        </w:r>
      </w:ins>
    </w:p>
    <w:p w14:paraId="6AD7D010" w14:textId="77777777" w:rsidR="00051424" w:rsidRPr="00051424" w:rsidRDefault="00051424" w:rsidP="00051424">
      <w:pPr>
        <w:numPr>
          <w:ilvl w:val="0"/>
          <w:numId w:val="250"/>
        </w:numPr>
        <w:spacing w:before="100" w:beforeAutospacing="1" w:after="100" w:afterAutospacing="1" w:line="240" w:lineRule="auto"/>
        <w:rPr>
          <w:ins w:id="3073" w:author="Admin" w:date="2026-07-06T15:49:00Z" w16du:dateUtc="2026-07-06T08:49:00Z"/>
          <w:rFonts w:ascii="Times New Roman" w:eastAsia="Times New Roman" w:hAnsi="Times New Roman" w:cs="Times New Roman"/>
          <w:sz w:val="24"/>
          <w:szCs w:val="24"/>
        </w:rPr>
      </w:pPr>
      <w:proofErr w:type="spellStart"/>
      <w:ins w:id="3074" w:author="Admin" w:date="2026-07-06T15:49:00Z" w16du:dateUtc="2026-07-06T08:49:00Z">
        <w:r w:rsidRPr="00051424">
          <w:rPr>
            <w:rFonts w:ascii="Times New Roman" w:eastAsia="Times New Roman" w:hAnsi="Times New Roman" w:cs="Times New Roman"/>
            <w:sz w:val="24"/>
            <w:szCs w:val="24"/>
          </w:rPr>
          <w:t>Hỗ</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trợ</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phân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quyền</w:t>
        </w:r>
        <w:proofErr w:type="spellEnd"/>
        <w:r w:rsidRPr="00051424">
          <w:rPr>
            <w:rFonts w:ascii="Times New Roman" w:eastAsia="Times New Roman" w:hAnsi="Times New Roman" w:cs="Times New Roman"/>
            <w:sz w:val="24"/>
            <w:szCs w:val="24"/>
          </w:rPr>
          <w:t>.</w:t>
        </w:r>
      </w:ins>
    </w:p>
    <w:p w14:paraId="7455D950" w14:textId="77777777" w:rsidR="00051424" w:rsidRPr="00051424" w:rsidRDefault="00051424" w:rsidP="00051424">
      <w:pPr>
        <w:numPr>
          <w:ilvl w:val="0"/>
          <w:numId w:val="250"/>
        </w:numPr>
        <w:spacing w:before="100" w:beforeAutospacing="1" w:after="100" w:afterAutospacing="1" w:line="240" w:lineRule="auto"/>
        <w:rPr>
          <w:ins w:id="3075" w:author="Admin" w:date="2026-07-06T15:49:00Z" w16du:dateUtc="2026-07-06T08:49:00Z"/>
          <w:rFonts w:ascii="Times New Roman" w:eastAsia="Times New Roman" w:hAnsi="Times New Roman" w:cs="Times New Roman"/>
          <w:sz w:val="24"/>
          <w:szCs w:val="24"/>
        </w:rPr>
      </w:pPr>
      <w:proofErr w:type="spellStart"/>
      <w:ins w:id="3076" w:author="Admin" w:date="2026-07-06T15:49:00Z" w16du:dateUtc="2026-07-06T08:49:00Z">
        <w:r w:rsidRPr="00051424">
          <w:rPr>
            <w:rFonts w:ascii="Times New Roman" w:eastAsia="Times New Roman" w:hAnsi="Times New Roman" w:cs="Times New Roman"/>
            <w:sz w:val="24"/>
            <w:szCs w:val="24"/>
          </w:rPr>
          <w:t>Dữ</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có</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thể</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tái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sử</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dụng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cho</w:t>
        </w:r>
        <w:proofErr w:type="spellEnd"/>
        <w:r w:rsidRPr="00051424">
          <w:rPr>
            <w:rFonts w:ascii="Times New Roman" w:eastAsia="Times New Roman" w:hAnsi="Times New Roman" w:cs="Times New Roman"/>
            <w:sz w:val="24"/>
            <w:szCs w:val="24"/>
          </w:rPr>
          <w:t xml:space="preserve"> AI </w:t>
        </w:r>
        <w:proofErr w:type="spellStart"/>
        <w:r w:rsidRPr="00051424">
          <w:rPr>
            <w:rFonts w:ascii="Times New Roman" w:eastAsia="Times New Roman" w:hAnsi="Times New Roman" w:cs="Times New Roman"/>
            <w:sz w:val="24"/>
            <w:szCs w:val="24"/>
          </w:rPr>
          <w:t>trong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tương</w:t>
        </w:r>
        <w:proofErr w:type="spellEnd"/>
        <w:r w:rsidRPr="00051424">
          <w:rPr>
            <w:rFonts w:ascii="Times New Roman" w:eastAsia="Times New Roman" w:hAnsi="Times New Roman" w:cs="Times New Roman"/>
            <w:sz w:val="24"/>
            <w:szCs w:val="24"/>
          </w:rPr>
          <w:t xml:space="preserve"> lai.</w:t>
        </w:r>
      </w:ins>
    </w:p>
    <w:p w14:paraId="49973DF7" w14:textId="77777777" w:rsidR="00051424" w:rsidRPr="00051424" w:rsidRDefault="00051424" w:rsidP="00051424">
      <w:pPr>
        <w:spacing w:before="100" w:beforeAutospacing="1" w:after="100" w:afterAutospacing="1" w:line="240" w:lineRule="auto"/>
        <w:outlineLvl w:val="0"/>
        <w:rPr>
          <w:ins w:id="3077" w:author="Admin" w:date="2026-07-06T15:49:00Z" w16du:dateUtc="2026-07-06T08:49:00Z"/>
          <w:rFonts w:ascii="Times New Roman" w:eastAsia="Times New Roman" w:hAnsi="Times New Roman" w:cs="Times New Roman"/>
          <w:b/>
          <w:bCs/>
          <w:kern w:val="36"/>
          <w:sz w:val="48"/>
          <w:szCs w:val="48"/>
        </w:rPr>
      </w:pPr>
      <w:ins w:id="3078" w:author="Admin" w:date="2026-07-06T15:49:00Z" w16du:dateUtc="2026-07-06T08:49:00Z">
        <w:r w:rsidRPr="00051424">
          <w:rPr>
            <w:rFonts w:ascii="Times New Roman" w:eastAsia="Times New Roman" w:hAnsi="Times New Roman" w:cs="Times New Roman"/>
            <w:b/>
            <w:bCs/>
            <w:kern w:val="36"/>
            <w:sz w:val="48"/>
            <w:szCs w:val="48"/>
          </w:rPr>
          <w:t xml:space="preserve">2.12. </w:t>
        </w:r>
        <w:proofErr w:type="spellStart"/>
        <w:r w:rsidRPr="00051424">
          <w:rPr>
            <w:rFonts w:ascii="Times New Roman" w:eastAsia="Times New Roman" w:hAnsi="Times New Roman" w:cs="Times New Roman"/>
            <w:b/>
            <w:bCs/>
            <w:kern w:val="36"/>
            <w:sz w:val="48"/>
            <w:szCs w:val="48"/>
          </w:rPr>
          <w:t>Mối</w:t>
        </w:r>
        <w:proofErr w:type="spellEnd"/>
        <w:r w:rsidRPr="00051424">
          <w:rPr>
            <w:rFonts w:ascii="Times New Roman" w:eastAsia="Times New Roman" w:hAnsi="Times New Roman" w:cs="Times New Roman"/>
            <w:b/>
            <w:bCs/>
            <w:kern w:val="36"/>
            <w:sz w:val="48"/>
            <w:szCs w:val="48"/>
          </w:rPr>
          <w:t xml:space="preserve"> </w:t>
        </w:r>
        <w:proofErr w:type="spellStart"/>
        <w:r w:rsidRPr="00051424">
          <w:rPr>
            <w:rFonts w:ascii="Times New Roman" w:eastAsia="Times New Roman" w:hAnsi="Times New Roman" w:cs="Times New Roman"/>
            <w:b/>
            <w:bCs/>
            <w:kern w:val="36"/>
            <w:sz w:val="48"/>
            <w:szCs w:val="48"/>
          </w:rPr>
          <w:t>liên</w:t>
        </w:r>
        <w:proofErr w:type="spellEnd"/>
        <w:r w:rsidRPr="00051424">
          <w:rPr>
            <w:rFonts w:ascii="Times New Roman" w:eastAsia="Times New Roman" w:hAnsi="Times New Roman" w:cs="Times New Roman"/>
            <w:b/>
            <w:bCs/>
            <w:kern w:val="36"/>
            <w:sz w:val="48"/>
            <w:szCs w:val="48"/>
          </w:rPr>
          <w:t xml:space="preserve"> </w:t>
        </w:r>
        <w:proofErr w:type="spellStart"/>
        <w:r w:rsidRPr="00051424">
          <w:rPr>
            <w:rFonts w:ascii="Times New Roman" w:eastAsia="Times New Roman" w:hAnsi="Times New Roman" w:cs="Times New Roman"/>
            <w:b/>
            <w:bCs/>
            <w:kern w:val="36"/>
            <w:sz w:val="48"/>
            <w:szCs w:val="48"/>
          </w:rPr>
          <w:t>hệ</w:t>
        </w:r>
        <w:proofErr w:type="spellEnd"/>
        <w:r w:rsidRPr="00051424">
          <w:rPr>
            <w:rFonts w:ascii="Times New Roman" w:eastAsia="Times New Roman" w:hAnsi="Times New Roman" w:cs="Times New Roman"/>
            <w:b/>
            <w:bCs/>
            <w:kern w:val="36"/>
            <w:sz w:val="48"/>
            <w:szCs w:val="48"/>
          </w:rPr>
          <w:t xml:space="preserve"> </w:t>
        </w:r>
        <w:proofErr w:type="spellStart"/>
        <w:r w:rsidRPr="00051424">
          <w:rPr>
            <w:rFonts w:ascii="Times New Roman" w:eastAsia="Times New Roman" w:hAnsi="Times New Roman" w:cs="Times New Roman"/>
            <w:b/>
            <w:bCs/>
            <w:kern w:val="36"/>
            <w:sz w:val="48"/>
            <w:szCs w:val="48"/>
          </w:rPr>
          <w:t>giữa</w:t>
        </w:r>
        <w:proofErr w:type="spellEnd"/>
        <w:r w:rsidRPr="00051424">
          <w:rPr>
            <w:rFonts w:ascii="Times New Roman" w:eastAsia="Times New Roman" w:hAnsi="Times New Roman" w:cs="Times New Roman"/>
            <w:b/>
            <w:bCs/>
            <w:kern w:val="36"/>
            <w:sz w:val="48"/>
            <w:szCs w:val="48"/>
          </w:rPr>
          <w:t xml:space="preserve"> BRD </w:t>
        </w:r>
        <w:proofErr w:type="spellStart"/>
        <w:r w:rsidRPr="00051424">
          <w:rPr>
            <w:rFonts w:ascii="Times New Roman" w:eastAsia="Times New Roman" w:hAnsi="Times New Roman" w:cs="Times New Roman"/>
            <w:b/>
            <w:bCs/>
            <w:kern w:val="36"/>
            <w:sz w:val="48"/>
            <w:szCs w:val="48"/>
          </w:rPr>
          <w:t>và</w:t>
        </w:r>
        <w:proofErr w:type="spellEnd"/>
        <w:r w:rsidRPr="00051424">
          <w:rPr>
            <w:rFonts w:ascii="Times New Roman" w:eastAsia="Times New Roman" w:hAnsi="Times New Roman" w:cs="Times New Roman"/>
            <w:b/>
            <w:bCs/>
            <w:kern w:val="36"/>
            <w:sz w:val="48"/>
            <w:szCs w:val="48"/>
          </w:rPr>
          <w:t xml:space="preserve"> PRD</w:t>
        </w:r>
      </w:ins>
    </w:p>
    <w:p w14:paraId="4A310BE4" w14:textId="77777777" w:rsidR="00051424" w:rsidRPr="0099797D" w:rsidRDefault="00051424" w:rsidP="00051424">
      <w:pPr>
        <w:spacing w:before="100" w:beforeAutospacing="1" w:after="100" w:afterAutospacing="1" w:line="240" w:lineRule="auto"/>
        <w:rPr>
          <w:ins w:id="3079" w:author="Admin" w:date="2026-07-06T15:49:00Z" w16du:dateUtc="2026-07-06T08:49:00Z"/>
          <w:rFonts w:ascii="Times New Roman" w:eastAsia="Times New Roman" w:hAnsi="Times New Roman" w:cs="Times New Roman"/>
          <w:sz w:val="24"/>
          <w:szCs w:val="24"/>
          <w:lang w:val="fr-FR"/>
          <w:rPrChange w:id="3080" w:author="Admin" w:date="2026-07-06T15:50:00Z" w16du:dateUtc="2026-07-06T08:50:00Z">
            <w:rPr>
              <w:ins w:id="3081" w:author="Admin" w:date="2026-07-06T15:49:00Z" w16du:dateUtc="2026-07-06T08:49:00Z"/>
              <w:rFonts w:ascii="Times New Roman" w:eastAsia="Times New Roman" w:hAnsi="Times New Roman" w:cs="Times New Roman"/>
              <w:sz w:val="24"/>
              <w:szCs w:val="24"/>
            </w:rPr>
          </w:rPrChange>
        </w:rPr>
      </w:pPr>
      <w:proofErr w:type="spellStart"/>
      <w:ins w:id="3082" w:author="Admin" w:date="2026-07-06T15:49:00Z" w16du:dateUtc="2026-07-06T08:49:00Z">
        <w:r w:rsidRPr="0099797D">
          <w:rPr>
            <w:rFonts w:ascii="Times New Roman" w:eastAsia="Times New Roman" w:hAnsi="Times New Roman" w:cs="Times New Roman"/>
            <w:sz w:val="24"/>
            <w:szCs w:val="24"/>
            <w:lang w:val="fr-FR"/>
            <w:rPrChange w:id="3083" w:author="Admin" w:date="2026-07-06T15:50:00Z" w16du:dateUtc="2026-07-06T08:50:00Z">
              <w:rPr>
                <w:rFonts w:ascii="Times New Roman" w:eastAsia="Times New Roman" w:hAnsi="Times New Roman" w:cs="Times New Roman"/>
                <w:sz w:val="24"/>
                <w:szCs w:val="24"/>
              </w:rPr>
            </w:rPrChange>
          </w:rPr>
          <w:t>Đây</w:t>
        </w:r>
        <w:proofErr w:type="spellEnd"/>
        <w:r w:rsidRPr="0099797D">
          <w:rPr>
            <w:rFonts w:ascii="Times New Roman" w:eastAsia="Times New Roman" w:hAnsi="Times New Roman" w:cs="Times New Roman"/>
            <w:sz w:val="24"/>
            <w:szCs w:val="24"/>
            <w:lang w:val="fr-FR"/>
            <w:rPrChange w:id="3084" w:author="Admin" w:date="2026-07-06T15:50:00Z" w16du:dateUtc="2026-07-06T08:50:00Z">
              <w:rPr>
                <w:rFonts w:ascii="Times New Roman" w:eastAsia="Times New Roman" w:hAnsi="Times New Roman" w:cs="Times New Roman"/>
                <w:sz w:val="24"/>
                <w:szCs w:val="24"/>
              </w:rPr>
            </w:rPrChange>
          </w:rPr>
          <w:t xml:space="preserve"> </w:t>
        </w:r>
        <w:proofErr w:type="spellStart"/>
        <w:r w:rsidRPr="0099797D">
          <w:rPr>
            <w:rFonts w:ascii="Times New Roman" w:eastAsia="Times New Roman" w:hAnsi="Times New Roman" w:cs="Times New Roman"/>
            <w:sz w:val="24"/>
            <w:szCs w:val="24"/>
            <w:lang w:val="fr-FR"/>
            <w:rPrChange w:id="3085" w:author="Admin" w:date="2026-07-06T15:50:00Z" w16du:dateUtc="2026-07-06T08:50:00Z">
              <w:rPr>
                <w:rFonts w:ascii="Times New Roman" w:eastAsia="Times New Roman" w:hAnsi="Times New Roman" w:cs="Times New Roman"/>
                <w:sz w:val="24"/>
                <w:szCs w:val="24"/>
              </w:rPr>
            </w:rPrChange>
          </w:rPr>
          <w:t>là</w:t>
        </w:r>
        <w:proofErr w:type="spellEnd"/>
        <w:r w:rsidRPr="0099797D">
          <w:rPr>
            <w:rFonts w:ascii="Times New Roman" w:eastAsia="Times New Roman" w:hAnsi="Times New Roman" w:cs="Times New Roman"/>
            <w:sz w:val="24"/>
            <w:szCs w:val="24"/>
            <w:lang w:val="fr-FR"/>
            <w:rPrChange w:id="3086" w:author="Admin" w:date="2026-07-06T15:50:00Z" w16du:dateUtc="2026-07-06T08:50:00Z">
              <w:rPr>
                <w:rFonts w:ascii="Times New Roman" w:eastAsia="Times New Roman" w:hAnsi="Times New Roman" w:cs="Times New Roman"/>
                <w:sz w:val="24"/>
                <w:szCs w:val="24"/>
              </w:rPr>
            </w:rPrChange>
          </w:rPr>
          <w:t xml:space="preserve"> </w:t>
        </w:r>
        <w:proofErr w:type="spellStart"/>
        <w:r w:rsidRPr="0099797D">
          <w:rPr>
            <w:rFonts w:ascii="Times New Roman" w:eastAsia="Times New Roman" w:hAnsi="Times New Roman" w:cs="Times New Roman"/>
            <w:sz w:val="24"/>
            <w:szCs w:val="24"/>
            <w:lang w:val="fr-FR"/>
            <w:rPrChange w:id="3087" w:author="Admin" w:date="2026-07-06T15:50:00Z" w16du:dateUtc="2026-07-06T08:50:00Z">
              <w:rPr>
                <w:rFonts w:ascii="Times New Roman" w:eastAsia="Times New Roman" w:hAnsi="Times New Roman" w:cs="Times New Roman"/>
                <w:sz w:val="24"/>
                <w:szCs w:val="24"/>
              </w:rPr>
            </w:rPrChange>
          </w:rPr>
          <w:t>phần</w:t>
        </w:r>
        <w:proofErr w:type="spellEnd"/>
        <w:r w:rsidRPr="0099797D">
          <w:rPr>
            <w:rFonts w:ascii="Times New Roman" w:eastAsia="Times New Roman" w:hAnsi="Times New Roman" w:cs="Times New Roman"/>
            <w:sz w:val="24"/>
            <w:szCs w:val="24"/>
            <w:lang w:val="fr-FR"/>
            <w:rPrChange w:id="3088" w:author="Admin" w:date="2026-07-06T15:50:00Z" w16du:dateUtc="2026-07-06T08:50:00Z">
              <w:rPr>
                <w:rFonts w:ascii="Times New Roman" w:eastAsia="Times New Roman" w:hAnsi="Times New Roman" w:cs="Times New Roman"/>
                <w:sz w:val="24"/>
                <w:szCs w:val="24"/>
              </w:rPr>
            </w:rPrChange>
          </w:rPr>
          <w:t xml:space="preserve"> </w:t>
        </w:r>
        <w:proofErr w:type="spellStart"/>
        <w:r w:rsidRPr="0099797D">
          <w:rPr>
            <w:rFonts w:ascii="Times New Roman" w:eastAsia="Times New Roman" w:hAnsi="Times New Roman" w:cs="Times New Roman"/>
            <w:sz w:val="24"/>
            <w:szCs w:val="24"/>
            <w:lang w:val="fr-FR"/>
            <w:rPrChange w:id="3089" w:author="Admin" w:date="2026-07-06T15:50:00Z" w16du:dateUtc="2026-07-06T08:50:00Z">
              <w:rPr>
                <w:rFonts w:ascii="Times New Roman" w:eastAsia="Times New Roman" w:hAnsi="Times New Roman" w:cs="Times New Roman"/>
                <w:sz w:val="24"/>
                <w:szCs w:val="24"/>
              </w:rPr>
            </w:rPrChange>
          </w:rPr>
          <w:t>rất</w:t>
        </w:r>
        <w:proofErr w:type="spellEnd"/>
        <w:r w:rsidRPr="0099797D">
          <w:rPr>
            <w:rFonts w:ascii="Times New Roman" w:eastAsia="Times New Roman" w:hAnsi="Times New Roman" w:cs="Times New Roman"/>
            <w:sz w:val="24"/>
            <w:szCs w:val="24"/>
            <w:lang w:val="fr-FR"/>
            <w:rPrChange w:id="3090" w:author="Admin" w:date="2026-07-06T15:50:00Z" w16du:dateUtc="2026-07-06T08:50:00Z">
              <w:rPr>
                <w:rFonts w:ascii="Times New Roman" w:eastAsia="Times New Roman" w:hAnsi="Times New Roman" w:cs="Times New Roman"/>
                <w:sz w:val="24"/>
                <w:szCs w:val="24"/>
              </w:rPr>
            </w:rPrChange>
          </w:rPr>
          <w:t xml:space="preserve"> </w:t>
        </w:r>
        <w:proofErr w:type="spellStart"/>
        <w:r w:rsidRPr="0099797D">
          <w:rPr>
            <w:rFonts w:ascii="Times New Roman" w:eastAsia="Times New Roman" w:hAnsi="Times New Roman" w:cs="Times New Roman"/>
            <w:sz w:val="24"/>
            <w:szCs w:val="24"/>
            <w:lang w:val="fr-FR"/>
            <w:rPrChange w:id="3091" w:author="Admin" w:date="2026-07-06T15:50:00Z" w16du:dateUtc="2026-07-06T08:50:00Z">
              <w:rPr>
                <w:rFonts w:ascii="Times New Roman" w:eastAsia="Times New Roman" w:hAnsi="Times New Roman" w:cs="Times New Roman"/>
                <w:sz w:val="24"/>
                <w:szCs w:val="24"/>
              </w:rPr>
            </w:rPrChange>
          </w:rPr>
          <w:t>quan</w:t>
        </w:r>
        <w:proofErr w:type="spellEnd"/>
        <w:r w:rsidRPr="0099797D">
          <w:rPr>
            <w:rFonts w:ascii="Times New Roman" w:eastAsia="Times New Roman" w:hAnsi="Times New Roman" w:cs="Times New Roman"/>
            <w:sz w:val="24"/>
            <w:szCs w:val="24"/>
            <w:lang w:val="fr-FR"/>
            <w:rPrChange w:id="3092" w:author="Admin" w:date="2026-07-06T15:50:00Z" w16du:dateUtc="2026-07-06T08:50:00Z">
              <w:rPr>
                <w:rFonts w:ascii="Times New Roman" w:eastAsia="Times New Roman" w:hAnsi="Times New Roman" w:cs="Times New Roman"/>
                <w:sz w:val="24"/>
                <w:szCs w:val="24"/>
              </w:rPr>
            </w:rPrChange>
          </w:rPr>
          <w:t xml:space="preserve"> </w:t>
        </w:r>
        <w:proofErr w:type="spellStart"/>
        <w:r w:rsidRPr="0099797D">
          <w:rPr>
            <w:rFonts w:ascii="Times New Roman" w:eastAsia="Times New Roman" w:hAnsi="Times New Roman" w:cs="Times New Roman"/>
            <w:sz w:val="24"/>
            <w:szCs w:val="24"/>
            <w:lang w:val="fr-FR"/>
            <w:rPrChange w:id="3093" w:author="Admin" w:date="2026-07-06T15:50:00Z" w16du:dateUtc="2026-07-06T08:50:00Z">
              <w:rPr>
                <w:rFonts w:ascii="Times New Roman" w:eastAsia="Times New Roman" w:hAnsi="Times New Roman" w:cs="Times New Roman"/>
                <w:sz w:val="24"/>
                <w:szCs w:val="24"/>
              </w:rPr>
            </w:rPrChange>
          </w:rPr>
          <w:t>trọng</w:t>
        </w:r>
        <w:proofErr w:type="spellEnd"/>
        <w:r w:rsidRPr="0099797D">
          <w:rPr>
            <w:rFonts w:ascii="Times New Roman" w:eastAsia="Times New Roman" w:hAnsi="Times New Roman" w:cs="Times New Roman"/>
            <w:sz w:val="24"/>
            <w:szCs w:val="24"/>
            <w:lang w:val="fr-FR"/>
            <w:rPrChange w:id="3094" w:author="Admin" w:date="2026-07-06T15:50:00Z" w16du:dateUtc="2026-07-06T08:50:00Z">
              <w:rPr>
                <w:rFonts w:ascii="Times New Roman" w:eastAsia="Times New Roman" w:hAnsi="Times New Roman" w:cs="Times New Roman"/>
                <w:sz w:val="24"/>
                <w:szCs w:val="24"/>
              </w:rPr>
            </w:rPrChange>
          </w:rPr>
          <w:t>.</w:t>
        </w:r>
      </w:ins>
    </w:p>
    <w:p w14:paraId="56A1F787" w14:textId="77777777" w:rsidR="00051424" w:rsidRPr="0099797D" w:rsidRDefault="00051424" w:rsidP="00051424">
      <w:pPr>
        <w:spacing w:before="100" w:beforeAutospacing="1" w:after="100" w:afterAutospacing="1" w:line="240" w:lineRule="auto"/>
        <w:rPr>
          <w:ins w:id="3095" w:author="Admin" w:date="2026-07-06T15:49:00Z" w16du:dateUtc="2026-07-06T08:49:00Z"/>
          <w:rFonts w:ascii="Times New Roman" w:eastAsia="Times New Roman" w:hAnsi="Times New Roman" w:cs="Times New Roman"/>
          <w:sz w:val="24"/>
          <w:szCs w:val="24"/>
          <w:lang w:val="fr-FR"/>
          <w:rPrChange w:id="3096" w:author="Admin" w:date="2026-07-06T15:50:00Z" w16du:dateUtc="2026-07-06T08:50:00Z">
            <w:rPr>
              <w:ins w:id="3097" w:author="Admin" w:date="2026-07-06T15:49:00Z" w16du:dateUtc="2026-07-06T08:49:00Z"/>
              <w:rFonts w:ascii="Times New Roman" w:eastAsia="Times New Roman" w:hAnsi="Times New Roman" w:cs="Times New Roman"/>
              <w:sz w:val="24"/>
              <w:szCs w:val="24"/>
            </w:rPr>
          </w:rPrChange>
        </w:rPr>
      </w:pPr>
      <w:ins w:id="3098" w:author="Admin" w:date="2026-07-06T15:49:00Z" w16du:dateUtc="2026-07-06T08:49:00Z">
        <w:r w:rsidRPr="0099797D">
          <w:rPr>
            <w:rFonts w:ascii="Times New Roman" w:eastAsia="Times New Roman" w:hAnsi="Times New Roman" w:cs="Times New Roman"/>
            <w:sz w:val="24"/>
            <w:szCs w:val="24"/>
            <w:lang w:val="fr-FR"/>
            <w:rPrChange w:id="3099" w:author="Admin" w:date="2026-07-06T15:50:00Z" w16du:dateUtc="2026-07-06T08:50:00Z">
              <w:rPr>
                <w:rFonts w:ascii="Times New Roman" w:eastAsia="Times New Roman" w:hAnsi="Times New Roman" w:cs="Times New Roman"/>
                <w:sz w:val="24"/>
                <w:szCs w:val="24"/>
              </w:rPr>
            </w:rPrChange>
          </w:rPr>
          <w:t xml:space="preserve">BRD </w:t>
        </w:r>
        <w:proofErr w:type="spellStart"/>
        <w:r w:rsidRPr="0099797D">
          <w:rPr>
            <w:rFonts w:ascii="Times New Roman" w:eastAsia="Times New Roman" w:hAnsi="Times New Roman" w:cs="Times New Roman"/>
            <w:sz w:val="24"/>
            <w:szCs w:val="24"/>
            <w:lang w:val="fr-FR"/>
            <w:rPrChange w:id="3100" w:author="Admin" w:date="2026-07-06T15:50:00Z" w16du:dateUtc="2026-07-06T08:50:00Z">
              <w:rPr>
                <w:rFonts w:ascii="Times New Roman" w:eastAsia="Times New Roman" w:hAnsi="Times New Roman" w:cs="Times New Roman"/>
                <w:sz w:val="24"/>
                <w:szCs w:val="24"/>
              </w:rPr>
            </w:rPrChange>
          </w:rPr>
          <w:t>chỉ</w:t>
        </w:r>
        <w:proofErr w:type="spellEnd"/>
        <w:r w:rsidRPr="0099797D">
          <w:rPr>
            <w:rFonts w:ascii="Times New Roman" w:eastAsia="Times New Roman" w:hAnsi="Times New Roman" w:cs="Times New Roman"/>
            <w:sz w:val="24"/>
            <w:szCs w:val="24"/>
            <w:lang w:val="fr-FR"/>
            <w:rPrChange w:id="3101" w:author="Admin" w:date="2026-07-06T15:50:00Z" w16du:dateUtc="2026-07-06T08:50:00Z">
              <w:rPr>
                <w:rFonts w:ascii="Times New Roman" w:eastAsia="Times New Roman" w:hAnsi="Times New Roman" w:cs="Times New Roman"/>
                <w:sz w:val="24"/>
                <w:szCs w:val="24"/>
              </w:rPr>
            </w:rPrChange>
          </w:rPr>
          <w:t xml:space="preserve"> </w:t>
        </w:r>
        <w:proofErr w:type="spellStart"/>
        <w:r w:rsidRPr="0099797D">
          <w:rPr>
            <w:rFonts w:ascii="Times New Roman" w:eastAsia="Times New Roman" w:hAnsi="Times New Roman" w:cs="Times New Roman"/>
            <w:sz w:val="24"/>
            <w:szCs w:val="24"/>
            <w:lang w:val="fr-FR"/>
            <w:rPrChange w:id="3102" w:author="Admin" w:date="2026-07-06T15:50:00Z" w16du:dateUtc="2026-07-06T08:50:00Z">
              <w:rPr>
                <w:rFonts w:ascii="Times New Roman" w:eastAsia="Times New Roman" w:hAnsi="Times New Roman" w:cs="Times New Roman"/>
                <w:sz w:val="24"/>
                <w:szCs w:val="24"/>
              </w:rPr>
            </w:rPrChange>
          </w:rPr>
          <w:t>trả</w:t>
        </w:r>
        <w:proofErr w:type="spellEnd"/>
        <w:r w:rsidRPr="0099797D">
          <w:rPr>
            <w:rFonts w:ascii="Times New Roman" w:eastAsia="Times New Roman" w:hAnsi="Times New Roman" w:cs="Times New Roman"/>
            <w:sz w:val="24"/>
            <w:szCs w:val="24"/>
            <w:lang w:val="fr-FR"/>
            <w:rPrChange w:id="3103" w:author="Admin" w:date="2026-07-06T15:50:00Z" w16du:dateUtc="2026-07-06T08:50:00Z">
              <w:rPr>
                <w:rFonts w:ascii="Times New Roman" w:eastAsia="Times New Roman" w:hAnsi="Times New Roman" w:cs="Times New Roman"/>
                <w:sz w:val="24"/>
                <w:szCs w:val="24"/>
              </w:rPr>
            </w:rPrChange>
          </w:rPr>
          <w:t xml:space="preserve"> </w:t>
        </w:r>
        <w:proofErr w:type="spellStart"/>
        <w:proofErr w:type="gramStart"/>
        <w:r w:rsidRPr="0099797D">
          <w:rPr>
            <w:rFonts w:ascii="Times New Roman" w:eastAsia="Times New Roman" w:hAnsi="Times New Roman" w:cs="Times New Roman"/>
            <w:sz w:val="24"/>
            <w:szCs w:val="24"/>
            <w:lang w:val="fr-FR"/>
            <w:rPrChange w:id="3104" w:author="Admin" w:date="2026-07-06T15:50:00Z" w16du:dateUtc="2026-07-06T08:50:00Z">
              <w:rPr>
                <w:rFonts w:ascii="Times New Roman" w:eastAsia="Times New Roman" w:hAnsi="Times New Roman" w:cs="Times New Roman"/>
                <w:sz w:val="24"/>
                <w:szCs w:val="24"/>
              </w:rPr>
            </w:rPrChange>
          </w:rPr>
          <w:t>lời</w:t>
        </w:r>
        <w:proofErr w:type="spellEnd"/>
        <w:r w:rsidRPr="0099797D">
          <w:rPr>
            <w:rFonts w:ascii="Times New Roman" w:eastAsia="Times New Roman" w:hAnsi="Times New Roman" w:cs="Times New Roman"/>
            <w:sz w:val="24"/>
            <w:szCs w:val="24"/>
            <w:lang w:val="fr-FR"/>
            <w:rPrChange w:id="3105" w:author="Admin" w:date="2026-07-06T15:50:00Z" w16du:dateUtc="2026-07-06T08:50:00Z">
              <w:rPr>
                <w:rFonts w:ascii="Times New Roman" w:eastAsia="Times New Roman" w:hAnsi="Times New Roman" w:cs="Times New Roman"/>
                <w:sz w:val="24"/>
                <w:szCs w:val="24"/>
              </w:rPr>
            </w:rPrChange>
          </w:rPr>
          <w:t>:</w:t>
        </w:r>
        <w:proofErr w:type="gramEnd"/>
      </w:ins>
    </w:p>
    <w:p w14:paraId="1EA1DDBF" w14:textId="77777777" w:rsidR="00051424" w:rsidRPr="0099797D" w:rsidRDefault="00051424" w:rsidP="00051424">
      <w:pPr>
        <w:spacing w:before="100" w:beforeAutospacing="1" w:after="100" w:afterAutospacing="1" w:line="240" w:lineRule="auto"/>
        <w:rPr>
          <w:ins w:id="3106" w:author="Admin" w:date="2026-07-06T15:49:00Z" w16du:dateUtc="2026-07-06T08:49:00Z"/>
          <w:rFonts w:ascii="Times New Roman" w:eastAsia="Times New Roman" w:hAnsi="Times New Roman" w:cs="Times New Roman"/>
          <w:sz w:val="24"/>
          <w:szCs w:val="24"/>
          <w:lang w:val="fr-FR"/>
          <w:rPrChange w:id="3107" w:author="Admin" w:date="2026-07-06T15:50:00Z" w16du:dateUtc="2026-07-06T08:50:00Z">
            <w:rPr>
              <w:ins w:id="3108" w:author="Admin" w:date="2026-07-06T15:49:00Z" w16du:dateUtc="2026-07-06T08:49:00Z"/>
              <w:rFonts w:ascii="Times New Roman" w:eastAsia="Times New Roman" w:hAnsi="Times New Roman" w:cs="Times New Roman"/>
              <w:sz w:val="24"/>
              <w:szCs w:val="24"/>
            </w:rPr>
          </w:rPrChange>
        </w:rPr>
      </w:pPr>
      <w:ins w:id="3109" w:author="Admin" w:date="2026-07-06T15:49:00Z" w16du:dateUtc="2026-07-06T08:49:00Z">
        <w:r w:rsidRPr="0099797D">
          <w:rPr>
            <w:rFonts w:ascii="Times New Roman" w:eastAsia="Times New Roman" w:hAnsi="Times New Roman" w:cs="Times New Roman"/>
            <w:b/>
            <w:bCs/>
            <w:sz w:val="24"/>
            <w:szCs w:val="24"/>
            <w:lang w:val="fr-FR"/>
            <w:rPrChange w:id="3110" w:author="Admin" w:date="2026-07-06T15:50:00Z" w16du:dateUtc="2026-07-06T08:50:00Z">
              <w:rPr>
                <w:rFonts w:ascii="Times New Roman" w:eastAsia="Times New Roman" w:hAnsi="Times New Roman" w:cs="Times New Roman"/>
                <w:b/>
                <w:bCs/>
                <w:sz w:val="24"/>
                <w:szCs w:val="24"/>
              </w:rPr>
            </w:rPrChange>
          </w:rPr>
          <w:t>"</w:t>
        </w:r>
        <w:proofErr w:type="spellStart"/>
        <w:r w:rsidRPr="0099797D">
          <w:rPr>
            <w:rFonts w:ascii="Times New Roman" w:eastAsia="Times New Roman" w:hAnsi="Times New Roman" w:cs="Times New Roman"/>
            <w:b/>
            <w:bCs/>
            <w:sz w:val="24"/>
            <w:szCs w:val="24"/>
            <w:lang w:val="fr-FR"/>
            <w:rPrChange w:id="3111" w:author="Admin" w:date="2026-07-06T15:50:00Z" w16du:dateUtc="2026-07-06T08:50:00Z">
              <w:rPr>
                <w:rFonts w:ascii="Times New Roman" w:eastAsia="Times New Roman" w:hAnsi="Times New Roman" w:cs="Times New Roman"/>
                <w:b/>
                <w:bCs/>
                <w:sz w:val="24"/>
                <w:szCs w:val="24"/>
              </w:rPr>
            </w:rPrChange>
          </w:rPr>
          <w:t>Hệ</w:t>
        </w:r>
        <w:proofErr w:type="spellEnd"/>
        <w:r w:rsidRPr="0099797D">
          <w:rPr>
            <w:rFonts w:ascii="Times New Roman" w:eastAsia="Times New Roman" w:hAnsi="Times New Roman" w:cs="Times New Roman"/>
            <w:b/>
            <w:bCs/>
            <w:sz w:val="24"/>
            <w:szCs w:val="24"/>
            <w:lang w:val="fr-FR"/>
            <w:rPrChange w:id="3112" w:author="Admin" w:date="2026-07-06T15:50:00Z" w16du:dateUtc="2026-07-06T08:50:00Z">
              <w:rPr>
                <w:rFonts w:ascii="Times New Roman" w:eastAsia="Times New Roman" w:hAnsi="Times New Roman" w:cs="Times New Roman"/>
                <w:b/>
                <w:bCs/>
                <w:sz w:val="24"/>
                <w:szCs w:val="24"/>
              </w:rPr>
            </w:rPrChange>
          </w:rPr>
          <w:t xml:space="preserve"> </w:t>
        </w:r>
        <w:proofErr w:type="spellStart"/>
        <w:r w:rsidRPr="0099797D">
          <w:rPr>
            <w:rFonts w:ascii="Times New Roman" w:eastAsia="Times New Roman" w:hAnsi="Times New Roman" w:cs="Times New Roman"/>
            <w:b/>
            <w:bCs/>
            <w:sz w:val="24"/>
            <w:szCs w:val="24"/>
            <w:lang w:val="fr-FR"/>
            <w:rPrChange w:id="3113" w:author="Admin" w:date="2026-07-06T15:50:00Z" w16du:dateUtc="2026-07-06T08:50:00Z">
              <w:rPr>
                <w:rFonts w:ascii="Times New Roman" w:eastAsia="Times New Roman" w:hAnsi="Times New Roman" w:cs="Times New Roman"/>
                <w:b/>
                <w:bCs/>
                <w:sz w:val="24"/>
                <w:szCs w:val="24"/>
              </w:rPr>
            </w:rPrChange>
          </w:rPr>
          <w:t>thống</w:t>
        </w:r>
        <w:proofErr w:type="spellEnd"/>
        <w:r w:rsidRPr="0099797D">
          <w:rPr>
            <w:rFonts w:ascii="Times New Roman" w:eastAsia="Times New Roman" w:hAnsi="Times New Roman" w:cs="Times New Roman"/>
            <w:b/>
            <w:bCs/>
            <w:sz w:val="24"/>
            <w:szCs w:val="24"/>
            <w:lang w:val="fr-FR"/>
            <w:rPrChange w:id="3114" w:author="Admin" w:date="2026-07-06T15:50:00Z" w16du:dateUtc="2026-07-06T08:50:00Z">
              <w:rPr>
                <w:rFonts w:ascii="Times New Roman" w:eastAsia="Times New Roman" w:hAnsi="Times New Roman" w:cs="Times New Roman"/>
                <w:b/>
                <w:bCs/>
                <w:sz w:val="24"/>
                <w:szCs w:val="24"/>
              </w:rPr>
            </w:rPrChange>
          </w:rPr>
          <w:t xml:space="preserve"> </w:t>
        </w:r>
        <w:proofErr w:type="spellStart"/>
        <w:r w:rsidRPr="0099797D">
          <w:rPr>
            <w:rFonts w:ascii="Times New Roman" w:eastAsia="Times New Roman" w:hAnsi="Times New Roman" w:cs="Times New Roman"/>
            <w:b/>
            <w:bCs/>
            <w:sz w:val="24"/>
            <w:szCs w:val="24"/>
            <w:lang w:val="fr-FR"/>
            <w:rPrChange w:id="3115" w:author="Admin" w:date="2026-07-06T15:50:00Z" w16du:dateUtc="2026-07-06T08:50:00Z">
              <w:rPr>
                <w:rFonts w:ascii="Times New Roman" w:eastAsia="Times New Roman" w:hAnsi="Times New Roman" w:cs="Times New Roman"/>
                <w:b/>
                <w:bCs/>
                <w:sz w:val="24"/>
                <w:szCs w:val="24"/>
              </w:rPr>
            </w:rPrChange>
          </w:rPr>
          <w:t>cần</w:t>
        </w:r>
        <w:proofErr w:type="spellEnd"/>
        <w:r w:rsidRPr="0099797D">
          <w:rPr>
            <w:rFonts w:ascii="Times New Roman" w:eastAsia="Times New Roman" w:hAnsi="Times New Roman" w:cs="Times New Roman"/>
            <w:b/>
            <w:bCs/>
            <w:sz w:val="24"/>
            <w:szCs w:val="24"/>
            <w:lang w:val="fr-FR"/>
            <w:rPrChange w:id="3116" w:author="Admin" w:date="2026-07-06T15:50:00Z" w16du:dateUtc="2026-07-06T08:50:00Z">
              <w:rPr>
                <w:rFonts w:ascii="Times New Roman" w:eastAsia="Times New Roman" w:hAnsi="Times New Roman" w:cs="Times New Roman"/>
                <w:b/>
                <w:bCs/>
                <w:sz w:val="24"/>
                <w:szCs w:val="24"/>
              </w:rPr>
            </w:rPrChange>
          </w:rPr>
          <w:t xml:space="preserve"> </w:t>
        </w:r>
        <w:proofErr w:type="spellStart"/>
        <w:r w:rsidRPr="0099797D">
          <w:rPr>
            <w:rFonts w:ascii="Times New Roman" w:eastAsia="Times New Roman" w:hAnsi="Times New Roman" w:cs="Times New Roman"/>
            <w:b/>
            <w:bCs/>
            <w:sz w:val="24"/>
            <w:szCs w:val="24"/>
            <w:lang w:val="fr-FR"/>
            <w:rPrChange w:id="3117" w:author="Admin" w:date="2026-07-06T15:50:00Z" w16du:dateUtc="2026-07-06T08:50:00Z">
              <w:rPr>
                <w:rFonts w:ascii="Times New Roman" w:eastAsia="Times New Roman" w:hAnsi="Times New Roman" w:cs="Times New Roman"/>
                <w:b/>
                <w:bCs/>
                <w:sz w:val="24"/>
                <w:szCs w:val="24"/>
              </w:rPr>
            </w:rPrChange>
          </w:rPr>
          <w:t>làm</w:t>
        </w:r>
        <w:proofErr w:type="spellEnd"/>
        <w:r w:rsidRPr="0099797D">
          <w:rPr>
            <w:rFonts w:ascii="Times New Roman" w:eastAsia="Times New Roman" w:hAnsi="Times New Roman" w:cs="Times New Roman"/>
            <w:b/>
            <w:bCs/>
            <w:sz w:val="24"/>
            <w:szCs w:val="24"/>
            <w:lang w:val="fr-FR"/>
            <w:rPrChange w:id="3118" w:author="Admin" w:date="2026-07-06T15:50:00Z" w16du:dateUtc="2026-07-06T08:50:00Z">
              <w:rPr>
                <w:rFonts w:ascii="Times New Roman" w:eastAsia="Times New Roman" w:hAnsi="Times New Roman" w:cs="Times New Roman"/>
                <w:b/>
                <w:bCs/>
                <w:sz w:val="24"/>
                <w:szCs w:val="24"/>
              </w:rPr>
            </w:rPrChange>
          </w:rPr>
          <w:t xml:space="preserve"> </w:t>
        </w:r>
        <w:proofErr w:type="spellStart"/>
        <w:proofErr w:type="gramStart"/>
        <w:r w:rsidRPr="0099797D">
          <w:rPr>
            <w:rFonts w:ascii="Times New Roman" w:eastAsia="Times New Roman" w:hAnsi="Times New Roman" w:cs="Times New Roman"/>
            <w:b/>
            <w:bCs/>
            <w:sz w:val="24"/>
            <w:szCs w:val="24"/>
            <w:lang w:val="fr-FR"/>
            <w:rPrChange w:id="3119" w:author="Admin" w:date="2026-07-06T15:50:00Z" w16du:dateUtc="2026-07-06T08:50:00Z">
              <w:rPr>
                <w:rFonts w:ascii="Times New Roman" w:eastAsia="Times New Roman" w:hAnsi="Times New Roman" w:cs="Times New Roman"/>
                <w:b/>
                <w:bCs/>
                <w:sz w:val="24"/>
                <w:szCs w:val="24"/>
              </w:rPr>
            </w:rPrChange>
          </w:rPr>
          <w:t>gì</w:t>
        </w:r>
        <w:proofErr w:type="spellEnd"/>
        <w:r w:rsidRPr="0099797D">
          <w:rPr>
            <w:rFonts w:ascii="Times New Roman" w:eastAsia="Times New Roman" w:hAnsi="Times New Roman" w:cs="Times New Roman"/>
            <w:b/>
            <w:bCs/>
            <w:sz w:val="24"/>
            <w:szCs w:val="24"/>
            <w:lang w:val="fr-FR"/>
            <w:rPrChange w:id="3120" w:author="Admin" w:date="2026-07-06T15:50:00Z" w16du:dateUtc="2026-07-06T08:50:00Z">
              <w:rPr>
                <w:rFonts w:ascii="Times New Roman" w:eastAsia="Times New Roman" w:hAnsi="Times New Roman" w:cs="Times New Roman"/>
                <w:b/>
                <w:bCs/>
                <w:sz w:val="24"/>
                <w:szCs w:val="24"/>
              </w:rPr>
            </w:rPrChange>
          </w:rPr>
          <w:t>?</w:t>
        </w:r>
        <w:proofErr w:type="gramEnd"/>
        <w:r w:rsidRPr="0099797D">
          <w:rPr>
            <w:rFonts w:ascii="Times New Roman" w:eastAsia="Times New Roman" w:hAnsi="Times New Roman" w:cs="Times New Roman"/>
            <w:b/>
            <w:bCs/>
            <w:sz w:val="24"/>
            <w:szCs w:val="24"/>
            <w:lang w:val="fr-FR"/>
            <w:rPrChange w:id="3121" w:author="Admin" w:date="2026-07-06T15:50:00Z" w16du:dateUtc="2026-07-06T08:50:00Z">
              <w:rPr>
                <w:rFonts w:ascii="Times New Roman" w:eastAsia="Times New Roman" w:hAnsi="Times New Roman" w:cs="Times New Roman"/>
                <w:b/>
                <w:bCs/>
                <w:sz w:val="24"/>
                <w:szCs w:val="24"/>
              </w:rPr>
            </w:rPrChange>
          </w:rPr>
          <w:t>"</w:t>
        </w:r>
      </w:ins>
    </w:p>
    <w:p w14:paraId="42C4AAD9" w14:textId="77777777" w:rsidR="00051424" w:rsidRPr="0099797D" w:rsidRDefault="00051424" w:rsidP="00051424">
      <w:pPr>
        <w:spacing w:before="100" w:beforeAutospacing="1" w:after="100" w:afterAutospacing="1" w:line="240" w:lineRule="auto"/>
        <w:rPr>
          <w:ins w:id="3122" w:author="Admin" w:date="2026-07-06T15:49:00Z" w16du:dateUtc="2026-07-06T08:49:00Z"/>
          <w:rFonts w:ascii="Times New Roman" w:eastAsia="Times New Roman" w:hAnsi="Times New Roman" w:cs="Times New Roman"/>
          <w:sz w:val="24"/>
          <w:szCs w:val="24"/>
          <w:lang w:val="fr-FR"/>
          <w:rPrChange w:id="3123" w:author="Admin" w:date="2026-07-06T15:50:00Z" w16du:dateUtc="2026-07-06T08:50:00Z">
            <w:rPr>
              <w:ins w:id="3124" w:author="Admin" w:date="2026-07-06T15:49:00Z" w16du:dateUtc="2026-07-06T08:49:00Z"/>
              <w:rFonts w:ascii="Times New Roman" w:eastAsia="Times New Roman" w:hAnsi="Times New Roman" w:cs="Times New Roman"/>
              <w:sz w:val="24"/>
              <w:szCs w:val="24"/>
            </w:rPr>
          </w:rPrChange>
        </w:rPr>
      </w:pPr>
      <w:ins w:id="3125" w:author="Admin" w:date="2026-07-06T15:49:00Z" w16du:dateUtc="2026-07-06T08:49:00Z">
        <w:r w:rsidRPr="0099797D">
          <w:rPr>
            <w:rFonts w:ascii="Times New Roman" w:eastAsia="Times New Roman" w:hAnsi="Times New Roman" w:cs="Times New Roman"/>
            <w:sz w:val="24"/>
            <w:szCs w:val="24"/>
            <w:lang w:val="fr-FR"/>
            <w:rPrChange w:id="3126" w:author="Admin" w:date="2026-07-06T15:50:00Z" w16du:dateUtc="2026-07-06T08:50:00Z">
              <w:rPr>
                <w:rFonts w:ascii="Times New Roman" w:eastAsia="Times New Roman" w:hAnsi="Times New Roman" w:cs="Times New Roman"/>
                <w:sz w:val="24"/>
                <w:szCs w:val="24"/>
              </w:rPr>
            </w:rPrChange>
          </w:rPr>
          <w:t xml:space="preserve">PRD </w:t>
        </w:r>
        <w:proofErr w:type="spellStart"/>
        <w:r w:rsidRPr="0099797D">
          <w:rPr>
            <w:rFonts w:ascii="Times New Roman" w:eastAsia="Times New Roman" w:hAnsi="Times New Roman" w:cs="Times New Roman"/>
            <w:sz w:val="24"/>
            <w:szCs w:val="24"/>
            <w:lang w:val="fr-FR"/>
            <w:rPrChange w:id="3127" w:author="Admin" w:date="2026-07-06T15:50:00Z" w16du:dateUtc="2026-07-06T08:50:00Z">
              <w:rPr>
                <w:rFonts w:ascii="Times New Roman" w:eastAsia="Times New Roman" w:hAnsi="Times New Roman" w:cs="Times New Roman"/>
                <w:sz w:val="24"/>
                <w:szCs w:val="24"/>
              </w:rPr>
            </w:rPrChange>
          </w:rPr>
          <w:t>sẽ</w:t>
        </w:r>
        <w:proofErr w:type="spellEnd"/>
        <w:r w:rsidRPr="0099797D">
          <w:rPr>
            <w:rFonts w:ascii="Times New Roman" w:eastAsia="Times New Roman" w:hAnsi="Times New Roman" w:cs="Times New Roman"/>
            <w:sz w:val="24"/>
            <w:szCs w:val="24"/>
            <w:lang w:val="fr-FR"/>
            <w:rPrChange w:id="3128" w:author="Admin" w:date="2026-07-06T15:50:00Z" w16du:dateUtc="2026-07-06T08:50:00Z">
              <w:rPr>
                <w:rFonts w:ascii="Times New Roman" w:eastAsia="Times New Roman" w:hAnsi="Times New Roman" w:cs="Times New Roman"/>
                <w:sz w:val="24"/>
                <w:szCs w:val="24"/>
              </w:rPr>
            </w:rPrChange>
          </w:rPr>
          <w:t xml:space="preserve"> </w:t>
        </w:r>
        <w:proofErr w:type="spellStart"/>
        <w:r w:rsidRPr="0099797D">
          <w:rPr>
            <w:rFonts w:ascii="Times New Roman" w:eastAsia="Times New Roman" w:hAnsi="Times New Roman" w:cs="Times New Roman"/>
            <w:sz w:val="24"/>
            <w:szCs w:val="24"/>
            <w:lang w:val="fr-FR"/>
            <w:rPrChange w:id="3129" w:author="Admin" w:date="2026-07-06T15:50:00Z" w16du:dateUtc="2026-07-06T08:50:00Z">
              <w:rPr>
                <w:rFonts w:ascii="Times New Roman" w:eastAsia="Times New Roman" w:hAnsi="Times New Roman" w:cs="Times New Roman"/>
                <w:sz w:val="24"/>
                <w:szCs w:val="24"/>
              </w:rPr>
            </w:rPrChange>
          </w:rPr>
          <w:t>trả</w:t>
        </w:r>
        <w:proofErr w:type="spellEnd"/>
        <w:r w:rsidRPr="0099797D">
          <w:rPr>
            <w:rFonts w:ascii="Times New Roman" w:eastAsia="Times New Roman" w:hAnsi="Times New Roman" w:cs="Times New Roman"/>
            <w:sz w:val="24"/>
            <w:szCs w:val="24"/>
            <w:lang w:val="fr-FR"/>
            <w:rPrChange w:id="3130" w:author="Admin" w:date="2026-07-06T15:50:00Z" w16du:dateUtc="2026-07-06T08:50:00Z">
              <w:rPr>
                <w:rFonts w:ascii="Times New Roman" w:eastAsia="Times New Roman" w:hAnsi="Times New Roman" w:cs="Times New Roman"/>
                <w:sz w:val="24"/>
                <w:szCs w:val="24"/>
              </w:rPr>
            </w:rPrChange>
          </w:rPr>
          <w:t xml:space="preserve"> </w:t>
        </w:r>
        <w:proofErr w:type="spellStart"/>
        <w:proofErr w:type="gramStart"/>
        <w:r w:rsidRPr="0099797D">
          <w:rPr>
            <w:rFonts w:ascii="Times New Roman" w:eastAsia="Times New Roman" w:hAnsi="Times New Roman" w:cs="Times New Roman"/>
            <w:sz w:val="24"/>
            <w:szCs w:val="24"/>
            <w:lang w:val="fr-FR"/>
            <w:rPrChange w:id="3131" w:author="Admin" w:date="2026-07-06T15:50:00Z" w16du:dateUtc="2026-07-06T08:50:00Z">
              <w:rPr>
                <w:rFonts w:ascii="Times New Roman" w:eastAsia="Times New Roman" w:hAnsi="Times New Roman" w:cs="Times New Roman"/>
                <w:sz w:val="24"/>
                <w:szCs w:val="24"/>
              </w:rPr>
            </w:rPrChange>
          </w:rPr>
          <w:t>lời</w:t>
        </w:r>
        <w:proofErr w:type="spellEnd"/>
        <w:r w:rsidRPr="0099797D">
          <w:rPr>
            <w:rFonts w:ascii="Times New Roman" w:eastAsia="Times New Roman" w:hAnsi="Times New Roman" w:cs="Times New Roman"/>
            <w:sz w:val="24"/>
            <w:szCs w:val="24"/>
            <w:lang w:val="fr-FR"/>
            <w:rPrChange w:id="3132" w:author="Admin" w:date="2026-07-06T15:50:00Z" w16du:dateUtc="2026-07-06T08:50:00Z">
              <w:rPr>
                <w:rFonts w:ascii="Times New Roman" w:eastAsia="Times New Roman" w:hAnsi="Times New Roman" w:cs="Times New Roman"/>
                <w:sz w:val="24"/>
                <w:szCs w:val="24"/>
              </w:rPr>
            </w:rPrChange>
          </w:rPr>
          <w:t>:</w:t>
        </w:r>
        <w:proofErr w:type="gramEnd"/>
      </w:ins>
    </w:p>
    <w:p w14:paraId="0DDB2518" w14:textId="77777777" w:rsidR="00051424" w:rsidRPr="0099797D" w:rsidRDefault="00051424" w:rsidP="00051424">
      <w:pPr>
        <w:spacing w:before="100" w:beforeAutospacing="1" w:after="100" w:afterAutospacing="1" w:line="240" w:lineRule="auto"/>
        <w:rPr>
          <w:ins w:id="3133" w:author="Admin" w:date="2026-07-06T15:49:00Z" w16du:dateUtc="2026-07-06T08:49:00Z"/>
          <w:rFonts w:ascii="Times New Roman" w:eastAsia="Times New Roman" w:hAnsi="Times New Roman" w:cs="Times New Roman"/>
          <w:sz w:val="24"/>
          <w:szCs w:val="24"/>
          <w:lang w:val="fr-FR"/>
          <w:rPrChange w:id="3134" w:author="Admin" w:date="2026-07-06T15:50:00Z" w16du:dateUtc="2026-07-06T08:50:00Z">
            <w:rPr>
              <w:ins w:id="3135" w:author="Admin" w:date="2026-07-06T15:49:00Z" w16du:dateUtc="2026-07-06T08:49:00Z"/>
              <w:rFonts w:ascii="Times New Roman" w:eastAsia="Times New Roman" w:hAnsi="Times New Roman" w:cs="Times New Roman"/>
              <w:sz w:val="24"/>
              <w:szCs w:val="24"/>
            </w:rPr>
          </w:rPrChange>
        </w:rPr>
      </w:pPr>
      <w:ins w:id="3136" w:author="Admin" w:date="2026-07-06T15:49:00Z" w16du:dateUtc="2026-07-06T08:49:00Z">
        <w:r w:rsidRPr="0099797D">
          <w:rPr>
            <w:rFonts w:ascii="Times New Roman" w:eastAsia="Times New Roman" w:hAnsi="Times New Roman" w:cs="Times New Roman"/>
            <w:b/>
            <w:bCs/>
            <w:sz w:val="24"/>
            <w:szCs w:val="24"/>
            <w:lang w:val="fr-FR"/>
            <w:rPrChange w:id="3137" w:author="Admin" w:date="2026-07-06T15:50:00Z" w16du:dateUtc="2026-07-06T08:50:00Z">
              <w:rPr>
                <w:rFonts w:ascii="Times New Roman" w:eastAsia="Times New Roman" w:hAnsi="Times New Roman" w:cs="Times New Roman"/>
                <w:b/>
                <w:bCs/>
                <w:sz w:val="24"/>
                <w:szCs w:val="24"/>
              </w:rPr>
            </w:rPrChange>
          </w:rPr>
          <w:t>"</w:t>
        </w:r>
        <w:proofErr w:type="spellStart"/>
        <w:r w:rsidRPr="0099797D">
          <w:rPr>
            <w:rFonts w:ascii="Times New Roman" w:eastAsia="Times New Roman" w:hAnsi="Times New Roman" w:cs="Times New Roman"/>
            <w:b/>
            <w:bCs/>
            <w:sz w:val="24"/>
            <w:szCs w:val="24"/>
            <w:lang w:val="fr-FR"/>
            <w:rPrChange w:id="3138" w:author="Admin" w:date="2026-07-06T15:50:00Z" w16du:dateUtc="2026-07-06T08:50:00Z">
              <w:rPr>
                <w:rFonts w:ascii="Times New Roman" w:eastAsia="Times New Roman" w:hAnsi="Times New Roman" w:cs="Times New Roman"/>
                <w:b/>
                <w:bCs/>
                <w:sz w:val="24"/>
                <w:szCs w:val="24"/>
              </w:rPr>
            </w:rPrChange>
          </w:rPr>
          <w:t>Từng</w:t>
        </w:r>
        <w:proofErr w:type="spellEnd"/>
        <w:r w:rsidRPr="0099797D">
          <w:rPr>
            <w:rFonts w:ascii="Times New Roman" w:eastAsia="Times New Roman" w:hAnsi="Times New Roman" w:cs="Times New Roman"/>
            <w:b/>
            <w:bCs/>
            <w:sz w:val="24"/>
            <w:szCs w:val="24"/>
            <w:lang w:val="fr-FR"/>
            <w:rPrChange w:id="3139" w:author="Admin" w:date="2026-07-06T15:50:00Z" w16du:dateUtc="2026-07-06T08:50:00Z">
              <w:rPr>
                <w:rFonts w:ascii="Times New Roman" w:eastAsia="Times New Roman" w:hAnsi="Times New Roman" w:cs="Times New Roman"/>
                <w:b/>
                <w:bCs/>
                <w:sz w:val="24"/>
                <w:szCs w:val="24"/>
              </w:rPr>
            </w:rPrChange>
          </w:rPr>
          <w:t xml:space="preserve"> Workspace </w:t>
        </w:r>
        <w:proofErr w:type="spellStart"/>
        <w:r w:rsidRPr="0099797D">
          <w:rPr>
            <w:rFonts w:ascii="Times New Roman" w:eastAsia="Times New Roman" w:hAnsi="Times New Roman" w:cs="Times New Roman"/>
            <w:b/>
            <w:bCs/>
            <w:sz w:val="24"/>
            <w:szCs w:val="24"/>
            <w:lang w:val="fr-FR"/>
            <w:rPrChange w:id="3140" w:author="Admin" w:date="2026-07-06T15:50:00Z" w16du:dateUtc="2026-07-06T08:50:00Z">
              <w:rPr>
                <w:rFonts w:ascii="Times New Roman" w:eastAsia="Times New Roman" w:hAnsi="Times New Roman" w:cs="Times New Roman"/>
                <w:b/>
                <w:bCs/>
                <w:sz w:val="24"/>
                <w:szCs w:val="24"/>
              </w:rPr>
            </w:rPrChange>
          </w:rPr>
          <w:t>sẽ</w:t>
        </w:r>
        <w:proofErr w:type="spellEnd"/>
        <w:r w:rsidRPr="0099797D">
          <w:rPr>
            <w:rFonts w:ascii="Times New Roman" w:eastAsia="Times New Roman" w:hAnsi="Times New Roman" w:cs="Times New Roman"/>
            <w:b/>
            <w:bCs/>
            <w:sz w:val="24"/>
            <w:szCs w:val="24"/>
            <w:lang w:val="fr-FR"/>
            <w:rPrChange w:id="3141" w:author="Admin" w:date="2026-07-06T15:50:00Z" w16du:dateUtc="2026-07-06T08:50:00Z">
              <w:rPr>
                <w:rFonts w:ascii="Times New Roman" w:eastAsia="Times New Roman" w:hAnsi="Times New Roman" w:cs="Times New Roman"/>
                <w:b/>
                <w:bCs/>
                <w:sz w:val="24"/>
                <w:szCs w:val="24"/>
              </w:rPr>
            </w:rPrChange>
          </w:rPr>
          <w:t xml:space="preserve"> </w:t>
        </w:r>
        <w:proofErr w:type="spellStart"/>
        <w:r w:rsidRPr="0099797D">
          <w:rPr>
            <w:rFonts w:ascii="Times New Roman" w:eastAsia="Times New Roman" w:hAnsi="Times New Roman" w:cs="Times New Roman"/>
            <w:b/>
            <w:bCs/>
            <w:sz w:val="24"/>
            <w:szCs w:val="24"/>
            <w:lang w:val="fr-FR"/>
            <w:rPrChange w:id="3142" w:author="Admin" w:date="2026-07-06T15:50:00Z" w16du:dateUtc="2026-07-06T08:50:00Z">
              <w:rPr>
                <w:rFonts w:ascii="Times New Roman" w:eastAsia="Times New Roman" w:hAnsi="Times New Roman" w:cs="Times New Roman"/>
                <w:b/>
                <w:bCs/>
                <w:sz w:val="24"/>
                <w:szCs w:val="24"/>
              </w:rPr>
            </w:rPrChange>
          </w:rPr>
          <w:t>hoạt</w:t>
        </w:r>
        <w:proofErr w:type="spellEnd"/>
        <w:r w:rsidRPr="0099797D">
          <w:rPr>
            <w:rFonts w:ascii="Times New Roman" w:eastAsia="Times New Roman" w:hAnsi="Times New Roman" w:cs="Times New Roman"/>
            <w:b/>
            <w:bCs/>
            <w:sz w:val="24"/>
            <w:szCs w:val="24"/>
            <w:lang w:val="fr-FR"/>
            <w:rPrChange w:id="3143" w:author="Admin" w:date="2026-07-06T15:50:00Z" w16du:dateUtc="2026-07-06T08:50:00Z">
              <w:rPr>
                <w:rFonts w:ascii="Times New Roman" w:eastAsia="Times New Roman" w:hAnsi="Times New Roman" w:cs="Times New Roman"/>
                <w:b/>
                <w:bCs/>
                <w:sz w:val="24"/>
                <w:szCs w:val="24"/>
              </w:rPr>
            </w:rPrChange>
          </w:rPr>
          <w:t xml:space="preserve"> </w:t>
        </w:r>
        <w:proofErr w:type="spellStart"/>
        <w:r w:rsidRPr="0099797D">
          <w:rPr>
            <w:rFonts w:ascii="Times New Roman" w:eastAsia="Times New Roman" w:hAnsi="Times New Roman" w:cs="Times New Roman"/>
            <w:b/>
            <w:bCs/>
            <w:sz w:val="24"/>
            <w:szCs w:val="24"/>
            <w:lang w:val="fr-FR"/>
            <w:rPrChange w:id="3144" w:author="Admin" w:date="2026-07-06T15:50:00Z" w16du:dateUtc="2026-07-06T08:50:00Z">
              <w:rPr>
                <w:rFonts w:ascii="Times New Roman" w:eastAsia="Times New Roman" w:hAnsi="Times New Roman" w:cs="Times New Roman"/>
                <w:b/>
                <w:bCs/>
                <w:sz w:val="24"/>
                <w:szCs w:val="24"/>
              </w:rPr>
            </w:rPrChange>
          </w:rPr>
          <w:t>động</w:t>
        </w:r>
        <w:proofErr w:type="spellEnd"/>
        <w:r w:rsidRPr="0099797D">
          <w:rPr>
            <w:rFonts w:ascii="Times New Roman" w:eastAsia="Times New Roman" w:hAnsi="Times New Roman" w:cs="Times New Roman"/>
            <w:b/>
            <w:bCs/>
            <w:sz w:val="24"/>
            <w:szCs w:val="24"/>
            <w:lang w:val="fr-FR"/>
            <w:rPrChange w:id="3145" w:author="Admin" w:date="2026-07-06T15:50:00Z" w16du:dateUtc="2026-07-06T08:50:00Z">
              <w:rPr>
                <w:rFonts w:ascii="Times New Roman" w:eastAsia="Times New Roman" w:hAnsi="Times New Roman" w:cs="Times New Roman"/>
                <w:b/>
                <w:bCs/>
                <w:sz w:val="24"/>
                <w:szCs w:val="24"/>
              </w:rPr>
            </w:rPrChange>
          </w:rPr>
          <w:t xml:space="preserve"> </w:t>
        </w:r>
        <w:proofErr w:type="spellStart"/>
        <w:r w:rsidRPr="0099797D">
          <w:rPr>
            <w:rFonts w:ascii="Times New Roman" w:eastAsia="Times New Roman" w:hAnsi="Times New Roman" w:cs="Times New Roman"/>
            <w:b/>
            <w:bCs/>
            <w:sz w:val="24"/>
            <w:szCs w:val="24"/>
            <w:lang w:val="fr-FR"/>
            <w:rPrChange w:id="3146" w:author="Admin" w:date="2026-07-06T15:50:00Z" w16du:dateUtc="2026-07-06T08:50:00Z">
              <w:rPr>
                <w:rFonts w:ascii="Times New Roman" w:eastAsia="Times New Roman" w:hAnsi="Times New Roman" w:cs="Times New Roman"/>
                <w:b/>
                <w:bCs/>
                <w:sz w:val="24"/>
                <w:szCs w:val="24"/>
              </w:rPr>
            </w:rPrChange>
          </w:rPr>
          <w:t>như</w:t>
        </w:r>
        <w:proofErr w:type="spellEnd"/>
        <w:r w:rsidRPr="0099797D">
          <w:rPr>
            <w:rFonts w:ascii="Times New Roman" w:eastAsia="Times New Roman" w:hAnsi="Times New Roman" w:cs="Times New Roman"/>
            <w:b/>
            <w:bCs/>
            <w:sz w:val="24"/>
            <w:szCs w:val="24"/>
            <w:lang w:val="fr-FR"/>
            <w:rPrChange w:id="3147" w:author="Admin" w:date="2026-07-06T15:50:00Z" w16du:dateUtc="2026-07-06T08:50:00Z">
              <w:rPr>
                <w:rFonts w:ascii="Times New Roman" w:eastAsia="Times New Roman" w:hAnsi="Times New Roman" w:cs="Times New Roman"/>
                <w:b/>
                <w:bCs/>
                <w:sz w:val="24"/>
                <w:szCs w:val="24"/>
              </w:rPr>
            </w:rPrChange>
          </w:rPr>
          <w:t xml:space="preserve"> </w:t>
        </w:r>
        <w:proofErr w:type="spellStart"/>
        <w:r w:rsidRPr="0099797D">
          <w:rPr>
            <w:rFonts w:ascii="Times New Roman" w:eastAsia="Times New Roman" w:hAnsi="Times New Roman" w:cs="Times New Roman"/>
            <w:b/>
            <w:bCs/>
            <w:sz w:val="24"/>
            <w:szCs w:val="24"/>
            <w:lang w:val="fr-FR"/>
            <w:rPrChange w:id="3148" w:author="Admin" w:date="2026-07-06T15:50:00Z" w16du:dateUtc="2026-07-06T08:50:00Z">
              <w:rPr>
                <w:rFonts w:ascii="Times New Roman" w:eastAsia="Times New Roman" w:hAnsi="Times New Roman" w:cs="Times New Roman"/>
                <w:b/>
                <w:bCs/>
                <w:sz w:val="24"/>
                <w:szCs w:val="24"/>
              </w:rPr>
            </w:rPrChange>
          </w:rPr>
          <w:t>thế</w:t>
        </w:r>
        <w:proofErr w:type="spellEnd"/>
        <w:r w:rsidRPr="0099797D">
          <w:rPr>
            <w:rFonts w:ascii="Times New Roman" w:eastAsia="Times New Roman" w:hAnsi="Times New Roman" w:cs="Times New Roman"/>
            <w:b/>
            <w:bCs/>
            <w:sz w:val="24"/>
            <w:szCs w:val="24"/>
            <w:lang w:val="fr-FR"/>
            <w:rPrChange w:id="3149" w:author="Admin" w:date="2026-07-06T15:50:00Z" w16du:dateUtc="2026-07-06T08:50:00Z">
              <w:rPr>
                <w:rFonts w:ascii="Times New Roman" w:eastAsia="Times New Roman" w:hAnsi="Times New Roman" w:cs="Times New Roman"/>
                <w:b/>
                <w:bCs/>
                <w:sz w:val="24"/>
                <w:szCs w:val="24"/>
              </w:rPr>
            </w:rPrChange>
          </w:rPr>
          <w:t xml:space="preserve"> </w:t>
        </w:r>
        <w:proofErr w:type="spellStart"/>
        <w:proofErr w:type="gramStart"/>
        <w:r w:rsidRPr="0099797D">
          <w:rPr>
            <w:rFonts w:ascii="Times New Roman" w:eastAsia="Times New Roman" w:hAnsi="Times New Roman" w:cs="Times New Roman"/>
            <w:b/>
            <w:bCs/>
            <w:sz w:val="24"/>
            <w:szCs w:val="24"/>
            <w:lang w:val="fr-FR"/>
            <w:rPrChange w:id="3150" w:author="Admin" w:date="2026-07-06T15:50:00Z" w16du:dateUtc="2026-07-06T08:50:00Z">
              <w:rPr>
                <w:rFonts w:ascii="Times New Roman" w:eastAsia="Times New Roman" w:hAnsi="Times New Roman" w:cs="Times New Roman"/>
                <w:b/>
                <w:bCs/>
                <w:sz w:val="24"/>
                <w:szCs w:val="24"/>
              </w:rPr>
            </w:rPrChange>
          </w:rPr>
          <w:t>nào</w:t>
        </w:r>
        <w:proofErr w:type="spellEnd"/>
        <w:r w:rsidRPr="0099797D">
          <w:rPr>
            <w:rFonts w:ascii="Times New Roman" w:eastAsia="Times New Roman" w:hAnsi="Times New Roman" w:cs="Times New Roman"/>
            <w:b/>
            <w:bCs/>
            <w:sz w:val="24"/>
            <w:szCs w:val="24"/>
            <w:lang w:val="fr-FR"/>
            <w:rPrChange w:id="3151" w:author="Admin" w:date="2026-07-06T15:50:00Z" w16du:dateUtc="2026-07-06T08:50:00Z">
              <w:rPr>
                <w:rFonts w:ascii="Times New Roman" w:eastAsia="Times New Roman" w:hAnsi="Times New Roman" w:cs="Times New Roman"/>
                <w:b/>
                <w:bCs/>
                <w:sz w:val="24"/>
                <w:szCs w:val="24"/>
              </w:rPr>
            </w:rPrChange>
          </w:rPr>
          <w:t>?</w:t>
        </w:r>
        <w:proofErr w:type="gramEnd"/>
        <w:r w:rsidRPr="0099797D">
          <w:rPr>
            <w:rFonts w:ascii="Times New Roman" w:eastAsia="Times New Roman" w:hAnsi="Times New Roman" w:cs="Times New Roman"/>
            <w:b/>
            <w:bCs/>
            <w:sz w:val="24"/>
            <w:szCs w:val="24"/>
            <w:lang w:val="fr-FR"/>
            <w:rPrChange w:id="3152" w:author="Admin" w:date="2026-07-06T15:50:00Z" w16du:dateUtc="2026-07-06T08:50:00Z">
              <w:rPr>
                <w:rFonts w:ascii="Times New Roman" w:eastAsia="Times New Roman" w:hAnsi="Times New Roman" w:cs="Times New Roman"/>
                <w:b/>
                <w:bCs/>
                <w:sz w:val="24"/>
                <w:szCs w:val="24"/>
              </w:rPr>
            </w:rPrChange>
          </w:rPr>
          <w:t>"</w:t>
        </w:r>
      </w:ins>
    </w:p>
    <w:p w14:paraId="2B2AD087" w14:textId="77777777" w:rsidR="00051424" w:rsidRPr="00051424" w:rsidRDefault="00051424" w:rsidP="00051424">
      <w:pPr>
        <w:spacing w:before="100" w:beforeAutospacing="1" w:after="100" w:afterAutospacing="1" w:line="240" w:lineRule="auto"/>
        <w:rPr>
          <w:ins w:id="3153" w:author="Admin" w:date="2026-07-06T15:49:00Z" w16du:dateUtc="2026-07-06T08:49:00Z"/>
          <w:rFonts w:ascii="Times New Roman" w:eastAsia="Times New Roman" w:hAnsi="Times New Roman" w:cs="Times New Roman"/>
          <w:sz w:val="24"/>
          <w:szCs w:val="24"/>
        </w:rPr>
      </w:pPr>
      <w:proofErr w:type="spellStart"/>
      <w:ins w:id="3154" w:author="Admin" w:date="2026-07-06T15:49:00Z" w16du:dateUtc="2026-07-06T08:49:00Z">
        <w:r w:rsidRPr="00051424">
          <w:rPr>
            <w:rFonts w:ascii="Times New Roman" w:eastAsia="Times New Roman" w:hAnsi="Times New Roman" w:cs="Times New Roman"/>
            <w:sz w:val="24"/>
            <w:szCs w:val="24"/>
          </w:rPr>
          <w:t>Ví</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dụ</w:t>
        </w:r>
        <w:proofErr w:type="spellEnd"/>
        <w:r w:rsidRPr="00051424">
          <w:rPr>
            <w:rFonts w:ascii="Times New Roman" w:eastAsia="Times New Roman" w:hAnsi="Times New Roman" w:cs="Times New Roman"/>
            <w:sz w:val="24"/>
            <w:szCs w:val="24"/>
          </w:rPr>
          <w: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1"/>
        <w:gridCol w:w="4082"/>
      </w:tblGrid>
      <w:tr w:rsidR="00051424" w:rsidRPr="00051424" w14:paraId="2CF0D1E4" w14:textId="77777777">
        <w:trPr>
          <w:tblHeader/>
          <w:tblCellSpacing w:w="15" w:type="dxa"/>
          <w:ins w:id="3155" w:author="Admin" w:date="2026-07-06T15:49:00Z" w16du:dateUtc="2026-07-06T08:49:00Z"/>
        </w:trPr>
        <w:tc>
          <w:tcPr>
            <w:tcW w:w="0" w:type="auto"/>
            <w:vAlign w:val="center"/>
            <w:hideMark/>
          </w:tcPr>
          <w:p w14:paraId="248E9779" w14:textId="77777777" w:rsidR="00051424" w:rsidRPr="00051424" w:rsidRDefault="00051424" w:rsidP="00051424">
            <w:pPr>
              <w:spacing w:after="0" w:line="240" w:lineRule="auto"/>
              <w:jc w:val="center"/>
              <w:rPr>
                <w:ins w:id="3156" w:author="Admin" w:date="2026-07-06T15:49:00Z" w16du:dateUtc="2026-07-06T08:49:00Z"/>
                <w:rFonts w:ascii="Times New Roman" w:eastAsia="Times New Roman" w:hAnsi="Times New Roman" w:cs="Times New Roman"/>
                <w:b/>
                <w:bCs/>
                <w:sz w:val="24"/>
                <w:szCs w:val="24"/>
              </w:rPr>
            </w:pPr>
            <w:ins w:id="3157" w:author="Admin" w:date="2026-07-06T15:49:00Z" w16du:dateUtc="2026-07-06T08:49:00Z">
              <w:r w:rsidRPr="00051424">
                <w:rPr>
                  <w:rFonts w:ascii="Times New Roman" w:eastAsia="Times New Roman" w:hAnsi="Times New Roman" w:cs="Times New Roman"/>
                  <w:b/>
                  <w:bCs/>
                  <w:sz w:val="24"/>
                  <w:szCs w:val="24"/>
                </w:rPr>
                <w:t>BRD</w:t>
              </w:r>
            </w:ins>
          </w:p>
        </w:tc>
        <w:tc>
          <w:tcPr>
            <w:tcW w:w="0" w:type="auto"/>
            <w:vAlign w:val="center"/>
            <w:hideMark/>
          </w:tcPr>
          <w:p w14:paraId="0D55BAED" w14:textId="77777777" w:rsidR="00051424" w:rsidRPr="00051424" w:rsidRDefault="00051424" w:rsidP="00051424">
            <w:pPr>
              <w:spacing w:after="0" w:line="240" w:lineRule="auto"/>
              <w:jc w:val="center"/>
              <w:rPr>
                <w:ins w:id="3158" w:author="Admin" w:date="2026-07-06T15:49:00Z" w16du:dateUtc="2026-07-06T08:49:00Z"/>
                <w:rFonts w:ascii="Times New Roman" w:eastAsia="Times New Roman" w:hAnsi="Times New Roman" w:cs="Times New Roman"/>
                <w:b/>
                <w:bCs/>
                <w:sz w:val="24"/>
                <w:szCs w:val="24"/>
              </w:rPr>
            </w:pPr>
            <w:ins w:id="3159" w:author="Admin" w:date="2026-07-06T15:49:00Z" w16du:dateUtc="2026-07-06T08:49:00Z">
              <w:r w:rsidRPr="00051424">
                <w:rPr>
                  <w:rFonts w:ascii="Times New Roman" w:eastAsia="Times New Roman" w:hAnsi="Times New Roman" w:cs="Times New Roman"/>
                  <w:b/>
                  <w:bCs/>
                  <w:sz w:val="24"/>
                  <w:szCs w:val="24"/>
                </w:rPr>
                <w:t>PRD</w:t>
              </w:r>
            </w:ins>
          </w:p>
        </w:tc>
      </w:tr>
      <w:tr w:rsidR="00051424" w:rsidRPr="00051424" w14:paraId="4A9BC9FA" w14:textId="77777777">
        <w:trPr>
          <w:tblCellSpacing w:w="15" w:type="dxa"/>
          <w:ins w:id="3160" w:author="Admin" w:date="2026-07-06T15:49:00Z" w16du:dateUtc="2026-07-06T08:49:00Z"/>
        </w:trPr>
        <w:tc>
          <w:tcPr>
            <w:tcW w:w="0" w:type="auto"/>
            <w:vAlign w:val="center"/>
            <w:hideMark/>
          </w:tcPr>
          <w:p w14:paraId="2DB0EFB8" w14:textId="77777777" w:rsidR="00051424" w:rsidRPr="00051424" w:rsidRDefault="00051424" w:rsidP="00051424">
            <w:pPr>
              <w:spacing w:after="0" w:line="240" w:lineRule="auto"/>
              <w:rPr>
                <w:ins w:id="3161" w:author="Admin" w:date="2026-07-06T15:49:00Z" w16du:dateUtc="2026-07-06T08:49:00Z"/>
                <w:rFonts w:ascii="Times New Roman" w:eastAsia="Times New Roman" w:hAnsi="Times New Roman" w:cs="Times New Roman"/>
                <w:sz w:val="24"/>
                <w:szCs w:val="24"/>
              </w:rPr>
            </w:pPr>
            <w:ins w:id="3162" w:author="Admin" w:date="2026-07-06T15:49:00Z" w16du:dateUtc="2026-07-06T08:49:00Z">
              <w:r w:rsidRPr="00051424">
                <w:rPr>
                  <w:rFonts w:ascii="Times New Roman" w:eastAsia="Times New Roman" w:hAnsi="Times New Roman" w:cs="Times New Roman"/>
                  <w:sz w:val="24"/>
                  <w:szCs w:val="24"/>
                </w:rPr>
                <w:t>Discovery Workspace</w:t>
              </w:r>
            </w:ins>
          </w:p>
        </w:tc>
        <w:tc>
          <w:tcPr>
            <w:tcW w:w="0" w:type="auto"/>
            <w:vAlign w:val="center"/>
            <w:hideMark/>
          </w:tcPr>
          <w:p w14:paraId="77E94227" w14:textId="77777777" w:rsidR="00051424" w:rsidRPr="00051424" w:rsidRDefault="00051424" w:rsidP="00051424">
            <w:pPr>
              <w:spacing w:after="0" w:line="240" w:lineRule="auto"/>
              <w:rPr>
                <w:ins w:id="3163" w:author="Admin" w:date="2026-07-06T15:49:00Z" w16du:dateUtc="2026-07-06T08:49:00Z"/>
                <w:rFonts w:ascii="Times New Roman" w:eastAsia="Times New Roman" w:hAnsi="Times New Roman" w:cs="Times New Roman"/>
                <w:sz w:val="24"/>
                <w:szCs w:val="24"/>
              </w:rPr>
            </w:pPr>
            <w:ins w:id="3164" w:author="Admin" w:date="2026-07-06T15:49:00Z" w16du:dateUtc="2026-07-06T08:49:00Z">
              <w:r w:rsidRPr="00051424">
                <w:rPr>
                  <w:rFonts w:ascii="Times New Roman" w:eastAsia="Times New Roman" w:hAnsi="Times New Roman" w:cs="Times New Roman"/>
                  <w:sz w:val="24"/>
                  <w:szCs w:val="24"/>
                </w:rPr>
                <w:t>PRD-002 Business Discovery Workspace</w:t>
              </w:r>
            </w:ins>
          </w:p>
        </w:tc>
      </w:tr>
      <w:tr w:rsidR="00051424" w:rsidRPr="00051424" w14:paraId="5CC2E2A3" w14:textId="77777777">
        <w:trPr>
          <w:tblCellSpacing w:w="15" w:type="dxa"/>
          <w:ins w:id="3165" w:author="Admin" w:date="2026-07-06T15:49:00Z" w16du:dateUtc="2026-07-06T08:49:00Z"/>
        </w:trPr>
        <w:tc>
          <w:tcPr>
            <w:tcW w:w="0" w:type="auto"/>
            <w:vAlign w:val="center"/>
            <w:hideMark/>
          </w:tcPr>
          <w:p w14:paraId="55A066BE" w14:textId="77777777" w:rsidR="00051424" w:rsidRPr="00051424" w:rsidRDefault="00051424" w:rsidP="00051424">
            <w:pPr>
              <w:spacing w:after="0" w:line="240" w:lineRule="auto"/>
              <w:rPr>
                <w:ins w:id="3166" w:author="Admin" w:date="2026-07-06T15:49:00Z" w16du:dateUtc="2026-07-06T08:49:00Z"/>
                <w:rFonts w:ascii="Times New Roman" w:eastAsia="Times New Roman" w:hAnsi="Times New Roman" w:cs="Times New Roman"/>
                <w:sz w:val="24"/>
                <w:szCs w:val="24"/>
              </w:rPr>
            </w:pPr>
            <w:ins w:id="3167" w:author="Admin" w:date="2026-07-06T15:49:00Z" w16du:dateUtc="2026-07-06T08:49:00Z">
              <w:r w:rsidRPr="00051424">
                <w:rPr>
                  <w:rFonts w:ascii="Times New Roman" w:eastAsia="Times New Roman" w:hAnsi="Times New Roman" w:cs="Times New Roman"/>
                  <w:sz w:val="24"/>
                  <w:szCs w:val="24"/>
                </w:rPr>
                <w:t>Diagnosis</w:t>
              </w:r>
            </w:ins>
          </w:p>
        </w:tc>
        <w:tc>
          <w:tcPr>
            <w:tcW w:w="0" w:type="auto"/>
            <w:vAlign w:val="center"/>
            <w:hideMark/>
          </w:tcPr>
          <w:p w14:paraId="05926895" w14:textId="77777777" w:rsidR="00051424" w:rsidRPr="00051424" w:rsidRDefault="00051424" w:rsidP="00051424">
            <w:pPr>
              <w:spacing w:after="0" w:line="240" w:lineRule="auto"/>
              <w:rPr>
                <w:ins w:id="3168" w:author="Admin" w:date="2026-07-06T15:49:00Z" w16du:dateUtc="2026-07-06T08:49:00Z"/>
                <w:rFonts w:ascii="Times New Roman" w:eastAsia="Times New Roman" w:hAnsi="Times New Roman" w:cs="Times New Roman"/>
                <w:sz w:val="24"/>
                <w:szCs w:val="24"/>
              </w:rPr>
            </w:pPr>
            <w:ins w:id="3169" w:author="Admin" w:date="2026-07-06T15:49:00Z" w16du:dateUtc="2026-07-06T08:49:00Z">
              <w:r w:rsidRPr="00051424">
                <w:rPr>
                  <w:rFonts w:ascii="Times New Roman" w:eastAsia="Times New Roman" w:hAnsi="Times New Roman" w:cs="Times New Roman"/>
                  <w:sz w:val="24"/>
                  <w:szCs w:val="24"/>
                </w:rPr>
                <w:t>PRD-003 Diagnosis Workspace</w:t>
              </w:r>
            </w:ins>
          </w:p>
        </w:tc>
      </w:tr>
      <w:tr w:rsidR="00051424" w:rsidRPr="00051424" w14:paraId="7EA4F520" w14:textId="77777777">
        <w:trPr>
          <w:tblCellSpacing w:w="15" w:type="dxa"/>
          <w:ins w:id="3170" w:author="Admin" w:date="2026-07-06T15:49:00Z" w16du:dateUtc="2026-07-06T08:49:00Z"/>
        </w:trPr>
        <w:tc>
          <w:tcPr>
            <w:tcW w:w="0" w:type="auto"/>
            <w:vAlign w:val="center"/>
            <w:hideMark/>
          </w:tcPr>
          <w:p w14:paraId="3B7D5E22" w14:textId="77777777" w:rsidR="00051424" w:rsidRPr="00051424" w:rsidRDefault="00051424" w:rsidP="00051424">
            <w:pPr>
              <w:spacing w:after="0" w:line="240" w:lineRule="auto"/>
              <w:rPr>
                <w:ins w:id="3171" w:author="Admin" w:date="2026-07-06T15:49:00Z" w16du:dateUtc="2026-07-06T08:49:00Z"/>
                <w:rFonts w:ascii="Times New Roman" w:eastAsia="Times New Roman" w:hAnsi="Times New Roman" w:cs="Times New Roman"/>
                <w:sz w:val="24"/>
                <w:szCs w:val="24"/>
              </w:rPr>
            </w:pPr>
            <w:ins w:id="3172" w:author="Admin" w:date="2026-07-06T15:49:00Z" w16du:dateUtc="2026-07-06T08:49:00Z">
              <w:r w:rsidRPr="00051424">
                <w:rPr>
                  <w:rFonts w:ascii="Times New Roman" w:eastAsia="Times New Roman" w:hAnsi="Times New Roman" w:cs="Times New Roman"/>
                  <w:sz w:val="24"/>
                  <w:szCs w:val="24"/>
                </w:rPr>
                <w:lastRenderedPageBreak/>
                <w:t>Transformation</w:t>
              </w:r>
            </w:ins>
          </w:p>
        </w:tc>
        <w:tc>
          <w:tcPr>
            <w:tcW w:w="0" w:type="auto"/>
            <w:vAlign w:val="center"/>
            <w:hideMark/>
          </w:tcPr>
          <w:p w14:paraId="53910CCD" w14:textId="77777777" w:rsidR="00051424" w:rsidRPr="00051424" w:rsidRDefault="00051424" w:rsidP="00051424">
            <w:pPr>
              <w:spacing w:after="0" w:line="240" w:lineRule="auto"/>
              <w:rPr>
                <w:ins w:id="3173" w:author="Admin" w:date="2026-07-06T15:49:00Z" w16du:dateUtc="2026-07-06T08:49:00Z"/>
                <w:rFonts w:ascii="Times New Roman" w:eastAsia="Times New Roman" w:hAnsi="Times New Roman" w:cs="Times New Roman"/>
                <w:sz w:val="24"/>
                <w:szCs w:val="24"/>
              </w:rPr>
            </w:pPr>
            <w:ins w:id="3174" w:author="Admin" w:date="2026-07-06T15:49:00Z" w16du:dateUtc="2026-07-06T08:49:00Z">
              <w:r w:rsidRPr="00051424">
                <w:rPr>
                  <w:rFonts w:ascii="Times New Roman" w:eastAsia="Times New Roman" w:hAnsi="Times New Roman" w:cs="Times New Roman"/>
                  <w:sz w:val="24"/>
                  <w:szCs w:val="24"/>
                </w:rPr>
                <w:t>PRD-004 Transformation Workspace</w:t>
              </w:r>
            </w:ins>
          </w:p>
        </w:tc>
      </w:tr>
      <w:tr w:rsidR="00051424" w:rsidRPr="00051424" w14:paraId="01A7C57D" w14:textId="77777777">
        <w:trPr>
          <w:tblCellSpacing w:w="15" w:type="dxa"/>
          <w:ins w:id="3175" w:author="Admin" w:date="2026-07-06T15:49:00Z" w16du:dateUtc="2026-07-06T08:49:00Z"/>
        </w:trPr>
        <w:tc>
          <w:tcPr>
            <w:tcW w:w="0" w:type="auto"/>
            <w:vAlign w:val="center"/>
            <w:hideMark/>
          </w:tcPr>
          <w:p w14:paraId="195CD8F8" w14:textId="77777777" w:rsidR="00051424" w:rsidRPr="00051424" w:rsidRDefault="00051424" w:rsidP="00051424">
            <w:pPr>
              <w:spacing w:after="0" w:line="240" w:lineRule="auto"/>
              <w:rPr>
                <w:ins w:id="3176" w:author="Admin" w:date="2026-07-06T15:49:00Z" w16du:dateUtc="2026-07-06T08:49:00Z"/>
                <w:rFonts w:ascii="Times New Roman" w:eastAsia="Times New Roman" w:hAnsi="Times New Roman" w:cs="Times New Roman"/>
                <w:sz w:val="24"/>
                <w:szCs w:val="24"/>
              </w:rPr>
            </w:pPr>
            <w:ins w:id="3177" w:author="Admin" w:date="2026-07-06T15:49:00Z" w16du:dateUtc="2026-07-06T08:49:00Z">
              <w:r w:rsidRPr="00051424">
                <w:rPr>
                  <w:rFonts w:ascii="Times New Roman" w:eastAsia="Times New Roman" w:hAnsi="Times New Roman" w:cs="Times New Roman"/>
                  <w:sz w:val="24"/>
                  <w:szCs w:val="24"/>
                </w:rPr>
                <w:t>Delivery</w:t>
              </w:r>
            </w:ins>
          </w:p>
        </w:tc>
        <w:tc>
          <w:tcPr>
            <w:tcW w:w="0" w:type="auto"/>
            <w:vAlign w:val="center"/>
            <w:hideMark/>
          </w:tcPr>
          <w:p w14:paraId="19FC5DD0" w14:textId="77777777" w:rsidR="00051424" w:rsidRPr="00051424" w:rsidRDefault="00051424" w:rsidP="00051424">
            <w:pPr>
              <w:spacing w:after="0" w:line="240" w:lineRule="auto"/>
              <w:rPr>
                <w:ins w:id="3178" w:author="Admin" w:date="2026-07-06T15:49:00Z" w16du:dateUtc="2026-07-06T08:49:00Z"/>
                <w:rFonts w:ascii="Times New Roman" w:eastAsia="Times New Roman" w:hAnsi="Times New Roman" w:cs="Times New Roman"/>
                <w:sz w:val="24"/>
                <w:szCs w:val="24"/>
              </w:rPr>
            </w:pPr>
            <w:ins w:id="3179" w:author="Admin" w:date="2026-07-06T15:49:00Z" w16du:dateUtc="2026-07-06T08:49:00Z">
              <w:r w:rsidRPr="00051424">
                <w:rPr>
                  <w:rFonts w:ascii="Times New Roman" w:eastAsia="Times New Roman" w:hAnsi="Times New Roman" w:cs="Times New Roman"/>
                  <w:sz w:val="24"/>
                  <w:szCs w:val="24"/>
                </w:rPr>
                <w:t>PRD-005 Delivery Workspace</w:t>
              </w:r>
            </w:ins>
          </w:p>
        </w:tc>
      </w:tr>
      <w:tr w:rsidR="00051424" w:rsidRPr="00051424" w14:paraId="62207EFB" w14:textId="77777777">
        <w:trPr>
          <w:tblCellSpacing w:w="15" w:type="dxa"/>
          <w:ins w:id="3180" w:author="Admin" w:date="2026-07-06T15:49:00Z" w16du:dateUtc="2026-07-06T08:49:00Z"/>
        </w:trPr>
        <w:tc>
          <w:tcPr>
            <w:tcW w:w="0" w:type="auto"/>
            <w:vAlign w:val="center"/>
            <w:hideMark/>
          </w:tcPr>
          <w:p w14:paraId="1C50067B" w14:textId="77777777" w:rsidR="00051424" w:rsidRPr="00051424" w:rsidRDefault="00051424" w:rsidP="00051424">
            <w:pPr>
              <w:spacing w:after="0" w:line="240" w:lineRule="auto"/>
              <w:rPr>
                <w:ins w:id="3181" w:author="Admin" w:date="2026-07-06T15:49:00Z" w16du:dateUtc="2026-07-06T08:49:00Z"/>
                <w:rFonts w:ascii="Times New Roman" w:eastAsia="Times New Roman" w:hAnsi="Times New Roman" w:cs="Times New Roman"/>
                <w:sz w:val="24"/>
                <w:szCs w:val="24"/>
              </w:rPr>
            </w:pPr>
            <w:ins w:id="3182" w:author="Admin" w:date="2026-07-06T15:49:00Z" w16du:dateUtc="2026-07-06T08:49:00Z">
              <w:r w:rsidRPr="00051424">
                <w:rPr>
                  <w:rFonts w:ascii="Times New Roman" w:eastAsia="Times New Roman" w:hAnsi="Times New Roman" w:cs="Times New Roman"/>
                  <w:sz w:val="24"/>
                  <w:szCs w:val="24"/>
                </w:rPr>
                <w:t>Knowledge</w:t>
              </w:r>
            </w:ins>
          </w:p>
        </w:tc>
        <w:tc>
          <w:tcPr>
            <w:tcW w:w="0" w:type="auto"/>
            <w:vAlign w:val="center"/>
            <w:hideMark/>
          </w:tcPr>
          <w:p w14:paraId="45156DC2" w14:textId="77777777" w:rsidR="00051424" w:rsidRPr="00051424" w:rsidRDefault="00051424" w:rsidP="00051424">
            <w:pPr>
              <w:spacing w:after="0" w:line="240" w:lineRule="auto"/>
              <w:rPr>
                <w:ins w:id="3183" w:author="Admin" w:date="2026-07-06T15:49:00Z" w16du:dateUtc="2026-07-06T08:49:00Z"/>
                <w:rFonts w:ascii="Times New Roman" w:eastAsia="Times New Roman" w:hAnsi="Times New Roman" w:cs="Times New Roman"/>
                <w:sz w:val="24"/>
                <w:szCs w:val="24"/>
              </w:rPr>
            </w:pPr>
            <w:ins w:id="3184" w:author="Admin" w:date="2026-07-06T15:49:00Z" w16du:dateUtc="2026-07-06T08:49:00Z">
              <w:r w:rsidRPr="00051424">
                <w:rPr>
                  <w:rFonts w:ascii="Times New Roman" w:eastAsia="Times New Roman" w:hAnsi="Times New Roman" w:cs="Times New Roman"/>
                  <w:sz w:val="24"/>
                  <w:szCs w:val="24"/>
                </w:rPr>
                <w:t>PRD-006 Knowledge Workspace</w:t>
              </w:r>
            </w:ins>
          </w:p>
        </w:tc>
      </w:tr>
    </w:tbl>
    <w:p w14:paraId="13B46111" w14:textId="77777777" w:rsidR="00051424" w:rsidRPr="00051424" w:rsidRDefault="00051424" w:rsidP="00051424">
      <w:pPr>
        <w:spacing w:before="100" w:beforeAutospacing="1" w:after="100" w:afterAutospacing="1" w:line="240" w:lineRule="auto"/>
        <w:rPr>
          <w:ins w:id="3185" w:author="Admin" w:date="2026-07-06T15:49:00Z" w16du:dateUtc="2026-07-06T08:49:00Z"/>
          <w:rFonts w:ascii="Times New Roman" w:eastAsia="Times New Roman" w:hAnsi="Times New Roman" w:cs="Times New Roman"/>
          <w:sz w:val="24"/>
          <w:szCs w:val="24"/>
        </w:rPr>
      </w:pPr>
      <w:proofErr w:type="spellStart"/>
      <w:ins w:id="3186" w:author="Admin" w:date="2026-07-06T15:49:00Z" w16du:dateUtc="2026-07-06T08:49:00Z">
        <w:r w:rsidRPr="00051424">
          <w:rPr>
            <w:rFonts w:ascii="Times New Roman" w:eastAsia="Times New Roman" w:hAnsi="Times New Roman" w:cs="Times New Roman"/>
            <w:sz w:val="24"/>
            <w:szCs w:val="24"/>
          </w:rPr>
          <w:t>Nhờ</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đó</w:t>
        </w:r>
        <w:proofErr w:type="spellEnd"/>
        <w:r w:rsidRPr="00051424">
          <w:rPr>
            <w:rFonts w:ascii="Times New Roman" w:eastAsia="Times New Roman" w:hAnsi="Times New Roman" w:cs="Times New Roman"/>
            <w:sz w:val="24"/>
            <w:szCs w:val="24"/>
          </w:rPr>
          <w:t xml:space="preserve">, BA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Dev </w:t>
        </w:r>
        <w:proofErr w:type="spellStart"/>
        <w:r w:rsidRPr="00051424">
          <w:rPr>
            <w:rFonts w:ascii="Times New Roman" w:eastAsia="Times New Roman" w:hAnsi="Times New Roman" w:cs="Times New Roman"/>
            <w:sz w:val="24"/>
            <w:szCs w:val="24"/>
          </w:rPr>
          <w:t>luôn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có</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thể</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truy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vết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từ</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yêu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cầu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tổng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thể</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xuống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từng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màn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hình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chức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năng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thể</w:t>
        </w:r>
        <w:proofErr w:type="spellEnd"/>
        <w:r w:rsidRPr="00051424">
          <w:rPr>
            <w:rFonts w:ascii="Times New Roman" w:eastAsia="Times New Roman" w:hAnsi="Times New Roman" w:cs="Times New Roman"/>
            <w:sz w:val="24"/>
            <w:szCs w:val="24"/>
          </w:rPr>
          <w:t>.</w:t>
        </w:r>
      </w:ins>
    </w:p>
    <w:p w14:paraId="372CD9FF" w14:textId="77777777" w:rsidR="00051424" w:rsidRPr="00051424" w:rsidRDefault="00051424" w:rsidP="00051424">
      <w:pPr>
        <w:spacing w:before="100" w:beforeAutospacing="1" w:after="100" w:afterAutospacing="1" w:line="240" w:lineRule="auto"/>
        <w:outlineLvl w:val="0"/>
        <w:rPr>
          <w:ins w:id="3187" w:author="Admin" w:date="2026-07-06T15:49:00Z" w16du:dateUtc="2026-07-06T08:49:00Z"/>
          <w:rFonts w:ascii="Times New Roman" w:eastAsia="Times New Roman" w:hAnsi="Times New Roman" w:cs="Times New Roman"/>
          <w:b/>
          <w:bCs/>
          <w:kern w:val="36"/>
          <w:sz w:val="48"/>
          <w:szCs w:val="48"/>
        </w:rPr>
      </w:pPr>
      <w:proofErr w:type="spellStart"/>
      <w:ins w:id="3188" w:author="Admin" w:date="2026-07-06T15:49:00Z" w16du:dateUtc="2026-07-06T08:49:00Z">
        <w:r w:rsidRPr="00051424">
          <w:rPr>
            <w:rFonts w:ascii="Times New Roman" w:eastAsia="Times New Roman" w:hAnsi="Times New Roman" w:cs="Times New Roman"/>
            <w:b/>
            <w:bCs/>
            <w:kern w:val="36"/>
            <w:sz w:val="48"/>
            <w:szCs w:val="48"/>
          </w:rPr>
          <w:t>Tóm</w:t>
        </w:r>
        <w:proofErr w:type="spellEnd"/>
        <w:r w:rsidRPr="00051424">
          <w:rPr>
            <w:rFonts w:ascii="Times New Roman" w:eastAsia="Times New Roman" w:hAnsi="Times New Roman" w:cs="Times New Roman"/>
            <w:b/>
            <w:bCs/>
            <w:kern w:val="36"/>
            <w:sz w:val="48"/>
            <w:szCs w:val="48"/>
          </w:rPr>
          <w:t xml:space="preserve"> </w:t>
        </w:r>
        <w:proofErr w:type="spellStart"/>
        <w:r w:rsidRPr="00051424">
          <w:rPr>
            <w:rFonts w:ascii="Times New Roman" w:eastAsia="Times New Roman" w:hAnsi="Times New Roman" w:cs="Times New Roman"/>
            <w:b/>
            <w:bCs/>
            <w:kern w:val="36"/>
            <w:sz w:val="48"/>
            <w:szCs w:val="48"/>
          </w:rPr>
          <w:t>tắt</w:t>
        </w:r>
        <w:proofErr w:type="spellEnd"/>
        <w:r w:rsidRPr="00051424">
          <w:rPr>
            <w:rFonts w:ascii="Times New Roman" w:eastAsia="Times New Roman" w:hAnsi="Times New Roman" w:cs="Times New Roman"/>
            <w:b/>
            <w:bCs/>
            <w:kern w:val="36"/>
            <w:sz w:val="48"/>
            <w:szCs w:val="48"/>
          </w:rPr>
          <w:t xml:space="preserve"> </w:t>
        </w:r>
        <w:proofErr w:type="spellStart"/>
        <w:r w:rsidRPr="00051424">
          <w:rPr>
            <w:rFonts w:ascii="Times New Roman" w:eastAsia="Times New Roman" w:hAnsi="Times New Roman" w:cs="Times New Roman"/>
            <w:b/>
            <w:bCs/>
            <w:kern w:val="36"/>
            <w:sz w:val="48"/>
            <w:szCs w:val="48"/>
          </w:rPr>
          <w:t>chương</w:t>
        </w:r>
        <w:proofErr w:type="spellEnd"/>
      </w:ins>
    </w:p>
    <w:p w14:paraId="4EB3CE3F" w14:textId="77777777" w:rsidR="00051424" w:rsidRPr="00051424" w:rsidRDefault="00051424" w:rsidP="00051424">
      <w:pPr>
        <w:spacing w:before="100" w:beforeAutospacing="1" w:after="100" w:afterAutospacing="1" w:line="240" w:lineRule="auto"/>
        <w:rPr>
          <w:ins w:id="3189" w:author="Admin" w:date="2026-07-06T15:49:00Z" w16du:dateUtc="2026-07-06T08:49:00Z"/>
          <w:rFonts w:ascii="Times New Roman" w:eastAsia="Times New Roman" w:hAnsi="Times New Roman" w:cs="Times New Roman"/>
          <w:sz w:val="24"/>
          <w:szCs w:val="24"/>
        </w:rPr>
      </w:pPr>
      <w:ins w:id="3190" w:author="Admin" w:date="2026-07-06T15:49:00Z" w16du:dateUtc="2026-07-06T08:49:00Z">
        <w:r w:rsidRPr="00051424">
          <w:rPr>
            <w:rFonts w:ascii="Times New Roman" w:eastAsia="Times New Roman" w:hAnsi="Times New Roman" w:cs="Times New Roman"/>
            <w:sz w:val="24"/>
            <w:szCs w:val="24"/>
          </w:rPr>
          <w:t xml:space="preserve">Business Requirement Document </w:t>
        </w:r>
        <w:proofErr w:type="spellStart"/>
        <w:r w:rsidRPr="00051424">
          <w:rPr>
            <w:rFonts w:ascii="Times New Roman" w:eastAsia="Times New Roman" w:hAnsi="Times New Roman" w:cs="Times New Roman"/>
            <w:sz w:val="24"/>
            <w:szCs w:val="24"/>
          </w:rPr>
          <w:t>là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bản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mô</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tả</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tổng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thể</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của</w:t>
        </w:r>
        <w:proofErr w:type="spellEnd"/>
        <w:r w:rsidRPr="00051424">
          <w:rPr>
            <w:rFonts w:ascii="Times New Roman" w:eastAsia="Times New Roman" w:hAnsi="Times New Roman" w:cs="Times New Roman"/>
            <w:sz w:val="24"/>
            <w:szCs w:val="24"/>
          </w:rPr>
          <w:t xml:space="preserve"> Business Consulting OS.</w:t>
        </w:r>
      </w:ins>
    </w:p>
    <w:p w14:paraId="62FC3315" w14:textId="77777777" w:rsidR="00051424" w:rsidRPr="00051424" w:rsidRDefault="00051424" w:rsidP="00051424">
      <w:pPr>
        <w:spacing w:before="100" w:beforeAutospacing="1" w:after="100" w:afterAutospacing="1" w:line="240" w:lineRule="auto"/>
        <w:rPr>
          <w:ins w:id="3191" w:author="Admin" w:date="2026-07-06T15:49:00Z" w16du:dateUtc="2026-07-06T08:49:00Z"/>
          <w:rFonts w:ascii="Times New Roman" w:eastAsia="Times New Roman" w:hAnsi="Times New Roman" w:cs="Times New Roman"/>
          <w:sz w:val="24"/>
          <w:szCs w:val="24"/>
        </w:rPr>
      </w:pPr>
      <w:ins w:id="3192" w:author="Admin" w:date="2026-07-06T15:49:00Z" w16du:dateUtc="2026-07-06T08:49:00Z">
        <w:r w:rsidRPr="00051424">
          <w:rPr>
            <w:rFonts w:ascii="Times New Roman" w:eastAsia="Times New Roman" w:hAnsi="Times New Roman" w:cs="Times New Roman"/>
            <w:sz w:val="24"/>
            <w:szCs w:val="24"/>
          </w:rPr>
          <w:t xml:space="preserve">BRD </w:t>
        </w:r>
        <w:proofErr w:type="spellStart"/>
        <w:r w:rsidRPr="00051424">
          <w:rPr>
            <w:rFonts w:ascii="Times New Roman" w:eastAsia="Times New Roman" w:hAnsi="Times New Roman" w:cs="Times New Roman"/>
            <w:sz w:val="24"/>
            <w:szCs w:val="24"/>
          </w:rPr>
          <w:t>không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vào</w:t>
        </w:r>
        <w:proofErr w:type="spellEnd"/>
        <w:r w:rsidRPr="00051424">
          <w:rPr>
            <w:rFonts w:ascii="Times New Roman" w:eastAsia="Times New Roman" w:hAnsi="Times New Roman" w:cs="Times New Roman"/>
            <w:sz w:val="24"/>
            <w:szCs w:val="24"/>
          </w:rPr>
          <w:t xml:space="preserve"> chi </w:t>
        </w:r>
        <w:proofErr w:type="spellStart"/>
        <w:r w:rsidRPr="00051424">
          <w:rPr>
            <w:rFonts w:ascii="Times New Roman" w:eastAsia="Times New Roman" w:hAnsi="Times New Roman" w:cs="Times New Roman"/>
            <w:sz w:val="24"/>
            <w:szCs w:val="24"/>
          </w:rPr>
          <w:t>tiết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giao</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diện</w:t>
        </w:r>
        <w:proofErr w:type="spellEnd"/>
        <w:r w:rsidRPr="00051424">
          <w:rPr>
            <w:rFonts w:ascii="Times New Roman" w:eastAsia="Times New Roman" w:hAnsi="Times New Roman" w:cs="Times New Roman"/>
            <w:sz w:val="24"/>
            <w:szCs w:val="24"/>
          </w:rPr>
          <w:t xml:space="preserve"> hay </w:t>
        </w:r>
        <w:proofErr w:type="spellStart"/>
        <w:r w:rsidRPr="00051424">
          <w:rPr>
            <w:rFonts w:ascii="Times New Roman" w:eastAsia="Times New Roman" w:hAnsi="Times New Roman" w:cs="Times New Roman"/>
            <w:sz w:val="24"/>
            <w:szCs w:val="24"/>
          </w:rPr>
          <w:t>kỹ</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thuật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tập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trung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xác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định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mục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tiêu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kinh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doanh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trình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nghiệp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vụ</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đối</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tượng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dữ</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liệu</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quy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tắc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vận</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hành</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phạm</w:t>
        </w:r>
        <w:proofErr w:type="spellEnd"/>
        <w:r w:rsidRPr="00051424">
          <w:rPr>
            <w:rFonts w:ascii="Times New Roman" w:eastAsia="Times New Roman" w:hAnsi="Times New Roman" w:cs="Times New Roman"/>
            <w:sz w:val="24"/>
            <w:szCs w:val="24"/>
          </w:rPr>
          <w:t xml:space="preserve"> vi </w:t>
        </w:r>
        <w:proofErr w:type="spellStart"/>
        <w:r w:rsidRPr="00051424">
          <w:rPr>
            <w:rFonts w:ascii="Times New Roman" w:eastAsia="Times New Roman" w:hAnsi="Times New Roman" w:cs="Times New Roman"/>
            <w:sz w:val="24"/>
            <w:szCs w:val="24"/>
          </w:rPr>
          <w:t>chức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năng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của</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hệ</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thống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Đây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là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cơ</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sở</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để</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xây</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dựng</w:t>
        </w:r>
        <w:proofErr w:type="spellEnd"/>
        <w:r w:rsidRPr="00051424">
          <w:rPr>
            <w:rFonts w:ascii="Times New Roman" w:eastAsia="Times New Roman" w:hAnsi="Times New Roman" w:cs="Times New Roman"/>
            <w:sz w:val="24"/>
            <w:szCs w:val="24"/>
          </w:rPr>
          <w:t xml:space="preserve"> Product Architecture </w:t>
        </w:r>
        <w:proofErr w:type="spellStart"/>
        <w:r w:rsidRPr="00051424">
          <w:rPr>
            <w:rFonts w:ascii="Times New Roman" w:eastAsia="Times New Roman" w:hAnsi="Times New Roman" w:cs="Times New Roman"/>
            <w:sz w:val="24"/>
            <w:szCs w:val="24"/>
          </w:rPr>
          <w:t>và</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các</w:t>
        </w:r>
        <w:proofErr w:type="spellEnd"/>
        <w:r w:rsidRPr="00051424">
          <w:rPr>
            <w:rFonts w:ascii="Times New Roman" w:eastAsia="Times New Roman" w:hAnsi="Times New Roman" w:cs="Times New Roman"/>
            <w:sz w:val="24"/>
            <w:szCs w:val="24"/>
          </w:rPr>
          <w:t xml:space="preserve"> PRD chi </w:t>
        </w:r>
        <w:proofErr w:type="spellStart"/>
        <w:r w:rsidRPr="00051424">
          <w:rPr>
            <w:rFonts w:ascii="Times New Roman" w:eastAsia="Times New Roman" w:hAnsi="Times New Roman" w:cs="Times New Roman"/>
            <w:sz w:val="24"/>
            <w:szCs w:val="24"/>
          </w:rPr>
          <w:t>tiết</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trong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các</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chương</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tiếp</w:t>
        </w:r>
        <w:proofErr w:type="spellEnd"/>
        <w:r w:rsidRPr="00051424">
          <w:rPr>
            <w:rFonts w:ascii="Times New Roman" w:eastAsia="Times New Roman" w:hAnsi="Times New Roman" w:cs="Times New Roman"/>
            <w:sz w:val="24"/>
            <w:szCs w:val="24"/>
          </w:rPr>
          <w:t xml:space="preserve"> </w:t>
        </w:r>
        <w:proofErr w:type="spellStart"/>
        <w:r w:rsidRPr="00051424">
          <w:rPr>
            <w:rFonts w:ascii="Times New Roman" w:eastAsia="Times New Roman" w:hAnsi="Times New Roman" w:cs="Times New Roman"/>
            <w:sz w:val="24"/>
            <w:szCs w:val="24"/>
          </w:rPr>
          <w:t>theo.</w:t>
        </w:r>
        <w:proofErr w:type="spellEnd"/>
      </w:ins>
    </w:p>
    <w:p w14:paraId="61A39BC2" w14:textId="5A403781" w:rsidR="0099797D" w:rsidRDefault="0099797D" w:rsidP="0099797D">
      <w:pPr>
        <w:spacing w:after="0" w:line="240" w:lineRule="auto"/>
        <w:rPr>
          <w:ins w:id="3193" w:author="Admin" w:date="2026-07-06T15:51:00Z" w16du:dateUtc="2026-07-06T08:51:00Z"/>
          <w:rFonts w:ascii="Times New Roman" w:eastAsia="Times New Roman" w:hAnsi="Times New Roman" w:cs="Times New Roman"/>
          <w:sz w:val="24"/>
          <w:szCs w:val="24"/>
          <w:lang w:val="fr-FR"/>
        </w:rPr>
      </w:pPr>
    </w:p>
    <w:p w14:paraId="6C9E340A" w14:textId="77777777" w:rsidR="0099797D" w:rsidRDefault="0099797D">
      <w:pPr>
        <w:rPr>
          <w:ins w:id="3194" w:author="Admin" w:date="2026-07-06T15:51:00Z" w16du:dateUtc="2026-07-06T08:51:00Z"/>
          <w:rFonts w:ascii="Times New Roman" w:eastAsia="Times New Roman" w:hAnsi="Times New Roman" w:cs="Times New Roman"/>
          <w:sz w:val="24"/>
          <w:szCs w:val="24"/>
          <w:lang w:val="fr-FR"/>
        </w:rPr>
      </w:pPr>
      <w:ins w:id="3195" w:author="Admin" w:date="2026-07-06T15:51:00Z" w16du:dateUtc="2026-07-06T08:51:00Z">
        <w:r>
          <w:rPr>
            <w:rFonts w:ascii="Times New Roman" w:eastAsia="Times New Roman" w:hAnsi="Times New Roman" w:cs="Times New Roman"/>
            <w:sz w:val="24"/>
            <w:szCs w:val="24"/>
            <w:lang w:val="fr-FR"/>
          </w:rPr>
          <w:br w:type="page"/>
        </w:r>
      </w:ins>
    </w:p>
    <w:p w14:paraId="7D6F76E2" w14:textId="77777777" w:rsidR="0099797D" w:rsidRPr="0099797D" w:rsidRDefault="0099797D" w:rsidP="0099797D">
      <w:pPr>
        <w:spacing w:before="100" w:beforeAutospacing="1" w:after="100" w:afterAutospacing="1" w:line="240" w:lineRule="auto"/>
        <w:outlineLvl w:val="0"/>
        <w:rPr>
          <w:ins w:id="3196" w:author="Admin" w:date="2026-07-06T15:52:00Z" w16du:dateUtc="2026-07-06T08:52:00Z"/>
          <w:rFonts w:ascii="Times New Roman" w:eastAsia="Times New Roman" w:hAnsi="Times New Roman" w:cs="Times New Roman"/>
          <w:b/>
          <w:bCs/>
          <w:kern w:val="36"/>
          <w:sz w:val="48"/>
          <w:szCs w:val="48"/>
        </w:rPr>
      </w:pPr>
      <w:ins w:id="3197" w:author="Admin" w:date="2026-07-06T15:52:00Z" w16du:dateUtc="2026-07-06T08:52:00Z">
        <w:r w:rsidRPr="0099797D">
          <w:rPr>
            <w:rFonts w:ascii="Times New Roman" w:eastAsia="Times New Roman" w:hAnsi="Times New Roman" w:cs="Times New Roman"/>
            <w:b/>
            <w:bCs/>
            <w:kern w:val="36"/>
            <w:sz w:val="48"/>
            <w:szCs w:val="48"/>
          </w:rPr>
          <w:lastRenderedPageBreak/>
          <w:t>CHƯƠNG 3</w:t>
        </w:r>
      </w:ins>
    </w:p>
    <w:p w14:paraId="3830A706" w14:textId="77777777" w:rsidR="0099797D" w:rsidRPr="0099797D" w:rsidRDefault="0099797D" w:rsidP="0099797D">
      <w:pPr>
        <w:spacing w:before="100" w:beforeAutospacing="1" w:after="100" w:afterAutospacing="1" w:line="240" w:lineRule="auto"/>
        <w:outlineLvl w:val="0"/>
        <w:rPr>
          <w:ins w:id="3198" w:author="Admin" w:date="2026-07-06T15:52:00Z" w16du:dateUtc="2026-07-06T08:52:00Z"/>
          <w:rFonts w:ascii="Times New Roman" w:eastAsia="Times New Roman" w:hAnsi="Times New Roman" w:cs="Times New Roman"/>
          <w:b/>
          <w:bCs/>
          <w:kern w:val="36"/>
          <w:sz w:val="48"/>
          <w:szCs w:val="48"/>
        </w:rPr>
      </w:pPr>
      <w:ins w:id="3199" w:author="Admin" w:date="2026-07-06T15:52:00Z" w16du:dateUtc="2026-07-06T08:52:00Z">
        <w:r w:rsidRPr="0099797D">
          <w:rPr>
            <w:rFonts w:ascii="Times New Roman" w:eastAsia="Times New Roman" w:hAnsi="Times New Roman" w:cs="Times New Roman"/>
            <w:b/>
            <w:bCs/>
            <w:kern w:val="36"/>
            <w:sz w:val="48"/>
            <w:szCs w:val="48"/>
          </w:rPr>
          <w:t>PRODUCT ARCHITECTURE</w:t>
        </w:r>
      </w:ins>
    </w:p>
    <w:p w14:paraId="3D8472D0" w14:textId="77777777" w:rsidR="0099797D" w:rsidRPr="0099797D" w:rsidRDefault="0099797D" w:rsidP="0099797D">
      <w:pPr>
        <w:spacing w:before="100" w:beforeAutospacing="1" w:after="100" w:afterAutospacing="1" w:line="240" w:lineRule="auto"/>
        <w:outlineLvl w:val="1"/>
        <w:rPr>
          <w:ins w:id="3200" w:author="Admin" w:date="2026-07-06T15:52:00Z" w16du:dateUtc="2026-07-06T08:52:00Z"/>
          <w:rFonts w:ascii="Times New Roman" w:eastAsia="Times New Roman" w:hAnsi="Times New Roman" w:cs="Times New Roman"/>
          <w:b/>
          <w:bCs/>
          <w:sz w:val="36"/>
          <w:szCs w:val="36"/>
        </w:rPr>
      </w:pPr>
      <w:proofErr w:type="spellStart"/>
      <w:ins w:id="3201" w:author="Admin" w:date="2026-07-06T15:52:00Z" w16du:dateUtc="2026-07-06T08:52:00Z">
        <w:r w:rsidRPr="0099797D">
          <w:rPr>
            <w:rFonts w:ascii="Times New Roman" w:eastAsia="Times New Roman" w:hAnsi="Times New Roman" w:cs="Times New Roman"/>
            <w:b/>
            <w:bCs/>
            <w:sz w:val="36"/>
            <w:szCs w:val="36"/>
          </w:rPr>
          <w:t>Kiến</w:t>
        </w:r>
        <w:proofErr w:type="spellEnd"/>
        <w:r w:rsidRPr="0099797D">
          <w:rPr>
            <w:rFonts w:ascii="Times New Roman" w:eastAsia="Times New Roman" w:hAnsi="Times New Roman" w:cs="Times New Roman"/>
            <w:b/>
            <w:bCs/>
            <w:sz w:val="36"/>
            <w:szCs w:val="36"/>
          </w:rPr>
          <w:t xml:space="preserve"> </w:t>
        </w:r>
        <w:proofErr w:type="spellStart"/>
        <w:r w:rsidRPr="0099797D">
          <w:rPr>
            <w:rFonts w:ascii="Times New Roman" w:eastAsia="Times New Roman" w:hAnsi="Times New Roman" w:cs="Times New Roman"/>
            <w:b/>
            <w:bCs/>
            <w:sz w:val="36"/>
            <w:szCs w:val="36"/>
          </w:rPr>
          <w:t>trúc</w:t>
        </w:r>
        <w:proofErr w:type="spellEnd"/>
        <w:r w:rsidRPr="0099797D">
          <w:rPr>
            <w:rFonts w:ascii="Times New Roman" w:eastAsia="Times New Roman" w:hAnsi="Times New Roman" w:cs="Times New Roman"/>
            <w:b/>
            <w:bCs/>
            <w:sz w:val="36"/>
            <w:szCs w:val="36"/>
          </w:rPr>
          <w:t xml:space="preserve"> </w:t>
        </w:r>
        <w:proofErr w:type="spellStart"/>
        <w:r w:rsidRPr="0099797D">
          <w:rPr>
            <w:rFonts w:ascii="Times New Roman" w:eastAsia="Times New Roman" w:hAnsi="Times New Roman" w:cs="Times New Roman"/>
            <w:b/>
            <w:bCs/>
            <w:sz w:val="36"/>
            <w:szCs w:val="36"/>
          </w:rPr>
          <w:t>tổng</w:t>
        </w:r>
        <w:proofErr w:type="spellEnd"/>
        <w:r w:rsidRPr="0099797D">
          <w:rPr>
            <w:rFonts w:ascii="Times New Roman" w:eastAsia="Times New Roman" w:hAnsi="Times New Roman" w:cs="Times New Roman"/>
            <w:b/>
            <w:bCs/>
            <w:sz w:val="36"/>
            <w:szCs w:val="36"/>
          </w:rPr>
          <w:t xml:space="preserve"> </w:t>
        </w:r>
        <w:proofErr w:type="spellStart"/>
        <w:r w:rsidRPr="0099797D">
          <w:rPr>
            <w:rFonts w:ascii="Times New Roman" w:eastAsia="Times New Roman" w:hAnsi="Times New Roman" w:cs="Times New Roman"/>
            <w:b/>
            <w:bCs/>
            <w:sz w:val="36"/>
            <w:szCs w:val="36"/>
          </w:rPr>
          <w:t>thể</w:t>
        </w:r>
        <w:proofErr w:type="spellEnd"/>
        <w:r w:rsidRPr="0099797D">
          <w:rPr>
            <w:rFonts w:ascii="Times New Roman" w:eastAsia="Times New Roman" w:hAnsi="Times New Roman" w:cs="Times New Roman"/>
            <w:b/>
            <w:bCs/>
            <w:sz w:val="36"/>
            <w:szCs w:val="36"/>
          </w:rPr>
          <w:t xml:space="preserve"> </w:t>
        </w:r>
        <w:proofErr w:type="spellStart"/>
        <w:r w:rsidRPr="0099797D">
          <w:rPr>
            <w:rFonts w:ascii="Times New Roman" w:eastAsia="Times New Roman" w:hAnsi="Times New Roman" w:cs="Times New Roman"/>
            <w:b/>
            <w:bCs/>
            <w:sz w:val="36"/>
            <w:szCs w:val="36"/>
          </w:rPr>
          <w:t>của</w:t>
        </w:r>
        <w:proofErr w:type="spellEnd"/>
        <w:r w:rsidRPr="0099797D">
          <w:rPr>
            <w:rFonts w:ascii="Times New Roman" w:eastAsia="Times New Roman" w:hAnsi="Times New Roman" w:cs="Times New Roman"/>
            <w:b/>
            <w:bCs/>
            <w:sz w:val="36"/>
            <w:szCs w:val="36"/>
          </w:rPr>
          <w:t xml:space="preserve"> Business Consulting OS</w:t>
        </w:r>
      </w:ins>
    </w:p>
    <w:p w14:paraId="1D35630A" w14:textId="77777777" w:rsidR="0099797D" w:rsidRPr="0099797D" w:rsidRDefault="0099797D" w:rsidP="0099797D">
      <w:pPr>
        <w:spacing w:before="100" w:beforeAutospacing="1" w:after="100" w:afterAutospacing="1" w:line="240" w:lineRule="auto"/>
        <w:rPr>
          <w:ins w:id="3202" w:author="Admin" w:date="2026-07-06T15:52:00Z" w16du:dateUtc="2026-07-06T08:52:00Z"/>
          <w:rFonts w:ascii="Times New Roman" w:eastAsia="Times New Roman" w:hAnsi="Times New Roman" w:cs="Times New Roman"/>
          <w:sz w:val="24"/>
          <w:szCs w:val="24"/>
        </w:rPr>
      </w:pPr>
      <w:ins w:id="3203" w:author="Admin" w:date="2026-07-06T15:52:00Z" w16du:dateUtc="2026-07-06T08:52:00Z">
        <w:r w:rsidRPr="0099797D">
          <w:rPr>
            <w:rFonts w:ascii="Times New Roman" w:eastAsia="Times New Roman" w:hAnsi="Times New Roman" w:cs="Times New Roman"/>
            <w:b/>
            <w:bCs/>
            <w:sz w:val="24"/>
            <w:szCs w:val="24"/>
          </w:rPr>
          <w:t xml:space="preserve">"Product Architecture </w:t>
        </w:r>
        <w:proofErr w:type="spellStart"/>
        <w:r w:rsidRPr="0099797D">
          <w:rPr>
            <w:rFonts w:ascii="Times New Roman" w:eastAsia="Times New Roman" w:hAnsi="Times New Roman" w:cs="Times New Roman"/>
            <w:b/>
            <w:bCs/>
            <w:sz w:val="24"/>
            <w:szCs w:val="24"/>
          </w:rPr>
          <w:t>là</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bản</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thiết</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kế</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tổng</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thể</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giúp</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mọi</w:t>
        </w:r>
        <w:proofErr w:type="spellEnd"/>
        <w:r w:rsidRPr="0099797D">
          <w:rPr>
            <w:rFonts w:ascii="Times New Roman" w:eastAsia="Times New Roman" w:hAnsi="Times New Roman" w:cs="Times New Roman"/>
            <w:b/>
            <w:bCs/>
            <w:sz w:val="24"/>
            <w:szCs w:val="24"/>
          </w:rPr>
          <w:t xml:space="preserve"> Workspace </w:t>
        </w:r>
        <w:proofErr w:type="spellStart"/>
        <w:r w:rsidRPr="0099797D">
          <w:rPr>
            <w:rFonts w:ascii="Times New Roman" w:eastAsia="Times New Roman" w:hAnsi="Times New Roman" w:cs="Times New Roman"/>
            <w:b/>
            <w:bCs/>
            <w:sz w:val="24"/>
            <w:szCs w:val="24"/>
          </w:rPr>
          <w:t>và</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mọi</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tính</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năng</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phát</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triển</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theo</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cùng</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một</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định</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hướng</w:t>
        </w:r>
        <w:proofErr w:type="spellEnd"/>
        <w:r w:rsidRPr="0099797D">
          <w:rPr>
            <w:rFonts w:ascii="Times New Roman" w:eastAsia="Times New Roman" w:hAnsi="Times New Roman" w:cs="Times New Roman"/>
            <w:b/>
            <w:bCs/>
            <w:sz w:val="24"/>
            <w:szCs w:val="24"/>
          </w:rPr>
          <w:t>."</w:t>
        </w:r>
      </w:ins>
    </w:p>
    <w:p w14:paraId="457ECFC9" w14:textId="77777777" w:rsidR="0099797D" w:rsidRPr="0099797D" w:rsidRDefault="0099797D" w:rsidP="0099797D">
      <w:pPr>
        <w:spacing w:before="100" w:beforeAutospacing="1" w:after="100" w:afterAutospacing="1" w:line="240" w:lineRule="auto"/>
        <w:outlineLvl w:val="0"/>
        <w:rPr>
          <w:ins w:id="3204" w:author="Admin" w:date="2026-07-06T15:52:00Z" w16du:dateUtc="2026-07-06T08:52:00Z"/>
          <w:rFonts w:ascii="Times New Roman" w:eastAsia="Times New Roman" w:hAnsi="Times New Roman" w:cs="Times New Roman"/>
          <w:b/>
          <w:bCs/>
          <w:kern w:val="36"/>
          <w:sz w:val="48"/>
          <w:szCs w:val="48"/>
        </w:rPr>
      </w:pPr>
      <w:ins w:id="3205" w:author="Admin" w:date="2026-07-06T15:52:00Z" w16du:dateUtc="2026-07-06T08:52:00Z">
        <w:r w:rsidRPr="0099797D">
          <w:rPr>
            <w:rFonts w:ascii="Times New Roman" w:eastAsia="Times New Roman" w:hAnsi="Times New Roman" w:cs="Times New Roman"/>
            <w:b/>
            <w:bCs/>
            <w:kern w:val="36"/>
            <w:sz w:val="48"/>
            <w:szCs w:val="48"/>
          </w:rPr>
          <w:t>3.1. M</w:t>
        </w:r>
        <w:proofErr w:type="spellStart"/>
        <w:r w:rsidRPr="0099797D">
          <w:rPr>
            <w:rFonts w:ascii="Times New Roman" w:eastAsia="Times New Roman" w:hAnsi="Times New Roman" w:cs="Times New Roman"/>
            <w:b/>
            <w:bCs/>
            <w:kern w:val="36"/>
            <w:sz w:val="48"/>
            <w:szCs w:val="48"/>
          </w:rPr>
          <w:t>ục</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đích</w:t>
        </w:r>
        <w:proofErr w:type="spellEnd"/>
      </w:ins>
    </w:p>
    <w:p w14:paraId="2CF62F28" w14:textId="77777777" w:rsidR="0099797D" w:rsidRPr="0099797D" w:rsidRDefault="0099797D" w:rsidP="0099797D">
      <w:pPr>
        <w:spacing w:before="100" w:beforeAutospacing="1" w:after="100" w:afterAutospacing="1" w:line="240" w:lineRule="auto"/>
        <w:rPr>
          <w:ins w:id="3206" w:author="Admin" w:date="2026-07-06T15:52:00Z" w16du:dateUtc="2026-07-06T08:52:00Z"/>
          <w:rFonts w:ascii="Times New Roman" w:eastAsia="Times New Roman" w:hAnsi="Times New Roman" w:cs="Times New Roman"/>
          <w:sz w:val="24"/>
          <w:szCs w:val="24"/>
        </w:rPr>
      </w:pPr>
      <w:ins w:id="3207" w:author="Admin" w:date="2026-07-06T15:52:00Z" w16du:dateUtc="2026-07-06T08:52:00Z">
        <w:r w:rsidRPr="0099797D">
          <w:rPr>
            <w:rFonts w:ascii="Times New Roman" w:eastAsia="Times New Roman" w:hAnsi="Times New Roman" w:cs="Times New Roman"/>
            <w:sz w:val="24"/>
            <w:szCs w:val="24"/>
          </w:rPr>
          <w:t xml:space="preserve">Sau </w:t>
        </w:r>
        <w:proofErr w:type="spellStart"/>
        <w:r w:rsidRPr="0099797D">
          <w:rPr>
            <w:rFonts w:ascii="Times New Roman" w:eastAsia="Times New Roman" w:hAnsi="Times New Roman" w:cs="Times New Roman"/>
            <w:sz w:val="24"/>
            <w:szCs w:val="24"/>
          </w:rPr>
          <w:t>khi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xác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định</w:t>
        </w:r>
        <w:proofErr w:type="spellEnd"/>
        <w:r w:rsidRPr="0099797D">
          <w:rPr>
            <w:rFonts w:ascii="Times New Roman" w:eastAsia="Times New Roman" w:hAnsi="Times New Roman" w:cs="Times New Roman"/>
            <w:sz w:val="24"/>
            <w:szCs w:val="24"/>
          </w:rPr>
          <w:t>:</w:t>
        </w:r>
      </w:ins>
    </w:p>
    <w:p w14:paraId="7B7BE2E6" w14:textId="77777777" w:rsidR="0099797D" w:rsidRPr="0099797D" w:rsidRDefault="0099797D" w:rsidP="0099797D">
      <w:pPr>
        <w:numPr>
          <w:ilvl w:val="0"/>
          <w:numId w:val="252"/>
        </w:numPr>
        <w:spacing w:before="100" w:beforeAutospacing="1" w:after="100" w:afterAutospacing="1" w:line="240" w:lineRule="auto"/>
        <w:rPr>
          <w:ins w:id="3208" w:author="Admin" w:date="2026-07-06T15:52:00Z" w16du:dateUtc="2026-07-06T08:52:00Z"/>
          <w:rFonts w:ascii="Times New Roman" w:eastAsia="Times New Roman" w:hAnsi="Times New Roman" w:cs="Times New Roman"/>
          <w:sz w:val="24"/>
          <w:szCs w:val="24"/>
        </w:rPr>
      </w:pPr>
      <w:ins w:id="3209" w:author="Admin" w:date="2026-07-06T15:52:00Z" w16du:dateUtc="2026-07-06T08:52:00Z">
        <w:r w:rsidRPr="0099797D">
          <w:rPr>
            <w:rFonts w:ascii="Times New Roman" w:eastAsia="Times New Roman" w:hAnsi="Times New Roman" w:cs="Times New Roman"/>
            <w:sz w:val="24"/>
            <w:szCs w:val="24"/>
          </w:rPr>
          <w:t>Product Vision</w:t>
        </w:r>
      </w:ins>
    </w:p>
    <w:p w14:paraId="5ABC9BCC" w14:textId="77777777" w:rsidR="0099797D" w:rsidRPr="0099797D" w:rsidRDefault="0099797D" w:rsidP="0099797D">
      <w:pPr>
        <w:numPr>
          <w:ilvl w:val="0"/>
          <w:numId w:val="252"/>
        </w:numPr>
        <w:spacing w:before="100" w:beforeAutospacing="1" w:after="100" w:afterAutospacing="1" w:line="240" w:lineRule="auto"/>
        <w:rPr>
          <w:ins w:id="3210" w:author="Admin" w:date="2026-07-06T15:52:00Z" w16du:dateUtc="2026-07-06T08:52:00Z"/>
          <w:rFonts w:ascii="Times New Roman" w:eastAsia="Times New Roman" w:hAnsi="Times New Roman" w:cs="Times New Roman"/>
          <w:sz w:val="24"/>
          <w:szCs w:val="24"/>
        </w:rPr>
      </w:pPr>
      <w:ins w:id="3211" w:author="Admin" w:date="2026-07-06T15:52:00Z" w16du:dateUtc="2026-07-06T08:52:00Z">
        <w:r w:rsidRPr="0099797D">
          <w:rPr>
            <w:rFonts w:ascii="Times New Roman" w:eastAsia="Times New Roman" w:hAnsi="Times New Roman" w:cs="Times New Roman"/>
            <w:sz w:val="24"/>
            <w:szCs w:val="24"/>
          </w:rPr>
          <w:t>Business Requirement</w:t>
        </w:r>
      </w:ins>
    </w:p>
    <w:p w14:paraId="10B1BFE6" w14:textId="77777777" w:rsidR="0099797D" w:rsidRPr="0099797D" w:rsidRDefault="0099797D" w:rsidP="0099797D">
      <w:pPr>
        <w:spacing w:before="100" w:beforeAutospacing="1" w:after="100" w:afterAutospacing="1" w:line="240" w:lineRule="auto"/>
        <w:rPr>
          <w:ins w:id="3212" w:author="Admin" w:date="2026-07-06T15:52:00Z" w16du:dateUtc="2026-07-06T08:52:00Z"/>
          <w:rFonts w:ascii="Times New Roman" w:eastAsia="Times New Roman" w:hAnsi="Times New Roman" w:cs="Times New Roman"/>
          <w:sz w:val="24"/>
          <w:szCs w:val="24"/>
        </w:rPr>
      </w:pPr>
      <w:ins w:id="3213" w:author="Admin" w:date="2026-07-06T15:52:00Z" w16du:dateUtc="2026-07-06T08:52:00Z">
        <w:r w:rsidRPr="0099797D">
          <w:rPr>
            <w:rFonts w:ascii="Times New Roman" w:eastAsia="Times New Roman" w:hAnsi="Times New Roman" w:cs="Times New Roman"/>
            <w:sz w:val="24"/>
            <w:szCs w:val="24"/>
          </w:rPr>
          <w:t xml:space="preserve">THUCHOCVN </w:t>
        </w:r>
        <w:proofErr w:type="spellStart"/>
        <w:r w:rsidRPr="0099797D">
          <w:rPr>
            <w:rFonts w:ascii="Times New Roman" w:eastAsia="Times New Roman" w:hAnsi="Times New Roman" w:cs="Times New Roman"/>
            <w:sz w:val="24"/>
            <w:szCs w:val="24"/>
          </w:rPr>
          <w:t>cần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một</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kiến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trúc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tổng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thể</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trước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khi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thiết</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kế</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từng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màn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hình</w:t>
        </w:r>
        <w:proofErr w:type="spellEnd"/>
        <w:r w:rsidRPr="0099797D">
          <w:rPr>
            <w:rFonts w:ascii="Times New Roman" w:eastAsia="Times New Roman" w:hAnsi="Times New Roman" w:cs="Times New Roman"/>
            <w:sz w:val="24"/>
            <w:szCs w:val="24"/>
          </w:rPr>
          <w:t>.</w:t>
        </w:r>
      </w:ins>
    </w:p>
    <w:p w14:paraId="0E1B856B" w14:textId="77777777" w:rsidR="0099797D" w:rsidRPr="0099797D" w:rsidRDefault="0099797D" w:rsidP="0099797D">
      <w:pPr>
        <w:spacing w:before="100" w:beforeAutospacing="1" w:after="100" w:afterAutospacing="1" w:line="240" w:lineRule="auto"/>
        <w:rPr>
          <w:ins w:id="3214" w:author="Admin" w:date="2026-07-06T15:52:00Z" w16du:dateUtc="2026-07-06T08:52:00Z"/>
          <w:rFonts w:ascii="Times New Roman" w:eastAsia="Times New Roman" w:hAnsi="Times New Roman" w:cs="Times New Roman"/>
          <w:sz w:val="24"/>
          <w:szCs w:val="24"/>
        </w:rPr>
      </w:pPr>
      <w:ins w:id="3215" w:author="Admin" w:date="2026-07-06T15:52:00Z" w16du:dateUtc="2026-07-06T08:52:00Z">
        <w:r w:rsidRPr="0099797D">
          <w:rPr>
            <w:rFonts w:ascii="Times New Roman" w:eastAsia="Times New Roman" w:hAnsi="Times New Roman" w:cs="Times New Roman"/>
            <w:sz w:val="24"/>
            <w:szCs w:val="24"/>
          </w:rPr>
          <w:t xml:space="preserve">Product Architecture </w:t>
        </w:r>
        <w:proofErr w:type="spellStart"/>
        <w:r w:rsidRPr="0099797D">
          <w:rPr>
            <w:rFonts w:ascii="Times New Roman" w:eastAsia="Times New Roman" w:hAnsi="Times New Roman" w:cs="Times New Roman"/>
            <w:sz w:val="24"/>
            <w:szCs w:val="24"/>
          </w:rPr>
          <w:t>giúp</w:t>
        </w:r>
        <w:proofErr w:type="spellEnd"/>
        <w:r w:rsidRPr="0099797D">
          <w:rPr>
            <w:rFonts w:ascii="Times New Roman" w:eastAsia="Times New Roman" w:hAnsi="Times New Roman" w:cs="Times New Roman"/>
            <w:sz w:val="24"/>
            <w:szCs w:val="24"/>
          </w:rPr>
          <w:t>:</w:t>
        </w:r>
      </w:ins>
    </w:p>
    <w:p w14:paraId="50DA0973" w14:textId="77777777" w:rsidR="0099797D" w:rsidRPr="0099797D" w:rsidRDefault="0099797D" w:rsidP="0099797D">
      <w:pPr>
        <w:numPr>
          <w:ilvl w:val="0"/>
          <w:numId w:val="253"/>
        </w:numPr>
        <w:spacing w:before="100" w:beforeAutospacing="1" w:after="100" w:afterAutospacing="1" w:line="240" w:lineRule="auto"/>
        <w:rPr>
          <w:ins w:id="3216" w:author="Admin" w:date="2026-07-06T15:52:00Z" w16du:dateUtc="2026-07-06T08:52:00Z"/>
          <w:rFonts w:ascii="Times New Roman" w:eastAsia="Times New Roman" w:hAnsi="Times New Roman" w:cs="Times New Roman"/>
          <w:sz w:val="24"/>
          <w:szCs w:val="24"/>
        </w:rPr>
      </w:pPr>
      <w:proofErr w:type="spellStart"/>
      <w:ins w:id="3217" w:author="Admin" w:date="2026-07-06T15:52:00Z" w16du:dateUtc="2026-07-06T08:52:00Z">
        <w:r w:rsidRPr="0099797D">
          <w:rPr>
            <w:rFonts w:ascii="Times New Roman" w:eastAsia="Times New Roman" w:hAnsi="Times New Roman" w:cs="Times New Roman"/>
            <w:sz w:val="24"/>
            <w:szCs w:val="24"/>
          </w:rPr>
          <w:t>Chuẩn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hóa</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cấu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trúc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hệ</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thống</w:t>
        </w:r>
        <w:proofErr w:type="spellEnd"/>
        <w:r w:rsidRPr="0099797D">
          <w:rPr>
            <w:rFonts w:ascii="Times New Roman" w:eastAsia="Times New Roman" w:hAnsi="Times New Roman" w:cs="Times New Roman"/>
            <w:sz w:val="24"/>
            <w:szCs w:val="24"/>
          </w:rPr>
          <w:t>.</w:t>
        </w:r>
      </w:ins>
    </w:p>
    <w:p w14:paraId="57A967BA" w14:textId="77777777" w:rsidR="0099797D" w:rsidRPr="0099797D" w:rsidRDefault="0099797D" w:rsidP="0099797D">
      <w:pPr>
        <w:numPr>
          <w:ilvl w:val="0"/>
          <w:numId w:val="253"/>
        </w:numPr>
        <w:spacing w:before="100" w:beforeAutospacing="1" w:after="100" w:afterAutospacing="1" w:line="240" w:lineRule="auto"/>
        <w:rPr>
          <w:ins w:id="3218" w:author="Admin" w:date="2026-07-06T15:52:00Z" w16du:dateUtc="2026-07-06T08:52:00Z"/>
          <w:rFonts w:ascii="Times New Roman" w:eastAsia="Times New Roman" w:hAnsi="Times New Roman" w:cs="Times New Roman"/>
          <w:sz w:val="24"/>
          <w:szCs w:val="24"/>
        </w:rPr>
      </w:pPr>
      <w:proofErr w:type="spellStart"/>
      <w:ins w:id="3219" w:author="Admin" w:date="2026-07-06T15:52:00Z" w16du:dateUtc="2026-07-06T08:52:00Z">
        <w:r w:rsidRPr="0099797D">
          <w:rPr>
            <w:rFonts w:ascii="Times New Roman" w:eastAsia="Times New Roman" w:hAnsi="Times New Roman" w:cs="Times New Roman"/>
            <w:sz w:val="24"/>
            <w:szCs w:val="24"/>
          </w:rPr>
          <w:t>Đảm</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bảo</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khả</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năng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mở</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rộng</w:t>
        </w:r>
        <w:proofErr w:type="spellEnd"/>
        <w:r w:rsidRPr="0099797D">
          <w:rPr>
            <w:rFonts w:ascii="Times New Roman" w:eastAsia="Times New Roman" w:hAnsi="Times New Roman" w:cs="Times New Roman"/>
            <w:sz w:val="24"/>
            <w:szCs w:val="24"/>
          </w:rPr>
          <w:t>.</w:t>
        </w:r>
      </w:ins>
    </w:p>
    <w:p w14:paraId="18FD3A71" w14:textId="77777777" w:rsidR="0099797D" w:rsidRPr="0099797D" w:rsidRDefault="0099797D" w:rsidP="0099797D">
      <w:pPr>
        <w:numPr>
          <w:ilvl w:val="0"/>
          <w:numId w:val="253"/>
        </w:numPr>
        <w:spacing w:before="100" w:beforeAutospacing="1" w:after="100" w:afterAutospacing="1" w:line="240" w:lineRule="auto"/>
        <w:rPr>
          <w:ins w:id="3220" w:author="Admin" w:date="2026-07-06T15:52:00Z" w16du:dateUtc="2026-07-06T08:52:00Z"/>
          <w:rFonts w:ascii="Times New Roman" w:eastAsia="Times New Roman" w:hAnsi="Times New Roman" w:cs="Times New Roman"/>
          <w:sz w:val="24"/>
          <w:szCs w:val="24"/>
        </w:rPr>
      </w:pPr>
      <w:proofErr w:type="spellStart"/>
      <w:ins w:id="3221" w:author="Admin" w:date="2026-07-06T15:52:00Z" w16du:dateUtc="2026-07-06T08:52:00Z">
        <w:r w:rsidRPr="0099797D">
          <w:rPr>
            <w:rFonts w:ascii="Times New Roman" w:eastAsia="Times New Roman" w:hAnsi="Times New Roman" w:cs="Times New Roman"/>
            <w:sz w:val="24"/>
            <w:szCs w:val="24"/>
          </w:rPr>
          <w:t>Giảm</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trùng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lặp</w:t>
        </w:r>
        <w:proofErr w:type="spellEnd"/>
        <w:r w:rsidRPr="0099797D">
          <w:rPr>
            <w:rFonts w:ascii="Times New Roman" w:eastAsia="Times New Roman" w:hAnsi="Times New Roman" w:cs="Times New Roman"/>
            <w:sz w:val="24"/>
            <w:szCs w:val="24"/>
          </w:rPr>
          <w:t>.</w:t>
        </w:r>
      </w:ins>
    </w:p>
    <w:p w14:paraId="45B7BBCB" w14:textId="77777777" w:rsidR="0099797D" w:rsidRPr="0099797D" w:rsidRDefault="0099797D" w:rsidP="0099797D">
      <w:pPr>
        <w:numPr>
          <w:ilvl w:val="0"/>
          <w:numId w:val="253"/>
        </w:numPr>
        <w:spacing w:before="100" w:beforeAutospacing="1" w:after="100" w:afterAutospacing="1" w:line="240" w:lineRule="auto"/>
        <w:rPr>
          <w:ins w:id="3222" w:author="Admin" w:date="2026-07-06T15:52:00Z" w16du:dateUtc="2026-07-06T08:52:00Z"/>
          <w:rFonts w:ascii="Times New Roman" w:eastAsia="Times New Roman" w:hAnsi="Times New Roman" w:cs="Times New Roman"/>
          <w:sz w:val="24"/>
          <w:szCs w:val="24"/>
        </w:rPr>
      </w:pPr>
      <w:proofErr w:type="spellStart"/>
      <w:ins w:id="3223" w:author="Admin" w:date="2026-07-06T15:52:00Z" w16du:dateUtc="2026-07-06T08:52:00Z">
        <w:r w:rsidRPr="0099797D">
          <w:rPr>
            <w:rFonts w:ascii="Times New Roman" w:eastAsia="Times New Roman" w:hAnsi="Times New Roman" w:cs="Times New Roman"/>
            <w:sz w:val="24"/>
            <w:szCs w:val="24"/>
          </w:rPr>
          <w:t>Giúp</w:t>
        </w:r>
        <w:proofErr w:type="spellEnd"/>
        <w:r w:rsidRPr="0099797D">
          <w:rPr>
            <w:rFonts w:ascii="Times New Roman" w:eastAsia="Times New Roman" w:hAnsi="Times New Roman" w:cs="Times New Roman"/>
            <w:sz w:val="24"/>
            <w:szCs w:val="24"/>
          </w:rPr>
          <w:t xml:space="preserve"> BA, UI/UX </w:t>
        </w:r>
        <w:proofErr w:type="spellStart"/>
        <w:r w:rsidRPr="0099797D">
          <w:rPr>
            <w:rFonts w:ascii="Times New Roman" w:eastAsia="Times New Roman" w:hAnsi="Times New Roman" w:cs="Times New Roman"/>
            <w:sz w:val="24"/>
            <w:szCs w:val="24"/>
          </w:rPr>
          <w:t>và</w:t>
        </w:r>
        <w:proofErr w:type="spellEnd"/>
        <w:r w:rsidRPr="0099797D">
          <w:rPr>
            <w:rFonts w:ascii="Times New Roman" w:eastAsia="Times New Roman" w:hAnsi="Times New Roman" w:cs="Times New Roman"/>
            <w:sz w:val="24"/>
            <w:szCs w:val="24"/>
          </w:rPr>
          <w:t xml:space="preserve"> Dev </w:t>
        </w:r>
        <w:proofErr w:type="spellStart"/>
        <w:r w:rsidRPr="0099797D">
          <w:rPr>
            <w:rFonts w:ascii="Times New Roman" w:eastAsia="Times New Roman" w:hAnsi="Times New Roman" w:cs="Times New Roman"/>
            <w:sz w:val="24"/>
            <w:szCs w:val="24"/>
          </w:rPr>
          <w:t>có</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cùng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cách</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hiểu</w:t>
        </w:r>
        <w:proofErr w:type="spellEnd"/>
        <w:r w:rsidRPr="0099797D">
          <w:rPr>
            <w:rFonts w:ascii="Times New Roman" w:eastAsia="Times New Roman" w:hAnsi="Times New Roman" w:cs="Times New Roman"/>
            <w:sz w:val="24"/>
            <w:szCs w:val="24"/>
          </w:rPr>
          <w:t>.</w:t>
        </w:r>
      </w:ins>
    </w:p>
    <w:p w14:paraId="4FC01543" w14:textId="77777777" w:rsidR="0099797D" w:rsidRPr="0099797D" w:rsidRDefault="0099797D" w:rsidP="0099797D">
      <w:pPr>
        <w:spacing w:before="100" w:beforeAutospacing="1" w:after="100" w:afterAutospacing="1" w:line="240" w:lineRule="auto"/>
        <w:outlineLvl w:val="0"/>
        <w:rPr>
          <w:ins w:id="3224" w:author="Admin" w:date="2026-07-06T15:52:00Z" w16du:dateUtc="2026-07-06T08:52:00Z"/>
          <w:rFonts w:ascii="Times New Roman" w:eastAsia="Times New Roman" w:hAnsi="Times New Roman" w:cs="Times New Roman"/>
          <w:b/>
          <w:bCs/>
          <w:kern w:val="36"/>
          <w:sz w:val="48"/>
          <w:szCs w:val="48"/>
        </w:rPr>
      </w:pPr>
      <w:ins w:id="3225" w:author="Admin" w:date="2026-07-06T15:52:00Z" w16du:dateUtc="2026-07-06T08:52:00Z">
        <w:r w:rsidRPr="0099797D">
          <w:rPr>
            <w:rFonts w:ascii="Times New Roman" w:eastAsia="Times New Roman" w:hAnsi="Times New Roman" w:cs="Times New Roman"/>
            <w:b/>
            <w:bCs/>
            <w:kern w:val="36"/>
            <w:sz w:val="48"/>
            <w:szCs w:val="48"/>
          </w:rPr>
          <w:t xml:space="preserve">3.2. </w:t>
        </w:r>
        <w:proofErr w:type="spellStart"/>
        <w:r w:rsidRPr="0099797D">
          <w:rPr>
            <w:rFonts w:ascii="Times New Roman" w:eastAsia="Times New Roman" w:hAnsi="Times New Roman" w:cs="Times New Roman"/>
            <w:b/>
            <w:bCs/>
            <w:kern w:val="36"/>
            <w:sz w:val="48"/>
            <w:szCs w:val="48"/>
          </w:rPr>
          <w:t>Triết</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lý</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kiến</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trúc</w:t>
        </w:r>
        <w:proofErr w:type="spellEnd"/>
      </w:ins>
    </w:p>
    <w:p w14:paraId="16FC9DE8" w14:textId="77777777" w:rsidR="0099797D" w:rsidRPr="0099797D" w:rsidRDefault="0099797D" w:rsidP="0099797D">
      <w:pPr>
        <w:spacing w:before="100" w:beforeAutospacing="1" w:after="100" w:afterAutospacing="1" w:line="240" w:lineRule="auto"/>
        <w:rPr>
          <w:ins w:id="3226" w:author="Admin" w:date="2026-07-06T15:52:00Z" w16du:dateUtc="2026-07-06T08:52:00Z"/>
          <w:rFonts w:ascii="Times New Roman" w:eastAsia="Times New Roman" w:hAnsi="Times New Roman" w:cs="Times New Roman"/>
          <w:sz w:val="24"/>
          <w:szCs w:val="24"/>
        </w:rPr>
      </w:pPr>
      <w:ins w:id="3227" w:author="Admin" w:date="2026-07-06T15:52:00Z" w16du:dateUtc="2026-07-06T08:52:00Z">
        <w:r w:rsidRPr="0099797D">
          <w:rPr>
            <w:rFonts w:ascii="Times New Roman" w:eastAsia="Times New Roman" w:hAnsi="Times New Roman" w:cs="Times New Roman"/>
            <w:sz w:val="24"/>
            <w:szCs w:val="24"/>
          </w:rPr>
          <w:t xml:space="preserve">Business Consulting OS </w:t>
        </w:r>
        <w:proofErr w:type="spellStart"/>
        <w:r w:rsidRPr="0099797D">
          <w:rPr>
            <w:rFonts w:ascii="Times New Roman" w:eastAsia="Times New Roman" w:hAnsi="Times New Roman" w:cs="Times New Roman"/>
            <w:sz w:val="24"/>
            <w:szCs w:val="24"/>
          </w:rPr>
          <w:t>được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xây</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dựng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theo</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bốn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nguyên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tắc</w:t>
        </w:r>
        <w:proofErr w:type="spellEnd"/>
        <w:r w:rsidRPr="0099797D">
          <w:rPr>
            <w:rFonts w:ascii="Times New Roman" w:eastAsia="Times New Roman" w:hAnsi="Times New Roman" w:cs="Times New Roman"/>
            <w:sz w:val="24"/>
            <w:szCs w:val="24"/>
          </w:rPr>
          <w:t>.</w:t>
        </w:r>
      </w:ins>
    </w:p>
    <w:p w14:paraId="74429CB4" w14:textId="77777777" w:rsidR="0099797D" w:rsidRPr="0099797D" w:rsidRDefault="0099797D" w:rsidP="0099797D">
      <w:pPr>
        <w:spacing w:before="100" w:beforeAutospacing="1" w:after="100" w:afterAutospacing="1" w:line="240" w:lineRule="auto"/>
        <w:outlineLvl w:val="1"/>
        <w:rPr>
          <w:ins w:id="3228" w:author="Admin" w:date="2026-07-06T15:52:00Z" w16du:dateUtc="2026-07-06T08:52:00Z"/>
          <w:rFonts w:ascii="Times New Roman" w:eastAsia="Times New Roman" w:hAnsi="Times New Roman" w:cs="Times New Roman"/>
          <w:b/>
          <w:bCs/>
          <w:sz w:val="36"/>
          <w:szCs w:val="36"/>
        </w:rPr>
      </w:pPr>
      <w:ins w:id="3229" w:author="Admin" w:date="2026-07-06T15:52:00Z" w16du:dateUtc="2026-07-06T08:52:00Z">
        <w:r w:rsidRPr="0099797D">
          <w:rPr>
            <w:rFonts w:ascii="Times New Roman" w:eastAsia="Times New Roman" w:hAnsi="Times New Roman" w:cs="Times New Roman"/>
            <w:b/>
            <w:bCs/>
            <w:sz w:val="36"/>
            <w:szCs w:val="36"/>
          </w:rPr>
          <w:t>Business Project Centric</w:t>
        </w:r>
      </w:ins>
    </w:p>
    <w:p w14:paraId="3A8293E9" w14:textId="77777777" w:rsidR="0099797D" w:rsidRPr="0099797D" w:rsidRDefault="0099797D" w:rsidP="0099797D">
      <w:pPr>
        <w:spacing w:before="100" w:beforeAutospacing="1" w:after="100" w:afterAutospacing="1" w:line="240" w:lineRule="auto"/>
        <w:rPr>
          <w:ins w:id="3230" w:author="Admin" w:date="2026-07-06T15:52:00Z" w16du:dateUtc="2026-07-06T08:52:00Z"/>
          <w:rFonts w:ascii="Times New Roman" w:eastAsia="Times New Roman" w:hAnsi="Times New Roman" w:cs="Times New Roman"/>
          <w:sz w:val="24"/>
          <w:szCs w:val="24"/>
        </w:rPr>
      </w:pPr>
      <w:ins w:id="3231" w:author="Admin" w:date="2026-07-06T15:52:00Z" w16du:dateUtc="2026-07-06T08:52:00Z">
        <w:r w:rsidRPr="0099797D">
          <w:rPr>
            <w:rFonts w:ascii="Times New Roman" w:eastAsia="Times New Roman" w:hAnsi="Times New Roman" w:cs="Times New Roman"/>
            <w:sz w:val="24"/>
            <w:szCs w:val="24"/>
          </w:rPr>
          <w:t xml:space="preserve">Business Project </w:t>
        </w:r>
        <w:proofErr w:type="spellStart"/>
        <w:r w:rsidRPr="0099797D">
          <w:rPr>
            <w:rFonts w:ascii="Times New Roman" w:eastAsia="Times New Roman" w:hAnsi="Times New Roman" w:cs="Times New Roman"/>
            <w:sz w:val="24"/>
            <w:szCs w:val="24"/>
          </w:rPr>
          <w:t>là</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trung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tâm</w:t>
        </w:r>
        <w:proofErr w:type="spellEnd"/>
        <w:r w:rsidRPr="0099797D">
          <w:rPr>
            <w:rFonts w:ascii="Times New Roman" w:eastAsia="Times New Roman" w:hAnsi="Times New Roman" w:cs="Times New Roman"/>
            <w:sz w:val="24"/>
            <w:szCs w:val="24"/>
          </w:rPr>
          <w:t>.</w:t>
        </w:r>
      </w:ins>
    </w:p>
    <w:p w14:paraId="3E71287D" w14:textId="77777777" w:rsidR="0099797D" w:rsidRPr="0099797D" w:rsidRDefault="0099797D" w:rsidP="0099797D">
      <w:pPr>
        <w:spacing w:before="100" w:beforeAutospacing="1" w:after="100" w:afterAutospacing="1" w:line="240" w:lineRule="auto"/>
        <w:rPr>
          <w:ins w:id="3232" w:author="Admin" w:date="2026-07-06T15:52:00Z" w16du:dateUtc="2026-07-06T08:52:00Z"/>
          <w:rFonts w:ascii="Times New Roman" w:eastAsia="Times New Roman" w:hAnsi="Times New Roman" w:cs="Times New Roman"/>
          <w:sz w:val="24"/>
          <w:szCs w:val="24"/>
        </w:rPr>
      </w:pPr>
      <w:proofErr w:type="spellStart"/>
      <w:ins w:id="3233" w:author="Admin" w:date="2026-07-06T15:52:00Z" w16du:dateUtc="2026-07-06T08:52:00Z">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phải</w:t>
        </w:r>
        <w:proofErr w:type="spellEnd"/>
        <w:r w:rsidRPr="0099797D">
          <w:rPr>
            <w:rFonts w:ascii="Times New Roman" w:eastAsia="Times New Roman" w:hAnsi="Times New Roman" w:cs="Times New Roman"/>
            <w:sz w:val="24"/>
            <w:szCs w:val="24"/>
          </w:rPr>
          <w:t xml:space="preserve"> Task.</w:t>
        </w:r>
      </w:ins>
    </w:p>
    <w:p w14:paraId="162B0AE5" w14:textId="77777777" w:rsidR="0099797D" w:rsidRPr="0099797D" w:rsidRDefault="0099797D" w:rsidP="0099797D">
      <w:pPr>
        <w:spacing w:before="100" w:beforeAutospacing="1" w:after="100" w:afterAutospacing="1" w:line="240" w:lineRule="auto"/>
        <w:rPr>
          <w:ins w:id="3234" w:author="Admin" w:date="2026-07-06T15:52:00Z" w16du:dateUtc="2026-07-06T08:52:00Z"/>
          <w:rFonts w:ascii="Times New Roman" w:eastAsia="Times New Roman" w:hAnsi="Times New Roman" w:cs="Times New Roman"/>
          <w:sz w:val="24"/>
          <w:szCs w:val="24"/>
        </w:rPr>
      </w:pPr>
      <w:proofErr w:type="spellStart"/>
      <w:ins w:id="3235" w:author="Admin" w:date="2026-07-06T15:52:00Z" w16du:dateUtc="2026-07-06T08:52:00Z">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phải</w:t>
        </w:r>
        <w:proofErr w:type="spellEnd"/>
        <w:r w:rsidRPr="0099797D">
          <w:rPr>
            <w:rFonts w:ascii="Times New Roman" w:eastAsia="Times New Roman" w:hAnsi="Times New Roman" w:cs="Times New Roman"/>
            <w:sz w:val="24"/>
            <w:szCs w:val="24"/>
          </w:rPr>
          <w:t xml:space="preserve"> User.</w:t>
        </w:r>
      </w:ins>
    </w:p>
    <w:p w14:paraId="1BA36CEA" w14:textId="77777777" w:rsidR="0099797D" w:rsidRPr="0099797D" w:rsidRDefault="0099797D" w:rsidP="0099797D">
      <w:pPr>
        <w:spacing w:before="100" w:beforeAutospacing="1" w:after="100" w:afterAutospacing="1" w:line="240" w:lineRule="auto"/>
        <w:outlineLvl w:val="1"/>
        <w:rPr>
          <w:ins w:id="3236" w:author="Admin" w:date="2026-07-06T15:52:00Z" w16du:dateUtc="2026-07-06T08:52:00Z"/>
          <w:rFonts w:ascii="Times New Roman" w:eastAsia="Times New Roman" w:hAnsi="Times New Roman" w:cs="Times New Roman"/>
          <w:b/>
          <w:bCs/>
          <w:sz w:val="36"/>
          <w:szCs w:val="36"/>
        </w:rPr>
      </w:pPr>
      <w:ins w:id="3237" w:author="Admin" w:date="2026-07-06T15:52:00Z" w16du:dateUtc="2026-07-06T08:52:00Z">
        <w:r w:rsidRPr="0099797D">
          <w:rPr>
            <w:rFonts w:ascii="Times New Roman" w:eastAsia="Times New Roman" w:hAnsi="Times New Roman" w:cs="Times New Roman"/>
            <w:b/>
            <w:bCs/>
            <w:sz w:val="36"/>
            <w:szCs w:val="36"/>
          </w:rPr>
          <w:t>Workspace First</w:t>
        </w:r>
      </w:ins>
    </w:p>
    <w:p w14:paraId="67960C2C" w14:textId="77777777" w:rsidR="0099797D" w:rsidRPr="0099797D" w:rsidRDefault="0099797D" w:rsidP="0099797D">
      <w:pPr>
        <w:spacing w:before="100" w:beforeAutospacing="1" w:after="100" w:afterAutospacing="1" w:line="240" w:lineRule="auto"/>
        <w:rPr>
          <w:ins w:id="3238" w:author="Admin" w:date="2026-07-06T15:52:00Z" w16du:dateUtc="2026-07-06T08:52:00Z"/>
          <w:rFonts w:ascii="Times New Roman" w:eastAsia="Times New Roman" w:hAnsi="Times New Roman" w:cs="Times New Roman"/>
          <w:sz w:val="24"/>
          <w:szCs w:val="24"/>
        </w:rPr>
      </w:pPr>
      <w:proofErr w:type="spellStart"/>
      <w:ins w:id="3239" w:author="Admin" w:date="2026-07-06T15:52:00Z" w16du:dateUtc="2026-07-06T08:52:00Z">
        <w:r w:rsidRPr="0099797D">
          <w:rPr>
            <w:rFonts w:ascii="Times New Roman" w:eastAsia="Times New Roman" w:hAnsi="Times New Roman" w:cs="Times New Roman"/>
            <w:sz w:val="24"/>
            <w:szCs w:val="24"/>
          </w:rPr>
          <w:t>Mọi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chức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năng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đều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nằm</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trong</w:t>
        </w:r>
        <w:proofErr w:type="spellEnd"/>
        <w:r w:rsidRPr="0099797D">
          <w:rPr>
            <w:rFonts w:ascii="Times New Roman" w:eastAsia="Times New Roman" w:hAnsi="Times New Roman" w:cs="Times New Roman"/>
            <w:sz w:val="24"/>
            <w:szCs w:val="24"/>
          </w:rPr>
          <w:t xml:space="preserve"> Workspace.</w:t>
        </w:r>
      </w:ins>
    </w:p>
    <w:p w14:paraId="025DD28C" w14:textId="77777777" w:rsidR="0099797D" w:rsidRPr="0099797D" w:rsidRDefault="0099797D" w:rsidP="0099797D">
      <w:pPr>
        <w:spacing w:before="100" w:beforeAutospacing="1" w:after="100" w:afterAutospacing="1" w:line="240" w:lineRule="auto"/>
        <w:rPr>
          <w:ins w:id="3240" w:author="Admin" w:date="2026-07-06T15:52:00Z" w16du:dateUtc="2026-07-06T08:52:00Z"/>
          <w:rFonts w:ascii="Times New Roman" w:eastAsia="Times New Roman" w:hAnsi="Times New Roman" w:cs="Times New Roman"/>
          <w:sz w:val="24"/>
          <w:szCs w:val="24"/>
        </w:rPr>
      </w:pPr>
      <w:proofErr w:type="spellStart"/>
      <w:ins w:id="3241" w:author="Admin" w:date="2026-07-06T15:52:00Z" w16du:dateUtc="2026-07-06T08:52:00Z">
        <w:r w:rsidRPr="0099797D">
          <w:rPr>
            <w:rFonts w:ascii="Times New Roman" w:eastAsia="Times New Roman" w:hAnsi="Times New Roman" w:cs="Times New Roman"/>
            <w:sz w:val="24"/>
            <w:szCs w:val="24"/>
          </w:rPr>
          <w:lastRenderedPageBreak/>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phát</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triển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theo</w:t>
        </w:r>
        <w:proofErr w:type="spellEnd"/>
        <w:r w:rsidRPr="0099797D">
          <w:rPr>
            <w:rFonts w:ascii="Times New Roman" w:eastAsia="Times New Roman" w:hAnsi="Times New Roman" w:cs="Times New Roman"/>
            <w:sz w:val="24"/>
            <w:szCs w:val="24"/>
          </w:rPr>
          <w:t xml:space="preserve"> menu </w:t>
        </w:r>
        <w:proofErr w:type="spellStart"/>
        <w:r w:rsidRPr="0099797D">
          <w:rPr>
            <w:rFonts w:ascii="Times New Roman" w:eastAsia="Times New Roman" w:hAnsi="Times New Roman" w:cs="Times New Roman"/>
            <w:sz w:val="24"/>
            <w:szCs w:val="24"/>
          </w:rPr>
          <w:t>rời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rạc</w:t>
        </w:r>
        <w:proofErr w:type="spellEnd"/>
        <w:r w:rsidRPr="0099797D">
          <w:rPr>
            <w:rFonts w:ascii="Times New Roman" w:eastAsia="Times New Roman" w:hAnsi="Times New Roman" w:cs="Times New Roman"/>
            <w:sz w:val="24"/>
            <w:szCs w:val="24"/>
          </w:rPr>
          <w:t>.</w:t>
        </w:r>
      </w:ins>
    </w:p>
    <w:p w14:paraId="4530FDA8" w14:textId="77777777" w:rsidR="0099797D" w:rsidRPr="0099797D" w:rsidRDefault="0099797D" w:rsidP="0099797D">
      <w:pPr>
        <w:spacing w:before="100" w:beforeAutospacing="1" w:after="100" w:afterAutospacing="1" w:line="240" w:lineRule="auto"/>
        <w:outlineLvl w:val="1"/>
        <w:rPr>
          <w:ins w:id="3242" w:author="Admin" w:date="2026-07-06T15:52:00Z" w16du:dateUtc="2026-07-06T08:52:00Z"/>
          <w:rFonts w:ascii="Times New Roman" w:eastAsia="Times New Roman" w:hAnsi="Times New Roman" w:cs="Times New Roman"/>
          <w:b/>
          <w:bCs/>
          <w:sz w:val="36"/>
          <w:szCs w:val="36"/>
        </w:rPr>
      </w:pPr>
      <w:ins w:id="3243" w:author="Admin" w:date="2026-07-06T15:52:00Z" w16du:dateUtc="2026-07-06T08:52:00Z">
        <w:r w:rsidRPr="0099797D">
          <w:rPr>
            <w:rFonts w:ascii="Times New Roman" w:eastAsia="Times New Roman" w:hAnsi="Times New Roman" w:cs="Times New Roman"/>
            <w:b/>
            <w:bCs/>
            <w:sz w:val="36"/>
            <w:szCs w:val="36"/>
          </w:rPr>
          <w:t>Methodology Driven</w:t>
        </w:r>
      </w:ins>
    </w:p>
    <w:p w14:paraId="037FEC81" w14:textId="77777777" w:rsidR="0099797D" w:rsidRPr="0099797D" w:rsidRDefault="0099797D" w:rsidP="0099797D">
      <w:pPr>
        <w:spacing w:before="100" w:beforeAutospacing="1" w:after="100" w:afterAutospacing="1" w:line="240" w:lineRule="auto"/>
        <w:rPr>
          <w:ins w:id="3244" w:author="Admin" w:date="2026-07-06T15:52:00Z" w16du:dateUtc="2026-07-06T08:52:00Z"/>
          <w:rFonts w:ascii="Times New Roman" w:eastAsia="Times New Roman" w:hAnsi="Times New Roman" w:cs="Times New Roman"/>
          <w:sz w:val="24"/>
          <w:szCs w:val="24"/>
        </w:rPr>
      </w:pPr>
      <w:ins w:id="3245" w:author="Admin" w:date="2026-07-06T15:52:00Z" w16du:dateUtc="2026-07-06T08:52:00Z">
        <w:r w:rsidRPr="0099797D">
          <w:rPr>
            <w:rFonts w:ascii="Times New Roman" w:eastAsia="Times New Roman" w:hAnsi="Times New Roman" w:cs="Times New Roman"/>
            <w:sz w:val="24"/>
            <w:szCs w:val="24"/>
          </w:rPr>
          <w:t xml:space="preserve">Workspace </w:t>
        </w:r>
        <w:proofErr w:type="spellStart"/>
        <w:r w:rsidRPr="0099797D">
          <w:rPr>
            <w:rFonts w:ascii="Times New Roman" w:eastAsia="Times New Roman" w:hAnsi="Times New Roman" w:cs="Times New Roman"/>
            <w:sz w:val="24"/>
            <w:szCs w:val="24"/>
          </w:rPr>
          <w:t>phản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ánh</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đúng</w:t>
        </w:r>
        <w:proofErr w:type="spellEnd"/>
        <w:r w:rsidRPr="0099797D">
          <w:rPr>
            <w:rFonts w:ascii="Times New Roman" w:eastAsia="Times New Roman" w:hAnsi="Times New Roman" w:cs="Times New Roman"/>
            <w:sz w:val="24"/>
            <w:szCs w:val="24"/>
          </w:rPr>
          <w:t xml:space="preserve"> TCF.</w:t>
        </w:r>
      </w:ins>
    </w:p>
    <w:p w14:paraId="5DA0B580" w14:textId="77777777" w:rsidR="0099797D" w:rsidRPr="0099797D" w:rsidRDefault="0099797D" w:rsidP="0099797D">
      <w:pPr>
        <w:spacing w:before="100" w:beforeAutospacing="1" w:after="100" w:afterAutospacing="1" w:line="240" w:lineRule="auto"/>
        <w:rPr>
          <w:ins w:id="3246" w:author="Admin" w:date="2026-07-06T15:52:00Z" w16du:dateUtc="2026-07-06T08:52:00Z"/>
          <w:rFonts w:ascii="Times New Roman" w:eastAsia="Times New Roman" w:hAnsi="Times New Roman" w:cs="Times New Roman"/>
          <w:sz w:val="24"/>
          <w:szCs w:val="24"/>
        </w:rPr>
      </w:pPr>
      <w:proofErr w:type="spellStart"/>
      <w:ins w:id="3247" w:author="Admin" w:date="2026-07-06T15:52:00Z" w16du:dateUtc="2026-07-06T08:52:00Z">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thêm</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chức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năng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nếu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phục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vụ</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phương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pháp</w:t>
        </w:r>
        <w:proofErr w:type="spellEnd"/>
        <w:r w:rsidRPr="0099797D">
          <w:rPr>
            <w:rFonts w:ascii="Times New Roman" w:eastAsia="Times New Roman" w:hAnsi="Times New Roman" w:cs="Times New Roman"/>
            <w:sz w:val="24"/>
            <w:szCs w:val="24"/>
          </w:rPr>
          <w:t>.</w:t>
        </w:r>
      </w:ins>
    </w:p>
    <w:p w14:paraId="6F7609D4" w14:textId="77777777" w:rsidR="0099797D" w:rsidRPr="0099797D" w:rsidRDefault="0099797D" w:rsidP="0099797D">
      <w:pPr>
        <w:spacing w:before="100" w:beforeAutospacing="1" w:after="100" w:afterAutospacing="1" w:line="240" w:lineRule="auto"/>
        <w:outlineLvl w:val="1"/>
        <w:rPr>
          <w:ins w:id="3248" w:author="Admin" w:date="2026-07-06T15:52:00Z" w16du:dateUtc="2026-07-06T08:52:00Z"/>
          <w:rFonts w:ascii="Times New Roman" w:eastAsia="Times New Roman" w:hAnsi="Times New Roman" w:cs="Times New Roman"/>
          <w:b/>
          <w:bCs/>
          <w:sz w:val="36"/>
          <w:szCs w:val="36"/>
        </w:rPr>
      </w:pPr>
      <w:ins w:id="3249" w:author="Admin" w:date="2026-07-06T15:52:00Z" w16du:dateUtc="2026-07-06T08:52:00Z">
        <w:r w:rsidRPr="0099797D">
          <w:rPr>
            <w:rFonts w:ascii="Times New Roman" w:eastAsia="Times New Roman" w:hAnsi="Times New Roman" w:cs="Times New Roman"/>
            <w:b/>
            <w:bCs/>
            <w:sz w:val="36"/>
            <w:szCs w:val="36"/>
          </w:rPr>
          <w:t>Knowledge Native</w:t>
        </w:r>
      </w:ins>
    </w:p>
    <w:p w14:paraId="1E64013B" w14:textId="77777777" w:rsidR="0099797D" w:rsidRPr="0099797D" w:rsidRDefault="0099797D" w:rsidP="0099797D">
      <w:pPr>
        <w:spacing w:before="100" w:beforeAutospacing="1" w:after="100" w:afterAutospacing="1" w:line="240" w:lineRule="auto"/>
        <w:rPr>
          <w:ins w:id="3250" w:author="Admin" w:date="2026-07-06T15:52:00Z" w16du:dateUtc="2026-07-06T08:52:00Z"/>
          <w:rFonts w:ascii="Times New Roman" w:eastAsia="Times New Roman" w:hAnsi="Times New Roman" w:cs="Times New Roman"/>
          <w:sz w:val="24"/>
          <w:szCs w:val="24"/>
        </w:rPr>
      </w:pPr>
      <w:proofErr w:type="spellStart"/>
      <w:ins w:id="3251" w:author="Admin" w:date="2026-07-06T15:52:00Z" w16du:dateUtc="2026-07-06T08:52:00Z">
        <w:r w:rsidRPr="0099797D">
          <w:rPr>
            <w:rFonts w:ascii="Times New Roman" w:eastAsia="Times New Roman" w:hAnsi="Times New Roman" w:cs="Times New Roman"/>
            <w:sz w:val="24"/>
            <w:szCs w:val="24"/>
          </w:rPr>
          <w:t>Mọi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dữ</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liệu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đều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có</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khả</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năng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trở</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thành</w:t>
        </w:r>
        <w:proofErr w:type="spellEnd"/>
        <w:r w:rsidRPr="0099797D">
          <w:rPr>
            <w:rFonts w:ascii="Times New Roman" w:eastAsia="Times New Roman" w:hAnsi="Times New Roman" w:cs="Times New Roman"/>
            <w:sz w:val="24"/>
            <w:szCs w:val="24"/>
          </w:rPr>
          <w:t xml:space="preserve"> tri </w:t>
        </w:r>
        <w:proofErr w:type="spellStart"/>
        <w:r w:rsidRPr="0099797D">
          <w:rPr>
            <w:rFonts w:ascii="Times New Roman" w:eastAsia="Times New Roman" w:hAnsi="Times New Roman" w:cs="Times New Roman"/>
            <w:sz w:val="24"/>
            <w:szCs w:val="24"/>
          </w:rPr>
          <w:t>thức</w:t>
        </w:r>
        <w:proofErr w:type="spellEnd"/>
        <w:r w:rsidRPr="0099797D">
          <w:rPr>
            <w:rFonts w:ascii="Times New Roman" w:eastAsia="Times New Roman" w:hAnsi="Times New Roman" w:cs="Times New Roman"/>
            <w:sz w:val="24"/>
            <w:szCs w:val="24"/>
          </w:rPr>
          <w:t>.</w:t>
        </w:r>
      </w:ins>
    </w:p>
    <w:p w14:paraId="14B527D6" w14:textId="77777777" w:rsidR="0099797D" w:rsidRPr="0099797D" w:rsidRDefault="0099797D" w:rsidP="0099797D">
      <w:pPr>
        <w:spacing w:before="100" w:beforeAutospacing="1" w:after="100" w:afterAutospacing="1" w:line="240" w:lineRule="auto"/>
        <w:outlineLvl w:val="0"/>
        <w:rPr>
          <w:ins w:id="3252" w:author="Admin" w:date="2026-07-06T15:52:00Z" w16du:dateUtc="2026-07-06T08:52:00Z"/>
          <w:rFonts w:ascii="Times New Roman" w:eastAsia="Times New Roman" w:hAnsi="Times New Roman" w:cs="Times New Roman"/>
          <w:b/>
          <w:bCs/>
          <w:kern w:val="36"/>
          <w:sz w:val="48"/>
          <w:szCs w:val="48"/>
        </w:rPr>
      </w:pPr>
      <w:ins w:id="3253" w:author="Admin" w:date="2026-07-06T15:52:00Z" w16du:dateUtc="2026-07-06T08:52:00Z">
        <w:r w:rsidRPr="0099797D">
          <w:rPr>
            <w:rFonts w:ascii="Times New Roman" w:eastAsia="Times New Roman" w:hAnsi="Times New Roman" w:cs="Times New Roman"/>
            <w:b/>
            <w:bCs/>
            <w:kern w:val="36"/>
            <w:sz w:val="48"/>
            <w:szCs w:val="48"/>
          </w:rPr>
          <w:t xml:space="preserve">3.3. </w:t>
        </w:r>
        <w:proofErr w:type="spellStart"/>
        <w:r w:rsidRPr="0099797D">
          <w:rPr>
            <w:rFonts w:ascii="Times New Roman" w:eastAsia="Times New Roman" w:hAnsi="Times New Roman" w:cs="Times New Roman"/>
            <w:b/>
            <w:bCs/>
            <w:kern w:val="36"/>
            <w:sz w:val="48"/>
            <w:szCs w:val="48"/>
          </w:rPr>
          <w:t>Kiến</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trúc</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tổng</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thể</w:t>
        </w:r>
        <w:proofErr w:type="spellEnd"/>
      </w:ins>
    </w:p>
    <w:p w14:paraId="04C60068" w14:textId="2102235C"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54" w:author="Admin" w:date="2026-07-06T15:52:00Z" w16du:dateUtc="2026-07-06T08:52:00Z"/>
          <w:rFonts w:ascii="Courier New" w:eastAsia="Times New Roman" w:hAnsi="Courier New" w:cs="Courier New"/>
          <w:sz w:val="20"/>
          <w:szCs w:val="20"/>
        </w:rPr>
        <w:pPrChange w:id="325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56" w:author="Admin" w:date="2026-07-06T15:52:00Z" w16du:dateUtc="2026-07-06T08:52:00Z">
        <w:r w:rsidRPr="0099797D">
          <w:rPr>
            <w:rFonts w:ascii="Courier New" w:eastAsia="Times New Roman" w:hAnsi="Courier New" w:cs="Courier New"/>
            <w:sz w:val="20"/>
            <w:szCs w:val="20"/>
          </w:rPr>
          <w:t>BUSINESS CONSULTING OS</w:t>
        </w:r>
      </w:ins>
    </w:p>
    <w:p w14:paraId="3B0A4A1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57" w:author="Admin" w:date="2026-07-06T15:52:00Z" w16du:dateUtc="2026-07-06T08:52:00Z"/>
          <w:rFonts w:ascii="Courier New" w:eastAsia="Times New Roman" w:hAnsi="Courier New" w:cs="Courier New"/>
          <w:sz w:val="20"/>
          <w:szCs w:val="20"/>
        </w:rPr>
        <w:pPrChange w:id="325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4C8D93B" w14:textId="6A13492D"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59" w:author="Admin" w:date="2026-07-06T15:52:00Z" w16du:dateUtc="2026-07-06T08:52:00Z"/>
          <w:rFonts w:ascii="Courier New" w:eastAsia="Times New Roman" w:hAnsi="Courier New" w:cs="Courier New"/>
          <w:sz w:val="20"/>
          <w:szCs w:val="20"/>
        </w:rPr>
        <w:pPrChange w:id="326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61" w:author="Admin" w:date="2026-07-06T15:52:00Z" w16du:dateUtc="2026-07-06T08:52:00Z">
        <w:r w:rsidRPr="0099797D">
          <w:rPr>
            <w:rFonts w:ascii="Courier New" w:eastAsia="Times New Roman" w:hAnsi="Courier New" w:cs="Courier New"/>
            <w:sz w:val="20"/>
            <w:szCs w:val="20"/>
          </w:rPr>
          <w:t>Dashboard</w:t>
        </w:r>
      </w:ins>
    </w:p>
    <w:p w14:paraId="7842587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62" w:author="Admin" w:date="2026-07-06T15:52:00Z" w16du:dateUtc="2026-07-06T08:52:00Z"/>
          <w:rFonts w:ascii="Courier New" w:eastAsia="Times New Roman" w:hAnsi="Courier New" w:cs="Courier New"/>
          <w:sz w:val="20"/>
          <w:szCs w:val="20"/>
        </w:rPr>
        <w:pPrChange w:id="326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449AC1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64" w:author="Admin" w:date="2026-07-06T15:52:00Z" w16du:dateUtc="2026-07-06T08:52:00Z"/>
          <w:rFonts w:ascii="Courier New" w:eastAsia="Times New Roman" w:hAnsi="Courier New" w:cs="Courier New"/>
          <w:sz w:val="20"/>
          <w:szCs w:val="20"/>
        </w:rPr>
        <w:pPrChange w:id="326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66" w:author="Admin" w:date="2026-07-06T15:52:00Z" w16du:dateUtc="2026-07-06T08:52:00Z">
        <w:r w:rsidRPr="0099797D">
          <w:rPr>
            <w:rFonts w:ascii="Courier New" w:eastAsia="Times New Roman" w:hAnsi="Courier New" w:cs="Courier New"/>
            <w:sz w:val="20"/>
            <w:szCs w:val="20"/>
          </w:rPr>
          <w:t>──────────────────────────────────────────────</w:t>
        </w:r>
      </w:ins>
    </w:p>
    <w:p w14:paraId="395CECB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67" w:author="Admin" w:date="2026-07-06T15:52:00Z" w16du:dateUtc="2026-07-06T08:52:00Z"/>
          <w:rFonts w:ascii="Courier New" w:eastAsia="Times New Roman" w:hAnsi="Courier New" w:cs="Courier New"/>
          <w:sz w:val="20"/>
          <w:szCs w:val="20"/>
        </w:rPr>
        <w:pPrChange w:id="326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CF1FEF3"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69" w:author="Admin" w:date="2026-07-06T15:52:00Z" w16du:dateUtc="2026-07-06T08:52:00Z"/>
          <w:rFonts w:ascii="Courier New" w:eastAsia="Times New Roman" w:hAnsi="Courier New" w:cs="Courier New"/>
          <w:sz w:val="20"/>
          <w:szCs w:val="20"/>
        </w:rPr>
        <w:pPrChange w:id="327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71" w:author="Admin" w:date="2026-07-06T15:52:00Z" w16du:dateUtc="2026-07-06T08:52:00Z">
        <w:r w:rsidRPr="0099797D">
          <w:rPr>
            <w:rFonts w:ascii="Courier New" w:eastAsia="Times New Roman" w:hAnsi="Courier New" w:cs="Courier New"/>
            <w:sz w:val="20"/>
            <w:szCs w:val="20"/>
          </w:rPr>
          <w:t>Business Workspace</w:t>
        </w:r>
      </w:ins>
    </w:p>
    <w:p w14:paraId="2ACE7B48"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72" w:author="Admin" w:date="2026-07-06T15:52:00Z" w16du:dateUtc="2026-07-06T08:52:00Z"/>
          <w:rFonts w:ascii="Courier New" w:eastAsia="Times New Roman" w:hAnsi="Courier New" w:cs="Courier New"/>
          <w:sz w:val="20"/>
          <w:szCs w:val="20"/>
        </w:rPr>
        <w:pPrChange w:id="327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E5C4C2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74" w:author="Admin" w:date="2026-07-06T15:52:00Z" w16du:dateUtc="2026-07-06T08:52:00Z"/>
          <w:rFonts w:ascii="Courier New" w:eastAsia="Times New Roman" w:hAnsi="Courier New" w:cs="Courier New"/>
          <w:sz w:val="20"/>
          <w:szCs w:val="20"/>
        </w:rPr>
        <w:pPrChange w:id="327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76" w:author="Admin" w:date="2026-07-06T15:52:00Z" w16du:dateUtc="2026-07-06T08:52:00Z">
        <w:r w:rsidRPr="0099797D">
          <w:rPr>
            <w:rFonts w:ascii="Courier New" w:eastAsia="Times New Roman" w:hAnsi="Courier New" w:cs="Courier New"/>
            <w:sz w:val="20"/>
            <w:szCs w:val="20"/>
          </w:rPr>
          <w:t>↓</w:t>
        </w:r>
      </w:ins>
    </w:p>
    <w:p w14:paraId="45E33E14"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77" w:author="Admin" w:date="2026-07-06T15:52:00Z" w16du:dateUtc="2026-07-06T08:52:00Z"/>
          <w:rFonts w:ascii="Courier New" w:eastAsia="Times New Roman" w:hAnsi="Courier New" w:cs="Courier New"/>
          <w:sz w:val="20"/>
          <w:szCs w:val="20"/>
        </w:rPr>
        <w:pPrChange w:id="327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9D1560A"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79" w:author="Admin" w:date="2026-07-06T15:52:00Z" w16du:dateUtc="2026-07-06T08:52:00Z"/>
          <w:rFonts w:ascii="Courier New" w:eastAsia="Times New Roman" w:hAnsi="Courier New" w:cs="Courier New"/>
          <w:sz w:val="20"/>
          <w:szCs w:val="20"/>
        </w:rPr>
        <w:pPrChange w:id="328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81" w:author="Admin" w:date="2026-07-06T15:52:00Z" w16du:dateUtc="2026-07-06T08:52:00Z">
        <w:r w:rsidRPr="0099797D">
          <w:rPr>
            <w:rFonts w:ascii="Courier New" w:eastAsia="Times New Roman" w:hAnsi="Courier New" w:cs="Courier New"/>
            <w:sz w:val="20"/>
            <w:szCs w:val="20"/>
          </w:rPr>
          <w:t>Business Project Workspace</w:t>
        </w:r>
      </w:ins>
    </w:p>
    <w:p w14:paraId="2EDE9021"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82" w:author="Admin" w:date="2026-07-06T15:52:00Z" w16du:dateUtc="2026-07-06T08:52:00Z"/>
          <w:rFonts w:ascii="Courier New" w:eastAsia="Times New Roman" w:hAnsi="Courier New" w:cs="Courier New"/>
          <w:sz w:val="20"/>
          <w:szCs w:val="20"/>
        </w:rPr>
        <w:pPrChange w:id="328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B4C1B4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84" w:author="Admin" w:date="2026-07-06T15:52:00Z" w16du:dateUtc="2026-07-06T08:52:00Z"/>
          <w:rFonts w:ascii="Courier New" w:eastAsia="Times New Roman" w:hAnsi="Courier New" w:cs="Courier New"/>
          <w:sz w:val="20"/>
          <w:szCs w:val="20"/>
        </w:rPr>
        <w:pPrChange w:id="328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86" w:author="Admin" w:date="2026-07-06T15:52:00Z" w16du:dateUtc="2026-07-06T08:52:00Z">
        <w:r w:rsidRPr="0099797D">
          <w:rPr>
            <w:rFonts w:ascii="Courier New" w:eastAsia="Times New Roman" w:hAnsi="Courier New" w:cs="Courier New"/>
            <w:sz w:val="20"/>
            <w:szCs w:val="20"/>
          </w:rPr>
          <w:t>↓</w:t>
        </w:r>
      </w:ins>
    </w:p>
    <w:p w14:paraId="21C04698"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87" w:author="Admin" w:date="2026-07-06T15:52:00Z" w16du:dateUtc="2026-07-06T08:52:00Z"/>
          <w:rFonts w:ascii="Courier New" w:eastAsia="Times New Roman" w:hAnsi="Courier New" w:cs="Courier New"/>
          <w:sz w:val="20"/>
          <w:szCs w:val="20"/>
        </w:rPr>
        <w:pPrChange w:id="328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861051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89" w:author="Admin" w:date="2026-07-06T15:52:00Z" w16du:dateUtc="2026-07-06T08:52:00Z"/>
          <w:rFonts w:ascii="Courier New" w:eastAsia="Times New Roman" w:hAnsi="Courier New" w:cs="Courier New"/>
          <w:sz w:val="20"/>
          <w:szCs w:val="20"/>
        </w:rPr>
        <w:pPrChange w:id="329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91" w:author="Admin" w:date="2026-07-06T15:52:00Z" w16du:dateUtc="2026-07-06T08:52:00Z">
        <w:r w:rsidRPr="0099797D">
          <w:rPr>
            <w:rFonts w:ascii="Courier New" w:eastAsia="Times New Roman" w:hAnsi="Courier New" w:cs="Courier New"/>
            <w:sz w:val="20"/>
            <w:szCs w:val="20"/>
          </w:rPr>
          <w:t>Discovery Workspace</w:t>
        </w:r>
      </w:ins>
    </w:p>
    <w:p w14:paraId="6D0D355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92" w:author="Admin" w:date="2026-07-06T15:52:00Z" w16du:dateUtc="2026-07-06T08:52:00Z"/>
          <w:rFonts w:ascii="Courier New" w:eastAsia="Times New Roman" w:hAnsi="Courier New" w:cs="Courier New"/>
          <w:sz w:val="20"/>
          <w:szCs w:val="20"/>
        </w:rPr>
        <w:pPrChange w:id="329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EC36F3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94" w:author="Admin" w:date="2026-07-06T15:52:00Z" w16du:dateUtc="2026-07-06T08:52:00Z"/>
          <w:rFonts w:ascii="Courier New" w:eastAsia="Times New Roman" w:hAnsi="Courier New" w:cs="Courier New"/>
          <w:sz w:val="20"/>
          <w:szCs w:val="20"/>
        </w:rPr>
        <w:pPrChange w:id="329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296" w:author="Admin" w:date="2026-07-06T15:52:00Z" w16du:dateUtc="2026-07-06T08:52:00Z">
        <w:r w:rsidRPr="0099797D">
          <w:rPr>
            <w:rFonts w:ascii="Courier New" w:eastAsia="Times New Roman" w:hAnsi="Courier New" w:cs="Courier New"/>
            <w:sz w:val="20"/>
            <w:szCs w:val="20"/>
          </w:rPr>
          <w:t>↓</w:t>
        </w:r>
      </w:ins>
    </w:p>
    <w:p w14:paraId="1A8D93E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97" w:author="Admin" w:date="2026-07-06T15:52:00Z" w16du:dateUtc="2026-07-06T08:52:00Z"/>
          <w:rFonts w:ascii="Courier New" w:eastAsia="Times New Roman" w:hAnsi="Courier New" w:cs="Courier New"/>
          <w:sz w:val="20"/>
          <w:szCs w:val="20"/>
        </w:rPr>
        <w:pPrChange w:id="329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470BED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299" w:author="Admin" w:date="2026-07-06T15:52:00Z" w16du:dateUtc="2026-07-06T08:52:00Z"/>
          <w:rFonts w:ascii="Courier New" w:eastAsia="Times New Roman" w:hAnsi="Courier New" w:cs="Courier New"/>
          <w:sz w:val="20"/>
          <w:szCs w:val="20"/>
        </w:rPr>
        <w:pPrChange w:id="330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01" w:author="Admin" w:date="2026-07-06T15:52:00Z" w16du:dateUtc="2026-07-06T08:52:00Z">
        <w:r w:rsidRPr="0099797D">
          <w:rPr>
            <w:rFonts w:ascii="Courier New" w:eastAsia="Times New Roman" w:hAnsi="Courier New" w:cs="Courier New"/>
            <w:sz w:val="20"/>
            <w:szCs w:val="20"/>
          </w:rPr>
          <w:t>Diagnosis Workspace</w:t>
        </w:r>
      </w:ins>
    </w:p>
    <w:p w14:paraId="3457275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02" w:author="Admin" w:date="2026-07-06T15:52:00Z" w16du:dateUtc="2026-07-06T08:52:00Z"/>
          <w:rFonts w:ascii="Courier New" w:eastAsia="Times New Roman" w:hAnsi="Courier New" w:cs="Courier New"/>
          <w:sz w:val="20"/>
          <w:szCs w:val="20"/>
        </w:rPr>
        <w:pPrChange w:id="330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E8CDC2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04" w:author="Admin" w:date="2026-07-06T15:52:00Z" w16du:dateUtc="2026-07-06T08:52:00Z"/>
          <w:rFonts w:ascii="Courier New" w:eastAsia="Times New Roman" w:hAnsi="Courier New" w:cs="Courier New"/>
          <w:sz w:val="20"/>
          <w:szCs w:val="20"/>
        </w:rPr>
        <w:pPrChange w:id="330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06" w:author="Admin" w:date="2026-07-06T15:52:00Z" w16du:dateUtc="2026-07-06T08:52:00Z">
        <w:r w:rsidRPr="0099797D">
          <w:rPr>
            <w:rFonts w:ascii="Courier New" w:eastAsia="Times New Roman" w:hAnsi="Courier New" w:cs="Courier New"/>
            <w:sz w:val="20"/>
            <w:szCs w:val="20"/>
          </w:rPr>
          <w:t>↓</w:t>
        </w:r>
      </w:ins>
    </w:p>
    <w:p w14:paraId="4CE733D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07" w:author="Admin" w:date="2026-07-06T15:52:00Z" w16du:dateUtc="2026-07-06T08:52:00Z"/>
          <w:rFonts w:ascii="Courier New" w:eastAsia="Times New Roman" w:hAnsi="Courier New" w:cs="Courier New"/>
          <w:sz w:val="20"/>
          <w:szCs w:val="20"/>
        </w:rPr>
        <w:pPrChange w:id="330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CBD81B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09" w:author="Admin" w:date="2026-07-06T15:52:00Z" w16du:dateUtc="2026-07-06T08:52:00Z"/>
          <w:rFonts w:ascii="Courier New" w:eastAsia="Times New Roman" w:hAnsi="Courier New" w:cs="Courier New"/>
          <w:sz w:val="20"/>
          <w:szCs w:val="20"/>
        </w:rPr>
        <w:pPrChange w:id="331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11" w:author="Admin" w:date="2026-07-06T15:52:00Z" w16du:dateUtc="2026-07-06T08:52:00Z">
        <w:r w:rsidRPr="0099797D">
          <w:rPr>
            <w:rFonts w:ascii="Courier New" w:eastAsia="Times New Roman" w:hAnsi="Courier New" w:cs="Courier New"/>
            <w:sz w:val="20"/>
            <w:szCs w:val="20"/>
          </w:rPr>
          <w:t>Transformation Workspace</w:t>
        </w:r>
      </w:ins>
    </w:p>
    <w:p w14:paraId="6D275BC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12" w:author="Admin" w:date="2026-07-06T15:52:00Z" w16du:dateUtc="2026-07-06T08:52:00Z"/>
          <w:rFonts w:ascii="Courier New" w:eastAsia="Times New Roman" w:hAnsi="Courier New" w:cs="Courier New"/>
          <w:sz w:val="20"/>
          <w:szCs w:val="20"/>
        </w:rPr>
        <w:pPrChange w:id="331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9F8772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14" w:author="Admin" w:date="2026-07-06T15:52:00Z" w16du:dateUtc="2026-07-06T08:52:00Z"/>
          <w:rFonts w:ascii="Courier New" w:eastAsia="Times New Roman" w:hAnsi="Courier New" w:cs="Courier New"/>
          <w:sz w:val="20"/>
          <w:szCs w:val="20"/>
        </w:rPr>
        <w:pPrChange w:id="331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16" w:author="Admin" w:date="2026-07-06T15:52:00Z" w16du:dateUtc="2026-07-06T08:52:00Z">
        <w:r w:rsidRPr="0099797D">
          <w:rPr>
            <w:rFonts w:ascii="Courier New" w:eastAsia="Times New Roman" w:hAnsi="Courier New" w:cs="Courier New"/>
            <w:sz w:val="20"/>
            <w:szCs w:val="20"/>
          </w:rPr>
          <w:t>↓</w:t>
        </w:r>
      </w:ins>
    </w:p>
    <w:p w14:paraId="6C00AE5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17" w:author="Admin" w:date="2026-07-06T15:52:00Z" w16du:dateUtc="2026-07-06T08:52:00Z"/>
          <w:rFonts w:ascii="Courier New" w:eastAsia="Times New Roman" w:hAnsi="Courier New" w:cs="Courier New"/>
          <w:sz w:val="20"/>
          <w:szCs w:val="20"/>
        </w:rPr>
        <w:pPrChange w:id="331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12C69B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19" w:author="Admin" w:date="2026-07-06T15:52:00Z" w16du:dateUtc="2026-07-06T08:52:00Z"/>
          <w:rFonts w:ascii="Courier New" w:eastAsia="Times New Roman" w:hAnsi="Courier New" w:cs="Courier New"/>
          <w:sz w:val="20"/>
          <w:szCs w:val="20"/>
        </w:rPr>
        <w:pPrChange w:id="332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21" w:author="Admin" w:date="2026-07-06T15:52:00Z" w16du:dateUtc="2026-07-06T08:52:00Z">
        <w:r w:rsidRPr="0099797D">
          <w:rPr>
            <w:rFonts w:ascii="Courier New" w:eastAsia="Times New Roman" w:hAnsi="Courier New" w:cs="Courier New"/>
            <w:sz w:val="20"/>
            <w:szCs w:val="20"/>
          </w:rPr>
          <w:t>Delivery Workspace</w:t>
        </w:r>
      </w:ins>
    </w:p>
    <w:p w14:paraId="4FE14B81"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22" w:author="Admin" w:date="2026-07-06T15:52:00Z" w16du:dateUtc="2026-07-06T08:52:00Z"/>
          <w:rFonts w:ascii="Courier New" w:eastAsia="Times New Roman" w:hAnsi="Courier New" w:cs="Courier New"/>
          <w:sz w:val="20"/>
          <w:szCs w:val="20"/>
        </w:rPr>
        <w:pPrChange w:id="332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11A779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24" w:author="Admin" w:date="2026-07-06T15:52:00Z" w16du:dateUtc="2026-07-06T08:52:00Z"/>
          <w:rFonts w:ascii="Courier New" w:eastAsia="Times New Roman" w:hAnsi="Courier New" w:cs="Courier New"/>
          <w:sz w:val="20"/>
          <w:szCs w:val="20"/>
        </w:rPr>
        <w:pPrChange w:id="332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26" w:author="Admin" w:date="2026-07-06T15:52:00Z" w16du:dateUtc="2026-07-06T08:52:00Z">
        <w:r w:rsidRPr="0099797D">
          <w:rPr>
            <w:rFonts w:ascii="Courier New" w:eastAsia="Times New Roman" w:hAnsi="Courier New" w:cs="Courier New"/>
            <w:sz w:val="20"/>
            <w:szCs w:val="20"/>
          </w:rPr>
          <w:t>↓</w:t>
        </w:r>
      </w:ins>
    </w:p>
    <w:p w14:paraId="3F6AD2F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27" w:author="Admin" w:date="2026-07-06T15:52:00Z" w16du:dateUtc="2026-07-06T08:52:00Z"/>
          <w:rFonts w:ascii="Courier New" w:eastAsia="Times New Roman" w:hAnsi="Courier New" w:cs="Courier New"/>
          <w:sz w:val="20"/>
          <w:szCs w:val="20"/>
        </w:rPr>
        <w:pPrChange w:id="332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02D2CC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29" w:author="Admin" w:date="2026-07-06T15:52:00Z" w16du:dateUtc="2026-07-06T08:52:00Z"/>
          <w:rFonts w:ascii="Courier New" w:eastAsia="Times New Roman" w:hAnsi="Courier New" w:cs="Courier New"/>
          <w:sz w:val="20"/>
          <w:szCs w:val="20"/>
        </w:rPr>
        <w:pPrChange w:id="333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31" w:author="Admin" w:date="2026-07-06T15:52:00Z" w16du:dateUtc="2026-07-06T08:52:00Z">
        <w:r w:rsidRPr="0099797D">
          <w:rPr>
            <w:rFonts w:ascii="Courier New" w:eastAsia="Times New Roman" w:hAnsi="Courier New" w:cs="Courier New"/>
            <w:sz w:val="20"/>
            <w:szCs w:val="20"/>
          </w:rPr>
          <w:t>Knowledge Workspace</w:t>
        </w:r>
      </w:ins>
    </w:p>
    <w:p w14:paraId="601B5AE1"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32" w:author="Admin" w:date="2026-07-06T15:52:00Z" w16du:dateUtc="2026-07-06T08:52:00Z"/>
          <w:rFonts w:ascii="Courier New" w:eastAsia="Times New Roman" w:hAnsi="Courier New" w:cs="Courier New"/>
          <w:sz w:val="20"/>
          <w:szCs w:val="20"/>
        </w:rPr>
        <w:pPrChange w:id="333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47A575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34" w:author="Admin" w:date="2026-07-06T15:52:00Z" w16du:dateUtc="2026-07-06T08:52:00Z"/>
          <w:rFonts w:ascii="Courier New" w:eastAsia="Times New Roman" w:hAnsi="Courier New" w:cs="Courier New"/>
          <w:sz w:val="20"/>
          <w:szCs w:val="20"/>
        </w:rPr>
        <w:pPrChange w:id="333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36" w:author="Admin" w:date="2026-07-06T15:52:00Z" w16du:dateUtc="2026-07-06T08:52:00Z">
        <w:r w:rsidRPr="0099797D">
          <w:rPr>
            <w:rFonts w:ascii="Courier New" w:eastAsia="Times New Roman" w:hAnsi="Courier New" w:cs="Courier New"/>
            <w:sz w:val="20"/>
            <w:szCs w:val="20"/>
          </w:rPr>
          <w:t>↓</w:t>
        </w:r>
      </w:ins>
    </w:p>
    <w:p w14:paraId="347642A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37" w:author="Admin" w:date="2026-07-06T15:52:00Z" w16du:dateUtc="2026-07-06T08:52:00Z"/>
          <w:rFonts w:ascii="Courier New" w:eastAsia="Times New Roman" w:hAnsi="Courier New" w:cs="Courier New"/>
          <w:sz w:val="20"/>
          <w:szCs w:val="20"/>
        </w:rPr>
        <w:pPrChange w:id="333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7E8FA6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39" w:author="Admin" w:date="2026-07-06T15:52:00Z" w16du:dateUtc="2026-07-06T08:52:00Z"/>
          <w:rFonts w:ascii="Courier New" w:eastAsia="Times New Roman" w:hAnsi="Courier New" w:cs="Courier New"/>
          <w:sz w:val="20"/>
          <w:szCs w:val="20"/>
        </w:rPr>
        <w:pPrChange w:id="334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41" w:author="Admin" w:date="2026-07-06T15:52:00Z" w16du:dateUtc="2026-07-06T08:52:00Z">
        <w:r w:rsidRPr="0099797D">
          <w:rPr>
            <w:rFonts w:ascii="Courier New" w:eastAsia="Times New Roman" w:hAnsi="Courier New" w:cs="Courier New"/>
            <w:sz w:val="20"/>
            <w:szCs w:val="20"/>
          </w:rPr>
          <w:t>Customer Success Workspace</w:t>
        </w:r>
      </w:ins>
    </w:p>
    <w:p w14:paraId="7FDA4E0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42" w:author="Admin" w:date="2026-07-06T15:52:00Z" w16du:dateUtc="2026-07-06T08:52:00Z"/>
          <w:rFonts w:ascii="Courier New" w:eastAsia="Times New Roman" w:hAnsi="Courier New" w:cs="Courier New"/>
          <w:sz w:val="20"/>
          <w:szCs w:val="20"/>
        </w:rPr>
        <w:pPrChange w:id="334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4F046D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44" w:author="Admin" w:date="2026-07-06T15:52:00Z" w16du:dateUtc="2026-07-06T08:52:00Z"/>
          <w:rFonts w:ascii="Courier New" w:eastAsia="Times New Roman" w:hAnsi="Courier New" w:cs="Courier New"/>
          <w:sz w:val="20"/>
          <w:szCs w:val="20"/>
        </w:rPr>
        <w:pPrChange w:id="334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46" w:author="Admin" w:date="2026-07-06T15:52:00Z" w16du:dateUtc="2026-07-06T08:52:00Z">
        <w:r w:rsidRPr="0099797D">
          <w:rPr>
            <w:rFonts w:ascii="Courier New" w:eastAsia="Times New Roman" w:hAnsi="Courier New" w:cs="Courier New"/>
            <w:sz w:val="20"/>
            <w:szCs w:val="20"/>
          </w:rPr>
          <w:t>──────────────────────────────────────────────</w:t>
        </w:r>
      </w:ins>
    </w:p>
    <w:p w14:paraId="40DBBB3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47" w:author="Admin" w:date="2026-07-06T15:52:00Z" w16du:dateUtc="2026-07-06T08:52:00Z"/>
          <w:rFonts w:ascii="Courier New" w:eastAsia="Times New Roman" w:hAnsi="Courier New" w:cs="Courier New"/>
          <w:sz w:val="20"/>
          <w:szCs w:val="20"/>
        </w:rPr>
        <w:pPrChange w:id="334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8AB187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49" w:author="Admin" w:date="2026-07-06T15:52:00Z" w16du:dateUtc="2026-07-06T08:52:00Z"/>
          <w:rFonts w:ascii="Courier New" w:eastAsia="Times New Roman" w:hAnsi="Courier New" w:cs="Courier New"/>
          <w:sz w:val="20"/>
          <w:szCs w:val="20"/>
        </w:rPr>
        <w:pPrChange w:id="335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51" w:author="Admin" w:date="2026-07-06T15:52:00Z" w16du:dateUtc="2026-07-06T08:52:00Z">
        <w:r w:rsidRPr="0099797D">
          <w:rPr>
            <w:rFonts w:ascii="Courier New" w:eastAsia="Times New Roman" w:hAnsi="Courier New" w:cs="Courier New"/>
            <w:sz w:val="20"/>
            <w:szCs w:val="20"/>
          </w:rPr>
          <w:t>Shared Services</w:t>
        </w:r>
      </w:ins>
    </w:p>
    <w:p w14:paraId="66D61FA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52" w:author="Admin" w:date="2026-07-06T15:52:00Z" w16du:dateUtc="2026-07-06T08:52:00Z"/>
          <w:rFonts w:ascii="Courier New" w:eastAsia="Times New Roman" w:hAnsi="Courier New" w:cs="Courier New"/>
          <w:sz w:val="20"/>
          <w:szCs w:val="20"/>
        </w:rPr>
        <w:pPrChange w:id="335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F898A7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54" w:author="Admin" w:date="2026-07-06T15:52:00Z" w16du:dateUtc="2026-07-06T08:52:00Z"/>
          <w:rFonts w:ascii="Courier New" w:eastAsia="Times New Roman" w:hAnsi="Courier New" w:cs="Courier New"/>
          <w:sz w:val="20"/>
          <w:szCs w:val="20"/>
        </w:rPr>
        <w:pPrChange w:id="335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56" w:author="Admin" w:date="2026-07-06T15:52:00Z" w16du:dateUtc="2026-07-06T08:52:00Z">
        <w:r w:rsidRPr="0099797D">
          <w:rPr>
            <w:rFonts w:ascii="Courier New" w:eastAsia="Times New Roman" w:hAnsi="Courier New" w:cs="Courier New"/>
            <w:sz w:val="20"/>
            <w:szCs w:val="20"/>
          </w:rPr>
          <w:t>Task</w:t>
        </w:r>
      </w:ins>
    </w:p>
    <w:p w14:paraId="1A91923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57" w:author="Admin" w:date="2026-07-06T15:52:00Z" w16du:dateUtc="2026-07-06T08:52:00Z"/>
          <w:rFonts w:ascii="Courier New" w:eastAsia="Times New Roman" w:hAnsi="Courier New" w:cs="Courier New"/>
          <w:sz w:val="20"/>
          <w:szCs w:val="20"/>
        </w:rPr>
        <w:pPrChange w:id="335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DA2BDB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59" w:author="Admin" w:date="2026-07-06T15:52:00Z" w16du:dateUtc="2026-07-06T08:52:00Z"/>
          <w:rFonts w:ascii="Courier New" w:eastAsia="Times New Roman" w:hAnsi="Courier New" w:cs="Courier New"/>
          <w:sz w:val="20"/>
          <w:szCs w:val="20"/>
        </w:rPr>
        <w:pPrChange w:id="336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61" w:author="Admin" w:date="2026-07-06T15:52:00Z" w16du:dateUtc="2026-07-06T08:52:00Z">
        <w:r w:rsidRPr="0099797D">
          <w:rPr>
            <w:rFonts w:ascii="Courier New" w:eastAsia="Times New Roman" w:hAnsi="Courier New" w:cs="Courier New"/>
            <w:sz w:val="20"/>
            <w:szCs w:val="20"/>
          </w:rPr>
          <w:t>Calendar</w:t>
        </w:r>
      </w:ins>
    </w:p>
    <w:p w14:paraId="4754F3B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62" w:author="Admin" w:date="2026-07-06T15:52:00Z" w16du:dateUtc="2026-07-06T08:52:00Z"/>
          <w:rFonts w:ascii="Courier New" w:eastAsia="Times New Roman" w:hAnsi="Courier New" w:cs="Courier New"/>
          <w:sz w:val="20"/>
          <w:szCs w:val="20"/>
        </w:rPr>
        <w:pPrChange w:id="336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11786D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64" w:author="Admin" w:date="2026-07-06T15:52:00Z" w16du:dateUtc="2026-07-06T08:52:00Z"/>
          <w:rFonts w:ascii="Courier New" w:eastAsia="Times New Roman" w:hAnsi="Courier New" w:cs="Courier New"/>
          <w:sz w:val="20"/>
          <w:szCs w:val="20"/>
        </w:rPr>
        <w:pPrChange w:id="336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66" w:author="Admin" w:date="2026-07-06T15:52:00Z" w16du:dateUtc="2026-07-06T08:52:00Z">
        <w:r w:rsidRPr="0099797D">
          <w:rPr>
            <w:rFonts w:ascii="Courier New" w:eastAsia="Times New Roman" w:hAnsi="Courier New" w:cs="Courier New"/>
            <w:sz w:val="20"/>
            <w:szCs w:val="20"/>
          </w:rPr>
          <w:t>Document</w:t>
        </w:r>
      </w:ins>
    </w:p>
    <w:p w14:paraId="1E9C65C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67" w:author="Admin" w:date="2026-07-06T15:52:00Z" w16du:dateUtc="2026-07-06T08:52:00Z"/>
          <w:rFonts w:ascii="Courier New" w:eastAsia="Times New Roman" w:hAnsi="Courier New" w:cs="Courier New"/>
          <w:sz w:val="20"/>
          <w:szCs w:val="20"/>
        </w:rPr>
        <w:pPrChange w:id="336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0FA742A"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69" w:author="Admin" w:date="2026-07-06T15:52:00Z" w16du:dateUtc="2026-07-06T08:52:00Z"/>
          <w:rFonts w:ascii="Courier New" w:eastAsia="Times New Roman" w:hAnsi="Courier New" w:cs="Courier New"/>
          <w:sz w:val="20"/>
          <w:szCs w:val="20"/>
        </w:rPr>
        <w:pPrChange w:id="337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71" w:author="Admin" w:date="2026-07-06T15:52:00Z" w16du:dateUtc="2026-07-06T08:52:00Z">
        <w:r w:rsidRPr="0099797D">
          <w:rPr>
            <w:rFonts w:ascii="Courier New" w:eastAsia="Times New Roman" w:hAnsi="Courier New" w:cs="Courier New"/>
            <w:sz w:val="20"/>
            <w:szCs w:val="20"/>
          </w:rPr>
          <w:t>Notification</w:t>
        </w:r>
      </w:ins>
    </w:p>
    <w:p w14:paraId="5347516A"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72" w:author="Admin" w:date="2026-07-06T15:52:00Z" w16du:dateUtc="2026-07-06T08:52:00Z"/>
          <w:rFonts w:ascii="Courier New" w:eastAsia="Times New Roman" w:hAnsi="Courier New" w:cs="Courier New"/>
          <w:sz w:val="20"/>
          <w:szCs w:val="20"/>
        </w:rPr>
        <w:pPrChange w:id="337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20B278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74" w:author="Admin" w:date="2026-07-06T15:52:00Z" w16du:dateUtc="2026-07-06T08:52:00Z"/>
          <w:rFonts w:ascii="Courier New" w:eastAsia="Times New Roman" w:hAnsi="Courier New" w:cs="Courier New"/>
          <w:sz w:val="20"/>
          <w:szCs w:val="20"/>
        </w:rPr>
        <w:pPrChange w:id="337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76" w:author="Admin" w:date="2026-07-06T15:52:00Z" w16du:dateUtc="2026-07-06T08:52:00Z">
        <w:r w:rsidRPr="0099797D">
          <w:rPr>
            <w:rFonts w:ascii="Courier New" w:eastAsia="Times New Roman" w:hAnsi="Courier New" w:cs="Courier New"/>
            <w:sz w:val="20"/>
            <w:szCs w:val="20"/>
          </w:rPr>
          <w:t>Organization</w:t>
        </w:r>
      </w:ins>
    </w:p>
    <w:p w14:paraId="30F9101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77" w:author="Admin" w:date="2026-07-06T15:52:00Z" w16du:dateUtc="2026-07-06T08:52:00Z"/>
          <w:rFonts w:ascii="Courier New" w:eastAsia="Times New Roman" w:hAnsi="Courier New" w:cs="Courier New"/>
          <w:sz w:val="20"/>
          <w:szCs w:val="20"/>
        </w:rPr>
        <w:pPrChange w:id="337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DEBCB8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79" w:author="Admin" w:date="2026-07-06T15:52:00Z" w16du:dateUtc="2026-07-06T08:52:00Z"/>
          <w:rFonts w:ascii="Courier New" w:eastAsia="Times New Roman" w:hAnsi="Courier New" w:cs="Courier New"/>
          <w:sz w:val="20"/>
          <w:szCs w:val="20"/>
        </w:rPr>
        <w:pPrChange w:id="338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81" w:author="Admin" w:date="2026-07-06T15:52:00Z" w16du:dateUtc="2026-07-06T08:52:00Z">
        <w:r w:rsidRPr="0099797D">
          <w:rPr>
            <w:rFonts w:ascii="Courier New" w:eastAsia="Times New Roman" w:hAnsi="Courier New" w:cs="Courier New"/>
            <w:sz w:val="20"/>
            <w:szCs w:val="20"/>
          </w:rPr>
          <w:t>Users</w:t>
        </w:r>
      </w:ins>
    </w:p>
    <w:p w14:paraId="39EBCD3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82" w:author="Admin" w:date="2026-07-06T15:52:00Z" w16du:dateUtc="2026-07-06T08:52:00Z"/>
          <w:rFonts w:ascii="Courier New" w:eastAsia="Times New Roman" w:hAnsi="Courier New" w:cs="Courier New"/>
          <w:sz w:val="20"/>
          <w:szCs w:val="20"/>
        </w:rPr>
        <w:pPrChange w:id="338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62C824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84" w:author="Admin" w:date="2026-07-06T15:52:00Z" w16du:dateUtc="2026-07-06T08:52:00Z"/>
          <w:rFonts w:ascii="Courier New" w:eastAsia="Times New Roman" w:hAnsi="Courier New" w:cs="Courier New"/>
          <w:sz w:val="20"/>
          <w:szCs w:val="20"/>
        </w:rPr>
        <w:pPrChange w:id="338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86" w:author="Admin" w:date="2026-07-06T15:52:00Z" w16du:dateUtc="2026-07-06T08:52:00Z">
        <w:r w:rsidRPr="0099797D">
          <w:rPr>
            <w:rFonts w:ascii="Courier New" w:eastAsia="Times New Roman" w:hAnsi="Courier New" w:cs="Courier New"/>
            <w:sz w:val="20"/>
            <w:szCs w:val="20"/>
          </w:rPr>
          <w:t>Settings</w:t>
        </w:r>
      </w:ins>
    </w:p>
    <w:p w14:paraId="148EF30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87" w:author="Admin" w:date="2026-07-06T15:52:00Z" w16du:dateUtc="2026-07-06T08:52:00Z"/>
          <w:rFonts w:ascii="Courier New" w:eastAsia="Times New Roman" w:hAnsi="Courier New" w:cs="Courier New"/>
          <w:sz w:val="20"/>
          <w:szCs w:val="20"/>
        </w:rPr>
        <w:pPrChange w:id="3388"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4B0F0CF8"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89" w:author="Admin" w:date="2026-07-06T15:52:00Z" w16du:dateUtc="2026-07-06T08:52:00Z"/>
          <w:rFonts w:ascii="Courier New" w:eastAsia="Times New Roman" w:hAnsi="Courier New" w:cs="Courier New"/>
          <w:sz w:val="20"/>
          <w:szCs w:val="20"/>
        </w:rPr>
        <w:pPrChange w:id="3390"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91" w:author="Admin" w:date="2026-07-06T15:52:00Z" w16du:dateUtc="2026-07-06T08:52:00Z">
        <w:r w:rsidRPr="0099797D">
          <w:rPr>
            <w:rFonts w:ascii="Courier New" w:eastAsia="Times New Roman" w:hAnsi="Courier New" w:cs="Courier New"/>
            <w:sz w:val="20"/>
            <w:szCs w:val="20"/>
          </w:rPr>
          <w:t>──────────────────────────────────────────────</w:t>
        </w:r>
      </w:ins>
    </w:p>
    <w:p w14:paraId="1B71585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92" w:author="Admin" w:date="2026-07-06T15:52:00Z" w16du:dateUtc="2026-07-06T08:52:00Z"/>
          <w:rFonts w:ascii="Courier New" w:eastAsia="Times New Roman" w:hAnsi="Courier New" w:cs="Courier New"/>
          <w:sz w:val="20"/>
          <w:szCs w:val="20"/>
        </w:rPr>
        <w:pPrChange w:id="3393"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6657D28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394" w:author="Admin" w:date="2026-07-06T15:52:00Z" w16du:dateUtc="2026-07-06T08:52:00Z"/>
          <w:rFonts w:ascii="Courier New" w:eastAsia="Times New Roman" w:hAnsi="Courier New" w:cs="Courier New"/>
          <w:sz w:val="20"/>
          <w:szCs w:val="20"/>
        </w:rPr>
        <w:pPrChange w:id="3395" w:author="Admin" w:date="2026-07-06T15:53:00Z" w16du:dateUtc="2026-07-06T08:53: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396" w:author="Admin" w:date="2026-07-06T15:52:00Z" w16du:dateUtc="2026-07-06T08:52:00Z">
        <w:r w:rsidRPr="0099797D">
          <w:rPr>
            <w:rFonts w:ascii="Courier New" w:eastAsia="Times New Roman" w:hAnsi="Courier New" w:cs="Courier New"/>
            <w:sz w:val="20"/>
            <w:szCs w:val="20"/>
          </w:rPr>
          <w:t>Database</w:t>
        </w:r>
      </w:ins>
    </w:p>
    <w:p w14:paraId="52358B9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397" w:author="Admin" w:date="2026-07-06T15:52:00Z" w16du:dateUtc="2026-07-06T08:52:00Z"/>
          <w:rFonts w:ascii="Courier New" w:eastAsia="Times New Roman" w:hAnsi="Courier New" w:cs="Courier New"/>
          <w:sz w:val="20"/>
          <w:szCs w:val="20"/>
        </w:rPr>
      </w:pPr>
    </w:p>
    <w:p w14:paraId="6B382EC9" w14:textId="77777777" w:rsidR="0099797D" w:rsidRPr="0099797D" w:rsidRDefault="0099797D" w:rsidP="0099797D">
      <w:pPr>
        <w:spacing w:before="100" w:beforeAutospacing="1" w:after="100" w:afterAutospacing="1" w:line="240" w:lineRule="auto"/>
        <w:rPr>
          <w:ins w:id="3398" w:author="Admin" w:date="2026-07-06T15:52:00Z" w16du:dateUtc="2026-07-06T08:52:00Z"/>
          <w:rFonts w:ascii="Times New Roman" w:eastAsia="Times New Roman" w:hAnsi="Times New Roman" w:cs="Times New Roman"/>
          <w:sz w:val="24"/>
          <w:szCs w:val="24"/>
        </w:rPr>
      </w:pPr>
      <w:ins w:id="3399" w:author="Admin" w:date="2026-07-06T15:52:00Z" w16du:dateUtc="2026-07-06T08:52:00Z">
        <w:r w:rsidRPr="0099797D">
          <w:rPr>
            <w:rFonts w:ascii="Times New Roman" w:eastAsia="Times New Roman" w:hAnsi="Times New Roman" w:cs="Times New Roman"/>
            <w:b/>
            <w:bCs/>
            <w:sz w:val="24"/>
            <w:szCs w:val="24"/>
            <w:highlight w:val="yellow"/>
            <w:rPrChange w:id="3400" w:author="Admin" w:date="2026-07-06T15:53:00Z" w16du:dateUtc="2026-07-06T08:53:00Z">
              <w:rPr>
                <w:rFonts w:ascii="Times New Roman" w:eastAsia="Times New Roman" w:hAnsi="Times New Roman" w:cs="Times New Roman"/>
                <w:b/>
                <w:bCs/>
                <w:sz w:val="24"/>
                <w:szCs w:val="24"/>
              </w:rPr>
            </w:rPrChange>
          </w:rPr>
          <w:t>Figure 3.1. Business Consulting OS Architecture</w:t>
        </w:r>
      </w:ins>
    </w:p>
    <w:p w14:paraId="6567D18C" w14:textId="41D2F5BE" w:rsidR="0099797D" w:rsidRPr="0099797D" w:rsidRDefault="00BF0C90" w:rsidP="00BF0C90">
      <w:pPr>
        <w:spacing w:after="0" w:line="240" w:lineRule="auto"/>
        <w:jc w:val="center"/>
        <w:rPr>
          <w:ins w:id="3401" w:author="Admin" w:date="2026-07-06T15:52:00Z" w16du:dateUtc="2026-07-06T08:52:00Z"/>
          <w:rFonts w:ascii="Times New Roman" w:eastAsia="Times New Roman" w:hAnsi="Times New Roman" w:cs="Times New Roman"/>
          <w:sz w:val="24"/>
          <w:szCs w:val="24"/>
        </w:rPr>
        <w:pPrChange w:id="3402" w:author="Admin" w:date="2026-07-06T16:35:00Z" w16du:dateUtc="2026-07-06T09:35:00Z">
          <w:pPr>
            <w:spacing w:after="0" w:line="240" w:lineRule="auto"/>
          </w:pPr>
        </w:pPrChange>
      </w:pPr>
      <w:ins w:id="3403" w:author="Admin" w:date="2026-07-06T16:34:00Z" w16du:dateUtc="2026-07-06T09:34:00Z">
        <w:r>
          <w:rPr>
            <w:rFonts w:ascii="Times New Roman" w:eastAsia="Times New Roman" w:hAnsi="Times New Roman" w:cs="Times New Roman"/>
            <w:noProof/>
            <w:sz w:val="24"/>
            <w:szCs w:val="24"/>
          </w:rPr>
          <w:drawing>
            <wp:inline distT="0" distB="0" distL="0" distR="0" wp14:anchorId="0A7B7A90" wp14:editId="19B4D2F6">
              <wp:extent cx="3048000" cy="4572000"/>
              <wp:effectExtent l="0" t="0" r="0" b="0"/>
              <wp:docPr id="2030553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48000" cy="4572000"/>
                      </a:xfrm>
                      <a:prstGeom prst="rect">
                        <a:avLst/>
                      </a:prstGeom>
                      <a:noFill/>
                    </pic:spPr>
                  </pic:pic>
                </a:graphicData>
              </a:graphic>
            </wp:inline>
          </w:drawing>
        </w:r>
      </w:ins>
    </w:p>
    <w:p w14:paraId="5ADEE3DD" w14:textId="77777777" w:rsidR="0099797D" w:rsidRPr="0099797D" w:rsidRDefault="0099797D" w:rsidP="0099797D">
      <w:pPr>
        <w:spacing w:before="100" w:beforeAutospacing="1" w:after="100" w:afterAutospacing="1" w:line="240" w:lineRule="auto"/>
        <w:outlineLvl w:val="0"/>
        <w:rPr>
          <w:ins w:id="3404" w:author="Admin" w:date="2026-07-06T15:52:00Z" w16du:dateUtc="2026-07-06T08:52:00Z"/>
          <w:rFonts w:ascii="Times New Roman" w:eastAsia="Times New Roman" w:hAnsi="Times New Roman" w:cs="Times New Roman"/>
          <w:b/>
          <w:bCs/>
          <w:kern w:val="36"/>
          <w:sz w:val="48"/>
          <w:szCs w:val="48"/>
        </w:rPr>
      </w:pPr>
      <w:ins w:id="3405" w:author="Admin" w:date="2026-07-06T15:52:00Z" w16du:dateUtc="2026-07-06T08:52:00Z">
        <w:r w:rsidRPr="0099797D">
          <w:rPr>
            <w:rFonts w:ascii="Times New Roman" w:eastAsia="Times New Roman" w:hAnsi="Times New Roman" w:cs="Times New Roman"/>
            <w:b/>
            <w:bCs/>
            <w:kern w:val="36"/>
            <w:sz w:val="48"/>
            <w:szCs w:val="48"/>
          </w:rPr>
          <w:lastRenderedPageBreak/>
          <w:t xml:space="preserve">3.4. </w:t>
        </w:r>
        <w:proofErr w:type="spellStart"/>
        <w:r w:rsidRPr="0099797D">
          <w:rPr>
            <w:rFonts w:ascii="Times New Roman" w:eastAsia="Times New Roman" w:hAnsi="Times New Roman" w:cs="Times New Roman"/>
            <w:b/>
            <w:bCs/>
            <w:kern w:val="36"/>
            <w:sz w:val="48"/>
            <w:szCs w:val="48"/>
          </w:rPr>
          <w:t>Kiến</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trúc</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theo</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tầng</w:t>
        </w:r>
        <w:proofErr w:type="spellEnd"/>
        <w:r w:rsidRPr="0099797D">
          <w:rPr>
            <w:rFonts w:ascii="Times New Roman" w:eastAsia="Times New Roman" w:hAnsi="Times New Roman" w:cs="Times New Roman"/>
            <w:b/>
            <w:bCs/>
            <w:kern w:val="36"/>
            <w:sz w:val="48"/>
            <w:szCs w:val="48"/>
          </w:rPr>
          <w:t xml:space="preserve"> (Layer)</w:t>
        </w:r>
      </w:ins>
    </w:p>
    <w:p w14:paraId="33D886BA" w14:textId="77777777" w:rsidR="0099797D" w:rsidRPr="0099797D" w:rsidRDefault="0099797D" w:rsidP="0099797D">
      <w:pPr>
        <w:spacing w:before="100" w:beforeAutospacing="1" w:after="100" w:afterAutospacing="1" w:line="240" w:lineRule="auto"/>
        <w:rPr>
          <w:ins w:id="3406" w:author="Admin" w:date="2026-07-06T15:52:00Z" w16du:dateUtc="2026-07-06T08:52:00Z"/>
          <w:rFonts w:ascii="Times New Roman" w:eastAsia="Times New Roman" w:hAnsi="Times New Roman" w:cs="Times New Roman"/>
          <w:sz w:val="24"/>
          <w:szCs w:val="24"/>
        </w:rPr>
      </w:pPr>
      <w:ins w:id="3407" w:author="Admin" w:date="2026-07-06T15:52:00Z" w16du:dateUtc="2026-07-06T08:52:00Z">
        <w:r w:rsidRPr="0099797D">
          <w:rPr>
            <w:rFonts w:ascii="Times New Roman" w:eastAsia="Times New Roman" w:hAnsi="Times New Roman" w:cs="Times New Roman"/>
            <w:sz w:val="24"/>
            <w:szCs w:val="24"/>
          </w:rPr>
          <w:t xml:space="preserve">Business Consulting OS </w:t>
        </w:r>
        <w:proofErr w:type="spellStart"/>
        <w:r w:rsidRPr="0099797D">
          <w:rPr>
            <w:rFonts w:ascii="Times New Roman" w:eastAsia="Times New Roman" w:hAnsi="Times New Roman" w:cs="Times New Roman"/>
            <w:sz w:val="24"/>
            <w:szCs w:val="24"/>
          </w:rPr>
          <w:t>được</w:t>
        </w:r>
        <w:proofErr w:type="spellEnd"/>
        <w:r w:rsidRPr="0099797D">
          <w:rPr>
            <w:rFonts w:ascii="Times New Roman" w:eastAsia="Times New Roman" w:hAnsi="Times New Roman" w:cs="Times New Roman"/>
            <w:sz w:val="24"/>
            <w:szCs w:val="24"/>
          </w:rPr>
          <w:t xml:space="preserve"> chia </w:t>
        </w:r>
        <w:proofErr w:type="spellStart"/>
        <w:r w:rsidRPr="0099797D">
          <w:rPr>
            <w:rFonts w:ascii="Times New Roman" w:eastAsia="Times New Roman" w:hAnsi="Times New Roman" w:cs="Times New Roman"/>
            <w:sz w:val="24"/>
            <w:szCs w:val="24"/>
          </w:rPr>
          <w:t>thành</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năm</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tầng</w:t>
        </w:r>
        <w:proofErr w:type="spellEnd"/>
        <w:r w:rsidRPr="0099797D">
          <w:rPr>
            <w:rFonts w:ascii="Times New Roman" w:eastAsia="Times New Roman" w:hAnsi="Times New Roman" w:cs="Times New Roman"/>
            <w:sz w:val="24"/>
            <w:szCs w:val="24"/>
          </w:rPr>
          <w:t>.</w:t>
        </w:r>
      </w:ins>
    </w:p>
    <w:p w14:paraId="14B56790"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08" w:author="Admin" w:date="2026-07-06T15:52:00Z" w16du:dateUtc="2026-07-06T08:52:00Z"/>
          <w:rFonts w:ascii="Courier New" w:eastAsia="Times New Roman" w:hAnsi="Courier New" w:cs="Courier New"/>
          <w:sz w:val="20"/>
          <w:szCs w:val="20"/>
        </w:rPr>
        <w:pPrChange w:id="3409"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10" w:author="Admin" w:date="2026-07-06T15:52:00Z" w16du:dateUtc="2026-07-06T08:52:00Z">
        <w:r w:rsidRPr="0099797D">
          <w:rPr>
            <w:rFonts w:ascii="Courier New" w:eastAsia="Times New Roman" w:hAnsi="Courier New" w:cs="Courier New"/>
            <w:sz w:val="20"/>
            <w:szCs w:val="20"/>
          </w:rPr>
          <w:t>Presentation Layer</w:t>
        </w:r>
      </w:ins>
    </w:p>
    <w:p w14:paraId="0E52B890"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11" w:author="Admin" w:date="2026-07-06T15:52:00Z" w16du:dateUtc="2026-07-06T08:52:00Z"/>
          <w:rFonts w:ascii="Courier New" w:eastAsia="Times New Roman" w:hAnsi="Courier New" w:cs="Courier New"/>
          <w:sz w:val="20"/>
          <w:szCs w:val="20"/>
        </w:rPr>
        <w:pPrChange w:id="3412"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167F171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13" w:author="Admin" w:date="2026-07-06T15:52:00Z" w16du:dateUtc="2026-07-06T08:52:00Z"/>
          <w:rFonts w:ascii="Courier New" w:eastAsia="Times New Roman" w:hAnsi="Courier New" w:cs="Courier New"/>
          <w:sz w:val="20"/>
          <w:szCs w:val="20"/>
        </w:rPr>
        <w:pPrChange w:id="3414"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15" w:author="Admin" w:date="2026-07-06T15:52:00Z" w16du:dateUtc="2026-07-06T08:52:00Z">
        <w:r w:rsidRPr="0099797D">
          <w:rPr>
            <w:rFonts w:ascii="Courier New" w:eastAsia="Times New Roman" w:hAnsi="Courier New" w:cs="Courier New"/>
            <w:sz w:val="20"/>
            <w:szCs w:val="20"/>
          </w:rPr>
          <w:t>↓</w:t>
        </w:r>
      </w:ins>
    </w:p>
    <w:p w14:paraId="24A5E90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16" w:author="Admin" w:date="2026-07-06T15:52:00Z" w16du:dateUtc="2026-07-06T08:52:00Z"/>
          <w:rFonts w:ascii="Courier New" w:eastAsia="Times New Roman" w:hAnsi="Courier New" w:cs="Courier New"/>
          <w:sz w:val="20"/>
          <w:szCs w:val="20"/>
        </w:rPr>
        <w:pPrChange w:id="3417"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0BEAA92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18" w:author="Admin" w:date="2026-07-06T15:52:00Z" w16du:dateUtc="2026-07-06T08:52:00Z"/>
          <w:rFonts w:ascii="Courier New" w:eastAsia="Times New Roman" w:hAnsi="Courier New" w:cs="Courier New"/>
          <w:sz w:val="20"/>
          <w:szCs w:val="20"/>
        </w:rPr>
        <w:pPrChange w:id="3419"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20" w:author="Admin" w:date="2026-07-06T15:52:00Z" w16du:dateUtc="2026-07-06T08:52:00Z">
        <w:r w:rsidRPr="0099797D">
          <w:rPr>
            <w:rFonts w:ascii="Courier New" w:eastAsia="Times New Roman" w:hAnsi="Courier New" w:cs="Courier New"/>
            <w:sz w:val="20"/>
            <w:szCs w:val="20"/>
          </w:rPr>
          <w:t>Workspace Layer</w:t>
        </w:r>
      </w:ins>
    </w:p>
    <w:p w14:paraId="4468530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21" w:author="Admin" w:date="2026-07-06T15:52:00Z" w16du:dateUtc="2026-07-06T08:52:00Z"/>
          <w:rFonts w:ascii="Courier New" w:eastAsia="Times New Roman" w:hAnsi="Courier New" w:cs="Courier New"/>
          <w:sz w:val="20"/>
          <w:szCs w:val="20"/>
        </w:rPr>
        <w:pPrChange w:id="3422"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7145F1C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23" w:author="Admin" w:date="2026-07-06T15:52:00Z" w16du:dateUtc="2026-07-06T08:52:00Z"/>
          <w:rFonts w:ascii="Courier New" w:eastAsia="Times New Roman" w:hAnsi="Courier New" w:cs="Courier New"/>
          <w:sz w:val="20"/>
          <w:szCs w:val="20"/>
        </w:rPr>
        <w:pPrChange w:id="3424"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25" w:author="Admin" w:date="2026-07-06T15:52:00Z" w16du:dateUtc="2026-07-06T08:52:00Z">
        <w:r w:rsidRPr="0099797D">
          <w:rPr>
            <w:rFonts w:ascii="Courier New" w:eastAsia="Times New Roman" w:hAnsi="Courier New" w:cs="Courier New"/>
            <w:sz w:val="20"/>
            <w:szCs w:val="20"/>
          </w:rPr>
          <w:t>↓</w:t>
        </w:r>
      </w:ins>
    </w:p>
    <w:p w14:paraId="235A69D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26" w:author="Admin" w:date="2026-07-06T15:52:00Z" w16du:dateUtc="2026-07-06T08:52:00Z"/>
          <w:rFonts w:ascii="Courier New" w:eastAsia="Times New Roman" w:hAnsi="Courier New" w:cs="Courier New"/>
          <w:sz w:val="20"/>
          <w:szCs w:val="20"/>
        </w:rPr>
        <w:pPrChange w:id="3427"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E9C3134"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28" w:author="Admin" w:date="2026-07-06T15:52:00Z" w16du:dateUtc="2026-07-06T08:52:00Z"/>
          <w:rFonts w:ascii="Courier New" w:eastAsia="Times New Roman" w:hAnsi="Courier New" w:cs="Courier New"/>
          <w:sz w:val="20"/>
          <w:szCs w:val="20"/>
        </w:rPr>
        <w:pPrChange w:id="3429"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30" w:author="Admin" w:date="2026-07-06T15:52:00Z" w16du:dateUtc="2026-07-06T08:52:00Z">
        <w:r w:rsidRPr="0099797D">
          <w:rPr>
            <w:rFonts w:ascii="Courier New" w:eastAsia="Times New Roman" w:hAnsi="Courier New" w:cs="Courier New"/>
            <w:sz w:val="20"/>
            <w:szCs w:val="20"/>
          </w:rPr>
          <w:t>Business Service Layer</w:t>
        </w:r>
      </w:ins>
    </w:p>
    <w:p w14:paraId="291883A4"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31" w:author="Admin" w:date="2026-07-06T15:52:00Z" w16du:dateUtc="2026-07-06T08:52:00Z"/>
          <w:rFonts w:ascii="Courier New" w:eastAsia="Times New Roman" w:hAnsi="Courier New" w:cs="Courier New"/>
          <w:sz w:val="20"/>
          <w:szCs w:val="20"/>
        </w:rPr>
        <w:pPrChange w:id="3432"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C7EE5B3"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33" w:author="Admin" w:date="2026-07-06T15:52:00Z" w16du:dateUtc="2026-07-06T08:52:00Z"/>
          <w:rFonts w:ascii="Courier New" w:eastAsia="Times New Roman" w:hAnsi="Courier New" w:cs="Courier New"/>
          <w:sz w:val="20"/>
          <w:szCs w:val="20"/>
        </w:rPr>
        <w:pPrChange w:id="3434"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35" w:author="Admin" w:date="2026-07-06T15:52:00Z" w16du:dateUtc="2026-07-06T08:52:00Z">
        <w:r w:rsidRPr="0099797D">
          <w:rPr>
            <w:rFonts w:ascii="Courier New" w:eastAsia="Times New Roman" w:hAnsi="Courier New" w:cs="Courier New"/>
            <w:sz w:val="20"/>
            <w:szCs w:val="20"/>
          </w:rPr>
          <w:t>↓</w:t>
        </w:r>
      </w:ins>
    </w:p>
    <w:p w14:paraId="1B3EC39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36" w:author="Admin" w:date="2026-07-06T15:52:00Z" w16du:dateUtc="2026-07-06T08:52:00Z"/>
          <w:rFonts w:ascii="Courier New" w:eastAsia="Times New Roman" w:hAnsi="Courier New" w:cs="Courier New"/>
          <w:sz w:val="20"/>
          <w:szCs w:val="20"/>
        </w:rPr>
        <w:pPrChange w:id="3437"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51E16CB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38" w:author="Admin" w:date="2026-07-06T15:52:00Z" w16du:dateUtc="2026-07-06T08:52:00Z"/>
          <w:rFonts w:ascii="Courier New" w:eastAsia="Times New Roman" w:hAnsi="Courier New" w:cs="Courier New"/>
          <w:sz w:val="20"/>
          <w:szCs w:val="20"/>
        </w:rPr>
        <w:pPrChange w:id="3439"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40" w:author="Admin" w:date="2026-07-06T15:52:00Z" w16du:dateUtc="2026-07-06T08:52:00Z">
        <w:r w:rsidRPr="0099797D">
          <w:rPr>
            <w:rFonts w:ascii="Courier New" w:eastAsia="Times New Roman" w:hAnsi="Courier New" w:cs="Courier New"/>
            <w:sz w:val="20"/>
            <w:szCs w:val="20"/>
          </w:rPr>
          <w:t>Shared Service Layer</w:t>
        </w:r>
      </w:ins>
    </w:p>
    <w:p w14:paraId="5014768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41" w:author="Admin" w:date="2026-07-06T15:52:00Z" w16du:dateUtc="2026-07-06T08:52:00Z"/>
          <w:rFonts w:ascii="Courier New" w:eastAsia="Times New Roman" w:hAnsi="Courier New" w:cs="Courier New"/>
          <w:sz w:val="20"/>
          <w:szCs w:val="20"/>
        </w:rPr>
        <w:pPrChange w:id="3442"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3C1509C4"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43" w:author="Admin" w:date="2026-07-06T15:52:00Z" w16du:dateUtc="2026-07-06T08:52:00Z"/>
          <w:rFonts w:ascii="Courier New" w:eastAsia="Times New Roman" w:hAnsi="Courier New" w:cs="Courier New"/>
          <w:sz w:val="20"/>
          <w:szCs w:val="20"/>
        </w:rPr>
        <w:pPrChange w:id="3444"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45" w:author="Admin" w:date="2026-07-06T15:52:00Z" w16du:dateUtc="2026-07-06T08:52:00Z">
        <w:r w:rsidRPr="0099797D">
          <w:rPr>
            <w:rFonts w:ascii="Courier New" w:eastAsia="Times New Roman" w:hAnsi="Courier New" w:cs="Courier New"/>
            <w:sz w:val="20"/>
            <w:szCs w:val="20"/>
          </w:rPr>
          <w:t>↓</w:t>
        </w:r>
      </w:ins>
    </w:p>
    <w:p w14:paraId="0E24786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46" w:author="Admin" w:date="2026-07-06T15:52:00Z" w16du:dateUtc="2026-07-06T08:52:00Z"/>
          <w:rFonts w:ascii="Courier New" w:eastAsia="Times New Roman" w:hAnsi="Courier New" w:cs="Courier New"/>
          <w:sz w:val="20"/>
          <w:szCs w:val="20"/>
        </w:rPr>
        <w:pPrChange w:id="3447"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p>
    <w:p w14:paraId="282CA75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ins w:id="3448" w:author="Admin" w:date="2026-07-06T15:52:00Z" w16du:dateUtc="2026-07-06T08:52:00Z"/>
          <w:rFonts w:ascii="Courier New" w:eastAsia="Times New Roman" w:hAnsi="Courier New" w:cs="Courier New"/>
          <w:sz w:val="20"/>
          <w:szCs w:val="20"/>
        </w:rPr>
        <w:pPrChange w:id="3449" w:author="Admin" w:date="2026-07-06T15:54:00Z" w16du:dateUtc="2026-07-06T08:54:00Z">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PrChange>
      </w:pPr>
      <w:ins w:id="3450" w:author="Admin" w:date="2026-07-06T15:52:00Z" w16du:dateUtc="2026-07-06T08:52:00Z">
        <w:r w:rsidRPr="0099797D">
          <w:rPr>
            <w:rFonts w:ascii="Courier New" w:eastAsia="Times New Roman" w:hAnsi="Courier New" w:cs="Courier New"/>
            <w:sz w:val="20"/>
            <w:szCs w:val="20"/>
          </w:rPr>
          <w:t>Data Layer</w:t>
        </w:r>
      </w:ins>
    </w:p>
    <w:p w14:paraId="0F11CA9C" w14:textId="77777777" w:rsidR="0099797D" w:rsidRPr="0099797D" w:rsidRDefault="0099797D" w:rsidP="0099797D">
      <w:pPr>
        <w:spacing w:before="100" w:beforeAutospacing="1" w:after="100" w:afterAutospacing="1" w:line="240" w:lineRule="auto"/>
        <w:outlineLvl w:val="1"/>
        <w:rPr>
          <w:ins w:id="3451" w:author="Admin" w:date="2026-07-06T15:52:00Z" w16du:dateUtc="2026-07-06T08:52:00Z"/>
          <w:rFonts w:ascii="Times New Roman" w:eastAsia="Times New Roman" w:hAnsi="Times New Roman" w:cs="Times New Roman"/>
          <w:b/>
          <w:bCs/>
          <w:sz w:val="36"/>
          <w:szCs w:val="36"/>
        </w:rPr>
      </w:pPr>
      <w:ins w:id="3452" w:author="Admin" w:date="2026-07-06T15:52:00Z" w16du:dateUtc="2026-07-06T08:52:00Z">
        <w:r w:rsidRPr="0099797D">
          <w:rPr>
            <w:rFonts w:ascii="Times New Roman" w:eastAsia="Times New Roman" w:hAnsi="Times New Roman" w:cs="Times New Roman"/>
            <w:b/>
            <w:bCs/>
            <w:sz w:val="36"/>
            <w:szCs w:val="36"/>
          </w:rPr>
          <w:t>Presentation Layer</w:t>
        </w:r>
      </w:ins>
    </w:p>
    <w:p w14:paraId="38968A01" w14:textId="77777777" w:rsidR="0099797D" w:rsidRPr="0099797D" w:rsidRDefault="0099797D" w:rsidP="0099797D">
      <w:pPr>
        <w:spacing w:before="100" w:beforeAutospacing="1" w:after="100" w:afterAutospacing="1" w:line="240" w:lineRule="auto"/>
        <w:rPr>
          <w:ins w:id="3453" w:author="Admin" w:date="2026-07-06T15:52:00Z" w16du:dateUtc="2026-07-06T08:52:00Z"/>
          <w:rFonts w:ascii="Times New Roman" w:eastAsia="Times New Roman" w:hAnsi="Times New Roman" w:cs="Times New Roman"/>
          <w:sz w:val="24"/>
          <w:szCs w:val="24"/>
          <w:lang w:val="fr-FR"/>
          <w:rPrChange w:id="3454" w:author="Admin" w:date="2026-07-06T15:52:00Z" w16du:dateUtc="2026-07-06T08:52:00Z">
            <w:rPr>
              <w:ins w:id="3455" w:author="Admin" w:date="2026-07-06T15:52:00Z" w16du:dateUtc="2026-07-06T08:52:00Z"/>
              <w:rFonts w:ascii="Times New Roman" w:eastAsia="Times New Roman" w:hAnsi="Times New Roman" w:cs="Times New Roman"/>
              <w:sz w:val="24"/>
              <w:szCs w:val="24"/>
            </w:rPr>
          </w:rPrChange>
        </w:rPr>
      </w:pPr>
      <w:ins w:id="3456" w:author="Admin" w:date="2026-07-06T15:52:00Z" w16du:dateUtc="2026-07-06T08:52:00Z">
        <w:r w:rsidRPr="0099797D">
          <w:rPr>
            <w:rFonts w:ascii="Times New Roman" w:eastAsia="Times New Roman" w:hAnsi="Times New Roman" w:cs="Times New Roman"/>
            <w:sz w:val="24"/>
            <w:szCs w:val="24"/>
            <w:lang w:val="fr-FR"/>
            <w:rPrChange w:id="3457" w:author="Admin" w:date="2026-07-06T15:52:00Z" w16du:dateUtc="2026-07-06T08:52:00Z">
              <w:rPr>
                <w:rFonts w:ascii="Times New Roman" w:eastAsia="Times New Roman" w:hAnsi="Times New Roman" w:cs="Times New Roman"/>
                <w:sz w:val="24"/>
                <w:szCs w:val="24"/>
              </w:rPr>
            </w:rPrChange>
          </w:rPr>
          <w:t xml:space="preserve">Là </w:t>
        </w:r>
        <w:proofErr w:type="spellStart"/>
        <w:r w:rsidRPr="0099797D">
          <w:rPr>
            <w:rFonts w:ascii="Times New Roman" w:eastAsia="Times New Roman" w:hAnsi="Times New Roman" w:cs="Times New Roman"/>
            <w:sz w:val="24"/>
            <w:szCs w:val="24"/>
            <w:lang w:val="fr-FR"/>
            <w:rPrChange w:id="3458" w:author="Admin" w:date="2026-07-06T15:52:00Z" w16du:dateUtc="2026-07-06T08:52:00Z">
              <w:rPr>
                <w:rFonts w:ascii="Times New Roman" w:eastAsia="Times New Roman" w:hAnsi="Times New Roman" w:cs="Times New Roman"/>
                <w:sz w:val="24"/>
                <w:szCs w:val="24"/>
              </w:rPr>
            </w:rPrChange>
          </w:rPr>
          <w:t>nơi</w:t>
        </w:r>
        <w:proofErr w:type="spellEnd"/>
        <w:r w:rsidRPr="0099797D">
          <w:rPr>
            <w:rFonts w:ascii="Times New Roman" w:eastAsia="Times New Roman" w:hAnsi="Times New Roman" w:cs="Times New Roman"/>
            <w:sz w:val="24"/>
            <w:szCs w:val="24"/>
            <w:lang w:val="fr-FR"/>
            <w:rPrChange w:id="3459" w:author="Admin" w:date="2026-07-06T15:52:00Z" w16du:dateUtc="2026-07-06T08:52:00Z">
              <w:rPr>
                <w:rFonts w:ascii="Times New Roman" w:eastAsia="Times New Roman" w:hAnsi="Times New Roman" w:cs="Times New Roman"/>
                <w:sz w:val="24"/>
                <w:szCs w:val="24"/>
              </w:rPr>
            </w:rPrChange>
          </w:rPr>
          <w:t xml:space="preserve"> Consultant </w:t>
        </w:r>
        <w:proofErr w:type="spellStart"/>
        <w:r w:rsidRPr="0099797D">
          <w:rPr>
            <w:rFonts w:ascii="Times New Roman" w:eastAsia="Times New Roman" w:hAnsi="Times New Roman" w:cs="Times New Roman"/>
            <w:sz w:val="24"/>
            <w:szCs w:val="24"/>
            <w:lang w:val="fr-FR"/>
            <w:rPrChange w:id="3460" w:author="Admin" w:date="2026-07-06T15:52:00Z" w16du:dateUtc="2026-07-06T08:52:00Z">
              <w:rPr>
                <w:rFonts w:ascii="Times New Roman" w:eastAsia="Times New Roman" w:hAnsi="Times New Roman" w:cs="Times New Roman"/>
                <w:sz w:val="24"/>
                <w:szCs w:val="24"/>
              </w:rPr>
            </w:rPrChange>
          </w:rPr>
          <w:t>làm</w:t>
        </w:r>
        <w:proofErr w:type="spellEnd"/>
        <w:r w:rsidRPr="0099797D">
          <w:rPr>
            <w:rFonts w:ascii="Times New Roman" w:eastAsia="Times New Roman" w:hAnsi="Times New Roman" w:cs="Times New Roman"/>
            <w:sz w:val="24"/>
            <w:szCs w:val="24"/>
            <w:lang w:val="fr-FR"/>
            <w:rPrChange w:id="3461" w:author="Admin" w:date="2026-07-06T15:52:00Z" w16du:dateUtc="2026-07-06T08:52:00Z">
              <w:rPr>
                <w:rFonts w:ascii="Times New Roman" w:eastAsia="Times New Roman" w:hAnsi="Times New Roman" w:cs="Times New Roman"/>
                <w:sz w:val="24"/>
                <w:szCs w:val="24"/>
              </w:rPr>
            </w:rPrChange>
          </w:rPr>
          <w:t xml:space="preserve"> </w:t>
        </w:r>
        <w:proofErr w:type="spellStart"/>
        <w:r w:rsidRPr="0099797D">
          <w:rPr>
            <w:rFonts w:ascii="Times New Roman" w:eastAsia="Times New Roman" w:hAnsi="Times New Roman" w:cs="Times New Roman"/>
            <w:sz w:val="24"/>
            <w:szCs w:val="24"/>
            <w:lang w:val="fr-FR"/>
            <w:rPrChange w:id="3462" w:author="Admin" w:date="2026-07-06T15:52:00Z" w16du:dateUtc="2026-07-06T08:52:00Z">
              <w:rPr>
                <w:rFonts w:ascii="Times New Roman" w:eastAsia="Times New Roman" w:hAnsi="Times New Roman" w:cs="Times New Roman"/>
                <w:sz w:val="24"/>
                <w:szCs w:val="24"/>
              </w:rPr>
            </w:rPrChange>
          </w:rPr>
          <w:t>việc</w:t>
        </w:r>
        <w:proofErr w:type="spellEnd"/>
        <w:r w:rsidRPr="0099797D">
          <w:rPr>
            <w:rFonts w:ascii="Times New Roman" w:eastAsia="Times New Roman" w:hAnsi="Times New Roman" w:cs="Times New Roman"/>
            <w:sz w:val="24"/>
            <w:szCs w:val="24"/>
            <w:lang w:val="fr-FR"/>
            <w:rPrChange w:id="3463" w:author="Admin" w:date="2026-07-06T15:52:00Z" w16du:dateUtc="2026-07-06T08:52:00Z">
              <w:rPr>
                <w:rFonts w:ascii="Times New Roman" w:eastAsia="Times New Roman" w:hAnsi="Times New Roman" w:cs="Times New Roman"/>
                <w:sz w:val="24"/>
                <w:szCs w:val="24"/>
              </w:rPr>
            </w:rPrChange>
          </w:rPr>
          <w:t>.</w:t>
        </w:r>
      </w:ins>
    </w:p>
    <w:p w14:paraId="02391F36" w14:textId="77777777" w:rsidR="0099797D" w:rsidRPr="0099797D" w:rsidRDefault="0099797D" w:rsidP="0099797D">
      <w:pPr>
        <w:spacing w:before="100" w:beforeAutospacing="1" w:after="100" w:afterAutospacing="1" w:line="240" w:lineRule="auto"/>
        <w:rPr>
          <w:ins w:id="3464" w:author="Admin" w:date="2026-07-06T15:52:00Z" w16du:dateUtc="2026-07-06T08:52:00Z"/>
          <w:rFonts w:ascii="Times New Roman" w:eastAsia="Times New Roman" w:hAnsi="Times New Roman" w:cs="Times New Roman"/>
          <w:sz w:val="24"/>
          <w:szCs w:val="24"/>
        </w:rPr>
      </w:pPr>
      <w:ins w:id="3465" w:author="Admin" w:date="2026-07-06T15:52:00Z" w16du:dateUtc="2026-07-06T08:52:00Z">
        <w:r w:rsidRPr="0099797D">
          <w:rPr>
            <w:rFonts w:ascii="Times New Roman" w:eastAsia="Times New Roman" w:hAnsi="Times New Roman" w:cs="Times New Roman"/>
            <w:sz w:val="24"/>
            <w:szCs w:val="24"/>
          </w:rPr>
          <w:t xml:space="preserve">Bao </w:t>
        </w:r>
        <w:proofErr w:type="spellStart"/>
        <w:r w:rsidRPr="0099797D">
          <w:rPr>
            <w:rFonts w:ascii="Times New Roman" w:eastAsia="Times New Roman" w:hAnsi="Times New Roman" w:cs="Times New Roman"/>
            <w:sz w:val="24"/>
            <w:szCs w:val="24"/>
          </w:rPr>
          <w:t>gồm</w:t>
        </w:r>
        <w:proofErr w:type="spellEnd"/>
        <w:r w:rsidRPr="0099797D">
          <w:rPr>
            <w:rFonts w:ascii="Times New Roman" w:eastAsia="Times New Roman" w:hAnsi="Times New Roman" w:cs="Times New Roman"/>
            <w:sz w:val="24"/>
            <w:szCs w:val="24"/>
          </w:rPr>
          <w:t>.</w:t>
        </w:r>
      </w:ins>
    </w:p>
    <w:p w14:paraId="646EFBBC" w14:textId="77777777" w:rsidR="0099797D" w:rsidRPr="0099797D" w:rsidRDefault="0099797D" w:rsidP="0099797D">
      <w:pPr>
        <w:spacing w:before="100" w:beforeAutospacing="1" w:after="100" w:afterAutospacing="1" w:line="240" w:lineRule="auto"/>
        <w:rPr>
          <w:ins w:id="3466" w:author="Admin" w:date="2026-07-06T15:52:00Z" w16du:dateUtc="2026-07-06T08:52:00Z"/>
          <w:rFonts w:ascii="Times New Roman" w:eastAsia="Times New Roman" w:hAnsi="Times New Roman" w:cs="Times New Roman"/>
          <w:sz w:val="24"/>
          <w:szCs w:val="24"/>
        </w:rPr>
      </w:pPr>
      <w:ins w:id="3467" w:author="Admin" w:date="2026-07-06T15:52:00Z" w16du:dateUtc="2026-07-06T08:52:00Z">
        <w:r w:rsidRPr="0099797D">
          <w:rPr>
            <w:rFonts w:ascii="Times New Roman" w:eastAsia="Times New Roman" w:hAnsi="Times New Roman" w:cs="Times New Roman"/>
            <w:sz w:val="24"/>
            <w:szCs w:val="24"/>
          </w:rPr>
          <w:t>Dashboard.</w:t>
        </w:r>
      </w:ins>
    </w:p>
    <w:p w14:paraId="10BC4015" w14:textId="77777777" w:rsidR="0099797D" w:rsidRPr="0099797D" w:rsidRDefault="0099797D" w:rsidP="0099797D">
      <w:pPr>
        <w:spacing w:before="100" w:beforeAutospacing="1" w:after="100" w:afterAutospacing="1" w:line="240" w:lineRule="auto"/>
        <w:rPr>
          <w:ins w:id="3468" w:author="Admin" w:date="2026-07-06T15:52:00Z" w16du:dateUtc="2026-07-06T08:52:00Z"/>
          <w:rFonts w:ascii="Times New Roman" w:eastAsia="Times New Roman" w:hAnsi="Times New Roman" w:cs="Times New Roman"/>
          <w:sz w:val="24"/>
          <w:szCs w:val="24"/>
        </w:rPr>
      </w:pPr>
      <w:ins w:id="3469" w:author="Admin" w:date="2026-07-06T15:52:00Z" w16du:dateUtc="2026-07-06T08:52:00Z">
        <w:r w:rsidRPr="0099797D">
          <w:rPr>
            <w:rFonts w:ascii="Times New Roman" w:eastAsia="Times New Roman" w:hAnsi="Times New Roman" w:cs="Times New Roman"/>
            <w:sz w:val="24"/>
            <w:szCs w:val="24"/>
          </w:rPr>
          <w:t>Workspace.</w:t>
        </w:r>
      </w:ins>
    </w:p>
    <w:p w14:paraId="20F31583" w14:textId="77777777" w:rsidR="0099797D" w:rsidRPr="0099797D" w:rsidRDefault="0099797D" w:rsidP="0099797D">
      <w:pPr>
        <w:spacing w:before="100" w:beforeAutospacing="1" w:after="100" w:afterAutospacing="1" w:line="240" w:lineRule="auto"/>
        <w:rPr>
          <w:ins w:id="3470" w:author="Admin" w:date="2026-07-06T15:52:00Z" w16du:dateUtc="2026-07-06T08:52:00Z"/>
          <w:rFonts w:ascii="Times New Roman" w:eastAsia="Times New Roman" w:hAnsi="Times New Roman" w:cs="Times New Roman"/>
          <w:sz w:val="24"/>
          <w:szCs w:val="24"/>
        </w:rPr>
      </w:pPr>
      <w:ins w:id="3471" w:author="Admin" w:date="2026-07-06T15:52:00Z" w16du:dateUtc="2026-07-06T08:52:00Z">
        <w:r w:rsidRPr="0099797D">
          <w:rPr>
            <w:rFonts w:ascii="Times New Roman" w:eastAsia="Times New Roman" w:hAnsi="Times New Roman" w:cs="Times New Roman"/>
            <w:sz w:val="24"/>
            <w:szCs w:val="24"/>
          </w:rPr>
          <w:t>Forms.</w:t>
        </w:r>
      </w:ins>
    </w:p>
    <w:p w14:paraId="288CF8B1" w14:textId="77777777" w:rsidR="0099797D" w:rsidRPr="0099797D" w:rsidRDefault="0099797D" w:rsidP="0099797D">
      <w:pPr>
        <w:spacing w:before="100" w:beforeAutospacing="1" w:after="100" w:afterAutospacing="1" w:line="240" w:lineRule="auto"/>
        <w:rPr>
          <w:ins w:id="3472" w:author="Admin" w:date="2026-07-06T15:52:00Z" w16du:dateUtc="2026-07-06T08:52:00Z"/>
          <w:rFonts w:ascii="Times New Roman" w:eastAsia="Times New Roman" w:hAnsi="Times New Roman" w:cs="Times New Roman"/>
          <w:sz w:val="24"/>
          <w:szCs w:val="24"/>
        </w:rPr>
      </w:pPr>
      <w:ins w:id="3473" w:author="Admin" w:date="2026-07-06T15:52:00Z" w16du:dateUtc="2026-07-06T08:52:00Z">
        <w:r w:rsidRPr="0099797D">
          <w:rPr>
            <w:rFonts w:ascii="Times New Roman" w:eastAsia="Times New Roman" w:hAnsi="Times New Roman" w:cs="Times New Roman"/>
            <w:sz w:val="24"/>
            <w:szCs w:val="24"/>
          </w:rPr>
          <w:t>Reports.</w:t>
        </w:r>
      </w:ins>
    </w:p>
    <w:p w14:paraId="3D7BC765" w14:textId="77777777" w:rsidR="0099797D" w:rsidRPr="0099797D" w:rsidRDefault="0099797D" w:rsidP="0099797D">
      <w:pPr>
        <w:spacing w:before="100" w:beforeAutospacing="1" w:after="100" w:afterAutospacing="1" w:line="240" w:lineRule="auto"/>
        <w:outlineLvl w:val="1"/>
        <w:rPr>
          <w:ins w:id="3474" w:author="Admin" w:date="2026-07-06T15:52:00Z" w16du:dateUtc="2026-07-06T08:52:00Z"/>
          <w:rFonts w:ascii="Times New Roman" w:eastAsia="Times New Roman" w:hAnsi="Times New Roman" w:cs="Times New Roman"/>
          <w:b/>
          <w:bCs/>
          <w:sz w:val="36"/>
          <w:szCs w:val="36"/>
        </w:rPr>
      </w:pPr>
      <w:ins w:id="3475" w:author="Admin" w:date="2026-07-06T15:52:00Z" w16du:dateUtc="2026-07-06T08:52:00Z">
        <w:r w:rsidRPr="0099797D">
          <w:rPr>
            <w:rFonts w:ascii="Times New Roman" w:eastAsia="Times New Roman" w:hAnsi="Times New Roman" w:cs="Times New Roman"/>
            <w:b/>
            <w:bCs/>
            <w:sz w:val="36"/>
            <w:szCs w:val="36"/>
          </w:rPr>
          <w:t>Workspace Layer</w:t>
        </w:r>
      </w:ins>
    </w:p>
    <w:p w14:paraId="509D4907" w14:textId="77777777" w:rsidR="0099797D" w:rsidRPr="0099797D" w:rsidRDefault="0099797D" w:rsidP="0099797D">
      <w:pPr>
        <w:spacing w:before="100" w:beforeAutospacing="1" w:after="100" w:afterAutospacing="1" w:line="240" w:lineRule="auto"/>
        <w:rPr>
          <w:ins w:id="3476" w:author="Admin" w:date="2026-07-06T15:52:00Z" w16du:dateUtc="2026-07-06T08:52:00Z"/>
          <w:rFonts w:ascii="Times New Roman" w:eastAsia="Times New Roman" w:hAnsi="Times New Roman" w:cs="Times New Roman"/>
          <w:sz w:val="24"/>
          <w:szCs w:val="24"/>
        </w:rPr>
      </w:pPr>
      <w:proofErr w:type="spellStart"/>
      <w:ins w:id="3477" w:author="Admin" w:date="2026-07-06T15:52:00Z" w16du:dateUtc="2026-07-06T08:52:00Z">
        <w:r w:rsidRPr="0099797D">
          <w:rPr>
            <w:rFonts w:ascii="Times New Roman" w:eastAsia="Times New Roman" w:hAnsi="Times New Roman" w:cs="Times New Roman"/>
            <w:sz w:val="24"/>
            <w:szCs w:val="24"/>
          </w:rPr>
          <w:t>Chứa</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các</w:t>
        </w:r>
        <w:proofErr w:type="spellEnd"/>
        <w:r w:rsidRPr="0099797D">
          <w:rPr>
            <w:rFonts w:ascii="Times New Roman" w:eastAsia="Times New Roman" w:hAnsi="Times New Roman" w:cs="Times New Roman"/>
            <w:sz w:val="24"/>
            <w:szCs w:val="24"/>
          </w:rPr>
          <w:t xml:space="preserve"> Workspace.</w:t>
        </w:r>
      </w:ins>
    </w:p>
    <w:p w14:paraId="3D077B7E" w14:textId="77777777" w:rsidR="0099797D" w:rsidRPr="0099797D" w:rsidRDefault="0099797D" w:rsidP="0099797D">
      <w:pPr>
        <w:spacing w:before="100" w:beforeAutospacing="1" w:after="100" w:afterAutospacing="1" w:line="240" w:lineRule="auto"/>
        <w:rPr>
          <w:ins w:id="3478" w:author="Admin" w:date="2026-07-06T15:52:00Z" w16du:dateUtc="2026-07-06T08:52:00Z"/>
          <w:rFonts w:ascii="Times New Roman" w:eastAsia="Times New Roman" w:hAnsi="Times New Roman" w:cs="Times New Roman"/>
          <w:sz w:val="24"/>
          <w:szCs w:val="24"/>
        </w:rPr>
      </w:pPr>
      <w:proofErr w:type="spellStart"/>
      <w:ins w:id="3479" w:author="Admin" w:date="2026-07-06T15:52:00Z" w16du:dateUtc="2026-07-06T08:52:00Z">
        <w:r w:rsidRPr="0099797D">
          <w:rPr>
            <w:rFonts w:ascii="Times New Roman" w:eastAsia="Times New Roman" w:hAnsi="Times New Roman" w:cs="Times New Roman"/>
            <w:sz w:val="24"/>
            <w:szCs w:val="24"/>
          </w:rPr>
          <w:t>Đây</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là</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tầng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quan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trọng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nhất</w:t>
        </w:r>
        <w:proofErr w:type="spellEnd"/>
        <w:r w:rsidRPr="0099797D">
          <w:rPr>
            <w:rFonts w:ascii="Times New Roman" w:eastAsia="Times New Roman" w:hAnsi="Times New Roman" w:cs="Times New Roman"/>
            <w:sz w:val="24"/>
            <w:szCs w:val="24"/>
          </w:rPr>
          <w:t>.</w:t>
        </w:r>
      </w:ins>
    </w:p>
    <w:p w14:paraId="6030254F" w14:textId="77777777" w:rsidR="0099797D" w:rsidRPr="0099797D" w:rsidRDefault="0099797D" w:rsidP="0099797D">
      <w:pPr>
        <w:spacing w:before="100" w:beforeAutospacing="1" w:after="100" w:afterAutospacing="1" w:line="240" w:lineRule="auto"/>
        <w:outlineLvl w:val="1"/>
        <w:rPr>
          <w:ins w:id="3480" w:author="Admin" w:date="2026-07-06T15:52:00Z" w16du:dateUtc="2026-07-06T08:52:00Z"/>
          <w:rFonts w:ascii="Times New Roman" w:eastAsia="Times New Roman" w:hAnsi="Times New Roman" w:cs="Times New Roman"/>
          <w:b/>
          <w:bCs/>
          <w:sz w:val="36"/>
          <w:szCs w:val="36"/>
        </w:rPr>
      </w:pPr>
      <w:ins w:id="3481" w:author="Admin" w:date="2026-07-06T15:52:00Z" w16du:dateUtc="2026-07-06T08:52:00Z">
        <w:r w:rsidRPr="0099797D">
          <w:rPr>
            <w:rFonts w:ascii="Times New Roman" w:eastAsia="Times New Roman" w:hAnsi="Times New Roman" w:cs="Times New Roman"/>
            <w:b/>
            <w:bCs/>
            <w:sz w:val="36"/>
            <w:szCs w:val="36"/>
          </w:rPr>
          <w:t>Business Service Layer</w:t>
        </w:r>
      </w:ins>
    </w:p>
    <w:p w14:paraId="3214401C" w14:textId="77777777" w:rsidR="0099797D" w:rsidRPr="0099797D" w:rsidRDefault="0099797D" w:rsidP="0099797D">
      <w:pPr>
        <w:spacing w:before="100" w:beforeAutospacing="1" w:after="100" w:afterAutospacing="1" w:line="240" w:lineRule="auto"/>
        <w:rPr>
          <w:ins w:id="3482" w:author="Admin" w:date="2026-07-06T15:52:00Z" w16du:dateUtc="2026-07-06T08:52:00Z"/>
          <w:rFonts w:ascii="Times New Roman" w:eastAsia="Times New Roman" w:hAnsi="Times New Roman" w:cs="Times New Roman"/>
          <w:sz w:val="24"/>
          <w:szCs w:val="24"/>
        </w:rPr>
      </w:pPr>
      <w:proofErr w:type="spellStart"/>
      <w:ins w:id="3483" w:author="Admin" w:date="2026-07-06T15:52:00Z" w16du:dateUtc="2026-07-06T08:52:00Z">
        <w:r w:rsidRPr="0099797D">
          <w:rPr>
            <w:rFonts w:ascii="Times New Roman" w:eastAsia="Times New Roman" w:hAnsi="Times New Roman" w:cs="Times New Roman"/>
            <w:sz w:val="24"/>
            <w:szCs w:val="24"/>
          </w:rPr>
          <w:t>Chứa</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nghiệp</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vụ</w:t>
        </w:r>
        <w:proofErr w:type="spellEnd"/>
        <w:r w:rsidRPr="0099797D">
          <w:rPr>
            <w:rFonts w:ascii="Times New Roman" w:eastAsia="Times New Roman" w:hAnsi="Times New Roman" w:cs="Times New Roman"/>
            <w:sz w:val="24"/>
            <w:szCs w:val="24"/>
          </w:rPr>
          <w:t>.</w:t>
        </w:r>
      </w:ins>
    </w:p>
    <w:p w14:paraId="4DEC480A" w14:textId="77777777" w:rsidR="0099797D" w:rsidRPr="0099797D" w:rsidRDefault="0099797D" w:rsidP="0099797D">
      <w:pPr>
        <w:spacing w:before="100" w:beforeAutospacing="1" w:after="100" w:afterAutospacing="1" w:line="240" w:lineRule="auto"/>
        <w:rPr>
          <w:ins w:id="3484" w:author="Admin" w:date="2026-07-06T15:52:00Z" w16du:dateUtc="2026-07-06T08:52:00Z"/>
          <w:rFonts w:ascii="Times New Roman" w:eastAsia="Times New Roman" w:hAnsi="Times New Roman" w:cs="Times New Roman"/>
          <w:sz w:val="24"/>
          <w:szCs w:val="24"/>
        </w:rPr>
      </w:pPr>
      <w:proofErr w:type="spellStart"/>
      <w:ins w:id="3485" w:author="Admin" w:date="2026-07-06T15:52:00Z" w16du:dateUtc="2026-07-06T08:52:00Z">
        <w:r w:rsidRPr="0099797D">
          <w:rPr>
            <w:rFonts w:ascii="Times New Roman" w:eastAsia="Times New Roman" w:hAnsi="Times New Roman" w:cs="Times New Roman"/>
            <w:sz w:val="24"/>
            <w:szCs w:val="24"/>
          </w:rPr>
          <w:t>Ví</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dụ</w:t>
        </w:r>
        <w:proofErr w:type="spellEnd"/>
        <w:r w:rsidRPr="0099797D">
          <w:rPr>
            <w:rFonts w:ascii="Times New Roman" w:eastAsia="Times New Roman" w:hAnsi="Times New Roman" w:cs="Times New Roman"/>
            <w:sz w:val="24"/>
            <w:szCs w:val="24"/>
          </w:rPr>
          <w:t>.</w:t>
        </w:r>
      </w:ins>
    </w:p>
    <w:p w14:paraId="7C94879D" w14:textId="77777777" w:rsidR="0099797D" w:rsidRPr="0099797D" w:rsidRDefault="0099797D" w:rsidP="0099797D">
      <w:pPr>
        <w:spacing w:before="100" w:beforeAutospacing="1" w:after="100" w:afterAutospacing="1" w:line="240" w:lineRule="auto"/>
        <w:rPr>
          <w:ins w:id="3486" w:author="Admin" w:date="2026-07-06T15:52:00Z" w16du:dateUtc="2026-07-06T08:52:00Z"/>
          <w:rFonts w:ascii="Times New Roman" w:eastAsia="Times New Roman" w:hAnsi="Times New Roman" w:cs="Times New Roman"/>
          <w:sz w:val="24"/>
          <w:szCs w:val="24"/>
        </w:rPr>
      </w:pPr>
      <w:ins w:id="3487" w:author="Admin" w:date="2026-07-06T15:52:00Z" w16du:dateUtc="2026-07-06T08:52:00Z">
        <w:r w:rsidRPr="0099797D">
          <w:rPr>
            <w:rFonts w:ascii="Times New Roman" w:eastAsia="Times New Roman" w:hAnsi="Times New Roman" w:cs="Times New Roman"/>
            <w:sz w:val="24"/>
            <w:szCs w:val="24"/>
          </w:rPr>
          <w:lastRenderedPageBreak/>
          <w:t>Discovery.</w:t>
        </w:r>
      </w:ins>
    </w:p>
    <w:p w14:paraId="69238606" w14:textId="77777777" w:rsidR="0099797D" w:rsidRPr="0099797D" w:rsidRDefault="0099797D" w:rsidP="0099797D">
      <w:pPr>
        <w:spacing w:before="100" w:beforeAutospacing="1" w:after="100" w:afterAutospacing="1" w:line="240" w:lineRule="auto"/>
        <w:rPr>
          <w:ins w:id="3488" w:author="Admin" w:date="2026-07-06T15:52:00Z" w16du:dateUtc="2026-07-06T08:52:00Z"/>
          <w:rFonts w:ascii="Times New Roman" w:eastAsia="Times New Roman" w:hAnsi="Times New Roman" w:cs="Times New Roman"/>
          <w:sz w:val="24"/>
          <w:szCs w:val="24"/>
        </w:rPr>
      </w:pPr>
      <w:ins w:id="3489" w:author="Admin" w:date="2026-07-06T15:52:00Z" w16du:dateUtc="2026-07-06T08:52:00Z">
        <w:r w:rsidRPr="0099797D">
          <w:rPr>
            <w:rFonts w:ascii="Times New Roman" w:eastAsia="Times New Roman" w:hAnsi="Times New Roman" w:cs="Times New Roman"/>
            <w:sz w:val="24"/>
            <w:szCs w:val="24"/>
          </w:rPr>
          <w:t>Diagnosis.</w:t>
        </w:r>
      </w:ins>
    </w:p>
    <w:p w14:paraId="12D974EA" w14:textId="77777777" w:rsidR="0099797D" w:rsidRPr="0099797D" w:rsidRDefault="0099797D" w:rsidP="0099797D">
      <w:pPr>
        <w:spacing w:before="100" w:beforeAutospacing="1" w:after="100" w:afterAutospacing="1" w:line="240" w:lineRule="auto"/>
        <w:rPr>
          <w:ins w:id="3490" w:author="Admin" w:date="2026-07-06T15:52:00Z" w16du:dateUtc="2026-07-06T08:52:00Z"/>
          <w:rFonts w:ascii="Times New Roman" w:eastAsia="Times New Roman" w:hAnsi="Times New Roman" w:cs="Times New Roman"/>
          <w:sz w:val="24"/>
          <w:szCs w:val="24"/>
        </w:rPr>
      </w:pPr>
      <w:ins w:id="3491" w:author="Admin" w:date="2026-07-06T15:52:00Z" w16du:dateUtc="2026-07-06T08:52:00Z">
        <w:r w:rsidRPr="0099797D">
          <w:rPr>
            <w:rFonts w:ascii="Times New Roman" w:eastAsia="Times New Roman" w:hAnsi="Times New Roman" w:cs="Times New Roman"/>
            <w:sz w:val="24"/>
            <w:szCs w:val="24"/>
          </w:rPr>
          <w:t>Transformation.</w:t>
        </w:r>
      </w:ins>
    </w:p>
    <w:p w14:paraId="3B66FB97" w14:textId="77777777" w:rsidR="0099797D" w:rsidRPr="0099797D" w:rsidRDefault="0099797D" w:rsidP="0099797D">
      <w:pPr>
        <w:spacing w:before="100" w:beforeAutospacing="1" w:after="100" w:afterAutospacing="1" w:line="240" w:lineRule="auto"/>
        <w:rPr>
          <w:ins w:id="3492" w:author="Admin" w:date="2026-07-06T15:52:00Z" w16du:dateUtc="2026-07-06T08:52:00Z"/>
          <w:rFonts w:ascii="Times New Roman" w:eastAsia="Times New Roman" w:hAnsi="Times New Roman" w:cs="Times New Roman"/>
          <w:sz w:val="24"/>
          <w:szCs w:val="24"/>
        </w:rPr>
      </w:pPr>
      <w:ins w:id="3493" w:author="Admin" w:date="2026-07-06T15:52:00Z" w16du:dateUtc="2026-07-06T08:52:00Z">
        <w:r w:rsidRPr="0099797D">
          <w:rPr>
            <w:rFonts w:ascii="Times New Roman" w:eastAsia="Times New Roman" w:hAnsi="Times New Roman" w:cs="Times New Roman"/>
            <w:sz w:val="24"/>
            <w:szCs w:val="24"/>
          </w:rPr>
          <w:t>Delivery.</w:t>
        </w:r>
      </w:ins>
    </w:p>
    <w:p w14:paraId="78CEADBD" w14:textId="77777777" w:rsidR="0099797D" w:rsidRPr="0099797D" w:rsidRDefault="0099797D" w:rsidP="0099797D">
      <w:pPr>
        <w:spacing w:before="100" w:beforeAutospacing="1" w:after="100" w:afterAutospacing="1" w:line="240" w:lineRule="auto"/>
        <w:rPr>
          <w:ins w:id="3494" w:author="Admin" w:date="2026-07-06T15:52:00Z" w16du:dateUtc="2026-07-06T08:52:00Z"/>
          <w:rFonts w:ascii="Times New Roman" w:eastAsia="Times New Roman" w:hAnsi="Times New Roman" w:cs="Times New Roman"/>
          <w:sz w:val="24"/>
          <w:szCs w:val="24"/>
        </w:rPr>
      </w:pPr>
      <w:ins w:id="3495" w:author="Admin" w:date="2026-07-06T15:52:00Z" w16du:dateUtc="2026-07-06T08:52:00Z">
        <w:r w:rsidRPr="0099797D">
          <w:rPr>
            <w:rFonts w:ascii="Times New Roman" w:eastAsia="Times New Roman" w:hAnsi="Times New Roman" w:cs="Times New Roman"/>
            <w:sz w:val="24"/>
            <w:szCs w:val="24"/>
          </w:rPr>
          <w:t>Knowledge.</w:t>
        </w:r>
      </w:ins>
    </w:p>
    <w:p w14:paraId="1C0889BB" w14:textId="77777777" w:rsidR="0099797D" w:rsidRPr="0099797D" w:rsidRDefault="0099797D" w:rsidP="0099797D">
      <w:pPr>
        <w:spacing w:before="100" w:beforeAutospacing="1" w:after="100" w:afterAutospacing="1" w:line="240" w:lineRule="auto"/>
        <w:outlineLvl w:val="1"/>
        <w:rPr>
          <w:ins w:id="3496" w:author="Admin" w:date="2026-07-06T15:52:00Z" w16du:dateUtc="2026-07-06T08:52:00Z"/>
          <w:rFonts w:ascii="Times New Roman" w:eastAsia="Times New Roman" w:hAnsi="Times New Roman" w:cs="Times New Roman"/>
          <w:b/>
          <w:bCs/>
          <w:sz w:val="36"/>
          <w:szCs w:val="36"/>
        </w:rPr>
      </w:pPr>
      <w:ins w:id="3497" w:author="Admin" w:date="2026-07-06T15:52:00Z" w16du:dateUtc="2026-07-06T08:52:00Z">
        <w:r w:rsidRPr="0099797D">
          <w:rPr>
            <w:rFonts w:ascii="Times New Roman" w:eastAsia="Times New Roman" w:hAnsi="Times New Roman" w:cs="Times New Roman"/>
            <w:b/>
            <w:bCs/>
            <w:sz w:val="36"/>
            <w:szCs w:val="36"/>
          </w:rPr>
          <w:t>Shared Service Layer</w:t>
        </w:r>
      </w:ins>
    </w:p>
    <w:p w14:paraId="0E988708" w14:textId="77777777" w:rsidR="0099797D" w:rsidRPr="0099797D" w:rsidRDefault="0099797D" w:rsidP="0099797D">
      <w:pPr>
        <w:spacing w:before="100" w:beforeAutospacing="1" w:after="100" w:afterAutospacing="1" w:line="240" w:lineRule="auto"/>
        <w:rPr>
          <w:ins w:id="3498" w:author="Admin" w:date="2026-07-06T15:52:00Z" w16du:dateUtc="2026-07-06T08:52:00Z"/>
          <w:rFonts w:ascii="Times New Roman" w:eastAsia="Times New Roman" w:hAnsi="Times New Roman" w:cs="Times New Roman"/>
          <w:sz w:val="24"/>
          <w:szCs w:val="24"/>
        </w:rPr>
      </w:pPr>
      <w:ins w:id="3499" w:author="Admin" w:date="2026-07-06T15:52:00Z" w16du:dateUtc="2026-07-06T08:52:00Z">
        <w:r w:rsidRPr="0099797D">
          <w:rPr>
            <w:rFonts w:ascii="Times New Roman" w:eastAsia="Times New Roman" w:hAnsi="Times New Roman" w:cs="Times New Roman"/>
            <w:sz w:val="24"/>
            <w:szCs w:val="24"/>
          </w:rPr>
          <w:t xml:space="preserve">Các </w:t>
        </w:r>
        <w:proofErr w:type="spellStart"/>
        <w:r w:rsidRPr="0099797D">
          <w:rPr>
            <w:rFonts w:ascii="Times New Roman" w:eastAsia="Times New Roman" w:hAnsi="Times New Roman" w:cs="Times New Roman"/>
            <w:sz w:val="24"/>
            <w:szCs w:val="24"/>
          </w:rPr>
          <w:t>dịch</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vụ</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dùng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chung</w:t>
        </w:r>
        <w:proofErr w:type="spellEnd"/>
        <w:r w:rsidRPr="0099797D">
          <w:rPr>
            <w:rFonts w:ascii="Times New Roman" w:eastAsia="Times New Roman" w:hAnsi="Times New Roman" w:cs="Times New Roman"/>
            <w:sz w:val="24"/>
            <w:szCs w:val="24"/>
          </w:rPr>
          <w:t>.</w:t>
        </w:r>
      </w:ins>
    </w:p>
    <w:p w14:paraId="0C80E4F3" w14:textId="77777777" w:rsidR="0099797D" w:rsidRPr="0099797D" w:rsidRDefault="0099797D" w:rsidP="0099797D">
      <w:pPr>
        <w:numPr>
          <w:ilvl w:val="0"/>
          <w:numId w:val="254"/>
        </w:numPr>
        <w:spacing w:before="100" w:beforeAutospacing="1" w:after="100" w:afterAutospacing="1" w:line="240" w:lineRule="auto"/>
        <w:rPr>
          <w:ins w:id="3500" w:author="Admin" w:date="2026-07-06T15:52:00Z" w16du:dateUtc="2026-07-06T08:52:00Z"/>
          <w:rFonts w:ascii="Times New Roman" w:eastAsia="Times New Roman" w:hAnsi="Times New Roman" w:cs="Times New Roman"/>
          <w:sz w:val="24"/>
          <w:szCs w:val="24"/>
        </w:rPr>
      </w:pPr>
      <w:ins w:id="3501" w:author="Admin" w:date="2026-07-06T15:52:00Z" w16du:dateUtc="2026-07-06T08:52:00Z">
        <w:r w:rsidRPr="0099797D">
          <w:rPr>
            <w:rFonts w:ascii="Times New Roman" w:eastAsia="Times New Roman" w:hAnsi="Times New Roman" w:cs="Times New Roman"/>
            <w:sz w:val="24"/>
            <w:szCs w:val="24"/>
          </w:rPr>
          <w:t>File</w:t>
        </w:r>
      </w:ins>
    </w:p>
    <w:p w14:paraId="47DBE3BE" w14:textId="77777777" w:rsidR="0099797D" w:rsidRPr="0099797D" w:rsidRDefault="0099797D" w:rsidP="0099797D">
      <w:pPr>
        <w:numPr>
          <w:ilvl w:val="0"/>
          <w:numId w:val="254"/>
        </w:numPr>
        <w:spacing w:before="100" w:beforeAutospacing="1" w:after="100" w:afterAutospacing="1" w:line="240" w:lineRule="auto"/>
        <w:rPr>
          <w:ins w:id="3502" w:author="Admin" w:date="2026-07-06T15:52:00Z" w16du:dateUtc="2026-07-06T08:52:00Z"/>
          <w:rFonts w:ascii="Times New Roman" w:eastAsia="Times New Roman" w:hAnsi="Times New Roman" w:cs="Times New Roman"/>
          <w:sz w:val="24"/>
          <w:szCs w:val="24"/>
        </w:rPr>
      </w:pPr>
      <w:ins w:id="3503" w:author="Admin" w:date="2026-07-06T15:52:00Z" w16du:dateUtc="2026-07-06T08:52:00Z">
        <w:r w:rsidRPr="0099797D">
          <w:rPr>
            <w:rFonts w:ascii="Times New Roman" w:eastAsia="Times New Roman" w:hAnsi="Times New Roman" w:cs="Times New Roman"/>
            <w:sz w:val="24"/>
            <w:szCs w:val="24"/>
          </w:rPr>
          <w:t>User</w:t>
        </w:r>
      </w:ins>
    </w:p>
    <w:p w14:paraId="59BCC2F8" w14:textId="77777777" w:rsidR="0099797D" w:rsidRPr="0099797D" w:rsidRDefault="0099797D" w:rsidP="0099797D">
      <w:pPr>
        <w:numPr>
          <w:ilvl w:val="0"/>
          <w:numId w:val="254"/>
        </w:numPr>
        <w:spacing w:before="100" w:beforeAutospacing="1" w:after="100" w:afterAutospacing="1" w:line="240" w:lineRule="auto"/>
        <w:rPr>
          <w:ins w:id="3504" w:author="Admin" w:date="2026-07-06T15:52:00Z" w16du:dateUtc="2026-07-06T08:52:00Z"/>
          <w:rFonts w:ascii="Times New Roman" w:eastAsia="Times New Roman" w:hAnsi="Times New Roman" w:cs="Times New Roman"/>
          <w:sz w:val="24"/>
          <w:szCs w:val="24"/>
        </w:rPr>
      </w:pPr>
      <w:ins w:id="3505" w:author="Admin" w:date="2026-07-06T15:52:00Z" w16du:dateUtc="2026-07-06T08:52:00Z">
        <w:r w:rsidRPr="0099797D">
          <w:rPr>
            <w:rFonts w:ascii="Times New Roman" w:eastAsia="Times New Roman" w:hAnsi="Times New Roman" w:cs="Times New Roman"/>
            <w:sz w:val="24"/>
            <w:szCs w:val="24"/>
          </w:rPr>
          <w:t>Calendar</w:t>
        </w:r>
      </w:ins>
    </w:p>
    <w:p w14:paraId="399080DB" w14:textId="77777777" w:rsidR="0099797D" w:rsidRPr="0099797D" w:rsidRDefault="0099797D" w:rsidP="0099797D">
      <w:pPr>
        <w:numPr>
          <w:ilvl w:val="0"/>
          <w:numId w:val="254"/>
        </w:numPr>
        <w:spacing w:before="100" w:beforeAutospacing="1" w:after="100" w:afterAutospacing="1" w:line="240" w:lineRule="auto"/>
        <w:rPr>
          <w:ins w:id="3506" w:author="Admin" w:date="2026-07-06T15:52:00Z" w16du:dateUtc="2026-07-06T08:52:00Z"/>
          <w:rFonts w:ascii="Times New Roman" w:eastAsia="Times New Roman" w:hAnsi="Times New Roman" w:cs="Times New Roman"/>
          <w:sz w:val="24"/>
          <w:szCs w:val="24"/>
        </w:rPr>
      </w:pPr>
      <w:ins w:id="3507" w:author="Admin" w:date="2026-07-06T15:52:00Z" w16du:dateUtc="2026-07-06T08:52:00Z">
        <w:r w:rsidRPr="0099797D">
          <w:rPr>
            <w:rFonts w:ascii="Times New Roman" w:eastAsia="Times New Roman" w:hAnsi="Times New Roman" w:cs="Times New Roman"/>
            <w:sz w:val="24"/>
            <w:szCs w:val="24"/>
          </w:rPr>
          <w:t>Notification</w:t>
        </w:r>
      </w:ins>
    </w:p>
    <w:p w14:paraId="77AC2673" w14:textId="77777777" w:rsidR="0099797D" w:rsidRPr="0099797D" w:rsidRDefault="0099797D" w:rsidP="0099797D">
      <w:pPr>
        <w:numPr>
          <w:ilvl w:val="0"/>
          <w:numId w:val="254"/>
        </w:numPr>
        <w:spacing w:before="100" w:beforeAutospacing="1" w:after="100" w:afterAutospacing="1" w:line="240" w:lineRule="auto"/>
        <w:rPr>
          <w:ins w:id="3508" w:author="Admin" w:date="2026-07-06T15:52:00Z" w16du:dateUtc="2026-07-06T08:52:00Z"/>
          <w:rFonts w:ascii="Times New Roman" w:eastAsia="Times New Roman" w:hAnsi="Times New Roman" w:cs="Times New Roman"/>
          <w:sz w:val="24"/>
          <w:szCs w:val="24"/>
        </w:rPr>
      </w:pPr>
      <w:ins w:id="3509" w:author="Admin" w:date="2026-07-06T15:52:00Z" w16du:dateUtc="2026-07-06T08:52:00Z">
        <w:r w:rsidRPr="0099797D">
          <w:rPr>
            <w:rFonts w:ascii="Times New Roman" w:eastAsia="Times New Roman" w:hAnsi="Times New Roman" w:cs="Times New Roman"/>
            <w:sz w:val="24"/>
            <w:szCs w:val="24"/>
          </w:rPr>
          <w:t>Permission</w:t>
        </w:r>
      </w:ins>
    </w:p>
    <w:p w14:paraId="224C0244" w14:textId="77777777" w:rsidR="0099797D" w:rsidRPr="0099797D" w:rsidRDefault="0099797D" w:rsidP="0099797D">
      <w:pPr>
        <w:numPr>
          <w:ilvl w:val="0"/>
          <w:numId w:val="254"/>
        </w:numPr>
        <w:spacing w:before="100" w:beforeAutospacing="1" w:after="100" w:afterAutospacing="1" w:line="240" w:lineRule="auto"/>
        <w:rPr>
          <w:ins w:id="3510" w:author="Admin" w:date="2026-07-06T15:52:00Z" w16du:dateUtc="2026-07-06T08:52:00Z"/>
          <w:rFonts w:ascii="Times New Roman" w:eastAsia="Times New Roman" w:hAnsi="Times New Roman" w:cs="Times New Roman"/>
          <w:sz w:val="24"/>
          <w:szCs w:val="24"/>
        </w:rPr>
      </w:pPr>
      <w:ins w:id="3511" w:author="Admin" w:date="2026-07-06T15:52:00Z" w16du:dateUtc="2026-07-06T08:52:00Z">
        <w:r w:rsidRPr="0099797D">
          <w:rPr>
            <w:rFonts w:ascii="Times New Roman" w:eastAsia="Times New Roman" w:hAnsi="Times New Roman" w:cs="Times New Roman"/>
            <w:sz w:val="24"/>
            <w:szCs w:val="24"/>
          </w:rPr>
          <w:t>Version</w:t>
        </w:r>
      </w:ins>
    </w:p>
    <w:p w14:paraId="61D71735" w14:textId="77777777" w:rsidR="0099797D" w:rsidRPr="0099797D" w:rsidRDefault="0099797D" w:rsidP="0099797D">
      <w:pPr>
        <w:spacing w:before="100" w:beforeAutospacing="1" w:after="100" w:afterAutospacing="1" w:line="240" w:lineRule="auto"/>
        <w:outlineLvl w:val="1"/>
        <w:rPr>
          <w:ins w:id="3512" w:author="Admin" w:date="2026-07-06T15:52:00Z" w16du:dateUtc="2026-07-06T08:52:00Z"/>
          <w:rFonts w:ascii="Times New Roman" w:eastAsia="Times New Roman" w:hAnsi="Times New Roman" w:cs="Times New Roman"/>
          <w:b/>
          <w:bCs/>
          <w:sz w:val="36"/>
          <w:szCs w:val="36"/>
        </w:rPr>
      </w:pPr>
      <w:ins w:id="3513" w:author="Admin" w:date="2026-07-06T15:52:00Z" w16du:dateUtc="2026-07-06T08:52:00Z">
        <w:r w:rsidRPr="0099797D">
          <w:rPr>
            <w:rFonts w:ascii="Times New Roman" w:eastAsia="Times New Roman" w:hAnsi="Times New Roman" w:cs="Times New Roman"/>
            <w:b/>
            <w:bCs/>
            <w:sz w:val="36"/>
            <w:szCs w:val="36"/>
          </w:rPr>
          <w:t>Data Layer</w:t>
        </w:r>
      </w:ins>
    </w:p>
    <w:p w14:paraId="13A2409F" w14:textId="77777777" w:rsidR="0099797D" w:rsidRPr="0099797D" w:rsidRDefault="0099797D" w:rsidP="0099797D">
      <w:pPr>
        <w:spacing w:before="100" w:beforeAutospacing="1" w:after="100" w:afterAutospacing="1" w:line="240" w:lineRule="auto"/>
        <w:rPr>
          <w:ins w:id="3514" w:author="Admin" w:date="2026-07-06T15:52:00Z" w16du:dateUtc="2026-07-06T08:52:00Z"/>
          <w:rFonts w:ascii="Times New Roman" w:eastAsia="Times New Roman" w:hAnsi="Times New Roman" w:cs="Times New Roman"/>
          <w:sz w:val="24"/>
          <w:szCs w:val="24"/>
        </w:rPr>
      </w:pPr>
      <w:ins w:id="3515" w:author="Admin" w:date="2026-07-06T15:52:00Z" w16du:dateUtc="2026-07-06T08:52:00Z">
        <w:r w:rsidRPr="0099797D">
          <w:rPr>
            <w:rFonts w:ascii="Times New Roman" w:eastAsia="Times New Roman" w:hAnsi="Times New Roman" w:cs="Times New Roman"/>
            <w:sz w:val="24"/>
            <w:szCs w:val="24"/>
          </w:rPr>
          <w:t>MySQL</w:t>
        </w:r>
      </w:ins>
    </w:p>
    <w:p w14:paraId="5295CA9C" w14:textId="77777777" w:rsidR="0099797D" w:rsidRPr="0099797D" w:rsidRDefault="0099797D" w:rsidP="0099797D">
      <w:pPr>
        <w:spacing w:before="100" w:beforeAutospacing="1" w:after="100" w:afterAutospacing="1" w:line="240" w:lineRule="auto"/>
        <w:rPr>
          <w:ins w:id="3516" w:author="Admin" w:date="2026-07-06T15:52:00Z" w16du:dateUtc="2026-07-06T08:52:00Z"/>
          <w:rFonts w:ascii="Times New Roman" w:eastAsia="Times New Roman" w:hAnsi="Times New Roman" w:cs="Times New Roman"/>
          <w:sz w:val="24"/>
          <w:szCs w:val="24"/>
        </w:rPr>
      </w:pPr>
      <w:ins w:id="3517" w:author="Admin" w:date="2026-07-06T15:52:00Z" w16du:dateUtc="2026-07-06T08:52:00Z">
        <w:r w:rsidRPr="0099797D">
          <w:rPr>
            <w:rFonts w:ascii="Times New Roman" w:eastAsia="Times New Roman" w:hAnsi="Times New Roman" w:cs="Times New Roman"/>
            <w:sz w:val="24"/>
            <w:szCs w:val="24"/>
          </w:rPr>
          <w:t>Storage</w:t>
        </w:r>
      </w:ins>
    </w:p>
    <w:p w14:paraId="578A9B03" w14:textId="77777777" w:rsidR="0099797D" w:rsidRPr="0099797D" w:rsidRDefault="0099797D" w:rsidP="0099797D">
      <w:pPr>
        <w:spacing w:before="100" w:beforeAutospacing="1" w:after="100" w:afterAutospacing="1" w:line="240" w:lineRule="auto"/>
        <w:rPr>
          <w:ins w:id="3518" w:author="Admin" w:date="2026-07-06T15:52:00Z" w16du:dateUtc="2026-07-06T08:52:00Z"/>
          <w:rFonts w:ascii="Times New Roman" w:eastAsia="Times New Roman" w:hAnsi="Times New Roman" w:cs="Times New Roman"/>
          <w:sz w:val="24"/>
          <w:szCs w:val="24"/>
        </w:rPr>
      </w:pPr>
      <w:ins w:id="3519" w:author="Admin" w:date="2026-07-06T15:52:00Z" w16du:dateUtc="2026-07-06T08:52:00Z">
        <w:r w:rsidRPr="0099797D">
          <w:rPr>
            <w:rFonts w:ascii="Times New Roman" w:eastAsia="Times New Roman" w:hAnsi="Times New Roman" w:cs="Times New Roman"/>
            <w:sz w:val="24"/>
            <w:szCs w:val="24"/>
          </w:rPr>
          <w:t>Backup</w:t>
        </w:r>
      </w:ins>
    </w:p>
    <w:p w14:paraId="7B69A1D8" w14:textId="77777777" w:rsidR="0099797D" w:rsidRPr="0099797D" w:rsidRDefault="0099797D" w:rsidP="0099797D">
      <w:pPr>
        <w:spacing w:before="100" w:beforeAutospacing="1" w:after="100" w:afterAutospacing="1" w:line="240" w:lineRule="auto"/>
        <w:rPr>
          <w:ins w:id="3520" w:author="Admin" w:date="2026-07-06T15:52:00Z" w16du:dateUtc="2026-07-06T08:52:00Z"/>
          <w:rFonts w:ascii="Times New Roman" w:eastAsia="Times New Roman" w:hAnsi="Times New Roman" w:cs="Times New Roman"/>
          <w:sz w:val="24"/>
          <w:szCs w:val="24"/>
        </w:rPr>
      </w:pPr>
      <w:ins w:id="3521" w:author="Admin" w:date="2026-07-06T15:52:00Z" w16du:dateUtc="2026-07-06T08:52:00Z">
        <w:r w:rsidRPr="0099797D">
          <w:rPr>
            <w:rFonts w:ascii="Times New Roman" w:eastAsia="Times New Roman" w:hAnsi="Times New Roman" w:cs="Times New Roman"/>
            <w:sz w:val="24"/>
            <w:szCs w:val="24"/>
          </w:rPr>
          <w:t>Audit Log</w:t>
        </w:r>
      </w:ins>
    </w:p>
    <w:p w14:paraId="382B5E2E" w14:textId="77777777" w:rsidR="0099797D" w:rsidRPr="0099797D" w:rsidRDefault="0099797D" w:rsidP="0099797D">
      <w:pPr>
        <w:spacing w:before="100" w:beforeAutospacing="1" w:after="100" w:afterAutospacing="1" w:line="240" w:lineRule="auto"/>
        <w:outlineLvl w:val="0"/>
        <w:rPr>
          <w:ins w:id="3522" w:author="Admin" w:date="2026-07-06T15:52:00Z" w16du:dateUtc="2026-07-06T08:52:00Z"/>
          <w:rFonts w:ascii="Times New Roman" w:eastAsia="Times New Roman" w:hAnsi="Times New Roman" w:cs="Times New Roman"/>
          <w:b/>
          <w:bCs/>
          <w:kern w:val="36"/>
          <w:sz w:val="48"/>
          <w:szCs w:val="48"/>
        </w:rPr>
      </w:pPr>
      <w:ins w:id="3523" w:author="Admin" w:date="2026-07-06T15:52:00Z" w16du:dateUtc="2026-07-06T08:52:00Z">
        <w:r w:rsidRPr="0099797D">
          <w:rPr>
            <w:rFonts w:ascii="Times New Roman" w:eastAsia="Times New Roman" w:hAnsi="Times New Roman" w:cs="Times New Roman"/>
            <w:b/>
            <w:bCs/>
            <w:kern w:val="36"/>
            <w:sz w:val="48"/>
            <w:szCs w:val="48"/>
          </w:rPr>
          <w:t>3.5. Workspace Architecture</w:t>
        </w:r>
      </w:ins>
    </w:p>
    <w:p w14:paraId="72C8D723" w14:textId="77777777" w:rsidR="0099797D" w:rsidRPr="0099797D" w:rsidRDefault="0099797D" w:rsidP="0099797D">
      <w:pPr>
        <w:spacing w:before="100" w:beforeAutospacing="1" w:after="100" w:afterAutospacing="1" w:line="240" w:lineRule="auto"/>
        <w:rPr>
          <w:ins w:id="3524" w:author="Admin" w:date="2026-07-06T15:52:00Z" w16du:dateUtc="2026-07-06T08:52:00Z"/>
          <w:rFonts w:ascii="Times New Roman" w:eastAsia="Times New Roman" w:hAnsi="Times New Roman" w:cs="Times New Roman"/>
          <w:sz w:val="24"/>
          <w:szCs w:val="24"/>
        </w:rPr>
      </w:pPr>
      <w:proofErr w:type="spellStart"/>
      <w:ins w:id="3525" w:author="Admin" w:date="2026-07-06T15:52:00Z" w16du:dateUtc="2026-07-06T08:52:00Z">
        <w:r w:rsidRPr="0099797D">
          <w:rPr>
            <w:rFonts w:ascii="Times New Roman" w:eastAsia="Times New Roman" w:hAnsi="Times New Roman" w:cs="Times New Roman"/>
            <w:sz w:val="24"/>
            <w:szCs w:val="24"/>
          </w:rPr>
          <w:t>Đây</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là</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kiến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trúc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chuẩn</w:t>
        </w:r>
        <w:proofErr w:type="spellEnd"/>
        <w:r w:rsidRPr="0099797D">
          <w:rPr>
            <w:rFonts w:ascii="Times New Roman" w:eastAsia="Times New Roman" w:hAnsi="Times New Roman" w:cs="Times New Roman"/>
            <w:sz w:val="24"/>
            <w:szCs w:val="24"/>
          </w:rPr>
          <w:t>.</w:t>
        </w:r>
      </w:ins>
    </w:p>
    <w:p w14:paraId="1DF23E0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26" w:author="Admin" w:date="2026-07-06T15:52:00Z" w16du:dateUtc="2026-07-06T08:52:00Z"/>
          <w:rFonts w:ascii="Courier New" w:eastAsia="Times New Roman" w:hAnsi="Courier New" w:cs="Courier New"/>
          <w:sz w:val="20"/>
          <w:szCs w:val="20"/>
        </w:rPr>
      </w:pPr>
      <w:ins w:id="3527" w:author="Admin" w:date="2026-07-06T15:52:00Z" w16du:dateUtc="2026-07-06T08:52:00Z">
        <w:r w:rsidRPr="0099797D">
          <w:rPr>
            <w:rFonts w:ascii="Courier New" w:eastAsia="Times New Roman" w:hAnsi="Courier New" w:cs="Courier New"/>
            <w:sz w:val="20"/>
            <w:szCs w:val="20"/>
          </w:rPr>
          <w:t>Workspace</w:t>
        </w:r>
      </w:ins>
    </w:p>
    <w:p w14:paraId="71430E3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28" w:author="Admin" w:date="2026-07-06T15:52:00Z" w16du:dateUtc="2026-07-06T08:52:00Z"/>
          <w:rFonts w:ascii="Courier New" w:eastAsia="Times New Roman" w:hAnsi="Courier New" w:cs="Courier New"/>
          <w:sz w:val="20"/>
          <w:szCs w:val="20"/>
        </w:rPr>
      </w:pPr>
    </w:p>
    <w:p w14:paraId="3485A5E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29" w:author="Admin" w:date="2026-07-06T15:52:00Z" w16du:dateUtc="2026-07-06T08:52:00Z"/>
          <w:rFonts w:ascii="Courier New" w:eastAsia="Times New Roman" w:hAnsi="Courier New" w:cs="Courier New"/>
          <w:sz w:val="20"/>
          <w:szCs w:val="20"/>
        </w:rPr>
      </w:pPr>
      <w:ins w:id="3530" w:author="Admin" w:date="2026-07-06T15:52:00Z" w16du:dateUtc="2026-07-06T08:52:00Z">
        <w:r w:rsidRPr="0099797D">
          <w:rPr>
            <w:rFonts w:ascii="Courier New" w:eastAsia="Times New Roman" w:hAnsi="Courier New" w:cs="Courier New"/>
            <w:sz w:val="20"/>
            <w:szCs w:val="20"/>
          </w:rPr>
          <w:t>│</w:t>
        </w:r>
      </w:ins>
    </w:p>
    <w:p w14:paraId="063B73C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31" w:author="Admin" w:date="2026-07-06T15:52:00Z" w16du:dateUtc="2026-07-06T08:52:00Z"/>
          <w:rFonts w:ascii="Courier New" w:eastAsia="Times New Roman" w:hAnsi="Courier New" w:cs="Courier New"/>
          <w:sz w:val="20"/>
          <w:szCs w:val="20"/>
        </w:rPr>
      </w:pPr>
    </w:p>
    <w:p w14:paraId="31D65F3B"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32" w:author="Admin" w:date="2026-07-06T15:52:00Z" w16du:dateUtc="2026-07-06T08:52:00Z"/>
          <w:rFonts w:ascii="Courier New" w:eastAsia="Times New Roman" w:hAnsi="Courier New" w:cs="Courier New"/>
          <w:sz w:val="20"/>
          <w:szCs w:val="20"/>
        </w:rPr>
      </w:pPr>
      <w:ins w:id="3533" w:author="Admin" w:date="2026-07-06T15:52:00Z" w16du:dateUtc="2026-07-06T08:52:00Z">
        <w:r w:rsidRPr="0099797D">
          <w:rPr>
            <w:rFonts w:ascii="Courier New" w:eastAsia="Times New Roman" w:hAnsi="Courier New" w:cs="Courier New"/>
            <w:sz w:val="20"/>
            <w:szCs w:val="20"/>
          </w:rPr>
          <w:t>├── Dashboard</w:t>
        </w:r>
      </w:ins>
    </w:p>
    <w:p w14:paraId="0810398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34" w:author="Admin" w:date="2026-07-06T15:52:00Z" w16du:dateUtc="2026-07-06T08:52:00Z"/>
          <w:rFonts w:ascii="Courier New" w:eastAsia="Times New Roman" w:hAnsi="Courier New" w:cs="Courier New"/>
          <w:sz w:val="20"/>
          <w:szCs w:val="20"/>
        </w:rPr>
      </w:pPr>
    </w:p>
    <w:p w14:paraId="717B6A0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35" w:author="Admin" w:date="2026-07-06T15:52:00Z" w16du:dateUtc="2026-07-06T08:52:00Z"/>
          <w:rFonts w:ascii="Courier New" w:eastAsia="Times New Roman" w:hAnsi="Courier New" w:cs="Courier New"/>
          <w:sz w:val="20"/>
          <w:szCs w:val="20"/>
        </w:rPr>
      </w:pPr>
      <w:ins w:id="3536" w:author="Admin" w:date="2026-07-06T15:52:00Z" w16du:dateUtc="2026-07-06T08:52:00Z">
        <w:r w:rsidRPr="0099797D">
          <w:rPr>
            <w:rFonts w:ascii="Courier New" w:eastAsia="Times New Roman" w:hAnsi="Courier New" w:cs="Courier New"/>
            <w:sz w:val="20"/>
            <w:szCs w:val="20"/>
          </w:rPr>
          <w:t>├── Overview</w:t>
        </w:r>
      </w:ins>
    </w:p>
    <w:p w14:paraId="26A03A2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37" w:author="Admin" w:date="2026-07-06T15:52:00Z" w16du:dateUtc="2026-07-06T08:52:00Z"/>
          <w:rFonts w:ascii="Courier New" w:eastAsia="Times New Roman" w:hAnsi="Courier New" w:cs="Courier New"/>
          <w:sz w:val="20"/>
          <w:szCs w:val="20"/>
        </w:rPr>
      </w:pPr>
    </w:p>
    <w:p w14:paraId="6BE4DF3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38" w:author="Admin" w:date="2026-07-06T15:52:00Z" w16du:dateUtc="2026-07-06T08:52:00Z"/>
          <w:rFonts w:ascii="Courier New" w:eastAsia="Times New Roman" w:hAnsi="Courier New" w:cs="Courier New"/>
          <w:sz w:val="20"/>
          <w:szCs w:val="20"/>
        </w:rPr>
      </w:pPr>
      <w:ins w:id="3539" w:author="Admin" w:date="2026-07-06T15:52:00Z" w16du:dateUtc="2026-07-06T08:52:00Z">
        <w:r w:rsidRPr="0099797D">
          <w:rPr>
            <w:rFonts w:ascii="Courier New" w:eastAsia="Times New Roman" w:hAnsi="Courier New" w:cs="Courier New"/>
            <w:sz w:val="20"/>
            <w:szCs w:val="20"/>
          </w:rPr>
          <w:t>├── Documents</w:t>
        </w:r>
      </w:ins>
    </w:p>
    <w:p w14:paraId="4654E98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40" w:author="Admin" w:date="2026-07-06T15:52:00Z" w16du:dateUtc="2026-07-06T08:52:00Z"/>
          <w:rFonts w:ascii="Courier New" w:eastAsia="Times New Roman" w:hAnsi="Courier New" w:cs="Courier New"/>
          <w:sz w:val="20"/>
          <w:szCs w:val="20"/>
        </w:rPr>
      </w:pPr>
    </w:p>
    <w:p w14:paraId="4290774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41" w:author="Admin" w:date="2026-07-06T15:52:00Z" w16du:dateUtc="2026-07-06T08:52:00Z"/>
          <w:rFonts w:ascii="Courier New" w:eastAsia="Times New Roman" w:hAnsi="Courier New" w:cs="Courier New"/>
          <w:sz w:val="20"/>
          <w:szCs w:val="20"/>
        </w:rPr>
      </w:pPr>
      <w:ins w:id="3542" w:author="Admin" w:date="2026-07-06T15:52:00Z" w16du:dateUtc="2026-07-06T08:52:00Z">
        <w:r w:rsidRPr="0099797D">
          <w:rPr>
            <w:rFonts w:ascii="Courier New" w:eastAsia="Times New Roman" w:hAnsi="Courier New" w:cs="Courier New"/>
            <w:sz w:val="20"/>
            <w:szCs w:val="20"/>
          </w:rPr>
          <w:t>├── Activities</w:t>
        </w:r>
      </w:ins>
    </w:p>
    <w:p w14:paraId="3B3D9DD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43" w:author="Admin" w:date="2026-07-06T15:52:00Z" w16du:dateUtc="2026-07-06T08:52:00Z"/>
          <w:rFonts w:ascii="Courier New" w:eastAsia="Times New Roman" w:hAnsi="Courier New" w:cs="Courier New"/>
          <w:sz w:val="20"/>
          <w:szCs w:val="20"/>
        </w:rPr>
      </w:pPr>
    </w:p>
    <w:p w14:paraId="45DD04EA"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44" w:author="Admin" w:date="2026-07-06T15:52:00Z" w16du:dateUtc="2026-07-06T08:52:00Z"/>
          <w:rFonts w:ascii="Courier New" w:eastAsia="Times New Roman" w:hAnsi="Courier New" w:cs="Courier New"/>
          <w:sz w:val="20"/>
          <w:szCs w:val="20"/>
        </w:rPr>
      </w:pPr>
      <w:ins w:id="3545" w:author="Admin" w:date="2026-07-06T15:52:00Z" w16du:dateUtc="2026-07-06T08:52:00Z">
        <w:r w:rsidRPr="0099797D">
          <w:rPr>
            <w:rFonts w:ascii="Courier New" w:eastAsia="Times New Roman" w:hAnsi="Courier New" w:cs="Courier New"/>
            <w:sz w:val="20"/>
            <w:szCs w:val="20"/>
          </w:rPr>
          <w:t>├── Reports</w:t>
        </w:r>
      </w:ins>
    </w:p>
    <w:p w14:paraId="4B126D9B"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46" w:author="Admin" w:date="2026-07-06T15:52:00Z" w16du:dateUtc="2026-07-06T08:52:00Z"/>
          <w:rFonts w:ascii="Courier New" w:eastAsia="Times New Roman" w:hAnsi="Courier New" w:cs="Courier New"/>
          <w:sz w:val="20"/>
          <w:szCs w:val="20"/>
        </w:rPr>
      </w:pPr>
    </w:p>
    <w:p w14:paraId="1D03C30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47" w:author="Admin" w:date="2026-07-06T15:52:00Z" w16du:dateUtc="2026-07-06T08:52:00Z"/>
          <w:rFonts w:ascii="Courier New" w:eastAsia="Times New Roman" w:hAnsi="Courier New" w:cs="Courier New"/>
          <w:sz w:val="20"/>
          <w:szCs w:val="20"/>
        </w:rPr>
      </w:pPr>
      <w:ins w:id="3548" w:author="Admin" w:date="2026-07-06T15:52:00Z" w16du:dateUtc="2026-07-06T08:52:00Z">
        <w:r w:rsidRPr="0099797D">
          <w:rPr>
            <w:rFonts w:ascii="Courier New" w:eastAsia="Times New Roman" w:hAnsi="Courier New" w:cs="Courier New"/>
            <w:sz w:val="20"/>
            <w:szCs w:val="20"/>
          </w:rPr>
          <w:t>├── Settings</w:t>
        </w:r>
      </w:ins>
    </w:p>
    <w:p w14:paraId="345DB6B7" w14:textId="77777777" w:rsidR="0099797D" w:rsidRPr="0099797D" w:rsidRDefault="0099797D" w:rsidP="0099797D">
      <w:pPr>
        <w:spacing w:before="100" w:beforeAutospacing="1" w:after="100" w:afterAutospacing="1" w:line="240" w:lineRule="auto"/>
        <w:rPr>
          <w:ins w:id="3549" w:author="Admin" w:date="2026-07-06T15:52:00Z" w16du:dateUtc="2026-07-06T08:52:00Z"/>
          <w:rFonts w:ascii="Times New Roman" w:eastAsia="Times New Roman" w:hAnsi="Times New Roman" w:cs="Times New Roman"/>
          <w:sz w:val="24"/>
          <w:szCs w:val="24"/>
        </w:rPr>
      </w:pPr>
      <w:proofErr w:type="spellStart"/>
      <w:ins w:id="3550" w:author="Admin" w:date="2026-07-06T15:52:00Z" w16du:dateUtc="2026-07-06T08:52:00Z">
        <w:r w:rsidRPr="0099797D">
          <w:rPr>
            <w:rFonts w:ascii="Times New Roman" w:eastAsia="Times New Roman" w:hAnsi="Times New Roman" w:cs="Times New Roman"/>
            <w:sz w:val="24"/>
            <w:szCs w:val="24"/>
          </w:rPr>
          <w:t>Mọi</w:t>
        </w:r>
        <w:proofErr w:type="spellEnd"/>
        <w:r w:rsidRPr="0099797D">
          <w:rPr>
            <w:rFonts w:ascii="Times New Roman" w:eastAsia="Times New Roman" w:hAnsi="Times New Roman" w:cs="Times New Roman"/>
            <w:sz w:val="24"/>
            <w:szCs w:val="24"/>
          </w:rPr>
          <w:t xml:space="preserve"> Workspace </w:t>
        </w:r>
        <w:proofErr w:type="spellStart"/>
        <w:r w:rsidRPr="0099797D">
          <w:rPr>
            <w:rFonts w:ascii="Times New Roman" w:eastAsia="Times New Roman" w:hAnsi="Times New Roman" w:cs="Times New Roman"/>
            <w:sz w:val="24"/>
            <w:szCs w:val="24"/>
          </w:rPr>
          <w:t>đều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theo</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cấu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trúc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này</w:t>
        </w:r>
        <w:proofErr w:type="spellEnd"/>
        <w:r w:rsidRPr="0099797D">
          <w:rPr>
            <w:rFonts w:ascii="Times New Roman" w:eastAsia="Times New Roman" w:hAnsi="Times New Roman" w:cs="Times New Roman"/>
            <w:sz w:val="24"/>
            <w:szCs w:val="24"/>
          </w:rPr>
          <w:t>.</w:t>
        </w:r>
      </w:ins>
    </w:p>
    <w:p w14:paraId="07E2C88E" w14:textId="77777777" w:rsidR="0099797D" w:rsidRPr="0099797D" w:rsidRDefault="0099797D" w:rsidP="0099797D">
      <w:pPr>
        <w:spacing w:before="100" w:beforeAutospacing="1" w:after="100" w:afterAutospacing="1" w:line="240" w:lineRule="auto"/>
        <w:outlineLvl w:val="0"/>
        <w:rPr>
          <w:ins w:id="3551" w:author="Admin" w:date="2026-07-06T15:52:00Z" w16du:dateUtc="2026-07-06T08:52:00Z"/>
          <w:rFonts w:ascii="Times New Roman" w:eastAsia="Times New Roman" w:hAnsi="Times New Roman" w:cs="Times New Roman"/>
          <w:b/>
          <w:bCs/>
          <w:kern w:val="36"/>
          <w:sz w:val="48"/>
          <w:szCs w:val="48"/>
        </w:rPr>
      </w:pPr>
      <w:ins w:id="3552" w:author="Admin" w:date="2026-07-06T15:52:00Z" w16du:dateUtc="2026-07-06T08:52:00Z">
        <w:r w:rsidRPr="0099797D">
          <w:rPr>
            <w:rFonts w:ascii="Times New Roman" w:eastAsia="Times New Roman" w:hAnsi="Times New Roman" w:cs="Times New Roman"/>
            <w:b/>
            <w:bCs/>
            <w:kern w:val="36"/>
            <w:sz w:val="48"/>
            <w:szCs w:val="48"/>
          </w:rPr>
          <w:t>3.6. Business Object Model</w:t>
        </w:r>
      </w:ins>
    </w:p>
    <w:p w14:paraId="22349C78" w14:textId="77777777" w:rsidR="0099797D" w:rsidRPr="0099797D" w:rsidRDefault="0099797D" w:rsidP="0099797D">
      <w:pPr>
        <w:spacing w:before="100" w:beforeAutospacing="1" w:after="100" w:afterAutospacing="1" w:line="240" w:lineRule="auto"/>
        <w:rPr>
          <w:ins w:id="3553" w:author="Admin" w:date="2026-07-06T15:52:00Z" w16du:dateUtc="2026-07-06T08:52:00Z"/>
          <w:rFonts w:ascii="Times New Roman" w:eastAsia="Times New Roman" w:hAnsi="Times New Roman" w:cs="Times New Roman"/>
          <w:sz w:val="24"/>
          <w:szCs w:val="24"/>
        </w:rPr>
      </w:pPr>
      <w:ins w:id="3554" w:author="Admin" w:date="2026-07-06T15:52:00Z" w16du:dateUtc="2026-07-06T08:52:00Z">
        <w:r w:rsidRPr="0099797D">
          <w:rPr>
            <w:rFonts w:ascii="Times New Roman" w:eastAsia="Times New Roman" w:hAnsi="Times New Roman" w:cs="Times New Roman"/>
            <w:sz w:val="24"/>
            <w:szCs w:val="24"/>
          </w:rPr>
          <w:t xml:space="preserve">Business Consulting OS </w:t>
        </w:r>
        <w:proofErr w:type="spellStart"/>
        <w:r w:rsidRPr="0099797D">
          <w:rPr>
            <w:rFonts w:ascii="Times New Roman" w:eastAsia="Times New Roman" w:hAnsi="Times New Roman" w:cs="Times New Roman"/>
            <w:sz w:val="24"/>
            <w:szCs w:val="24"/>
          </w:rPr>
          <w:t>xoay</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quanh</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các</w:t>
        </w:r>
        <w:proofErr w:type="spellEnd"/>
        <w:r w:rsidRPr="0099797D">
          <w:rPr>
            <w:rFonts w:ascii="Times New Roman" w:eastAsia="Times New Roman" w:hAnsi="Times New Roman" w:cs="Times New Roman"/>
            <w:sz w:val="24"/>
            <w:szCs w:val="24"/>
          </w:rPr>
          <w:t xml:space="preserve"> Business Object.</w:t>
        </w:r>
      </w:ins>
    </w:p>
    <w:p w14:paraId="576379D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55" w:author="Admin" w:date="2026-07-06T15:52:00Z" w16du:dateUtc="2026-07-06T08:52:00Z"/>
          <w:rFonts w:ascii="Courier New" w:eastAsia="Times New Roman" w:hAnsi="Courier New" w:cs="Courier New"/>
          <w:sz w:val="20"/>
          <w:szCs w:val="20"/>
        </w:rPr>
      </w:pPr>
      <w:ins w:id="3556" w:author="Admin" w:date="2026-07-06T15:52:00Z" w16du:dateUtc="2026-07-06T08:52:00Z">
        <w:r w:rsidRPr="0099797D">
          <w:rPr>
            <w:rFonts w:ascii="Courier New" w:eastAsia="Times New Roman" w:hAnsi="Courier New" w:cs="Courier New"/>
            <w:sz w:val="20"/>
            <w:szCs w:val="20"/>
          </w:rPr>
          <w:t>Organization</w:t>
        </w:r>
      </w:ins>
    </w:p>
    <w:p w14:paraId="1E46FE0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57" w:author="Admin" w:date="2026-07-06T15:52:00Z" w16du:dateUtc="2026-07-06T08:52:00Z"/>
          <w:rFonts w:ascii="Courier New" w:eastAsia="Times New Roman" w:hAnsi="Courier New" w:cs="Courier New"/>
          <w:sz w:val="20"/>
          <w:szCs w:val="20"/>
        </w:rPr>
      </w:pPr>
    </w:p>
    <w:p w14:paraId="248D591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58" w:author="Admin" w:date="2026-07-06T15:52:00Z" w16du:dateUtc="2026-07-06T08:52:00Z"/>
          <w:rFonts w:ascii="Courier New" w:eastAsia="Times New Roman" w:hAnsi="Courier New" w:cs="Courier New"/>
          <w:sz w:val="20"/>
          <w:szCs w:val="20"/>
        </w:rPr>
      </w:pPr>
      <w:ins w:id="3559" w:author="Admin" w:date="2026-07-06T15:52:00Z" w16du:dateUtc="2026-07-06T08:52:00Z">
        <w:r w:rsidRPr="0099797D">
          <w:rPr>
            <w:rFonts w:ascii="Courier New" w:eastAsia="Times New Roman" w:hAnsi="Courier New" w:cs="Courier New"/>
            <w:sz w:val="20"/>
            <w:szCs w:val="20"/>
          </w:rPr>
          <w:t>↓</w:t>
        </w:r>
      </w:ins>
    </w:p>
    <w:p w14:paraId="5D9ED64A"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60" w:author="Admin" w:date="2026-07-06T15:52:00Z" w16du:dateUtc="2026-07-06T08:52:00Z"/>
          <w:rFonts w:ascii="Courier New" w:eastAsia="Times New Roman" w:hAnsi="Courier New" w:cs="Courier New"/>
          <w:sz w:val="20"/>
          <w:szCs w:val="20"/>
        </w:rPr>
      </w:pPr>
    </w:p>
    <w:p w14:paraId="318FAB0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61" w:author="Admin" w:date="2026-07-06T15:52:00Z" w16du:dateUtc="2026-07-06T08:52:00Z"/>
          <w:rFonts w:ascii="Courier New" w:eastAsia="Times New Roman" w:hAnsi="Courier New" w:cs="Courier New"/>
          <w:sz w:val="20"/>
          <w:szCs w:val="20"/>
        </w:rPr>
      </w:pPr>
      <w:ins w:id="3562" w:author="Admin" w:date="2026-07-06T15:52:00Z" w16du:dateUtc="2026-07-06T08:52:00Z">
        <w:r w:rsidRPr="0099797D">
          <w:rPr>
            <w:rFonts w:ascii="Courier New" w:eastAsia="Times New Roman" w:hAnsi="Courier New" w:cs="Courier New"/>
            <w:sz w:val="20"/>
            <w:szCs w:val="20"/>
          </w:rPr>
          <w:t>Business Project</w:t>
        </w:r>
      </w:ins>
    </w:p>
    <w:p w14:paraId="6FA1E73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63" w:author="Admin" w:date="2026-07-06T15:52:00Z" w16du:dateUtc="2026-07-06T08:52:00Z"/>
          <w:rFonts w:ascii="Courier New" w:eastAsia="Times New Roman" w:hAnsi="Courier New" w:cs="Courier New"/>
          <w:sz w:val="20"/>
          <w:szCs w:val="20"/>
        </w:rPr>
      </w:pPr>
    </w:p>
    <w:p w14:paraId="31300C7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64" w:author="Admin" w:date="2026-07-06T15:52:00Z" w16du:dateUtc="2026-07-06T08:52:00Z"/>
          <w:rFonts w:ascii="Courier New" w:eastAsia="Times New Roman" w:hAnsi="Courier New" w:cs="Courier New"/>
          <w:sz w:val="20"/>
          <w:szCs w:val="20"/>
        </w:rPr>
      </w:pPr>
      <w:ins w:id="3565" w:author="Admin" w:date="2026-07-06T15:52:00Z" w16du:dateUtc="2026-07-06T08:52:00Z">
        <w:r w:rsidRPr="0099797D">
          <w:rPr>
            <w:rFonts w:ascii="Courier New" w:eastAsia="Times New Roman" w:hAnsi="Courier New" w:cs="Courier New"/>
            <w:sz w:val="20"/>
            <w:szCs w:val="20"/>
          </w:rPr>
          <w:t>↓</w:t>
        </w:r>
      </w:ins>
    </w:p>
    <w:p w14:paraId="1B5BD348"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66" w:author="Admin" w:date="2026-07-06T15:52:00Z" w16du:dateUtc="2026-07-06T08:52:00Z"/>
          <w:rFonts w:ascii="Courier New" w:eastAsia="Times New Roman" w:hAnsi="Courier New" w:cs="Courier New"/>
          <w:sz w:val="20"/>
          <w:szCs w:val="20"/>
        </w:rPr>
      </w:pPr>
    </w:p>
    <w:p w14:paraId="2CC529A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67" w:author="Admin" w:date="2026-07-06T15:52:00Z" w16du:dateUtc="2026-07-06T08:52:00Z"/>
          <w:rFonts w:ascii="Courier New" w:eastAsia="Times New Roman" w:hAnsi="Courier New" w:cs="Courier New"/>
          <w:sz w:val="20"/>
          <w:szCs w:val="20"/>
        </w:rPr>
      </w:pPr>
      <w:ins w:id="3568" w:author="Admin" w:date="2026-07-06T15:52:00Z" w16du:dateUtc="2026-07-06T08:52:00Z">
        <w:r w:rsidRPr="0099797D">
          <w:rPr>
            <w:rFonts w:ascii="Courier New" w:eastAsia="Times New Roman" w:hAnsi="Courier New" w:cs="Courier New"/>
            <w:sz w:val="20"/>
            <w:szCs w:val="20"/>
          </w:rPr>
          <w:t>Workspace</w:t>
        </w:r>
      </w:ins>
    </w:p>
    <w:p w14:paraId="22DBC3D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69" w:author="Admin" w:date="2026-07-06T15:52:00Z" w16du:dateUtc="2026-07-06T08:52:00Z"/>
          <w:rFonts w:ascii="Courier New" w:eastAsia="Times New Roman" w:hAnsi="Courier New" w:cs="Courier New"/>
          <w:sz w:val="20"/>
          <w:szCs w:val="20"/>
        </w:rPr>
      </w:pPr>
    </w:p>
    <w:p w14:paraId="63F5A0B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70" w:author="Admin" w:date="2026-07-06T15:52:00Z" w16du:dateUtc="2026-07-06T08:52:00Z"/>
          <w:rFonts w:ascii="Courier New" w:eastAsia="Times New Roman" w:hAnsi="Courier New" w:cs="Courier New"/>
          <w:sz w:val="20"/>
          <w:szCs w:val="20"/>
        </w:rPr>
      </w:pPr>
      <w:ins w:id="3571" w:author="Admin" w:date="2026-07-06T15:52:00Z" w16du:dateUtc="2026-07-06T08:52:00Z">
        <w:r w:rsidRPr="0099797D">
          <w:rPr>
            <w:rFonts w:ascii="Courier New" w:eastAsia="Times New Roman" w:hAnsi="Courier New" w:cs="Courier New"/>
            <w:sz w:val="20"/>
            <w:szCs w:val="20"/>
          </w:rPr>
          <w:t>↓</w:t>
        </w:r>
      </w:ins>
    </w:p>
    <w:p w14:paraId="6124805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72" w:author="Admin" w:date="2026-07-06T15:52:00Z" w16du:dateUtc="2026-07-06T08:52:00Z"/>
          <w:rFonts w:ascii="Courier New" w:eastAsia="Times New Roman" w:hAnsi="Courier New" w:cs="Courier New"/>
          <w:sz w:val="20"/>
          <w:szCs w:val="20"/>
        </w:rPr>
      </w:pPr>
    </w:p>
    <w:p w14:paraId="505CC2A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73" w:author="Admin" w:date="2026-07-06T15:52:00Z" w16du:dateUtc="2026-07-06T08:52:00Z"/>
          <w:rFonts w:ascii="Courier New" w:eastAsia="Times New Roman" w:hAnsi="Courier New" w:cs="Courier New"/>
          <w:sz w:val="20"/>
          <w:szCs w:val="20"/>
        </w:rPr>
      </w:pPr>
      <w:ins w:id="3574" w:author="Admin" w:date="2026-07-06T15:52:00Z" w16du:dateUtc="2026-07-06T08:52:00Z">
        <w:r w:rsidRPr="0099797D">
          <w:rPr>
            <w:rFonts w:ascii="Courier New" w:eastAsia="Times New Roman" w:hAnsi="Courier New" w:cs="Courier New"/>
            <w:sz w:val="20"/>
            <w:szCs w:val="20"/>
          </w:rPr>
          <w:t>Deliverable</w:t>
        </w:r>
      </w:ins>
    </w:p>
    <w:p w14:paraId="11A559B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75" w:author="Admin" w:date="2026-07-06T15:52:00Z" w16du:dateUtc="2026-07-06T08:52:00Z"/>
          <w:rFonts w:ascii="Courier New" w:eastAsia="Times New Roman" w:hAnsi="Courier New" w:cs="Courier New"/>
          <w:sz w:val="20"/>
          <w:szCs w:val="20"/>
        </w:rPr>
      </w:pPr>
    </w:p>
    <w:p w14:paraId="0F6F866B"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76" w:author="Admin" w:date="2026-07-06T15:52:00Z" w16du:dateUtc="2026-07-06T08:52:00Z"/>
          <w:rFonts w:ascii="Courier New" w:eastAsia="Times New Roman" w:hAnsi="Courier New" w:cs="Courier New"/>
          <w:sz w:val="20"/>
          <w:szCs w:val="20"/>
        </w:rPr>
      </w:pPr>
      <w:ins w:id="3577" w:author="Admin" w:date="2026-07-06T15:52:00Z" w16du:dateUtc="2026-07-06T08:52:00Z">
        <w:r w:rsidRPr="0099797D">
          <w:rPr>
            <w:rFonts w:ascii="Courier New" w:eastAsia="Times New Roman" w:hAnsi="Courier New" w:cs="Courier New"/>
            <w:sz w:val="20"/>
            <w:szCs w:val="20"/>
          </w:rPr>
          <w:t>↓</w:t>
        </w:r>
      </w:ins>
    </w:p>
    <w:p w14:paraId="44846E8B"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78" w:author="Admin" w:date="2026-07-06T15:52:00Z" w16du:dateUtc="2026-07-06T08:52:00Z"/>
          <w:rFonts w:ascii="Courier New" w:eastAsia="Times New Roman" w:hAnsi="Courier New" w:cs="Courier New"/>
          <w:sz w:val="20"/>
          <w:szCs w:val="20"/>
        </w:rPr>
      </w:pPr>
    </w:p>
    <w:p w14:paraId="2791A2C3"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79" w:author="Admin" w:date="2026-07-06T15:52:00Z" w16du:dateUtc="2026-07-06T08:52:00Z"/>
          <w:rFonts w:ascii="Courier New" w:eastAsia="Times New Roman" w:hAnsi="Courier New" w:cs="Courier New"/>
          <w:sz w:val="20"/>
          <w:szCs w:val="20"/>
        </w:rPr>
      </w:pPr>
      <w:ins w:id="3580" w:author="Admin" w:date="2026-07-06T15:52:00Z" w16du:dateUtc="2026-07-06T08:52:00Z">
        <w:r w:rsidRPr="0099797D">
          <w:rPr>
            <w:rFonts w:ascii="Courier New" w:eastAsia="Times New Roman" w:hAnsi="Courier New" w:cs="Courier New"/>
            <w:sz w:val="20"/>
            <w:szCs w:val="20"/>
          </w:rPr>
          <w:t>Task</w:t>
        </w:r>
      </w:ins>
    </w:p>
    <w:p w14:paraId="191DEBA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81" w:author="Admin" w:date="2026-07-06T15:52:00Z" w16du:dateUtc="2026-07-06T08:52:00Z"/>
          <w:rFonts w:ascii="Courier New" w:eastAsia="Times New Roman" w:hAnsi="Courier New" w:cs="Courier New"/>
          <w:sz w:val="20"/>
          <w:szCs w:val="20"/>
        </w:rPr>
      </w:pPr>
    </w:p>
    <w:p w14:paraId="2BE562B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82" w:author="Admin" w:date="2026-07-06T15:52:00Z" w16du:dateUtc="2026-07-06T08:52:00Z"/>
          <w:rFonts w:ascii="Courier New" w:eastAsia="Times New Roman" w:hAnsi="Courier New" w:cs="Courier New"/>
          <w:sz w:val="20"/>
          <w:szCs w:val="20"/>
        </w:rPr>
      </w:pPr>
      <w:ins w:id="3583" w:author="Admin" w:date="2026-07-06T15:52:00Z" w16du:dateUtc="2026-07-06T08:52:00Z">
        <w:r w:rsidRPr="0099797D">
          <w:rPr>
            <w:rFonts w:ascii="Courier New" w:eastAsia="Times New Roman" w:hAnsi="Courier New" w:cs="Courier New"/>
            <w:sz w:val="20"/>
            <w:szCs w:val="20"/>
          </w:rPr>
          <w:t>↓</w:t>
        </w:r>
      </w:ins>
    </w:p>
    <w:p w14:paraId="1A080D0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84" w:author="Admin" w:date="2026-07-06T15:52:00Z" w16du:dateUtc="2026-07-06T08:52:00Z"/>
          <w:rFonts w:ascii="Courier New" w:eastAsia="Times New Roman" w:hAnsi="Courier New" w:cs="Courier New"/>
          <w:sz w:val="20"/>
          <w:szCs w:val="20"/>
        </w:rPr>
      </w:pPr>
    </w:p>
    <w:p w14:paraId="41E8682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85" w:author="Admin" w:date="2026-07-06T15:52:00Z" w16du:dateUtc="2026-07-06T08:52:00Z"/>
          <w:rFonts w:ascii="Courier New" w:eastAsia="Times New Roman" w:hAnsi="Courier New" w:cs="Courier New"/>
          <w:sz w:val="20"/>
          <w:szCs w:val="20"/>
        </w:rPr>
      </w:pPr>
      <w:ins w:id="3586" w:author="Admin" w:date="2026-07-06T15:52:00Z" w16du:dateUtc="2026-07-06T08:52:00Z">
        <w:r w:rsidRPr="0099797D">
          <w:rPr>
            <w:rFonts w:ascii="Courier New" w:eastAsia="Times New Roman" w:hAnsi="Courier New" w:cs="Courier New"/>
            <w:sz w:val="20"/>
            <w:szCs w:val="20"/>
          </w:rPr>
          <w:t>Knowledge</w:t>
        </w:r>
      </w:ins>
    </w:p>
    <w:p w14:paraId="0BF0C397" w14:textId="77777777" w:rsidR="0099797D" w:rsidRPr="0099797D" w:rsidRDefault="0099797D" w:rsidP="0099797D">
      <w:pPr>
        <w:spacing w:before="100" w:beforeAutospacing="1" w:after="100" w:afterAutospacing="1" w:line="240" w:lineRule="auto"/>
        <w:rPr>
          <w:ins w:id="3587" w:author="Admin" w:date="2026-07-06T15:52:00Z" w16du:dateUtc="2026-07-06T08:52:00Z"/>
          <w:rFonts w:ascii="Times New Roman" w:eastAsia="Times New Roman" w:hAnsi="Times New Roman" w:cs="Times New Roman"/>
          <w:sz w:val="24"/>
          <w:szCs w:val="24"/>
        </w:rPr>
      </w:pPr>
      <w:proofErr w:type="spellStart"/>
      <w:ins w:id="3588" w:author="Admin" w:date="2026-07-06T15:52:00Z" w16du:dateUtc="2026-07-06T08:52:00Z">
        <w:r w:rsidRPr="0099797D">
          <w:rPr>
            <w:rFonts w:ascii="Times New Roman" w:eastAsia="Times New Roman" w:hAnsi="Times New Roman" w:cs="Times New Roman"/>
            <w:sz w:val="24"/>
            <w:szCs w:val="24"/>
          </w:rPr>
          <w:t>Đây</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sẽ</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là</w:t>
        </w:r>
        <w:proofErr w:type="spellEnd"/>
        <w:r w:rsidRPr="0099797D">
          <w:rPr>
            <w:rFonts w:ascii="Times New Roman" w:eastAsia="Times New Roman" w:hAnsi="Times New Roman" w:cs="Times New Roman"/>
            <w:sz w:val="24"/>
            <w:szCs w:val="24"/>
          </w:rPr>
          <w:t xml:space="preserve"> Domain Model </w:t>
        </w:r>
        <w:proofErr w:type="spellStart"/>
        <w:r w:rsidRPr="0099797D">
          <w:rPr>
            <w:rFonts w:ascii="Times New Roman" w:eastAsia="Times New Roman" w:hAnsi="Times New Roman" w:cs="Times New Roman"/>
            <w:sz w:val="24"/>
            <w:szCs w:val="24"/>
          </w:rPr>
          <w:t>cho</w:t>
        </w:r>
        <w:proofErr w:type="spellEnd"/>
        <w:r w:rsidRPr="0099797D">
          <w:rPr>
            <w:rFonts w:ascii="Times New Roman" w:eastAsia="Times New Roman" w:hAnsi="Times New Roman" w:cs="Times New Roman"/>
            <w:sz w:val="24"/>
            <w:szCs w:val="24"/>
          </w:rPr>
          <w:t xml:space="preserve"> Database.</w:t>
        </w:r>
      </w:ins>
    </w:p>
    <w:p w14:paraId="53500313" w14:textId="77777777" w:rsidR="0099797D" w:rsidRPr="0099797D" w:rsidRDefault="0099797D" w:rsidP="0099797D">
      <w:pPr>
        <w:spacing w:before="100" w:beforeAutospacing="1" w:after="100" w:afterAutospacing="1" w:line="240" w:lineRule="auto"/>
        <w:outlineLvl w:val="0"/>
        <w:rPr>
          <w:ins w:id="3589" w:author="Admin" w:date="2026-07-06T15:52:00Z" w16du:dateUtc="2026-07-06T08:52:00Z"/>
          <w:rFonts w:ascii="Times New Roman" w:eastAsia="Times New Roman" w:hAnsi="Times New Roman" w:cs="Times New Roman"/>
          <w:b/>
          <w:bCs/>
          <w:kern w:val="36"/>
          <w:sz w:val="48"/>
          <w:szCs w:val="48"/>
        </w:rPr>
      </w:pPr>
      <w:ins w:id="3590" w:author="Admin" w:date="2026-07-06T15:52:00Z" w16du:dateUtc="2026-07-06T08:52:00Z">
        <w:r w:rsidRPr="0099797D">
          <w:rPr>
            <w:rFonts w:ascii="Times New Roman" w:eastAsia="Times New Roman" w:hAnsi="Times New Roman" w:cs="Times New Roman"/>
            <w:b/>
            <w:bCs/>
            <w:kern w:val="36"/>
            <w:sz w:val="48"/>
            <w:szCs w:val="48"/>
          </w:rPr>
          <w:t>3.7. Navigation</w:t>
        </w:r>
      </w:ins>
    </w:p>
    <w:p w14:paraId="3F92D4C2" w14:textId="77777777" w:rsidR="0099797D" w:rsidRPr="0099797D" w:rsidRDefault="0099797D" w:rsidP="0099797D">
      <w:pPr>
        <w:spacing w:before="100" w:beforeAutospacing="1" w:after="100" w:afterAutospacing="1" w:line="240" w:lineRule="auto"/>
        <w:rPr>
          <w:ins w:id="3591" w:author="Admin" w:date="2026-07-06T15:52:00Z" w16du:dateUtc="2026-07-06T08:52:00Z"/>
          <w:rFonts w:ascii="Times New Roman" w:eastAsia="Times New Roman" w:hAnsi="Times New Roman" w:cs="Times New Roman"/>
          <w:sz w:val="24"/>
          <w:szCs w:val="24"/>
        </w:rPr>
      </w:pPr>
      <w:ins w:id="3592" w:author="Admin" w:date="2026-07-06T15:52:00Z" w16du:dateUtc="2026-07-06T08:52:00Z">
        <w:r w:rsidRPr="0099797D">
          <w:rPr>
            <w:rFonts w:ascii="Times New Roman" w:eastAsia="Times New Roman" w:hAnsi="Times New Roman" w:cs="Times New Roman"/>
            <w:sz w:val="24"/>
            <w:szCs w:val="24"/>
          </w:rPr>
          <w:t xml:space="preserve">Business Consulting OS </w:t>
        </w:r>
        <w:proofErr w:type="spellStart"/>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điều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hướng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theo</w:t>
        </w:r>
        <w:proofErr w:type="spellEnd"/>
        <w:r w:rsidRPr="0099797D">
          <w:rPr>
            <w:rFonts w:ascii="Times New Roman" w:eastAsia="Times New Roman" w:hAnsi="Times New Roman" w:cs="Times New Roman"/>
            <w:sz w:val="24"/>
            <w:szCs w:val="24"/>
          </w:rPr>
          <w:t xml:space="preserve"> Module.</w:t>
        </w:r>
      </w:ins>
    </w:p>
    <w:p w14:paraId="7EF8DCAE" w14:textId="77777777" w:rsidR="0099797D" w:rsidRPr="0099797D" w:rsidRDefault="0099797D" w:rsidP="0099797D">
      <w:pPr>
        <w:spacing w:before="100" w:beforeAutospacing="1" w:after="100" w:afterAutospacing="1" w:line="240" w:lineRule="auto"/>
        <w:rPr>
          <w:ins w:id="3593" w:author="Admin" w:date="2026-07-06T15:52:00Z" w16du:dateUtc="2026-07-06T08:52:00Z"/>
          <w:rFonts w:ascii="Times New Roman" w:eastAsia="Times New Roman" w:hAnsi="Times New Roman" w:cs="Times New Roman"/>
          <w:sz w:val="24"/>
          <w:szCs w:val="24"/>
        </w:rPr>
      </w:pPr>
      <w:proofErr w:type="spellStart"/>
      <w:ins w:id="3594" w:author="Admin" w:date="2026-07-06T15:52:00Z" w16du:dateUtc="2026-07-06T08:52:00Z">
        <w:r w:rsidRPr="0099797D">
          <w:rPr>
            <w:rFonts w:ascii="Times New Roman" w:eastAsia="Times New Roman" w:hAnsi="Times New Roman" w:cs="Times New Roman"/>
            <w:sz w:val="24"/>
            <w:szCs w:val="24"/>
          </w:rPr>
          <w:t>Mà</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theo</w:t>
        </w:r>
        <w:proofErr w:type="spellEnd"/>
        <w:r w:rsidRPr="0099797D">
          <w:rPr>
            <w:rFonts w:ascii="Times New Roman" w:eastAsia="Times New Roman" w:hAnsi="Times New Roman" w:cs="Times New Roman"/>
            <w:sz w:val="24"/>
            <w:szCs w:val="24"/>
          </w:rPr>
          <w:t xml:space="preserve"> Business Project.</w:t>
        </w:r>
      </w:ins>
    </w:p>
    <w:p w14:paraId="2C3706FC" w14:textId="77777777" w:rsidR="0099797D" w:rsidRPr="0099797D" w:rsidRDefault="0099797D" w:rsidP="0099797D">
      <w:pPr>
        <w:spacing w:before="100" w:beforeAutospacing="1" w:after="100" w:afterAutospacing="1" w:line="240" w:lineRule="auto"/>
        <w:rPr>
          <w:ins w:id="3595" w:author="Admin" w:date="2026-07-06T15:52:00Z" w16du:dateUtc="2026-07-06T08:52:00Z"/>
          <w:rFonts w:ascii="Times New Roman" w:eastAsia="Times New Roman" w:hAnsi="Times New Roman" w:cs="Times New Roman"/>
          <w:sz w:val="24"/>
          <w:szCs w:val="24"/>
        </w:rPr>
      </w:pPr>
      <w:proofErr w:type="spellStart"/>
      <w:ins w:id="3596" w:author="Admin" w:date="2026-07-06T15:52:00Z" w16du:dateUtc="2026-07-06T08:52:00Z">
        <w:r w:rsidRPr="0099797D">
          <w:rPr>
            <w:rFonts w:ascii="Times New Roman" w:eastAsia="Times New Roman" w:hAnsi="Times New Roman" w:cs="Times New Roman"/>
            <w:sz w:val="24"/>
            <w:szCs w:val="24"/>
          </w:rPr>
          <w:t>Ví</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dụ</w:t>
        </w:r>
        <w:proofErr w:type="spellEnd"/>
        <w:r w:rsidRPr="0099797D">
          <w:rPr>
            <w:rFonts w:ascii="Times New Roman" w:eastAsia="Times New Roman" w:hAnsi="Times New Roman" w:cs="Times New Roman"/>
            <w:sz w:val="24"/>
            <w:szCs w:val="24"/>
          </w:rPr>
          <w:t>.</w:t>
        </w:r>
      </w:ins>
    </w:p>
    <w:p w14:paraId="5613AA1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97" w:author="Admin" w:date="2026-07-06T15:52:00Z" w16du:dateUtc="2026-07-06T08:52:00Z"/>
          <w:rFonts w:ascii="Courier New" w:eastAsia="Times New Roman" w:hAnsi="Courier New" w:cs="Courier New"/>
          <w:sz w:val="20"/>
          <w:szCs w:val="20"/>
        </w:rPr>
      </w:pPr>
      <w:ins w:id="3598" w:author="Admin" w:date="2026-07-06T15:52:00Z" w16du:dateUtc="2026-07-06T08:52:00Z">
        <w:r w:rsidRPr="0099797D">
          <w:rPr>
            <w:rFonts w:ascii="Courier New" w:eastAsia="Times New Roman" w:hAnsi="Courier New" w:cs="Courier New"/>
            <w:sz w:val="20"/>
            <w:szCs w:val="20"/>
          </w:rPr>
          <w:t>Company</w:t>
        </w:r>
      </w:ins>
    </w:p>
    <w:p w14:paraId="4B72200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599" w:author="Admin" w:date="2026-07-06T15:52:00Z" w16du:dateUtc="2026-07-06T08:52:00Z"/>
          <w:rFonts w:ascii="Courier New" w:eastAsia="Times New Roman" w:hAnsi="Courier New" w:cs="Courier New"/>
          <w:sz w:val="20"/>
          <w:szCs w:val="20"/>
        </w:rPr>
      </w:pPr>
    </w:p>
    <w:p w14:paraId="7444AD2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00" w:author="Admin" w:date="2026-07-06T15:52:00Z" w16du:dateUtc="2026-07-06T08:52:00Z"/>
          <w:rFonts w:ascii="Courier New" w:eastAsia="Times New Roman" w:hAnsi="Courier New" w:cs="Courier New"/>
          <w:sz w:val="20"/>
          <w:szCs w:val="20"/>
        </w:rPr>
      </w:pPr>
      <w:ins w:id="3601" w:author="Admin" w:date="2026-07-06T15:52:00Z" w16du:dateUtc="2026-07-06T08:52:00Z">
        <w:r w:rsidRPr="0099797D">
          <w:rPr>
            <w:rFonts w:ascii="Courier New" w:eastAsia="Times New Roman" w:hAnsi="Courier New" w:cs="Courier New"/>
            <w:sz w:val="20"/>
            <w:szCs w:val="20"/>
          </w:rPr>
          <w:t>↓</w:t>
        </w:r>
      </w:ins>
    </w:p>
    <w:p w14:paraId="09B3728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02" w:author="Admin" w:date="2026-07-06T15:52:00Z" w16du:dateUtc="2026-07-06T08:52:00Z"/>
          <w:rFonts w:ascii="Courier New" w:eastAsia="Times New Roman" w:hAnsi="Courier New" w:cs="Courier New"/>
          <w:sz w:val="20"/>
          <w:szCs w:val="20"/>
        </w:rPr>
      </w:pPr>
    </w:p>
    <w:p w14:paraId="443CA7B0"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03" w:author="Admin" w:date="2026-07-06T15:52:00Z" w16du:dateUtc="2026-07-06T08:52:00Z"/>
          <w:rFonts w:ascii="Courier New" w:eastAsia="Times New Roman" w:hAnsi="Courier New" w:cs="Courier New"/>
          <w:sz w:val="20"/>
          <w:szCs w:val="20"/>
        </w:rPr>
      </w:pPr>
      <w:ins w:id="3604" w:author="Admin" w:date="2026-07-06T15:52:00Z" w16du:dateUtc="2026-07-06T08:52:00Z">
        <w:r w:rsidRPr="0099797D">
          <w:rPr>
            <w:rFonts w:ascii="Courier New" w:eastAsia="Times New Roman" w:hAnsi="Courier New" w:cs="Courier New"/>
            <w:sz w:val="20"/>
            <w:szCs w:val="20"/>
          </w:rPr>
          <w:t>Business Project</w:t>
        </w:r>
      </w:ins>
    </w:p>
    <w:p w14:paraId="65F9E93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05" w:author="Admin" w:date="2026-07-06T15:52:00Z" w16du:dateUtc="2026-07-06T08:52:00Z"/>
          <w:rFonts w:ascii="Courier New" w:eastAsia="Times New Roman" w:hAnsi="Courier New" w:cs="Courier New"/>
          <w:sz w:val="20"/>
          <w:szCs w:val="20"/>
        </w:rPr>
      </w:pPr>
    </w:p>
    <w:p w14:paraId="3F74105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06" w:author="Admin" w:date="2026-07-06T15:52:00Z" w16du:dateUtc="2026-07-06T08:52:00Z"/>
          <w:rFonts w:ascii="Courier New" w:eastAsia="Times New Roman" w:hAnsi="Courier New" w:cs="Courier New"/>
          <w:sz w:val="20"/>
          <w:szCs w:val="20"/>
        </w:rPr>
      </w:pPr>
      <w:ins w:id="3607" w:author="Admin" w:date="2026-07-06T15:52:00Z" w16du:dateUtc="2026-07-06T08:52:00Z">
        <w:r w:rsidRPr="0099797D">
          <w:rPr>
            <w:rFonts w:ascii="Courier New" w:eastAsia="Times New Roman" w:hAnsi="Courier New" w:cs="Courier New"/>
            <w:sz w:val="20"/>
            <w:szCs w:val="20"/>
          </w:rPr>
          <w:t>↓</w:t>
        </w:r>
      </w:ins>
    </w:p>
    <w:p w14:paraId="62A37FAB"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08" w:author="Admin" w:date="2026-07-06T15:52:00Z" w16du:dateUtc="2026-07-06T08:52:00Z"/>
          <w:rFonts w:ascii="Courier New" w:eastAsia="Times New Roman" w:hAnsi="Courier New" w:cs="Courier New"/>
          <w:sz w:val="20"/>
          <w:szCs w:val="20"/>
        </w:rPr>
      </w:pPr>
    </w:p>
    <w:p w14:paraId="3565A773"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09" w:author="Admin" w:date="2026-07-06T15:52:00Z" w16du:dateUtc="2026-07-06T08:52:00Z"/>
          <w:rFonts w:ascii="Courier New" w:eastAsia="Times New Roman" w:hAnsi="Courier New" w:cs="Courier New"/>
          <w:sz w:val="20"/>
          <w:szCs w:val="20"/>
        </w:rPr>
      </w:pPr>
      <w:ins w:id="3610" w:author="Admin" w:date="2026-07-06T15:52:00Z" w16du:dateUtc="2026-07-06T08:52:00Z">
        <w:r w:rsidRPr="0099797D">
          <w:rPr>
            <w:rFonts w:ascii="Courier New" w:eastAsia="Times New Roman" w:hAnsi="Courier New" w:cs="Courier New"/>
            <w:sz w:val="20"/>
            <w:szCs w:val="20"/>
          </w:rPr>
          <w:t>Workspace</w:t>
        </w:r>
      </w:ins>
    </w:p>
    <w:p w14:paraId="17D5C8F0"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11" w:author="Admin" w:date="2026-07-06T15:52:00Z" w16du:dateUtc="2026-07-06T08:52:00Z"/>
          <w:rFonts w:ascii="Courier New" w:eastAsia="Times New Roman" w:hAnsi="Courier New" w:cs="Courier New"/>
          <w:sz w:val="20"/>
          <w:szCs w:val="20"/>
        </w:rPr>
      </w:pPr>
    </w:p>
    <w:p w14:paraId="7F8A50B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12" w:author="Admin" w:date="2026-07-06T15:52:00Z" w16du:dateUtc="2026-07-06T08:52:00Z"/>
          <w:rFonts w:ascii="Courier New" w:eastAsia="Times New Roman" w:hAnsi="Courier New" w:cs="Courier New"/>
          <w:sz w:val="20"/>
          <w:szCs w:val="20"/>
        </w:rPr>
      </w:pPr>
      <w:ins w:id="3613" w:author="Admin" w:date="2026-07-06T15:52:00Z" w16du:dateUtc="2026-07-06T08:52:00Z">
        <w:r w:rsidRPr="0099797D">
          <w:rPr>
            <w:rFonts w:ascii="Courier New" w:eastAsia="Times New Roman" w:hAnsi="Courier New" w:cs="Courier New"/>
            <w:sz w:val="20"/>
            <w:szCs w:val="20"/>
          </w:rPr>
          <w:t>↓</w:t>
        </w:r>
      </w:ins>
    </w:p>
    <w:p w14:paraId="784758CA"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14" w:author="Admin" w:date="2026-07-06T15:52:00Z" w16du:dateUtc="2026-07-06T08:52:00Z"/>
          <w:rFonts w:ascii="Courier New" w:eastAsia="Times New Roman" w:hAnsi="Courier New" w:cs="Courier New"/>
          <w:sz w:val="20"/>
          <w:szCs w:val="20"/>
        </w:rPr>
      </w:pPr>
    </w:p>
    <w:p w14:paraId="64263531"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15" w:author="Admin" w:date="2026-07-06T15:52:00Z" w16du:dateUtc="2026-07-06T08:52:00Z"/>
          <w:rFonts w:ascii="Courier New" w:eastAsia="Times New Roman" w:hAnsi="Courier New" w:cs="Courier New"/>
          <w:sz w:val="20"/>
          <w:szCs w:val="20"/>
        </w:rPr>
      </w:pPr>
      <w:ins w:id="3616" w:author="Admin" w:date="2026-07-06T15:52:00Z" w16du:dateUtc="2026-07-06T08:52:00Z">
        <w:r w:rsidRPr="0099797D">
          <w:rPr>
            <w:rFonts w:ascii="Courier New" w:eastAsia="Times New Roman" w:hAnsi="Courier New" w:cs="Courier New"/>
            <w:sz w:val="20"/>
            <w:szCs w:val="20"/>
          </w:rPr>
          <w:t>Deliverable</w:t>
        </w:r>
      </w:ins>
    </w:p>
    <w:p w14:paraId="28D383BA" w14:textId="77777777" w:rsidR="0099797D" w:rsidRPr="0099797D" w:rsidRDefault="0099797D" w:rsidP="0099797D">
      <w:pPr>
        <w:spacing w:before="100" w:beforeAutospacing="1" w:after="100" w:afterAutospacing="1" w:line="240" w:lineRule="auto"/>
        <w:rPr>
          <w:ins w:id="3617" w:author="Admin" w:date="2026-07-06T15:52:00Z" w16du:dateUtc="2026-07-06T08:52:00Z"/>
          <w:rFonts w:ascii="Times New Roman" w:eastAsia="Times New Roman" w:hAnsi="Times New Roman" w:cs="Times New Roman"/>
          <w:sz w:val="24"/>
          <w:szCs w:val="24"/>
        </w:rPr>
      </w:pPr>
      <w:proofErr w:type="spellStart"/>
      <w:ins w:id="3618" w:author="Admin" w:date="2026-07-06T15:52:00Z" w16du:dateUtc="2026-07-06T08:52:00Z">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bao </w:t>
        </w:r>
        <w:proofErr w:type="spellStart"/>
        <w:r w:rsidRPr="0099797D">
          <w:rPr>
            <w:rFonts w:ascii="Times New Roman" w:eastAsia="Times New Roman" w:hAnsi="Times New Roman" w:cs="Times New Roman"/>
            <w:sz w:val="24"/>
            <w:szCs w:val="24"/>
          </w:rPr>
          <w:t>giờ</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phải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đi</w:t>
        </w:r>
        <w:proofErr w:type="spellEnd"/>
        <w:r w:rsidRPr="0099797D">
          <w:rPr>
            <w:rFonts w:ascii="Times New Roman" w:eastAsia="Times New Roman" w:hAnsi="Times New Roman" w:cs="Times New Roman"/>
            <w:sz w:val="24"/>
            <w:szCs w:val="24"/>
          </w:rPr>
          <w:t>:</w:t>
        </w:r>
      </w:ins>
    </w:p>
    <w:p w14:paraId="557131C3"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19" w:author="Admin" w:date="2026-07-06T15:52:00Z" w16du:dateUtc="2026-07-06T08:52:00Z"/>
          <w:rFonts w:ascii="Courier New" w:eastAsia="Times New Roman" w:hAnsi="Courier New" w:cs="Courier New"/>
          <w:sz w:val="20"/>
          <w:szCs w:val="20"/>
        </w:rPr>
      </w:pPr>
      <w:ins w:id="3620" w:author="Admin" w:date="2026-07-06T15:52:00Z" w16du:dateUtc="2026-07-06T08:52:00Z">
        <w:r w:rsidRPr="0099797D">
          <w:rPr>
            <w:rFonts w:ascii="Courier New" w:eastAsia="Times New Roman" w:hAnsi="Courier New" w:cs="Courier New"/>
            <w:sz w:val="20"/>
            <w:szCs w:val="20"/>
          </w:rPr>
          <w:t>Task</w:t>
        </w:r>
      </w:ins>
    </w:p>
    <w:p w14:paraId="728EF2B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21" w:author="Admin" w:date="2026-07-06T15:52:00Z" w16du:dateUtc="2026-07-06T08:52:00Z"/>
          <w:rFonts w:ascii="Courier New" w:eastAsia="Times New Roman" w:hAnsi="Courier New" w:cs="Courier New"/>
          <w:sz w:val="20"/>
          <w:szCs w:val="20"/>
        </w:rPr>
      </w:pPr>
    </w:p>
    <w:p w14:paraId="71020708"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22" w:author="Admin" w:date="2026-07-06T15:52:00Z" w16du:dateUtc="2026-07-06T08:52:00Z"/>
          <w:rFonts w:ascii="Courier New" w:eastAsia="Times New Roman" w:hAnsi="Courier New" w:cs="Courier New"/>
          <w:sz w:val="20"/>
          <w:szCs w:val="20"/>
        </w:rPr>
      </w:pPr>
      <w:ins w:id="3623" w:author="Admin" w:date="2026-07-06T15:52:00Z" w16du:dateUtc="2026-07-06T08:52:00Z">
        <w:r w:rsidRPr="0099797D">
          <w:rPr>
            <w:rFonts w:ascii="Courier New" w:eastAsia="Times New Roman" w:hAnsi="Courier New" w:cs="Courier New"/>
            <w:sz w:val="20"/>
            <w:szCs w:val="20"/>
          </w:rPr>
          <w:t>↓</w:t>
        </w:r>
      </w:ins>
    </w:p>
    <w:p w14:paraId="75D4B2B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24" w:author="Admin" w:date="2026-07-06T15:52:00Z" w16du:dateUtc="2026-07-06T08:52:00Z"/>
          <w:rFonts w:ascii="Courier New" w:eastAsia="Times New Roman" w:hAnsi="Courier New" w:cs="Courier New"/>
          <w:sz w:val="20"/>
          <w:szCs w:val="20"/>
        </w:rPr>
      </w:pPr>
    </w:p>
    <w:p w14:paraId="7BD91D93"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25" w:author="Admin" w:date="2026-07-06T15:52:00Z" w16du:dateUtc="2026-07-06T08:52:00Z"/>
          <w:rFonts w:ascii="Courier New" w:eastAsia="Times New Roman" w:hAnsi="Courier New" w:cs="Courier New"/>
          <w:sz w:val="20"/>
          <w:szCs w:val="20"/>
        </w:rPr>
      </w:pPr>
      <w:ins w:id="3626" w:author="Admin" w:date="2026-07-06T15:52:00Z" w16du:dateUtc="2026-07-06T08:52:00Z">
        <w:r w:rsidRPr="0099797D">
          <w:rPr>
            <w:rFonts w:ascii="Courier New" w:eastAsia="Times New Roman" w:hAnsi="Courier New" w:cs="Courier New"/>
            <w:sz w:val="20"/>
            <w:szCs w:val="20"/>
          </w:rPr>
          <w:t>Document</w:t>
        </w:r>
      </w:ins>
    </w:p>
    <w:p w14:paraId="53507D6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27" w:author="Admin" w:date="2026-07-06T15:52:00Z" w16du:dateUtc="2026-07-06T08:52:00Z"/>
          <w:rFonts w:ascii="Courier New" w:eastAsia="Times New Roman" w:hAnsi="Courier New" w:cs="Courier New"/>
          <w:sz w:val="20"/>
          <w:szCs w:val="20"/>
        </w:rPr>
      </w:pPr>
    </w:p>
    <w:p w14:paraId="51E87D2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28" w:author="Admin" w:date="2026-07-06T15:52:00Z" w16du:dateUtc="2026-07-06T08:52:00Z"/>
          <w:rFonts w:ascii="Courier New" w:eastAsia="Times New Roman" w:hAnsi="Courier New" w:cs="Courier New"/>
          <w:sz w:val="20"/>
          <w:szCs w:val="20"/>
        </w:rPr>
      </w:pPr>
      <w:ins w:id="3629" w:author="Admin" w:date="2026-07-06T15:52:00Z" w16du:dateUtc="2026-07-06T08:52:00Z">
        <w:r w:rsidRPr="0099797D">
          <w:rPr>
            <w:rFonts w:ascii="Courier New" w:eastAsia="Times New Roman" w:hAnsi="Courier New" w:cs="Courier New"/>
            <w:sz w:val="20"/>
            <w:szCs w:val="20"/>
          </w:rPr>
          <w:t>↓</w:t>
        </w:r>
      </w:ins>
    </w:p>
    <w:p w14:paraId="5F16816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30" w:author="Admin" w:date="2026-07-06T15:52:00Z" w16du:dateUtc="2026-07-06T08:52:00Z"/>
          <w:rFonts w:ascii="Courier New" w:eastAsia="Times New Roman" w:hAnsi="Courier New" w:cs="Courier New"/>
          <w:sz w:val="20"/>
          <w:szCs w:val="20"/>
        </w:rPr>
      </w:pPr>
    </w:p>
    <w:p w14:paraId="7D705C9B"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31" w:author="Admin" w:date="2026-07-06T15:52:00Z" w16du:dateUtc="2026-07-06T08:52:00Z"/>
          <w:rFonts w:ascii="Courier New" w:eastAsia="Times New Roman" w:hAnsi="Courier New" w:cs="Courier New"/>
          <w:sz w:val="20"/>
          <w:szCs w:val="20"/>
        </w:rPr>
      </w:pPr>
      <w:ins w:id="3632" w:author="Admin" w:date="2026-07-06T15:52:00Z" w16du:dateUtc="2026-07-06T08:52:00Z">
        <w:r w:rsidRPr="0099797D">
          <w:rPr>
            <w:rFonts w:ascii="Courier New" w:eastAsia="Times New Roman" w:hAnsi="Courier New" w:cs="Courier New"/>
            <w:sz w:val="20"/>
            <w:szCs w:val="20"/>
          </w:rPr>
          <w:t>Report</w:t>
        </w:r>
      </w:ins>
    </w:p>
    <w:p w14:paraId="5A9DABFB" w14:textId="77777777" w:rsidR="0099797D" w:rsidRPr="0099797D" w:rsidRDefault="0099797D" w:rsidP="0099797D">
      <w:pPr>
        <w:spacing w:before="100" w:beforeAutospacing="1" w:after="100" w:afterAutospacing="1" w:line="240" w:lineRule="auto"/>
        <w:rPr>
          <w:ins w:id="3633" w:author="Admin" w:date="2026-07-06T15:52:00Z" w16du:dateUtc="2026-07-06T08:52:00Z"/>
          <w:rFonts w:ascii="Times New Roman" w:eastAsia="Times New Roman" w:hAnsi="Times New Roman" w:cs="Times New Roman"/>
          <w:sz w:val="24"/>
          <w:szCs w:val="24"/>
        </w:rPr>
      </w:pPr>
      <w:proofErr w:type="spellStart"/>
      <w:ins w:id="3634" w:author="Admin" w:date="2026-07-06T15:52:00Z" w16du:dateUtc="2026-07-06T08:52:00Z">
        <w:r w:rsidRPr="0099797D">
          <w:rPr>
            <w:rFonts w:ascii="Times New Roman" w:eastAsia="Times New Roman" w:hAnsi="Times New Roman" w:cs="Times New Roman"/>
            <w:sz w:val="24"/>
            <w:szCs w:val="24"/>
          </w:rPr>
          <w:t>Giống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các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phần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mềm</w:t>
        </w:r>
        <w:proofErr w:type="spellEnd"/>
        <w:r w:rsidRPr="0099797D">
          <w:rPr>
            <w:rFonts w:ascii="Times New Roman" w:eastAsia="Times New Roman" w:hAnsi="Times New Roman" w:cs="Times New Roman"/>
            <w:sz w:val="24"/>
            <w:szCs w:val="24"/>
          </w:rPr>
          <w:t xml:space="preserve"> ERP.</w:t>
        </w:r>
      </w:ins>
    </w:p>
    <w:p w14:paraId="1C5C32C0" w14:textId="77777777" w:rsidR="0099797D" w:rsidRPr="0099797D" w:rsidRDefault="0099797D" w:rsidP="0099797D">
      <w:pPr>
        <w:spacing w:before="100" w:beforeAutospacing="1" w:after="100" w:afterAutospacing="1" w:line="240" w:lineRule="auto"/>
        <w:outlineLvl w:val="0"/>
        <w:rPr>
          <w:ins w:id="3635" w:author="Admin" w:date="2026-07-06T15:52:00Z" w16du:dateUtc="2026-07-06T08:52:00Z"/>
          <w:rFonts w:ascii="Times New Roman" w:eastAsia="Times New Roman" w:hAnsi="Times New Roman" w:cs="Times New Roman"/>
          <w:b/>
          <w:bCs/>
          <w:kern w:val="36"/>
          <w:sz w:val="48"/>
          <w:szCs w:val="48"/>
        </w:rPr>
      </w:pPr>
      <w:ins w:id="3636" w:author="Admin" w:date="2026-07-06T15:52:00Z" w16du:dateUtc="2026-07-06T08:52:00Z">
        <w:r w:rsidRPr="0099797D">
          <w:rPr>
            <w:rFonts w:ascii="Times New Roman" w:eastAsia="Times New Roman" w:hAnsi="Times New Roman" w:cs="Times New Roman"/>
            <w:b/>
            <w:bCs/>
            <w:kern w:val="36"/>
            <w:sz w:val="48"/>
            <w:szCs w:val="48"/>
          </w:rPr>
          <w:t>3.8. Shared Services</w:t>
        </w:r>
      </w:ins>
    </w:p>
    <w:p w14:paraId="1813B31D" w14:textId="77777777" w:rsidR="0099797D" w:rsidRPr="0099797D" w:rsidRDefault="0099797D" w:rsidP="0099797D">
      <w:pPr>
        <w:spacing w:before="100" w:beforeAutospacing="1" w:after="100" w:afterAutospacing="1" w:line="240" w:lineRule="auto"/>
        <w:rPr>
          <w:ins w:id="3637" w:author="Admin" w:date="2026-07-06T15:52:00Z" w16du:dateUtc="2026-07-06T08:52:00Z"/>
          <w:rFonts w:ascii="Times New Roman" w:eastAsia="Times New Roman" w:hAnsi="Times New Roman" w:cs="Times New Roman"/>
          <w:sz w:val="24"/>
          <w:szCs w:val="24"/>
        </w:rPr>
      </w:pPr>
      <w:proofErr w:type="spellStart"/>
      <w:ins w:id="3638" w:author="Admin" w:date="2026-07-06T15:52:00Z" w16du:dateUtc="2026-07-06T08:52:00Z">
        <w:r w:rsidRPr="0099797D">
          <w:rPr>
            <w:rFonts w:ascii="Times New Roman" w:eastAsia="Times New Roman" w:hAnsi="Times New Roman" w:cs="Times New Roman"/>
            <w:sz w:val="24"/>
            <w:szCs w:val="24"/>
          </w:rPr>
          <w:t>Tất</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cả</w:t>
        </w:r>
        <w:proofErr w:type="spellEnd"/>
        <w:r w:rsidRPr="0099797D">
          <w:rPr>
            <w:rFonts w:ascii="Times New Roman" w:eastAsia="Times New Roman" w:hAnsi="Times New Roman" w:cs="Times New Roman"/>
            <w:sz w:val="24"/>
            <w:szCs w:val="24"/>
          </w:rPr>
          <w:t xml:space="preserve"> Workspace </w:t>
        </w:r>
        <w:proofErr w:type="spellStart"/>
        <w:r w:rsidRPr="0099797D">
          <w:rPr>
            <w:rFonts w:ascii="Times New Roman" w:eastAsia="Times New Roman" w:hAnsi="Times New Roman" w:cs="Times New Roman"/>
            <w:sz w:val="24"/>
            <w:szCs w:val="24"/>
          </w:rPr>
          <w:t>dùng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chung</w:t>
        </w:r>
        <w:proofErr w:type="spellEnd"/>
        <w:r w:rsidRPr="0099797D">
          <w:rPr>
            <w:rFonts w:ascii="Times New Roman" w:eastAsia="Times New Roman" w:hAnsi="Times New Roman" w:cs="Times New Roman"/>
            <w:sz w:val="24"/>
            <w:szCs w:val="24"/>
          </w:rPr>
          <w:t>.</w:t>
        </w:r>
      </w:ins>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1429"/>
      </w:tblGrid>
      <w:tr w:rsidR="0099797D" w:rsidRPr="0099797D" w14:paraId="221526B9" w14:textId="77777777">
        <w:trPr>
          <w:tblHeader/>
          <w:tblCellSpacing w:w="15" w:type="dxa"/>
          <w:ins w:id="3639" w:author="Admin" w:date="2026-07-06T15:52:00Z" w16du:dateUtc="2026-07-06T08:52:00Z"/>
        </w:trPr>
        <w:tc>
          <w:tcPr>
            <w:tcW w:w="0" w:type="auto"/>
            <w:vAlign w:val="center"/>
            <w:hideMark/>
          </w:tcPr>
          <w:p w14:paraId="46CB1E53" w14:textId="77777777" w:rsidR="0099797D" w:rsidRPr="0099797D" w:rsidRDefault="0099797D" w:rsidP="0099797D">
            <w:pPr>
              <w:spacing w:after="0" w:line="240" w:lineRule="auto"/>
              <w:jc w:val="center"/>
              <w:rPr>
                <w:ins w:id="3640" w:author="Admin" w:date="2026-07-06T15:52:00Z" w16du:dateUtc="2026-07-06T08:52:00Z"/>
                <w:rFonts w:ascii="Times New Roman" w:eastAsia="Times New Roman" w:hAnsi="Times New Roman" w:cs="Times New Roman"/>
                <w:b/>
                <w:bCs/>
                <w:sz w:val="24"/>
                <w:szCs w:val="24"/>
              </w:rPr>
            </w:pPr>
            <w:ins w:id="3641" w:author="Admin" w:date="2026-07-06T15:52:00Z" w16du:dateUtc="2026-07-06T08:52:00Z">
              <w:r w:rsidRPr="0099797D">
                <w:rPr>
                  <w:rFonts w:ascii="Times New Roman" w:eastAsia="Times New Roman" w:hAnsi="Times New Roman" w:cs="Times New Roman"/>
                  <w:b/>
                  <w:bCs/>
                  <w:sz w:val="24"/>
                  <w:szCs w:val="24"/>
                </w:rPr>
                <w:t>Service</w:t>
              </w:r>
            </w:ins>
          </w:p>
        </w:tc>
        <w:tc>
          <w:tcPr>
            <w:tcW w:w="0" w:type="auto"/>
            <w:vAlign w:val="center"/>
            <w:hideMark/>
          </w:tcPr>
          <w:p w14:paraId="7957383B" w14:textId="77777777" w:rsidR="0099797D" w:rsidRPr="0099797D" w:rsidRDefault="0099797D" w:rsidP="0099797D">
            <w:pPr>
              <w:spacing w:after="0" w:line="240" w:lineRule="auto"/>
              <w:jc w:val="center"/>
              <w:rPr>
                <w:ins w:id="3642" w:author="Admin" w:date="2026-07-06T15:52:00Z" w16du:dateUtc="2026-07-06T08:52:00Z"/>
                <w:rFonts w:ascii="Times New Roman" w:eastAsia="Times New Roman" w:hAnsi="Times New Roman" w:cs="Times New Roman"/>
                <w:b/>
                <w:bCs/>
                <w:sz w:val="24"/>
                <w:szCs w:val="24"/>
              </w:rPr>
            </w:pPr>
            <w:proofErr w:type="spellStart"/>
            <w:ins w:id="3643" w:author="Admin" w:date="2026-07-06T15:52:00Z" w16du:dateUtc="2026-07-06T08:52:00Z">
              <w:r w:rsidRPr="0099797D">
                <w:rPr>
                  <w:rFonts w:ascii="Times New Roman" w:eastAsia="Times New Roman" w:hAnsi="Times New Roman" w:cs="Times New Roman"/>
                  <w:b/>
                  <w:bCs/>
                  <w:sz w:val="24"/>
                  <w:szCs w:val="24"/>
                </w:rPr>
                <w:t>Chức</w:t>
              </w:r>
              <w:proofErr w:type="spellEnd"/>
              <w:r w:rsidRPr="0099797D">
                <w:rPr>
                  <w:rFonts w:ascii="Times New Roman" w:eastAsia="Times New Roman" w:hAnsi="Times New Roman" w:cs="Times New Roman"/>
                  <w:b/>
                  <w:bCs/>
                  <w:sz w:val="24"/>
                  <w:szCs w:val="24"/>
                </w:rPr>
                <w:t xml:space="preserve"> </w:t>
              </w:r>
              <w:proofErr w:type="spellStart"/>
              <w:r w:rsidRPr="0099797D">
                <w:rPr>
                  <w:rFonts w:ascii="Times New Roman" w:eastAsia="Times New Roman" w:hAnsi="Times New Roman" w:cs="Times New Roman"/>
                  <w:b/>
                  <w:bCs/>
                  <w:sz w:val="24"/>
                  <w:szCs w:val="24"/>
                </w:rPr>
                <w:t>năng</w:t>
              </w:r>
              <w:proofErr w:type="spellEnd"/>
            </w:ins>
          </w:p>
        </w:tc>
      </w:tr>
      <w:tr w:rsidR="0099797D" w:rsidRPr="0099797D" w14:paraId="6CAE39A7" w14:textId="77777777">
        <w:trPr>
          <w:tblCellSpacing w:w="15" w:type="dxa"/>
          <w:ins w:id="3644" w:author="Admin" w:date="2026-07-06T15:52:00Z" w16du:dateUtc="2026-07-06T08:52:00Z"/>
        </w:trPr>
        <w:tc>
          <w:tcPr>
            <w:tcW w:w="0" w:type="auto"/>
            <w:vAlign w:val="center"/>
            <w:hideMark/>
          </w:tcPr>
          <w:p w14:paraId="207B4147" w14:textId="77777777" w:rsidR="0099797D" w:rsidRPr="0099797D" w:rsidRDefault="0099797D" w:rsidP="0099797D">
            <w:pPr>
              <w:spacing w:after="0" w:line="240" w:lineRule="auto"/>
              <w:rPr>
                <w:ins w:id="3645" w:author="Admin" w:date="2026-07-06T15:52:00Z" w16du:dateUtc="2026-07-06T08:52:00Z"/>
                <w:rFonts w:ascii="Times New Roman" w:eastAsia="Times New Roman" w:hAnsi="Times New Roman" w:cs="Times New Roman"/>
                <w:sz w:val="24"/>
                <w:szCs w:val="24"/>
              </w:rPr>
            </w:pPr>
            <w:ins w:id="3646" w:author="Admin" w:date="2026-07-06T15:52:00Z" w16du:dateUtc="2026-07-06T08:52:00Z">
              <w:r w:rsidRPr="0099797D">
                <w:rPr>
                  <w:rFonts w:ascii="Times New Roman" w:eastAsia="Times New Roman" w:hAnsi="Times New Roman" w:cs="Times New Roman"/>
                  <w:sz w:val="24"/>
                  <w:szCs w:val="24"/>
                </w:rPr>
                <w:t>User</w:t>
              </w:r>
            </w:ins>
          </w:p>
        </w:tc>
        <w:tc>
          <w:tcPr>
            <w:tcW w:w="0" w:type="auto"/>
            <w:vAlign w:val="center"/>
            <w:hideMark/>
          </w:tcPr>
          <w:p w14:paraId="338411DE" w14:textId="77777777" w:rsidR="0099797D" w:rsidRPr="0099797D" w:rsidRDefault="0099797D" w:rsidP="0099797D">
            <w:pPr>
              <w:spacing w:after="0" w:line="240" w:lineRule="auto"/>
              <w:rPr>
                <w:ins w:id="3647" w:author="Admin" w:date="2026-07-06T15:52:00Z" w16du:dateUtc="2026-07-06T08:52:00Z"/>
                <w:rFonts w:ascii="Times New Roman" w:eastAsia="Times New Roman" w:hAnsi="Times New Roman" w:cs="Times New Roman"/>
                <w:sz w:val="24"/>
                <w:szCs w:val="24"/>
              </w:rPr>
            </w:pPr>
            <w:proofErr w:type="spellStart"/>
            <w:ins w:id="3648" w:author="Admin" w:date="2026-07-06T15:52:00Z" w16du:dateUtc="2026-07-06T08:52:00Z">
              <w:r w:rsidRPr="0099797D">
                <w:rPr>
                  <w:rFonts w:ascii="Times New Roman" w:eastAsia="Times New Roman" w:hAnsi="Times New Roman" w:cs="Times New Roman"/>
                  <w:sz w:val="24"/>
                  <w:szCs w:val="24"/>
                </w:rPr>
                <w:t>Người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dùng</w:t>
              </w:r>
              <w:proofErr w:type="spellEnd"/>
            </w:ins>
          </w:p>
        </w:tc>
      </w:tr>
      <w:tr w:rsidR="0099797D" w:rsidRPr="0099797D" w14:paraId="23A2CCDC" w14:textId="77777777">
        <w:trPr>
          <w:tblCellSpacing w:w="15" w:type="dxa"/>
          <w:ins w:id="3649" w:author="Admin" w:date="2026-07-06T15:52:00Z" w16du:dateUtc="2026-07-06T08:52:00Z"/>
        </w:trPr>
        <w:tc>
          <w:tcPr>
            <w:tcW w:w="0" w:type="auto"/>
            <w:vAlign w:val="center"/>
            <w:hideMark/>
          </w:tcPr>
          <w:p w14:paraId="72E6AADC" w14:textId="77777777" w:rsidR="0099797D" w:rsidRPr="0099797D" w:rsidRDefault="0099797D" w:rsidP="0099797D">
            <w:pPr>
              <w:spacing w:after="0" w:line="240" w:lineRule="auto"/>
              <w:rPr>
                <w:ins w:id="3650" w:author="Admin" w:date="2026-07-06T15:52:00Z" w16du:dateUtc="2026-07-06T08:52:00Z"/>
                <w:rFonts w:ascii="Times New Roman" w:eastAsia="Times New Roman" w:hAnsi="Times New Roman" w:cs="Times New Roman"/>
                <w:sz w:val="24"/>
                <w:szCs w:val="24"/>
              </w:rPr>
            </w:pPr>
            <w:ins w:id="3651" w:author="Admin" w:date="2026-07-06T15:52:00Z" w16du:dateUtc="2026-07-06T08:52:00Z">
              <w:r w:rsidRPr="0099797D">
                <w:rPr>
                  <w:rFonts w:ascii="Times New Roman" w:eastAsia="Times New Roman" w:hAnsi="Times New Roman" w:cs="Times New Roman"/>
                  <w:sz w:val="24"/>
                  <w:szCs w:val="24"/>
                </w:rPr>
                <w:t>Organization</w:t>
              </w:r>
            </w:ins>
          </w:p>
        </w:tc>
        <w:tc>
          <w:tcPr>
            <w:tcW w:w="0" w:type="auto"/>
            <w:vAlign w:val="center"/>
            <w:hideMark/>
          </w:tcPr>
          <w:p w14:paraId="1635A90B" w14:textId="77777777" w:rsidR="0099797D" w:rsidRPr="0099797D" w:rsidRDefault="0099797D" w:rsidP="0099797D">
            <w:pPr>
              <w:spacing w:after="0" w:line="240" w:lineRule="auto"/>
              <w:rPr>
                <w:ins w:id="3652" w:author="Admin" w:date="2026-07-06T15:52:00Z" w16du:dateUtc="2026-07-06T08:52:00Z"/>
                <w:rFonts w:ascii="Times New Roman" w:eastAsia="Times New Roman" w:hAnsi="Times New Roman" w:cs="Times New Roman"/>
                <w:sz w:val="24"/>
                <w:szCs w:val="24"/>
              </w:rPr>
            </w:pPr>
            <w:ins w:id="3653" w:author="Admin" w:date="2026-07-06T15:52:00Z" w16du:dateUtc="2026-07-06T08:52:00Z">
              <w:r w:rsidRPr="0099797D">
                <w:rPr>
                  <w:rFonts w:ascii="Times New Roman" w:eastAsia="Times New Roman" w:hAnsi="Times New Roman" w:cs="Times New Roman"/>
                  <w:sz w:val="24"/>
                  <w:szCs w:val="24"/>
                </w:rPr>
                <w:t xml:space="preserve">Doanh </w:t>
              </w:r>
              <w:proofErr w:type="spellStart"/>
              <w:r w:rsidRPr="0099797D">
                <w:rPr>
                  <w:rFonts w:ascii="Times New Roman" w:eastAsia="Times New Roman" w:hAnsi="Times New Roman" w:cs="Times New Roman"/>
                  <w:sz w:val="24"/>
                  <w:szCs w:val="24"/>
                </w:rPr>
                <w:t>nghiệp</w:t>
              </w:r>
              <w:proofErr w:type="spellEnd"/>
            </w:ins>
          </w:p>
        </w:tc>
      </w:tr>
      <w:tr w:rsidR="0099797D" w:rsidRPr="0099797D" w14:paraId="5020A2E5" w14:textId="77777777">
        <w:trPr>
          <w:tblCellSpacing w:w="15" w:type="dxa"/>
          <w:ins w:id="3654" w:author="Admin" w:date="2026-07-06T15:52:00Z" w16du:dateUtc="2026-07-06T08:52:00Z"/>
        </w:trPr>
        <w:tc>
          <w:tcPr>
            <w:tcW w:w="0" w:type="auto"/>
            <w:vAlign w:val="center"/>
            <w:hideMark/>
          </w:tcPr>
          <w:p w14:paraId="3799E0CD" w14:textId="77777777" w:rsidR="0099797D" w:rsidRPr="0099797D" w:rsidRDefault="0099797D" w:rsidP="0099797D">
            <w:pPr>
              <w:spacing w:after="0" w:line="240" w:lineRule="auto"/>
              <w:rPr>
                <w:ins w:id="3655" w:author="Admin" w:date="2026-07-06T15:52:00Z" w16du:dateUtc="2026-07-06T08:52:00Z"/>
                <w:rFonts w:ascii="Times New Roman" w:eastAsia="Times New Roman" w:hAnsi="Times New Roman" w:cs="Times New Roman"/>
                <w:sz w:val="24"/>
                <w:szCs w:val="24"/>
              </w:rPr>
            </w:pPr>
            <w:ins w:id="3656" w:author="Admin" w:date="2026-07-06T15:52:00Z" w16du:dateUtc="2026-07-06T08:52:00Z">
              <w:r w:rsidRPr="0099797D">
                <w:rPr>
                  <w:rFonts w:ascii="Times New Roman" w:eastAsia="Times New Roman" w:hAnsi="Times New Roman" w:cs="Times New Roman"/>
                  <w:sz w:val="24"/>
                  <w:szCs w:val="24"/>
                </w:rPr>
                <w:t>Task</w:t>
              </w:r>
            </w:ins>
          </w:p>
        </w:tc>
        <w:tc>
          <w:tcPr>
            <w:tcW w:w="0" w:type="auto"/>
            <w:vAlign w:val="center"/>
            <w:hideMark/>
          </w:tcPr>
          <w:p w14:paraId="2551D9E3" w14:textId="77777777" w:rsidR="0099797D" w:rsidRPr="0099797D" w:rsidRDefault="0099797D" w:rsidP="0099797D">
            <w:pPr>
              <w:spacing w:after="0" w:line="240" w:lineRule="auto"/>
              <w:rPr>
                <w:ins w:id="3657" w:author="Admin" w:date="2026-07-06T15:52:00Z" w16du:dateUtc="2026-07-06T08:52:00Z"/>
                <w:rFonts w:ascii="Times New Roman" w:eastAsia="Times New Roman" w:hAnsi="Times New Roman" w:cs="Times New Roman"/>
                <w:sz w:val="24"/>
                <w:szCs w:val="24"/>
              </w:rPr>
            </w:pPr>
            <w:ins w:id="3658" w:author="Admin" w:date="2026-07-06T15:52:00Z" w16du:dateUtc="2026-07-06T08:52:00Z">
              <w:r w:rsidRPr="0099797D">
                <w:rPr>
                  <w:rFonts w:ascii="Times New Roman" w:eastAsia="Times New Roman" w:hAnsi="Times New Roman" w:cs="Times New Roman"/>
                  <w:sz w:val="24"/>
                  <w:szCs w:val="24"/>
                </w:rPr>
                <w:t xml:space="preserve">Công </w:t>
              </w:r>
              <w:proofErr w:type="spellStart"/>
              <w:r w:rsidRPr="0099797D">
                <w:rPr>
                  <w:rFonts w:ascii="Times New Roman" w:eastAsia="Times New Roman" w:hAnsi="Times New Roman" w:cs="Times New Roman"/>
                  <w:sz w:val="24"/>
                  <w:szCs w:val="24"/>
                </w:rPr>
                <w:t>việc</w:t>
              </w:r>
              <w:proofErr w:type="spellEnd"/>
            </w:ins>
          </w:p>
        </w:tc>
      </w:tr>
      <w:tr w:rsidR="0099797D" w:rsidRPr="0099797D" w14:paraId="11E70FB9" w14:textId="77777777">
        <w:trPr>
          <w:tblCellSpacing w:w="15" w:type="dxa"/>
          <w:ins w:id="3659" w:author="Admin" w:date="2026-07-06T15:52:00Z" w16du:dateUtc="2026-07-06T08:52:00Z"/>
        </w:trPr>
        <w:tc>
          <w:tcPr>
            <w:tcW w:w="0" w:type="auto"/>
            <w:vAlign w:val="center"/>
            <w:hideMark/>
          </w:tcPr>
          <w:p w14:paraId="0F160555" w14:textId="77777777" w:rsidR="0099797D" w:rsidRPr="0099797D" w:rsidRDefault="0099797D" w:rsidP="0099797D">
            <w:pPr>
              <w:spacing w:after="0" w:line="240" w:lineRule="auto"/>
              <w:rPr>
                <w:ins w:id="3660" w:author="Admin" w:date="2026-07-06T15:52:00Z" w16du:dateUtc="2026-07-06T08:52:00Z"/>
                <w:rFonts w:ascii="Times New Roman" w:eastAsia="Times New Roman" w:hAnsi="Times New Roman" w:cs="Times New Roman"/>
                <w:sz w:val="24"/>
                <w:szCs w:val="24"/>
              </w:rPr>
            </w:pPr>
            <w:ins w:id="3661" w:author="Admin" w:date="2026-07-06T15:52:00Z" w16du:dateUtc="2026-07-06T08:52:00Z">
              <w:r w:rsidRPr="0099797D">
                <w:rPr>
                  <w:rFonts w:ascii="Times New Roman" w:eastAsia="Times New Roman" w:hAnsi="Times New Roman" w:cs="Times New Roman"/>
                  <w:sz w:val="24"/>
                  <w:szCs w:val="24"/>
                </w:rPr>
                <w:t>Calendar</w:t>
              </w:r>
            </w:ins>
          </w:p>
        </w:tc>
        <w:tc>
          <w:tcPr>
            <w:tcW w:w="0" w:type="auto"/>
            <w:vAlign w:val="center"/>
            <w:hideMark/>
          </w:tcPr>
          <w:p w14:paraId="5AD7550F" w14:textId="77777777" w:rsidR="0099797D" w:rsidRPr="0099797D" w:rsidRDefault="0099797D" w:rsidP="0099797D">
            <w:pPr>
              <w:spacing w:after="0" w:line="240" w:lineRule="auto"/>
              <w:rPr>
                <w:ins w:id="3662" w:author="Admin" w:date="2026-07-06T15:52:00Z" w16du:dateUtc="2026-07-06T08:52:00Z"/>
                <w:rFonts w:ascii="Times New Roman" w:eastAsia="Times New Roman" w:hAnsi="Times New Roman" w:cs="Times New Roman"/>
                <w:sz w:val="24"/>
                <w:szCs w:val="24"/>
              </w:rPr>
            </w:pPr>
            <w:proofErr w:type="spellStart"/>
            <w:ins w:id="3663" w:author="Admin" w:date="2026-07-06T15:52:00Z" w16du:dateUtc="2026-07-06T08:52:00Z">
              <w:r w:rsidRPr="0099797D">
                <w:rPr>
                  <w:rFonts w:ascii="Times New Roman" w:eastAsia="Times New Roman" w:hAnsi="Times New Roman" w:cs="Times New Roman"/>
                  <w:sz w:val="24"/>
                  <w:szCs w:val="24"/>
                </w:rPr>
                <w:t>Lịch</w:t>
              </w:r>
              <w:proofErr w:type="spellEnd"/>
            </w:ins>
          </w:p>
        </w:tc>
      </w:tr>
      <w:tr w:rsidR="0099797D" w:rsidRPr="0099797D" w14:paraId="1579890A" w14:textId="77777777">
        <w:trPr>
          <w:tblCellSpacing w:w="15" w:type="dxa"/>
          <w:ins w:id="3664" w:author="Admin" w:date="2026-07-06T15:52:00Z" w16du:dateUtc="2026-07-06T08:52:00Z"/>
        </w:trPr>
        <w:tc>
          <w:tcPr>
            <w:tcW w:w="0" w:type="auto"/>
            <w:vAlign w:val="center"/>
            <w:hideMark/>
          </w:tcPr>
          <w:p w14:paraId="6852D591" w14:textId="77777777" w:rsidR="0099797D" w:rsidRPr="0099797D" w:rsidRDefault="0099797D" w:rsidP="0099797D">
            <w:pPr>
              <w:spacing w:after="0" w:line="240" w:lineRule="auto"/>
              <w:rPr>
                <w:ins w:id="3665" w:author="Admin" w:date="2026-07-06T15:52:00Z" w16du:dateUtc="2026-07-06T08:52:00Z"/>
                <w:rFonts w:ascii="Times New Roman" w:eastAsia="Times New Roman" w:hAnsi="Times New Roman" w:cs="Times New Roman"/>
                <w:sz w:val="24"/>
                <w:szCs w:val="24"/>
              </w:rPr>
            </w:pPr>
            <w:ins w:id="3666" w:author="Admin" w:date="2026-07-06T15:52:00Z" w16du:dateUtc="2026-07-06T08:52:00Z">
              <w:r w:rsidRPr="0099797D">
                <w:rPr>
                  <w:rFonts w:ascii="Times New Roman" w:eastAsia="Times New Roman" w:hAnsi="Times New Roman" w:cs="Times New Roman"/>
                  <w:sz w:val="24"/>
                  <w:szCs w:val="24"/>
                </w:rPr>
                <w:t>Notification</w:t>
              </w:r>
            </w:ins>
          </w:p>
        </w:tc>
        <w:tc>
          <w:tcPr>
            <w:tcW w:w="0" w:type="auto"/>
            <w:vAlign w:val="center"/>
            <w:hideMark/>
          </w:tcPr>
          <w:p w14:paraId="4CD7FFB4" w14:textId="77777777" w:rsidR="0099797D" w:rsidRPr="0099797D" w:rsidRDefault="0099797D" w:rsidP="0099797D">
            <w:pPr>
              <w:spacing w:after="0" w:line="240" w:lineRule="auto"/>
              <w:rPr>
                <w:ins w:id="3667" w:author="Admin" w:date="2026-07-06T15:52:00Z" w16du:dateUtc="2026-07-06T08:52:00Z"/>
                <w:rFonts w:ascii="Times New Roman" w:eastAsia="Times New Roman" w:hAnsi="Times New Roman" w:cs="Times New Roman"/>
                <w:sz w:val="24"/>
                <w:szCs w:val="24"/>
              </w:rPr>
            </w:pPr>
            <w:ins w:id="3668" w:author="Admin" w:date="2026-07-06T15:52:00Z" w16du:dateUtc="2026-07-06T08:52:00Z">
              <w:r w:rsidRPr="0099797D">
                <w:rPr>
                  <w:rFonts w:ascii="Times New Roman" w:eastAsia="Times New Roman" w:hAnsi="Times New Roman" w:cs="Times New Roman"/>
                  <w:sz w:val="24"/>
                  <w:szCs w:val="24"/>
                </w:rPr>
                <w:t xml:space="preserve">Thông </w:t>
              </w:r>
              <w:proofErr w:type="spellStart"/>
              <w:r w:rsidRPr="0099797D">
                <w:rPr>
                  <w:rFonts w:ascii="Times New Roman" w:eastAsia="Times New Roman" w:hAnsi="Times New Roman" w:cs="Times New Roman"/>
                  <w:sz w:val="24"/>
                  <w:szCs w:val="24"/>
                </w:rPr>
                <w:t>báo</w:t>
              </w:r>
              <w:proofErr w:type="spellEnd"/>
            </w:ins>
          </w:p>
        </w:tc>
      </w:tr>
      <w:tr w:rsidR="0099797D" w:rsidRPr="0099797D" w14:paraId="185E45A6" w14:textId="77777777">
        <w:trPr>
          <w:tblCellSpacing w:w="15" w:type="dxa"/>
          <w:ins w:id="3669" w:author="Admin" w:date="2026-07-06T15:52:00Z" w16du:dateUtc="2026-07-06T08:52:00Z"/>
        </w:trPr>
        <w:tc>
          <w:tcPr>
            <w:tcW w:w="0" w:type="auto"/>
            <w:vAlign w:val="center"/>
            <w:hideMark/>
          </w:tcPr>
          <w:p w14:paraId="728B06A4" w14:textId="77777777" w:rsidR="0099797D" w:rsidRPr="0099797D" w:rsidRDefault="0099797D" w:rsidP="0099797D">
            <w:pPr>
              <w:spacing w:after="0" w:line="240" w:lineRule="auto"/>
              <w:rPr>
                <w:ins w:id="3670" w:author="Admin" w:date="2026-07-06T15:52:00Z" w16du:dateUtc="2026-07-06T08:52:00Z"/>
                <w:rFonts w:ascii="Times New Roman" w:eastAsia="Times New Roman" w:hAnsi="Times New Roman" w:cs="Times New Roman"/>
                <w:sz w:val="24"/>
                <w:szCs w:val="24"/>
              </w:rPr>
            </w:pPr>
            <w:ins w:id="3671" w:author="Admin" w:date="2026-07-06T15:52:00Z" w16du:dateUtc="2026-07-06T08:52:00Z">
              <w:r w:rsidRPr="0099797D">
                <w:rPr>
                  <w:rFonts w:ascii="Times New Roman" w:eastAsia="Times New Roman" w:hAnsi="Times New Roman" w:cs="Times New Roman"/>
                  <w:sz w:val="24"/>
                  <w:szCs w:val="24"/>
                </w:rPr>
                <w:t>File</w:t>
              </w:r>
            </w:ins>
          </w:p>
        </w:tc>
        <w:tc>
          <w:tcPr>
            <w:tcW w:w="0" w:type="auto"/>
            <w:vAlign w:val="center"/>
            <w:hideMark/>
          </w:tcPr>
          <w:p w14:paraId="5A8AC2C1" w14:textId="77777777" w:rsidR="0099797D" w:rsidRPr="0099797D" w:rsidRDefault="0099797D" w:rsidP="0099797D">
            <w:pPr>
              <w:spacing w:after="0" w:line="240" w:lineRule="auto"/>
              <w:rPr>
                <w:ins w:id="3672" w:author="Admin" w:date="2026-07-06T15:52:00Z" w16du:dateUtc="2026-07-06T08:52:00Z"/>
                <w:rFonts w:ascii="Times New Roman" w:eastAsia="Times New Roman" w:hAnsi="Times New Roman" w:cs="Times New Roman"/>
                <w:sz w:val="24"/>
                <w:szCs w:val="24"/>
              </w:rPr>
            </w:pPr>
            <w:ins w:id="3673" w:author="Admin" w:date="2026-07-06T15:52:00Z" w16du:dateUtc="2026-07-06T08:52:00Z">
              <w:r w:rsidRPr="0099797D">
                <w:rPr>
                  <w:rFonts w:ascii="Times New Roman" w:eastAsia="Times New Roman" w:hAnsi="Times New Roman" w:cs="Times New Roman"/>
                  <w:sz w:val="24"/>
                  <w:szCs w:val="24"/>
                </w:rPr>
                <w:t xml:space="preserve">Tài </w:t>
              </w:r>
              <w:proofErr w:type="spellStart"/>
              <w:r w:rsidRPr="0099797D">
                <w:rPr>
                  <w:rFonts w:ascii="Times New Roman" w:eastAsia="Times New Roman" w:hAnsi="Times New Roman" w:cs="Times New Roman"/>
                  <w:sz w:val="24"/>
                  <w:szCs w:val="24"/>
                </w:rPr>
                <w:t>liệu</w:t>
              </w:r>
              <w:proofErr w:type="spellEnd"/>
            </w:ins>
          </w:p>
        </w:tc>
      </w:tr>
      <w:tr w:rsidR="0099797D" w:rsidRPr="0099797D" w14:paraId="12BEEADB" w14:textId="77777777">
        <w:trPr>
          <w:tblCellSpacing w:w="15" w:type="dxa"/>
          <w:ins w:id="3674" w:author="Admin" w:date="2026-07-06T15:52:00Z" w16du:dateUtc="2026-07-06T08:52:00Z"/>
        </w:trPr>
        <w:tc>
          <w:tcPr>
            <w:tcW w:w="0" w:type="auto"/>
            <w:vAlign w:val="center"/>
            <w:hideMark/>
          </w:tcPr>
          <w:p w14:paraId="73A2BB7B" w14:textId="77777777" w:rsidR="0099797D" w:rsidRPr="0099797D" w:rsidRDefault="0099797D" w:rsidP="0099797D">
            <w:pPr>
              <w:spacing w:after="0" w:line="240" w:lineRule="auto"/>
              <w:rPr>
                <w:ins w:id="3675" w:author="Admin" w:date="2026-07-06T15:52:00Z" w16du:dateUtc="2026-07-06T08:52:00Z"/>
                <w:rFonts w:ascii="Times New Roman" w:eastAsia="Times New Roman" w:hAnsi="Times New Roman" w:cs="Times New Roman"/>
                <w:sz w:val="24"/>
                <w:szCs w:val="24"/>
              </w:rPr>
            </w:pPr>
            <w:ins w:id="3676" w:author="Admin" w:date="2026-07-06T15:52:00Z" w16du:dateUtc="2026-07-06T08:52:00Z">
              <w:r w:rsidRPr="0099797D">
                <w:rPr>
                  <w:rFonts w:ascii="Times New Roman" w:eastAsia="Times New Roman" w:hAnsi="Times New Roman" w:cs="Times New Roman"/>
                  <w:sz w:val="24"/>
                  <w:szCs w:val="24"/>
                </w:rPr>
                <w:t>Template</w:t>
              </w:r>
            </w:ins>
          </w:p>
        </w:tc>
        <w:tc>
          <w:tcPr>
            <w:tcW w:w="0" w:type="auto"/>
            <w:vAlign w:val="center"/>
            <w:hideMark/>
          </w:tcPr>
          <w:p w14:paraId="44FF5724" w14:textId="77777777" w:rsidR="0099797D" w:rsidRPr="0099797D" w:rsidRDefault="0099797D" w:rsidP="0099797D">
            <w:pPr>
              <w:spacing w:after="0" w:line="240" w:lineRule="auto"/>
              <w:rPr>
                <w:ins w:id="3677" w:author="Admin" w:date="2026-07-06T15:52:00Z" w16du:dateUtc="2026-07-06T08:52:00Z"/>
                <w:rFonts w:ascii="Times New Roman" w:eastAsia="Times New Roman" w:hAnsi="Times New Roman" w:cs="Times New Roman"/>
                <w:sz w:val="24"/>
                <w:szCs w:val="24"/>
              </w:rPr>
            </w:pPr>
            <w:proofErr w:type="spellStart"/>
            <w:ins w:id="3678" w:author="Admin" w:date="2026-07-06T15:52:00Z" w16du:dateUtc="2026-07-06T08:52:00Z">
              <w:r w:rsidRPr="0099797D">
                <w:rPr>
                  <w:rFonts w:ascii="Times New Roman" w:eastAsia="Times New Roman" w:hAnsi="Times New Roman" w:cs="Times New Roman"/>
                  <w:sz w:val="24"/>
                  <w:szCs w:val="24"/>
                </w:rPr>
                <w:t>Biểu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mẫu</w:t>
              </w:r>
              <w:proofErr w:type="spellEnd"/>
            </w:ins>
          </w:p>
        </w:tc>
      </w:tr>
      <w:tr w:rsidR="0099797D" w:rsidRPr="0099797D" w14:paraId="5836E304" w14:textId="77777777">
        <w:trPr>
          <w:tblCellSpacing w:w="15" w:type="dxa"/>
          <w:ins w:id="3679" w:author="Admin" w:date="2026-07-06T15:52:00Z" w16du:dateUtc="2026-07-06T08:52:00Z"/>
        </w:trPr>
        <w:tc>
          <w:tcPr>
            <w:tcW w:w="0" w:type="auto"/>
            <w:vAlign w:val="center"/>
            <w:hideMark/>
          </w:tcPr>
          <w:p w14:paraId="414480D1" w14:textId="77777777" w:rsidR="0099797D" w:rsidRPr="0099797D" w:rsidRDefault="0099797D" w:rsidP="0099797D">
            <w:pPr>
              <w:spacing w:after="0" w:line="240" w:lineRule="auto"/>
              <w:rPr>
                <w:ins w:id="3680" w:author="Admin" w:date="2026-07-06T15:52:00Z" w16du:dateUtc="2026-07-06T08:52:00Z"/>
                <w:rFonts w:ascii="Times New Roman" w:eastAsia="Times New Roman" w:hAnsi="Times New Roman" w:cs="Times New Roman"/>
                <w:sz w:val="24"/>
                <w:szCs w:val="24"/>
              </w:rPr>
            </w:pPr>
            <w:ins w:id="3681" w:author="Admin" w:date="2026-07-06T15:52:00Z" w16du:dateUtc="2026-07-06T08:52:00Z">
              <w:r w:rsidRPr="0099797D">
                <w:rPr>
                  <w:rFonts w:ascii="Times New Roman" w:eastAsia="Times New Roman" w:hAnsi="Times New Roman" w:cs="Times New Roman"/>
                  <w:sz w:val="24"/>
                  <w:szCs w:val="24"/>
                </w:rPr>
                <w:t>Approval</w:t>
              </w:r>
            </w:ins>
          </w:p>
        </w:tc>
        <w:tc>
          <w:tcPr>
            <w:tcW w:w="0" w:type="auto"/>
            <w:vAlign w:val="center"/>
            <w:hideMark/>
          </w:tcPr>
          <w:p w14:paraId="7C0EA0AC" w14:textId="77777777" w:rsidR="0099797D" w:rsidRPr="0099797D" w:rsidRDefault="0099797D" w:rsidP="0099797D">
            <w:pPr>
              <w:spacing w:after="0" w:line="240" w:lineRule="auto"/>
              <w:rPr>
                <w:ins w:id="3682" w:author="Admin" w:date="2026-07-06T15:52:00Z" w16du:dateUtc="2026-07-06T08:52:00Z"/>
                <w:rFonts w:ascii="Times New Roman" w:eastAsia="Times New Roman" w:hAnsi="Times New Roman" w:cs="Times New Roman"/>
                <w:sz w:val="24"/>
                <w:szCs w:val="24"/>
              </w:rPr>
            </w:pPr>
            <w:proofErr w:type="spellStart"/>
            <w:ins w:id="3683" w:author="Admin" w:date="2026-07-06T15:52:00Z" w16du:dateUtc="2026-07-06T08:52:00Z">
              <w:r w:rsidRPr="0099797D">
                <w:rPr>
                  <w:rFonts w:ascii="Times New Roman" w:eastAsia="Times New Roman" w:hAnsi="Times New Roman" w:cs="Times New Roman"/>
                  <w:sz w:val="24"/>
                  <w:szCs w:val="24"/>
                </w:rPr>
                <w:t>Phê</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duyệt</w:t>
              </w:r>
              <w:proofErr w:type="spellEnd"/>
            </w:ins>
          </w:p>
        </w:tc>
      </w:tr>
      <w:tr w:rsidR="0099797D" w:rsidRPr="0099797D" w14:paraId="117AB6E3" w14:textId="77777777">
        <w:trPr>
          <w:tblCellSpacing w:w="15" w:type="dxa"/>
          <w:ins w:id="3684" w:author="Admin" w:date="2026-07-06T15:52:00Z" w16du:dateUtc="2026-07-06T08:52:00Z"/>
        </w:trPr>
        <w:tc>
          <w:tcPr>
            <w:tcW w:w="0" w:type="auto"/>
            <w:vAlign w:val="center"/>
            <w:hideMark/>
          </w:tcPr>
          <w:p w14:paraId="4CAFE619" w14:textId="77777777" w:rsidR="0099797D" w:rsidRPr="0099797D" w:rsidRDefault="0099797D" w:rsidP="0099797D">
            <w:pPr>
              <w:spacing w:after="0" w:line="240" w:lineRule="auto"/>
              <w:rPr>
                <w:ins w:id="3685" w:author="Admin" w:date="2026-07-06T15:52:00Z" w16du:dateUtc="2026-07-06T08:52:00Z"/>
                <w:rFonts w:ascii="Times New Roman" w:eastAsia="Times New Roman" w:hAnsi="Times New Roman" w:cs="Times New Roman"/>
                <w:sz w:val="24"/>
                <w:szCs w:val="24"/>
              </w:rPr>
            </w:pPr>
            <w:ins w:id="3686" w:author="Admin" w:date="2026-07-06T15:52:00Z" w16du:dateUtc="2026-07-06T08:52:00Z">
              <w:r w:rsidRPr="0099797D">
                <w:rPr>
                  <w:rFonts w:ascii="Times New Roman" w:eastAsia="Times New Roman" w:hAnsi="Times New Roman" w:cs="Times New Roman"/>
                  <w:sz w:val="24"/>
                  <w:szCs w:val="24"/>
                </w:rPr>
                <w:t>Version</w:t>
              </w:r>
            </w:ins>
          </w:p>
        </w:tc>
        <w:tc>
          <w:tcPr>
            <w:tcW w:w="0" w:type="auto"/>
            <w:vAlign w:val="center"/>
            <w:hideMark/>
          </w:tcPr>
          <w:p w14:paraId="131B182A" w14:textId="77777777" w:rsidR="0099797D" w:rsidRPr="0099797D" w:rsidRDefault="0099797D" w:rsidP="0099797D">
            <w:pPr>
              <w:spacing w:after="0" w:line="240" w:lineRule="auto"/>
              <w:rPr>
                <w:ins w:id="3687" w:author="Admin" w:date="2026-07-06T15:52:00Z" w16du:dateUtc="2026-07-06T08:52:00Z"/>
                <w:rFonts w:ascii="Times New Roman" w:eastAsia="Times New Roman" w:hAnsi="Times New Roman" w:cs="Times New Roman"/>
                <w:sz w:val="24"/>
                <w:szCs w:val="24"/>
              </w:rPr>
            </w:pPr>
            <w:proofErr w:type="spellStart"/>
            <w:ins w:id="3688" w:author="Admin" w:date="2026-07-06T15:52:00Z" w16du:dateUtc="2026-07-06T08:52:00Z">
              <w:r w:rsidRPr="0099797D">
                <w:rPr>
                  <w:rFonts w:ascii="Times New Roman" w:eastAsia="Times New Roman" w:hAnsi="Times New Roman" w:cs="Times New Roman"/>
                  <w:sz w:val="24"/>
                  <w:szCs w:val="24"/>
                </w:rPr>
                <w:t>Phiên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bản</w:t>
              </w:r>
              <w:proofErr w:type="spellEnd"/>
            </w:ins>
          </w:p>
        </w:tc>
      </w:tr>
    </w:tbl>
    <w:p w14:paraId="06E7A645" w14:textId="77777777" w:rsidR="0099797D" w:rsidRPr="0099797D" w:rsidRDefault="0099797D" w:rsidP="0099797D">
      <w:pPr>
        <w:spacing w:before="100" w:beforeAutospacing="1" w:after="100" w:afterAutospacing="1" w:line="240" w:lineRule="auto"/>
        <w:outlineLvl w:val="0"/>
        <w:rPr>
          <w:ins w:id="3689" w:author="Admin" w:date="2026-07-06T15:52:00Z" w16du:dateUtc="2026-07-06T08:52:00Z"/>
          <w:rFonts w:ascii="Times New Roman" w:eastAsia="Times New Roman" w:hAnsi="Times New Roman" w:cs="Times New Roman"/>
          <w:b/>
          <w:bCs/>
          <w:kern w:val="36"/>
          <w:sz w:val="48"/>
          <w:szCs w:val="48"/>
        </w:rPr>
      </w:pPr>
      <w:ins w:id="3690" w:author="Admin" w:date="2026-07-06T15:52:00Z" w16du:dateUtc="2026-07-06T08:52:00Z">
        <w:r w:rsidRPr="0099797D">
          <w:rPr>
            <w:rFonts w:ascii="Times New Roman" w:eastAsia="Times New Roman" w:hAnsi="Times New Roman" w:cs="Times New Roman"/>
            <w:b/>
            <w:bCs/>
            <w:kern w:val="36"/>
            <w:sz w:val="48"/>
            <w:szCs w:val="48"/>
          </w:rPr>
          <w:t>3.9. Product Evolution</w:t>
        </w:r>
      </w:ins>
    </w:p>
    <w:p w14:paraId="7FE24DAD"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91" w:author="Admin" w:date="2026-07-06T15:52:00Z" w16du:dateUtc="2026-07-06T08:52:00Z"/>
          <w:rFonts w:ascii="Courier New" w:eastAsia="Times New Roman" w:hAnsi="Courier New" w:cs="Courier New"/>
          <w:sz w:val="20"/>
          <w:szCs w:val="20"/>
        </w:rPr>
      </w:pPr>
      <w:ins w:id="3692" w:author="Admin" w:date="2026-07-06T15:52:00Z" w16du:dateUtc="2026-07-06T08:52:00Z">
        <w:r w:rsidRPr="0099797D">
          <w:rPr>
            <w:rFonts w:ascii="Courier New" w:eastAsia="Times New Roman" w:hAnsi="Courier New" w:cs="Courier New"/>
            <w:sz w:val="20"/>
            <w:szCs w:val="20"/>
          </w:rPr>
          <w:t>Toolkit</w:t>
        </w:r>
      </w:ins>
    </w:p>
    <w:p w14:paraId="27CAD0E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93" w:author="Admin" w:date="2026-07-06T15:52:00Z" w16du:dateUtc="2026-07-06T08:52:00Z"/>
          <w:rFonts w:ascii="Courier New" w:eastAsia="Times New Roman" w:hAnsi="Courier New" w:cs="Courier New"/>
          <w:sz w:val="20"/>
          <w:szCs w:val="20"/>
        </w:rPr>
      </w:pPr>
    </w:p>
    <w:p w14:paraId="2ABDB6F1"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94" w:author="Admin" w:date="2026-07-06T15:52:00Z" w16du:dateUtc="2026-07-06T08:52:00Z"/>
          <w:rFonts w:ascii="Courier New" w:eastAsia="Times New Roman" w:hAnsi="Courier New" w:cs="Courier New"/>
          <w:sz w:val="20"/>
          <w:szCs w:val="20"/>
        </w:rPr>
      </w:pPr>
      <w:ins w:id="3695" w:author="Admin" w:date="2026-07-06T15:52:00Z" w16du:dateUtc="2026-07-06T08:52:00Z">
        <w:r w:rsidRPr="0099797D">
          <w:rPr>
            <w:rFonts w:ascii="Courier New" w:eastAsia="Times New Roman" w:hAnsi="Courier New" w:cs="Courier New"/>
            <w:sz w:val="20"/>
            <w:szCs w:val="20"/>
          </w:rPr>
          <w:t>↓</w:t>
        </w:r>
      </w:ins>
    </w:p>
    <w:p w14:paraId="4B2000C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96" w:author="Admin" w:date="2026-07-06T15:52:00Z" w16du:dateUtc="2026-07-06T08:52:00Z"/>
          <w:rFonts w:ascii="Courier New" w:eastAsia="Times New Roman" w:hAnsi="Courier New" w:cs="Courier New"/>
          <w:sz w:val="20"/>
          <w:szCs w:val="20"/>
        </w:rPr>
      </w:pPr>
    </w:p>
    <w:p w14:paraId="25CAF291"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97" w:author="Admin" w:date="2026-07-06T15:52:00Z" w16du:dateUtc="2026-07-06T08:52:00Z"/>
          <w:rFonts w:ascii="Courier New" w:eastAsia="Times New Roman" w:hAnsi="Courier New" w:cs="Courier New"/>
          <w:sz w:val="20"/>
          <w:szCs w:val="20"/>
        </w:rPr>
      </w:pPr>
      <w:ins w:id="3698" w:author="Admin" w:date="2026-07-06T15:52:00Z" w16du:dateUtc="2026-07-06T08:52:00Z">
        <w:r w:rsidRPr="0099797D">
          <w:rPr>
            <w:rFonts w:ascii="Courier New" w:eastAsia="Times New Roman" w:hAnsi="Courier New" w:cs="Courier New"/>
            <w:sz w:val="20"/>
            <w:szCs w:val="20"/>
          </w:rPr>
          <w:t>Business Consulting OS</w:t>
        </w:r>
      </w:ins>
    </w:p>
    <w:p w14:paraId="75C86C74"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699" w:author="Admin" w:date="2026-07-06T15:52:00Z" w16du:dateUtc="2026-07-06T08:52:00Z"/>
          <w:rFonts w:ascii="Courier New" w:eastAsia="Times New Roman" w:hAnsi="Courier New" w:cs="Courier New"/>
          <w:sz w:val="20"/>
          <w:szCs w:val="20"/>
        </w:rPr>
      </w:pPr>
    </w:p>
    <w:p w14:paraId="24F59ECB"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00" w:author="Admin" w:date="2026-07-06T15:52:00Z" w16du:dateUtc="2026-07-06T08:52:00Z"/>
          <w:rFonts w:ascii="Courier New" w:eastAsia="Times New Roman" w:hAnsi="Courier New" w:cs="Courier New"/>
          <w:sz w:val="20"/>
          <w:szCs w:val="20"/>
        </w:rPr>
      </w:pPr>
      <w:ins w:id="3701" w:author="Admin" w:date="2026-07-06T15:52:00Z" w16du:dateUtc="2026-07-06T08:52:00Z">
        <w:r w:rsidRPr="0099797D">
          <w:rPr>
            <w:rFonts w:ascii="Courier New" w:eastAsia="Times New Roman" w:hAnsi="Courier New" w:cs="Courier New"/>
            <w:sz w:val="20"/>
            <w:szCs w:val="20"/>
          </w:rPr>
          <w:t>↓</w:t>
        </w:r>
      </w:ins>
    </w:p>
    <w:p w14:paraId="7DD9A6F0"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02" w:author="Admin" w:date="2026-07-06T15:52:00Z" w16du:dateUtc="2026-07-06T08:52:00Z"/>
          <w:rFonts w:ascii="Courier New" w:eastAsia="Times New Roman" w:hAnsi="Courier New" w:cs="Courier New"/>
          <w:sz w:val="20"/>
          <w:szCs w:val="20"/>
        </w:rPr>
      </w:pPr>
    </w:p>
    <w:p w14:paraId="21E6332F"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03" w:author="Admin" w:date="2026-07-06T15:52:00Z" w16du:dateUtc="2026-07-06T08:52:00Z"/>
          <w:rFonts w:ascii="Courier New" w:eastAsia="Times New Roman" w:hAnsi="Courier New" w:cs="Courier New"/>
          <w:sz w:val="20"/>
          <w:szCs w:val="20"/>
        </w:rPr>
      </w:pPr>
      <w:ins w:id="3704" w:author="Admin" w:date="2026-07-06T15:52:00Z" w16du:dateUtc="2026-07-06T08:52:00Z">
        <w:r w:rsidRPr="0099797D">
          <w:rPr>
            <w:rFonts w:ascii="Courier New" w:eastAsia="Times New Roman" w:hAnsi="Courier New" w:cs="Courier New"/>
            <w:sz w:val="20"/>
            <w:szCs w:val="20"/>
          </w:rPr>
          <w:lastRenderedPageBreak/>
          <w:t>Automation</w:t>
        </w:r>
      </w:ins>
    </w:p>
    <w:p w14:paraId="17465E6E"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05" w:author="Admin" w:date="2026-07-06T15:52:00Z" w16du:dateUtc="2026-07-06T08:52:00Z"/>
          <w:rFonts w:ascii="Courier New" w:eastAsia="Times New Roman" w:hAnsi="Courier New" w:cs="Courier New"/>
          <w:sz w:val="20"/>
          <w:szCs w:val="20"/>
        </w:rPr>
      </w:pPr>
    </w:p>
    <w:p w14:paraId="01A158F6"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06" w:author="Admin" w:date="2026-07-06T15:52:00Z" w16du:dateUtc="2026-07-06T08:52:00Z"/>
          <w:rFonts w:ascii="Courier New" w:eastAsia="Times New Roman" w:hAnsi="Courier New" w:cs="Courier New"/>
          <w:sz w:val="20"/>
          <w:szCs w:val="20"/>
        </w:rPr>
      </w:pPr>
      <w:ins w:id="3707" w:author="Admin" w:date="2026-07-06T15:52:00Z" w16du:dateUtc="2026-07-06T08:52:00Z">
        <w:r w:rsidRPr="0099797D">
          <w:rPr>
            <w:rFonts w:ascii="Courier New" w:eastAsia="Times New Roman" w:hAnsi="Courier New" w:cs="Courier New"/>
            <w:sz w:val="20"/>
            <w:szCs w:val="20"/>
          </w:rPr>
          <w:t>↓</w:t>
        </w:r>
      </w:ins>
    </w:p>
    <w:p w14:paraId="25DE9548"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08" w:author="Admin" w:date="2026-07-06T15:52:00Z" w16du:dateUtc="2026-07-06T08:52:00Z"/>
          <w:rFonts w:ascii="Courier New" w:eastAsia="Times New Roman" w:hAnsi="Courier New" w:cs="Courier New"/>
          <w:sz w:val="20"/>
          <w:szCs w:val="20"/>
        </w:rPr>
      </w:pPr>
    </w:p>
    <w:p w14:paraId="6711C2AC"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09" w:author="Admin" w:date="2026-07-06T15:52:00Z" w16du:dateUtc="2026-07-06T08:52:00Z"/>
          <w:rFonts w:ascii="Courier New" w:eastAsia="Times New Roman" w:hAnsi="Courier New" w:cs="Courier New"/>
          <w:sz w:val="20"/>
          <w:szCs w:val="20"/>
        </w:rPr>
      </w:pPr>
      <w:ins w:id="3710" w:author="Admin" w:date="2026-07-06T15:52:00Z" w16du:dateUtc="2026-07-06T08:52:00Z">
        <w:r w:rsidRPr="0099797D">
          <w:rPr>
            <w:rFonts w:ascii="Courier New" w:eastAsia="Times New Roman" w:hAnsi="Courier New" w:cs="Courier New"/>
            <w:sz w:val="20"/>
            <w:szCs w:val="20"/>
          </w:rPr>
          <w:t>AI Assistant</w:t>
        </w:r>
      </w:ins>
    </w:p>
    <w:p w14:paraId="2F662BD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11" w:author="Admin" w:date="2026-07-06T15:52:00Z" w16du:dateUtc="2026-07-06T08:52:00Z"/>
          <w:rFonts w:ascii="Courier New" w:eastAsia="Times New Roman" w:hAnsi="Courier New" w:cs="Courier New"/>
          <w:sz w:val="20"/>
          <w:szCs w:val="20"/>
        </w:rPr>
      </w:pPr>
    </w:p>
    <w:p w14:paraId="7DABE5A9"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12" w:author="Admin" w:date="2026-07-06T15:52:00Z" w16du:dateUtc="2026-07-06T08:52:00Z"/>
          <w:rFonts w:ascii="Courier New" w:eastAsia="Times New Roman" w:hAnsi="Courier New" w:cs="Courier New"/>
          <w:sz w:val="20"/>
          <w:szCs w:val="20"/>
        </w:rPr>
      </w:pPr>
      <w:ins w:id="3713" w:author="Admin" w:date="2026-07-06T15:52:00Z" w16du:dateUtc="2026-07-06T08:52:00Z">
        <w:r w:rsidRPr="0099797D">
          <w:rPr>
            <w:rFonts w:ascii="Courier New" w:eastAsia="Times New Roman" w:hAnsi="Courier New" w:cs="Courier New"/>
            <w:sz w:val="20"/>
            <w:szCs w:val="20"/>
          </w:rPr>
          <w:t>↓</w:t>
        </w:r>
      </w:ins>
    </w:p>
    <w:p w14:paraId="46968472"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14" w:author="Admin" w:date="2026-07-06T15:52:00Z" w16du:dateUtc="2026-07-06T08:52:00Z"/>
          <w:rFonts w:ascii="Courier New" w:eastAsia="Times New Roman" w:hAnsi="Courier New" w:cs="Courier New"/>
          <w:sz w:val="20"/>
          <w:szCs w:val="20"/>
        </w:rPr>
      </w:pPr>
    </w:p>
    <w:p w14:paraId="1763F39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15" w:author="Admin" w:date="2026-07-06T15:52:00Z" w16du:dateUtc="2026-07-06T08:52:00Z"/>
          <w:rFonts w:ascii="Courier New" w:eastAsia="Times New Roman" w:hAnsi="Courier New" w:cs="Courier New"/>
          <w:sz w:val="20"/>
          <w:szCs w:val="20"/>
        </w:rPr>
      </w:pPr>
      <w:ins w:id="3716" w:author="Admin" w:date="2026-07-06T15:52:00Z" w16du:dateUtc="2026-07-06T08:52:00Z">
        <w:r w:rsidRPr="0099797D">
          <w:rPr>
            <w:rFonts w:ascii="Courier New" w:eastAsia="Times New Roman" w:hAnsi="Courier New" w:cs="Courier New"/>
            <w:sz w:val="20"/>
            <w:szCs w:val="20"/>
          </w:rPr>
          <w:t>Business Digital Twin</w:t>
        </w:r>
      </w:ins>
    </w:p>
    <w:p w14:paraId="7084AA17"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17" w:author="Admin" w:date="2026-07-06T15:52:00Z" w16du:dateUtc="2026-07-06T08:52:00Z"/>
          <w:rFonts w:ascii="Courier New" w:eastAsia="Times New Roman" w:hAnsi="Courier New" w:cs="Courier New"/>
          <w:sz w:val="20"/>
          <w:szCs w:val="20"/>
        </w:rPr>
      </w:pPr>
    </w:p>
    <w:p w14:paraId="2C7E2413"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18" w:author="Admin" w:date="2026-07-06T15:52:00Z" w16du:dateUtc="2026-07-06T08:52:00Z"/>
          <w:rFonts w:ascii="Courier New" w:eastAsia="Times New Roman" w:hAnsi="Courier New" w:cs="Courier New"/>
          <w:sz w:val="20"/>
          <w:szCs w:val="20"/>
        </w:rPr>
      </w:pPr>
      <w:ins w:id="3719" w:author="Admin" w:date="2026-07-06T15:52:00Z" w16du:dateUtc="2026-07-06T08:52:00Z">
        <w:r w:rsidRPr="0099797D">
          <w:rPr>
            <w:rFonts w:ascii="Courier New" w:eastAsia="Times New Roman" w:hAnsi="Courier New" w:cs="Courier New"/>
            <w:sz w:val="20"/>
            <w:szCs w:val="20"/>
          </w:rPr>
          <w:t>↓</w:t>
        </w:r>
      </w:ins>
    </w:p>
    <w:p w14:paraId="7E3AC025"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20" w:author="Admin" w:date="2026-07-06T15:52:00Z" w16du:dateUtc="2026-07-06T08:52:00Z"/>
          <w:rFonts w:ascii="Courier New" w:eastAsia="Times New Roman" w:hAnsi="Courier New" w:cs="Courier New"/>
          <w:sz w:val="20"/>
          <w:szCs w:val="20"/>
        </w:rPr>
      </w:pPr>
    </w:p>
    <w:p w14:paraId="2EEA4414" w14:textId="77777777" w:rsidR="0099797D" w:rsidRPr="0099797D" w:rsidRDefault="0099797D" w:rsidP="009979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ins w:id="3721" w:author="Admin" w:date="2026-07-06T15:52:00Z" w16du:dateUtc="2026-07-06T08:52:00Z"/>
          <w:rFonts w:ascii="Courier New" w:eastAsia="Times New Roman" w:hAnsi="Courier New" w:cs="Courier New"/>
          <w:sz w:val="20"/>
          <w:szCs w:val="20"/>
        </w:rPr>
      </w:pPr>
      <w:ins w:id="3722" w:author="Admin" w:date="2026-07-06T15:52:00Z" w16du:dateUtc="2026-07-06T08:52:00Z">
        <w:r w:rsidRPr="0099797D">
          <w:rPr>
            <w:rFonts w:ascii="Courier New" w:eastAsia="Times New Roman" w:hAnsi="Courier New" w:cs="Courier New"/>
            <w:sz w:val="20"/>
            <w:szCs w:val="20"/>
          </w:rPr>
          <w:t>Workforce Platform</w:t>
        </w:r>
      </w:ins>
    </w:p>
    <w:p w14:paraId="6C4277D3" w14:textId="77777777" w:rsidR="0099797D" w:rsidRPr="0099797D" w:rsidRDefault="0099797D" w:rsidP="0099797D">
      <w:pPr>
        <w:spacing w:before="100" w:beforeAutospacing="1" w:after="100" w:afterAutospacing="1" w:line="240" w:lineRule="auto"/>
        <w:rPr>
          <w:ins w:id="3723" w:author="Admin" w:date="2026-07-06T15:52:00Z" w16du:dateUtc="2026-07-06T08:52:00Z"/>
          <w:rFonts w:ascii="Times New Roman" w:eastAsia="Times New Roman" w:hAnsi="Times New Roman" w:cs="Times New Roman"/>
          <w:sz w:val="24"/>
          <w:szCs w:val="24"/>
        </w:rPr>
      </w:pPr>
      <w:ins w:id="3724" w:author="Admin" w:date="2026-07-06T15:52:00Z" w16du:dateUtc="2026-07-06T08:52:00Z">
        <w:r w:rsidRPr="0099797D">
          <w:rPr>
            <w:rFonts w:ascii="Times New Roman" w:eastAsia="Times New Roman" w:hAnsi="Times New Roman" w:cs="Times New Roman"/>
            <w:sz w:val="24"/>
            <w:szCs w:val="24"/>
          </w:rPr>
          <w:t>Figure 3.2.</w:t>
        </w:r>
      </w:ins>
    </w:p>
    <w:p w14:paraId="4CFBBB35" w14:textId="77777777" w:rsidR="0099797D" w:rsidRPr="0099797D" w:rsidRDefault="0099797D" w:rsidP="0099797D">
      <w:pPr>
        <w:spacing w:before="100" w:beforeAutospacing="1" w:after="100" w:afterAutospacing="1" w:line="240" w:lineRule="auto"/>
        <w:rPr>
          <w:ins w:id="3725" w:author="Admin" w:date="2026-07-06T15:52:00Z" w16du:dateUtc="2026-07-06T08:52:00Z"/>
          <w:rFonts w:ascii="Times New Roman" w:eastAsia="Times New Roman" w:hAnsi="Times New Roman" w:cs="Times New Roman"/>
          <w:sz w:val="24"/>
          <w:szCs w:val="24"/>
        </w:rPr>
      </w:pPr>
      <w:proofErr w:type="spellStart"/>
      <w:ins w:id="3726" w:author="Admin" w:date="2026-07-06T15:52:00Z" w16du:dateUtc="2026-07-06T08:52:00Z">
        <w:r w:rsidRPr="0099797D">
          <w:rPr>
            <w:rFonts w:ascii="Times New Roman" w:eastAsia="Times New Roman" w:hAnsi="Times New Roman" w:cs="Times New Roman"/>
            <w:sz w:val="24"/>
            <w:szCs w:val="24"/>
          </w:rPr>
          <w:t>Đây</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là</w:t>
        </w:r>
        <w:proofErr w:type="spellEnd"/>
        <w:r w:rsidRPr="0099797D">
          <w:rPr>
            <w:rFonts w:ascii="Times New Roman" w:eastAsia="Times New Roman" w:hAnsi="Times New Roman" w:cs="Times New Roman"/>
            <w:sz w:val="24"/>
            <w:szCs w:val="24"/>
          </w:rPr>
          <w:t xml:space="preserve"> Roadmap.</w:t>
        </w:r>
      </w:ins>
    </w:p>
    <w:p w14:paraId="7049CD46" w14:textId="77777777" w:rsidR="0099797D" w:rsidRPr="0099797D" w:rsidRDefault="0099797D" w:rsidP="0099797D">
      <w:pPr>
        <w:spacing w:before="100" w:beforeAutospacing="1" w:after="100" w:afterAutospacing="1" w:line="240" w:lineRule="auto"/>
        <w:rPr>
          <w:ins w:id="3727" w:author="Admin" w:date="2026-07-06T15:52:00Z" w16du:dateUtc="2026-07-06T08:52:00Z"/>
          <w:rFonts w:ascii="Times New Roman" w:eastAsia="Times New Roman" w:hAnsi="Times New Roman" w:cs="Times New Roman"/>
          <w:sz w:val="24"/>
          <w:szCs w:val="24"/>
        </w:rPr>
      </w:pPr>
      <w:proofErr w:type="spellStart"/>
      <w:ins w:id="3728" w:author="Admin" w:date="2026-07-06T15:52:00Z" w16du:dateUtc="2026-07-06T08:52:00Z">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phải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kiến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trúc</w:t>
        </w:r>
        <w:proofErr w:type="spellEnd"/>
        <w:r w:rsidRPr="0099797D">
          <w:rPr>
            <w:rFonts w:ascii="Times New Roman" w:eastAsia="Times New Roman" w:hAnsi="Times New Roman" w:cs="Times New Roman"/>
            <w:sz w:val="24"/>
            <w:szCs w:val="24"/>
          </w:rPr>
          <w:t>.</w:t>
        </w:r>
      </w:ins>
    </w:p>
    <w:p w14:paraId="046D45E2" w14:textId="77777777" w:rsidR="0099797D" w:rsidRPr="0099797D" w:rsidRDefault="0099797D" w:rsidP="0099797D">
      <w:pPr>
        <w:spacing w:before="100" w:beforeAutospacing="1" w:after="100" w:afterAutospacing="1" w:line="240" w:lineRule="auto"/>
        <w:outlineLvl w:val="0"/>
        <w:rPr>
          <w:ins w:id="3729" w:author="Admin" w:date="2026-07-06T15:52:00Z" w16du:dateUtc="2026-07-06T08:52:00Z"/>
          <w:rFonts w:ascii="Times New Roman" w:eastAsia="Times New Roman" w:hAnsi="Times New Roman" w:cs="Times New Roman"/>
          <w:b/>
          <w:bCs/>
          <w:kern w:val="36"/>
          <w:sz w:val="48"/>
          <w:szCs w:val="48"/>
        </w:rPr>
      </w:pPr>
      <w:ins w:id="3730" w:author="Admin" w:date="2026-07-06T15:52:00Z" w16du:dateUtc="2026-07-06T08:52:00Z">
        <w:r w:rsidRPr="0099797D">
          <w:rPr>
            <w:rFonts w:ascii="Times New Roman" w:eastAsia="Times New Roman" w:hAnsi="Times New Roman" w:cs="Times New Roman"/>
            <w:b/>
            <w:bCs/>
            <w:kern w:val="36"/>
            <w:sz w:val="48"/>
            <w:szCs w:val="48"/>
          </w:rPr>
          <w:t>3.10. K</w:t>
        </w:r>
        <w:proofErr w:type="spellStart"/>
        <w:r w:rsidRPr="0099797D">
          <w:rPr>
            <w:rFonts w:ascii="Times New Roman" w:eastAsia="Times New Roman" w:hAnsi="Times New Roman" w:cs="Times New Roman"/>
            <w:b/>
            <w:bCs/>
            <w:kern w:val="36"/>
            <w:sz w:val="48"/>
            <w:szCs w:val="48"/>
          </w:rPr>
          <w:t>iến</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trúc</w:t>
        </w:r>
        <w:proofErr w:type="spellEnd"/>
        <w:r w:rsidRPr="0099797D">
          <w:rPr>
            <w:rFonts w:ascii="Times New Roman" w:eastAsia="Times New Roman" w:hAnsi="Times New Roman" w:cs="Times New Roman"/>
            <w:b/>
            <w:bCs/>
            <w:kern w:val="36"/>
            <w:sz w:val="48"/>
            <w:szCs w:val="48"/>
          </w:rPr>
          <w:t xml:space="preserve"> MVP</w:t>
        </w:r>
      </w:ins>
    </w:p>
    <w:p w14:paraId="6F1E91B7" w14:textId="77777777" w:rsidR="0099797D" w:rsidRPr="0099797D" w:rsidRDefault="0099797D" w:rsidP="0099797D">
      <w:pPr>
        <w:spacing w:before="100" w:beforeAutospacing="1" w:after="100" w:afterAutospacing="1" w:line="240" w:lineRule="auto"/>
        <w:rPr>
          <w:ins w:id="3731" w:author="Admin" w:date="2026-07-06T15:52:00Z" w16du:dateUtc="2026-07-06T08:52:00Z"/>
          <w:rFonts w:ascii="Times New Roman" w:eastAsia="Times New Roman" w:hAnsi="Times New Roman" w:cs="Times New Roman"/>
          <w:sz w:val="24"/>
          <w:szCs w:val="24"/>
        </w:rPr>
      </w:pPr>
      <w:ins w:id="3732" w:author="Admin" w:date="2026-07-06T15:52:00Z" w16du:dateUtc="2026-07-06T08:52:00Z">
        <w:r w:rsidRPr="0099797D">
          <w:rPr>
            <w:rFonts w:ascii="Times New Roman" w:eastAsia="Times New Roman" w:hAnsi="Times New Roman" w:cs="Times New Roman"/>
            <w:sz w:val="24"/>
            <w:szCs w:val="24"/>
          </w:rPr>
          <w:t>Phase 1.</w:t>
        </w:r>
      </w:ins>
    </w:p>
    <w:p w14:paraId="02C9168A" w14:textId="77777777" w:rsidR="0099797D" w:rsidRPr="0099797D" w:rsidRDefault="0099797D" w:rsidP="0099797D">
      <w:pPr>
        <w:spacing w:before="100" w:beforeAutospacing="1" w:after="100" w:afterAutospacing="1" w:line="240" w:lineRule="auto"/>
        <w:rPr>
          <w:ins w:id="3733" w:author="Admin" w:date="2026-07-06T15:52:00Z" w16du:dateUtc="2026-07-06T08:52:00Z"/>
          <w:rFonts w:ascii="Times New Roman" w:eastAsia="Times New Roman" w:hAnsi="Times New Roman" w:cs="Times New Roman"/>
          <w:sz w:val="24"/>
          <w:szCs w:val="24"/>
        </w:rPr>
      </w:pPr>
      <w:proofErr w:type="spellStart"/>
      <w:ins w:id="3734" w:author="Admin" w:date="2026-07-06T15:52:00Z" w16du:dateUtc="2026-07-06T08:52:00Z">
        <w:r w:rsidRPr="0099797D">
          <w:rPr>
            <w:rFonts w:ascii="Times New Roman" w:eastAsia="Times New Roman" w:hAnsi="Times New Roman" w:cs="Times New Roman"/>
            <w:sz w:val="24"/>
            <w:szCs w:val="24"/>
          </w:rPr>
          <w:t>Chỉ</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xây</w:t>
        </w:r>
        <w:proofErr w:type="spellEnd"/>
        <w:r w:rsidRPr="0099797D">
          <w:rPr>
            <w:rFonts w:ascii="Times New Roman" w:eastAsia="Times New Roman" w:hAnsi="Times New Roman" w:cs="Times New Roman"/>
            <w:sz w:val="24"/>
            <w:szCs w:val="24"/>
          </w:rPr>
          <w:t>.</w:t>
        </w:r>
      </w:ins>
    </w:p>
    <w:p w14:paraId="777265C0" w14:textId="77777777" w:rsidR="0099797D" w:rsidRPr="0099797D" w:rsidRDefault="0099797D" w:rsidP="0099797D">
      <w:pPr>
        <w:spacing w:before="100" w:beforeAutospacing="1" w:after="100" w:afterAutospacing="1" w:line="240" w:lineRule="auto"/>
        <w:rPr>
          <w:ins w:id="3735" w:author="Admin" w:date="2026-07-06T15:52:00Z" w16du:dateUtc="2026-07-06T08:52:00Z"/>
          <w:rFonts w:ascii="Times New Roman" w:eastAsia="Times New Roman" w:hAnsi="Times New Roman" w:cs="Times New Roman"/>
          <w:sz w:val="24"/>
          <w:szCs w:val="24"/>
        </w:rPr>
      </w:pPr>
      <w:ins w:id="3736"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Business Workspace</w:t>
        </w:r>
      </w:ins>
    </w:p>
    <w:p w14:paraId="7AB66ABD" w14:textId="77777777" w:rsidR="0099797D" w:rsidRPr="0099797D" w:rsidRDefault="0099797D" w:rsidP="0099797D">
      <w:pPr>
        <w:spacing w:before="100" w:beforeAutospacing="1" w:after="100" w:afterAutospacing="1" w:line="240" w:lineRule="auto"/>
        <w:rPr>
          <w:ins w:id="3737" w:author="Admin" w:date="2026-07-06T15:52:00Z" w16du:dateUtc="2026-07-06T08:52:00Z"/>
          <w:rFonts w:ascii="Times New Roman" w:eastAsia="Times New Roman" w:hAnsi="Times New Roman" w:cs="Times New Roman"/>
          <w:sz w:val="24"/>
          <w:szCs w:val="24"/>
        </w:rPr>
      </w:pPr>
      <w:ins w:id="3738"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Project Workspace</w:t>
        </w:r>
      </w:ins>
    </w:p>
    <w:p w14:paraId="4329CC78" w14:textId="77777777" w:rsidR="0099797D" w:rsidRPr="0099797D" w:rsidRDefault="0099797D" w:rsidP="0099797D">
      <w:pPr>
        <w:spacing w:before="100" w:beforeAutospacing="1" w:after="100" w:afterAutospacing="1" w:line="240" w:lineRule="auto"/>
        <w:rPr>
          <w:ins w:id="3739" w:author="Admin" w:date="2026-07-06T15:52:00Z" w16du:dateUtc="2026-07-06T08:52:00Z"/>
          <w:rFonts w:ascii="Times New Roman" w:eastAsia="Times New Roman" w:hAnsi="Times New Roman" w:cs="Times New Roman"/>
          <w:sz w:val="24"/>
          <w:szCs w:val="24"/>
        </w:rPr>
      </w:pPr>
      <w:ins w:id="3740"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Discovery Workspace</w:t>
        </w:r>
      </w:ins>
    </w:p>
    <w:p w14:paraId="35960284" w14:textId="77777777" w:rsidR="0099797D" w:rsidRPr="0099797D" w:rsidRDefault="0099797D" w:rsidP="0099797D">
      <w:pPr>
        <w:spacing w:before="100" w:beforeAutospacing="1" w:after="100" w:afterAutospacing="1" w:line="240" w:lineRule="auto"/>
        <w:rPr>
          <w:ins w:id="3741" w:author="Admin" w:date="2026-07-06T15:52:00Z" w16du:dateUtc="2026-07-06T08:52:00Z"/>
          <w:rFonts w:ascii="Times New Roman" w:eastAsia="Times New Roman" w:hAnsi="Times New Roman" w:cs="Times New Roman"/>
          <w:sz w:val="24"/>
          <w:szCs w:val="24"/>
        </w:rPr>
      </w:pPr>
      <w:ins w:id="3742"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Transformation Workspace</w:t>
        </w:r>
      </w:ins>
    </w:p>
    <w:p w14:paraId="56EB6382" w14:textId="77777777" w:rsidR="0099797D" w:rsidRPr="0099797D" w:rsidRDefault="0099797D" w:rsidP="0099797D">
      <w:pPr>
        <w:spacing w:before="100" w:beforeAutospacing="1" w:after="100" w:afterAutospacing="1" w:line="240" w:lineRule="auto"/>
        <w:rPr>
          <w:ins w:id="3743" w:author="Admin" w:date="2026-07-06T15:52:00Z" w16du:dateUtc="2026-07-06T08:52:00Z"/>
          <w:rFonts w:ascii="Times New Roman" w:eastAsia="Times New Roman" w:hAnsi="Times New Roman" w:cs="Times New Roman"/>
          <w:sz w:val="24"/>
          <w:szCs w:val="24"/>
        </w:rPr>
      </w:pPr>
      <w:ins w:id="3744"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Delivery Workspace</w:t>
        </w:r>
      </w:ins>
    </w:p>
    <w:p w14:paraId="1F555F1A" w14:textId="77777777" w:rsidR="0099797D" w:rsidRPr="0099797D" w:rsidRDefault="0099797D" w:rsidP="0099797D">
      <w:pPr>
        <w:spacing w:before="100" w:beforeAutospacing="1" w:after="100" w:afterAutospacing="1" w:line="240" w:lineRule="auto"/>
        <w:rPr>
          <w:ins w:id="3745" w:author="Admin" w:date="2026-07-06T15:52:00Z" w16du:dateUtc="2026-07-06T08:52:00Z"/>
          <w:rFonts w:ascii="Times New Roman" w:eastAsia="Times New Roman" w:hAnsi="Times New Roman" w:cs="Times New Roman"/>
          <w:sz w:val="24"/>
          <w:szCs w:val="24"/>
        </w:rPr>
      </w:pPr>
      <w:proofErr w:type="spellStart"/>
      <w:ins w:id="3746" w:author="Admin" w:date="2026-07-06T15:52:00Z" w16du:dateUtc="2026-07-06T08:52:00Z">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xây</w:t>
        </w:r>
        <w:proofErr w:type="spellEnd"/>
        <w:r w:rsidRPr="0099797D">
          <w:rPr>
            <w:rFonts w:ascii="Times New Roman" w:eastAsia="Times New Roman" w:hAnsi="Times New Roman" w:cs="Times New Roman"/>
            <w:sz w:val="24"/>
            <w:szCs w:val="24"/>
          </w:rPr>
          <w:t>.</w:t>
        </w:r>
      </w:ins>
    </w:p>
    <w:p w14:paraId="292E1900" w14:textId="77777777" w:rsidR="0099797D" w:rsidRPr="0099797D" w:rsidRDefault="0099797D" w:rsidP="0099797D">
      <w:pPr>
        <w:spacing w:before="100" w:beforeAutospacing="1" w:after="100" w:afterAutospacing="1" w:line="240" w:lineRule="auto"/>
        <w:rPr>
          <w:ins w:id="3747" w:author="Admin" w:date="2026-07-06T15:52:00Z" w16du:dateUtc="2026-07-06T08:52:00Z"/>
          <w:rFonts w:ascii="Times New Roman" w:eastAsia="Times New Roman" w:hAnsi="Times New Roman" w:cs="Times New Roman"/>
          <w:sz w:val="24"/>
          <w:szCs w:val="24"/>
        </w:rPr>
      </w:pPr>
      <w:ins w:id="3748"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AI</w:t>
        </w:r>
      </w:ins>
    </w:p>
    <w:p w14:paraId="6881E373" w14:textId="77777777" w:rsidR="0099797D" w:rsidRPr="0099797D" w:rsidRDefault="0099797D" w:rsidP="0099797D">
      <w:pPr>
        <w:spacing w:before="100" w:beforeAutospacing="1" w:after="100" w:afterAutospacing="1" w:line="240" w:lineRule="auto"/>
        <w:rPr>
          <w:ins w:id="3749" w:author="Admin" w:date="2026-07-06T15:52:00Z" w16du:dateUtc="2026-07-06T08:52:00Z"/>
          <w:rFonts w:ascii="Times New Roman" w:eastAsia="Times New Roman" w:hAnsi="Times New Roman" w:cs="Times New Roman"/>
          <w:sz w:val="24"/>
          <w:szCs w:val="24"/>
        </w:rPr>
      </w:pPr>
      <w:ins w:id="3750"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Marketplace</w:t>
        </w:r>
      </w:ins>
    </w:p>
    <w:p w14:paraId="59FF936F" w14:textId="77777777" w:rsidR="0099797D" w:rsidRPr="0099797D" w:rsidRDefault="0099797D" w:rsidP="0099797D">
      <w:pPr>
        <w:spacing w:before="100" w:beforeAutospacing="1" w:after="100" w:afterAutospacing="1" w:line="240" w:lineRule="auto"/>
        <w:rPr>
          <w:ins w:id="3751" w:author="Admin" w:date="2026-07-06T15:52:00Z" w16du:dateUtc="2026-07-06T08:52:00Z"/>
          <w:rFonts w:ascii="Times New Roman" w:eastAsia="Times New Roman" w:hAnsi="Times New Roman" w:cs="Times New Roman"/>
          <w:sz w:val="24"/>
          <w:szCs w:val="24"/>
        </w:rPr>
      </w:pPr>
      <w:ins w:id="3752"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HRM</w:t>
        </w:r>
      </w:ins>
    </w:p>
    <w:p w14:paraId="3CC7EF4D" w14:textId="77777777" w:rsidR="0099797D" w:rsidRPr="0099797D" w:rsidRDefault="0099797D" w:rsidP="0099797D">
      <w:pPr>
        <w:spacing w:before="100" w:beforeAutospacing="1" w:after="100" w:afterAutospacing="1" w:line="240" w:lineRule="auto"/>
        <w:rPr>
          <w:ins w:id="3753" w:author="Admin" w:date="2026-07-06T15:52:00Z" w16du:dateUtc="2026-07-06T08:52:00Z"/>
          <w:rFonts w:ascii="Times New Roman" w:eastAsia="Times New Roman" w:hAnsi="Times New Roman" w:cs="Times New Roman"/>
          <w:sz w:val="24"/>
          <w:szCs w:val="24"/>
        </w:rPr>
      </w:pPr>
      <w:ins w:id="3754" w:author="Admin" w:date="2026-07-06T15:52:00Z" w16du:dateUtc="2026-07-06T08:52:00Z">
        <w:r w:rsidRPr="0099797D">
          <w:rPr>
            <w:rFonts w:ascii="Segoe UI Emoji" w:eastAsia="Times New Roman" w:hAnsi="Segoe UI Emoji" w:cs="Segoe UI Emoji"/>
            <w:sz w:val="24"/>
            <w:szCs w:val="24"/>
          </w:rPr>
          <w:t>❌</w:t>
        </w:r>
        <w:r w:rsidRPr="0099797D">
          <w:rPr>
            <w:rFonts w:ascii="Times New Roman" w:eastAsia="Times New Roman" w:hAnsi="Times New Roman" w:cs="Times New Roman"/>
            <w:sz w:val="24"/>
            <w:szCs w:val="24"/>
          </w:rPr>
          <w:t xml:space="preserve"> LMS</w:t>
        </w:r>
      </w:ins>
    </w:p>
    <w:p w14:paraId="5D343EFA" w14:textId="77777777" w:rsidR="0099797D" w:rsidRPr="0099797D" w:rsidRDefault="0099797D" w:rsidP="0099797D">
      <w:pPr>
        <w:spacing w:before="100" w:beforeAutospacing="1" w:after="100" w:afterAutospacing="1" w:line="240" w:lineRule="auto"/>
        <w:rPr>
          <w:ins w:id="3755" w:author="Admin" w:date="2026-07-06T15:52:00Z" w16du:dateUtc="2026-07-06T08:52:00Z"/>
          <w:rFonts w:ascii="Times New Roman" w:eastAsia="Times New Roman" w:hAnsi="Times New Roman" w:cs="Times New Roman"/>
          <w:sz w:val="24"/>
          <w:szCs w:val="24"/>
        </w:rPr>
      </w:pPr>
      <w:ins w:id="3756" w:author="Admin" w:date="2026-07-06T15:52:00Z" w16du:dateUtc="2026-07-06T08:52:00Z">
        <w:r w:rsidRPr="0099797D">
          <w:rPr>
            <w:rFonts w:ascii="Segoe UI Emoji" w:eastAsia="Times New Roman" w:hAnsi="Segoe UI Emoji" w:cs="Segoe UI Emoji"/>
            <w:sz w:val="24"/>
            <w:szCs w:val="24"/>
          </w:rPr>
          <w:lastRenderedPageBreak/>
          <w:t>❌</w:t>
        </w:r>
        <w:r w:rsidRPr="0099797D">
          <w:rPr>
            <w:rFonts w:ascii="Times New Roman" w:eastAsia="Times New Roman" w:hAnsi="Times New Roman" w:cs="Times New Roman"/>
            <w:sz w:val="24"/>
            <w:szCs w:val="24"/>
          </w:rPr>
          <w:t xml:space="preserve"> Mobile</w:t>
        </w:r>
      </w:ins>
    </w:p>
    <w:p w14:paraId="79763C44" w14:textId="77777777" w:rsidR="0099797D" w:rsidRPr="0099797D" w:rsidRDefault="0099797D" w:rsidP="0099797D">
      <w:pPr>
        <w:spacing w:before="100" w:beforeAutospacing="1" w:after="100" w:afterAutospacing="1" w:line="240" w:lineRule="auto"/>
        <w:outlineLvl w:val="0"/>
        <w:rPr>
          <w:ins w:id="3757" w:author="Admin" w:date="2026-07-06T15:52:00Z" w16du:dateUtc="2026-07-06T08:52:00Z"/>
          <w:rFonts w:ascii="Times New Roman" w:eastAsia="Times New Roman" w:hAnsi="Times New Roman" w:cs="Times New Roman"/>
          <w:b/>
          <w:bCs/>
          <w:kern w:val="36"/>
          <w:sz w:val="48"/>
          <w:szCs w:val="48"/>
        </w:rPr>
      </w:pPr>
      <w:ins w:id="3758" w:author="Admin" w:date="2026-07-06T15:52:00Z" w16du:dateUtc="2026-07-06T08:52:00Z">
        <w:r w:rsidRPr="0099797D">
          <w:rPr>
            <w:rFonts w:ascii="Times New Roman" w:eastAsia="Times New Roman" w:hAnsi="Times New Roman" w:cs="Times New Roman"/>
            <w:b/>
            <w:bCs/>
            <w:kern w:val="36"/>
            <w:sz w:val="48"/>
            <w:szCs w:val="48"/>
          </w:rPr>
          <w:t xml:space="preserve">3.11. Output </w:t>
        </w:r>
        <w:proofErr w:type="spellStart"/>
        <w:r w:rsidRPr="0099797D">
          <w:rPr>
            <w:rFonts w:ascii="Times New Roman" w:eastAsia="Times New Roman" w:hAnsi="Times New Roman" w:cs="Times New Roman"/>
            <w:b/>
            <w:bCs/>
            <w:kern w:val="36"/>
            <w:sz w:val="48"/>
            <w:szCs w:val="48"/>
          </w:rPr>
          <w:t>của</w:t>
        </w:r>
        <w:proofErr w:type="spellEnd"/>
        <w:r w:rsidRPr="0099797D">
          <w:rPr>
            <w:rFonts w:ascii="Times New Roman" w:eastAsia="Times New Roman" w:hAnsi="Times New Roman" w:cs="Times New Roman"/>
            <w:b/>
            <w:bCs/>
            <w:kern w:val="36"/>
            <w:sz w:val="48"/>
            <w:szCs w:val="48"/>
          </w:rPr>
          <w:t xml:space="preserve"> Product Architecture</w:t>
        </w:r>
      </w:ins>
    </w:p>
    <w:p w14:paraId="47F2F3C4" w14:textId="77777777" w:rsidR="0099797D" w:rsidRPr="0099797D" w:rsidRDefault="0099797D" w:rsidP="0099797D">
      <w:pPr>
        <w:spacing w:before="100" w:beforeAutospacing="1" w:after="100" w:afterAutospacing="1" w:line="240" w:lineRule="auto"/>
        <w:rPr>
          <w:ins w:id="3759" w:author="Admin" w:date="2026-07-06T15:52:00Z" w16du:dateUtc="2026-07-06T08:52:00Z"/>
          <w:rFonts w:ascii="Times New Roman" w:eastAsia="Times New Roman" w:hAnsi="Times New Roman" w:cs="Times New Roman"/>
          <w:sz w:val="24"/>
          <w:szCs w:val="24"/>
        </w:rPr>
      </w:pPr>
      <w:ins w:id="3760" w:author="Admin" w:date="2026-07-06T15:52:00Z" w16du:dateUtc="2026-07-06T08:52:00Z">
        <w:r w:rsidRPr="0099797D">
          <w:rPr>
            <w:rFonts w:ascii="Times New Roman" w:eastAsia="Times New Roman" w:hAnsi="Times New Roman" w:cs="Times New Roman"/>
            <w:sz w:val="24"/>
            <w:szCs w:val="24"/>
          </w:rPr>
          <w:t xml:space="preserve">Sau </w:t>
        </w:r>
        <w:proofErr w:type="spellStart"/>
        <w:r w:rsidRPr="0099797D">
          <w:rPr>
            <w:rFonts w:ascii="Times New Roman" w:eastAsia="Times New Roman" w:hAnsi="Times New Roman" w:cs="Times New Roman"/>
            <w:sz w:val="24"/>
            <w:szCs w:val="24"/>
          </w:rPr>
          <w:t>chương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này</w:t>
        </w:r>
        <w:proofErr w:type="spellEnd"/>
        <w:r w:rsidRPr="0099797D">
          <w:rPr>
            <w:rFonts w:ascii="Times New Roman" w:eastAsia="Times New Roman" w:hAnsi="Times New Roman" w:cs="Times New Roman"/>
            <w:sz w:val="24"/>
            <w:szCs w:val="24"/>
          </w:rPr>
          <w:t>.</w:t>
        </w:r>
      </w:ins>
    </w:p>
    <w:p w14:paraId="4E7E71CE" w14:textId="77777777" w:rsidR="0099797D" w:rsidRPr="0099797D" w:rsidRDefault="0099797D" w:rsidP="0099797D">
      <w:pPr>
        <w:spacing w:before="100" w:beforeAutospacing="1" w:after="100" w:afterAutospacing="1" w:line="240" w:lineRule="auto"/>
        <w:rPr>
          <w:ins w:id="3761" w:author="Admin" w:date="2026-07-06T15:52:00Z" w16du:dateUtc="2026-07-06T08:52:00Z"/>
          <w:rFonts w:ascii="Times New Roman" w:eastAsia="Times New Roman" w:hAnsi="Times New Roman" w:cs="Times New Roman"/>
          <w:sz w:val="24"/>
          <w:szCs w:val="24"/>
        </w:rPr>
      </w:pPr>
      <w:ins w:id="3762" w:author="Admin" w:date="2026-07-06T15:52:00Z" w16du:dateUtc="2026-07-06T08:52:00Z">
        <w:r w:rsidRPr="0099797D">
          <w:rPr>
            <w:rFonts w:ascii="Times New Roman" w:eastAsia="Times New Roman" w:hAnsi="Times New Roman" w:cs="Times New Roman"/>
            <w:sz w:val="24"/>
            <w:szCs w:val="24"/>
          </w:rPr>
          <w:t xml:space="preserve">BA </w:t>
        </w:r>
        <w:proofErr w:type="spellStart"/>
        <w:r w:rsidRPr="0099797D">
          <w:rPr>
            <w:rFonts w:ascii="Times New Roman" w:eastAsia="Times New Roman" w:hAnsi="Times New Roman" w:cs="Times New Roman"/>
            <w:sz w:val="24"/>
            <w:szCs w:val="24"/>
          </w:rPr>
          <w:t>có</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thể</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viết</w:t>
        </w:r>
        <w:proofErr w:type="spellEnd"/>
        <w:r w:rsidRPr="0099797D">
          <w:rPr>
            <w:rFonts w:ascii="Times New Roman" w:eastAsia="Times New Roman" w:hAnsi="Times New Roman" w:cs="Times New Roman"/>
            <w:sz w:val="24"/>
            <w:szCs w:val="24"/>
          </w:rPr>
          <w:t>.</w:t>
        </w:r>
      </w:ins>
    </w:p>
    <w:p w14:paraId="63E0D03D" w14:textId="77777777" w:rsidR="0099797D" w:rsidRPr="0099797D" w:rsidRDefault="0099797D" w:rsidP="0099797D">
      <w:pPr>
        <w:spacing w:before="100" w:beforeAutospacing="1" w:after="100" w:afterAutospacing="1" w:line="240" w:lineRule="auto"/>
        <w:rPr>
          <w:ins w:id="3763" w:author="Admin" w:date="2026-07-06T15:52:00Z" w16du:dateUtc="2026-07-06T08:52:00Z"/>
          <w:rFonts w:ascii="Times New Roman" w:eastAsia="Times New Roman" w:hAnsi="Times New Roman" w:cs="Times New Roman"/>
          <w:sz w:val="24"/>
          <w:szCs w:val="24"/>
        </w:rPr>
      </w:pPr>
      <w:ins w:id="3764" w:author="Admin" w:date="2026-07-06T15:52:00Z" w16du:dateUtc="2026-07-06T08:52:00Z">
        <w:r w:rsidRPr="0099797D">
          <w:rPr>
            <w:rFonts w:ascii="Times New Roman" w:eastAsia="Times New Roman" w:hAnsi="Times New Roman" w:cs="Times New Roman"/>
            <w:sz w:val="24"/>
            <w:szCs w:val="24"/>
          </w:rPr>
          <w:t>PRD.</w:t>
        </w:r>
      </w:ins>
    </w:p>
    <w:p w14:paraId="42A19D49" w14:textId="77777777" w:rsidR="0099797D" w:rsidRPr="0099797D" w:rsidRDefault="0099797D" w:rsidP="0099797D">
      <w:pPr>
        <w:spacing w:before="100" w:beforeAutospacing="1" w:after="100" w:afterAutospacing="1" w:line="240" w:lineRule="auto"/>
        <w:rPr>
          <w:ins w:id="3765" w:author="Admin" w:date="2026-07-06T15:52:00Z" w16du:dateUtc="2026-07-06T08:52:00Z"/>
          <w:rFonts w:ascii="Times New Roman" w:eastAsia="Times New Roman" w:hAnsi="Times New Roman" w:cs="Times New Roman"/>
          <w:sz w:val="24"/>
          <w:szCs w:val="24"/>
        </w:rPr>
      </w:pPr>
      <w:ins w:id="3766" w:author="Admin" w:date="2026-07-06T15:52:00Z" w16du:dateUtc="2026-07-06T08:52:00Z">
        <w:r w:rsidRPr="0099797D">
          <w:rPr>
            <w:rFonts w:ascii="Times New Roman" w:eastAsia="Times New Roman" w:hAnsi="Times New Roman" w:cs="Times New Roman"/>
            <w:sz w:val="24"/>
            <w:szCs w:val="24"/>
          </w:rPr>
          <w:t>UI.</w:t>
        </w:r>
      </w:ins>
    </w:p>
    <w:p w14:paraId="4D1BCD4A" w14:textId="77777777" w:rsidR="0099797D" w:rsidRPr="0099797D" w:rsidRDefault="0099797D" w:rsidP="0099797D">
      <w:pPr>
        <w:spacing w:before="100" w:beforeAutospacing="1" w:after="100" w:afterAutospacing="1" w:line="240" w:lineRule="auto"/>
        <w:rPr>
          <w:ins w:id="3767" w:author="Admin" w:date="2026-07-06T15:52:00Z" w16du:dateUtc="2026-07-06T08:52:00Z"/>
          <w:rFonts w:ascii="Times New Roman" w:eastAsia="Times New Roman" w:hAnsi="Times New Roman" w:cs="Times New Roman"/>
          <w:sz w:val="24"/>
          <w:szCs w:val="24"/>
        </w:rPr>
      </w:pPr>
      <w:ins w:id="3768" w:author="Admin" w:date="2026-07-06T15:52:00Z" w16du:dateUtc="2026-07-06T08:52:00Z">
        <w:r w:rsidRPr="0099797D">
          <w:rPr>
            <w:rFonts w:ascii="Times New Roman" w:eastAsia="Times New Roman" w:hAnsi="Times New Roman" w:cs="Times New Roman"/>
            <w:sz w:val="24"/>
            <w:szCs w:val="24"/>
          </w:rPr>
          <w:t>Wireframe.</w:t>
        </w:r>
      </w:ins>
    </w:p>
    <w:p w14:paraId="3E9F6C92" w14:textId="77777777" w:rsidR="0099797D" w:rsidRPr="0099797D" w:rsidRDefault="0099797D" w:rsidP="0099797D">
      <w:pPr>
        <w:spacing w:before="100" w:beforeAutospacing="1" w:after="100" w:afterAutospacing="1" w:line="240" w:lineRule="auto"/>
        <w:rPr>
          <w:ins w:id="3769" w:author="Admin" w:date="2026-07-06T15:52:00Z" w16du:dateUtc="2026-07-06T08:52:00Z"/>
          <w:rFonts w:ascii="Times New Roman" w:eastAsia="Times New Roman" w:hAnsi="Times New Roman" w:cs="Times New Roman"/>
          <w:sz w:val="24"/>
          <w:szCs w:val="24"/>
        </w:rPr>
      </w:pPr>
      <w:ins w:id="3770" w:author="Admin" w:date="2026-07-06T15:52:00Z" w16du:dateUtc="2026-07-06T08:52:00Z">
        <w:r w:rsidRPr="0099797D">
          <w:rPr>
            <w:rFonts w:ascii="Times New Roman" w:eastAsia="Times New Roman" w:hAnsi="Times New Roman" w:cs="Times New Roman"/>
            <w:sz w:val="24"/>
            <w:szCs w:val="24"/>
          </w:rPr>
          <w:t>Database.</w:t>
        </w:r>
      </w:ins>
    </w:p>
    <w:p w14:paraId="0514EAF8" w14:textId="77777777" w:rsidR="0099797D" w:rsidRPr="0099797D" w:rsidRDefault="0099797D" w:rsidP="0099797D">
      <w:pPr>
        <w:spacing w:before="100" w:beforeAutospacing="1" w:after="100" w:afterAutospacing="1" w:line="240" w:lineRule="auto"/>
        <w:rPr>
          <w:ins w:id="3771" w:author="Admin" w:date="2026-07-06T15:52:00Z" w16du:dateUtc="2026-07-06T08:52:00Z"/>
          <w:rFonts w:ascii="Times New Roman" w:eastAsia="Times New Roman" w:hAnsi="Times New Roman" w:cs="Times New Roman"/>
          <w:sz w:val="24"/>
          <w:szCs w:val="24"/>
        </w:rPr>
      </w:pPr>
      <w:ins w:id="3772" w:author="Admin" w:date="2026-07-06T15:52:00Z" w16du:dateUtc="2026-07-06T08:52:00Z">
        <w:r w:rsidRPr="0099797D">
          <w:rPr>
            <w:rFonts w:ascii="Times New Roman" w:eastAsia="Times New Roman" w:hAnsi="Times New Roman" w:cs="Times New Roman"/>
            <w:sz w:val="24"/>
            <w:szCs w:val="24"/>
          </w:rPr>
          <w:t>API.</w:t>
        </w:r>
      </w:ins>
    </w:p>
    <w:p w14:paraId="0E86DBFA" w14:textId="77777777" w:rsidR="0099797D" w:rsidRPr="0099797D" w:rsidRDefault="0099797D" w:rsidP="0099797D">
      <w:pPr>
        <w:spacing w:before="100" w:beforeAutospacing="1" w:after="100" w:afterAutospacing="1" w:line="240" w:lineRule="auto"/>
        <w:rPr>
          <w:ins w:id="3773" w:author="Admin" w:date="2026-07-06T15:52:00Z" w16du:dateUtc="2026-07-06T08:52:00Z"/>
          <w:rFonts w:ascii="Times New Roman" w:eastAsia="Times New Roman" w:hAnsi="Times New Roman" w:cs="Times New Roman"/>
          <w:sz w:val="24"/>
          <w:szCs w:val="24"/>
        </w:rPr>
      </w:pPr>
      <w:ins w:id="3774" w:author="Admin" w:date="2026-07-06T15:52:00Z" w16du:dateUtc="2026-07-06T08:52:00Z">
        <w:r w:rsidRPr="0099797D">
          <w:rPr>
            <w:rFonts w:ascii="Times New Roman" w:eastAsia="Times New Roman" w:hAnsi="Times New Roman" w:cs="Times New Roman"/>
            <w:sz w:val="24"/>
            <w:szCs w:val="24"/>
          </w:rPr>
          <w:t>Sprint.</w:t>
        </w:r>
      </w:ins>
    </w:p>
    <w:p w14:paraId="66B1BBEB" w14:textId="77777777" w:rsidR="0099797D" w:rsidRPr="0099797D" w:rsidRDefault="0099797D" w:rsidP="0099797D">
      <w:pPr>
        <w:spacing w:before="100" w:beforeAutospacing="1" w:after="100" w:afterAutospacing="1" w:line="240" w:lineRule="auto"/>
        <w:rPr>
          <w:ins w:id="3775" w:author="Admin" w:date="2026-07-06T15:52:00Z" w16du:dateUtc="2026-07-06T08:52:00Z"/>
          <w:rFonts w:ascii="Times New Roman" w:eastAsia="Times New Roman" w:hAnsi="Times New Roman" w:cs="Times New Roman"/>
          <w:sz w:val="24"/>
          <w:szCs w:val="24"/>
        </w:rPr>
      </w:pPr>
      <w:proofErr w:type="spellStart"/>
      <w:ins w:id="3776" w:author="Admin" w:date="2026-07-06T15:52:00Z" w16du:dateUtc="2026-07-06T08:52:00Z">
        <w:r w:rsidRPr="0099797D">
          <w:rPr>
            <w:rFonts w:ascii="Times New Roman" w:eastAsia="Times New Roman" w:hAnsi="Times New Roman" w:cs="Times New Roman"/>
            <w:sz w:val="24"/>
            <w:szCs w:val="24"/>
          </w:rPr>
          <w:t>Mà</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không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bị</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thay</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đổi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kiến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trúc</w:t>
        </w:r>
        <w:proofErr w:type="spellEnd"/>
        <w:r w:rsidRPr="0099797D">
          <w:rPr>
            <w:rFonts w:ascii="Times New Roman" w:eastAsia="Times New Roman" w:hAnsi="Times New Roman" w:cs="Times New Roman"/>
            <w:sz w:val="24"/>
            <w:szCs w:val="24"/>
          </w:rPr>
          <w:t>.</w:t>
        </w:r>
      </w:ins>
    </w:p>
    <w:p w14:paraId="7C809FB7" w14:textId="77777777" w:rsidR="0099797D" w:rsidRPr="0099797D" w:rsidRDefault="0099797D" w:rsidP="0099797D">
      <w:pPr>
        <w:spacing w:before="100" w:beforeAutospacing="1" w:after="100" w:afterAutospacing="1" w:line="240" w:lineRule="auto"/>
        <w:outlineLvl w:val="0"/>
        <w:rPr>
          <w:ins w:id="3777" w:author="Admin" w:date="2026-07-06T15:52:00Z" w16du:dateUtc="2026-07-06T08:52:00Z"/>
          <w:rFonts w:ascii="Times New Roman" w:eastAsia="Times New Roman" w:hAnsi="Times New Roman" w:cs="Times New Roman"/>
          <w:b/>
          <w:bCs/>
          <w:kern w:val="36"/>
          <w:sz w:val="48"/>
          <w:szCs w:val="48"/>
        </w:rPr>
      </w:pPr>
      <w:proofErr w:type="spellStart"/>
      <w:ins w:id="3778" w:author="Admin" w:date="2026-07-06T15:52:00Z" w16du:dateUtc="2026-07-06T08:52:00Z">
        <w:r w:rsidRPr="0099797D">
          <w:rPr>
            <w:rFonts w:ascii="Times New Roman" w:eastAsia="Times New Roman" w:hAnsi="Times New Roman" w:cs="Times New Roman"/>
            <w:b/>
            <w:bCs/>
            <w:kern w:val="36"/>
            <w:sz w:val="48"/>
            <w:szCs w:val="48"/>
          </w:rPr>
          <w:t>Tóm</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tắt</w:t>
        </w:r>
        <w:proofErr w:type="spellEnd"/>
        <w:r w:rsidRPr="0099797D">
          <w:rPr>
            <w:rFonts w:ascii="Times New Roman" w:eastAsia="Times New Roman" w:hAnsi="Times New Roman" w:cs="Times New Roman"/>
            <w:b/>
            <w:bCs/>
            <w:kern w:val="36"/>
            <w:sz w:val="48"/>
            <w:szCs w:val="48"/>
          </w:rPr>
          <w:t xml:space="preserve"> </w:t>
        </w:r>
        <w:proofErr w:type="spellStart"/>
        <w:r w:rsidRPr="0099797D">
          <w:rPr>
            <w:rFonts w:ascii="Times New Roman" w:eastAsia="Times New Roman" w:hAnsi="Times New Roman" w:cs="Times New Roman"/>
            <w:b/>
            <w:bCs/>
            <w:kern w:val="36"/>
            <w:sz w:val="48"/>
            <w:szCs w:val="48"/>
          </w:rPr>
          <w:t>chương</w:t>
        </w:r>
        <w:proofErr w:type="spellEnd"/>
      </w:ins>
    </w:p>
    <w:p w14:paraId="6D7C312E" w14:textId="77777777" w:rsidR="0099797D" w:rsidRPr="0099797D" w:rsidRDefault="0099797D" w:rsidP="0099797D">
      <w:pPr>
        <w:spacing w:before="100" w:beforeAutospacing="1" w:after="100" w:afterAutospacing="1" w:line="240" w:lineRule="auto"/>
        <w:rPr>
          <w:ins w:id="3779" w:author="Admin" w:date="2026-07-06T15:52:00Z" w16du:dateUtc="2026-07-06T08:52:00Z"/>
          <w:rFonts w:ascii="Times New Roman" w:eastAsia="Times New Roman" w:hAnsi="Times New Roman" w:cs="Times New Roman"/>
          <w:sz w:val="24"/>
          <w:szCs w:val="24"/>
        </w:rPr>
      </w:pPr>
      <w:ins w:id="3780" w:author="Admin" w:date="2026-07-06T15:52:00Z" w16du:dateUtc="2026-07-06T08:52:00Z">
        <w:r w:rsidRPr="0099797D">
          <w:rPr>
            <w:rFonts w:ascii="Times New Roman" w:eastAsia="Times New Roman" w:hAnsi="Times New Roman" w:cs="Times New Roman"/>
            <w:sz w:val="24"/>
            <w:szCs w:val="24"/>
          </w:rPr>
          <w:t xml:space="preserve">Product Architecture </w:t>
        </w:r>
        <w:proofErr w:type="spellStart"/>
        <w:r w:rsidRPr="0099797D">
          <w:rPr>
            <w:rFonts w:ascii="Times New Roman" w:eastAsia="Times New Roman" w:hAnsi="Times New Roman" w:cs="Times New Roman"/>
            <w:sz w:val="24"/>
            <w:szCs w:val="24"/>
          </w:rPr>
          <w:t>là</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bản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thiết</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kế</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tổng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thể</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của</w:t>
        </w:r>
        <w:proofErr w:type="spellEnd"/>
        <w:r w:rsidRPr="0099797D">
          <w:rPr>
            <w:rFonts w:ascii="Times New Roman" w:eastAsia="Times New Roman" w:hAnsi="Times New Roman" w:cs="Times New Roman"/>
            <w:sz w:val="24"/>
            <w:szCs w:val="24"/>
          </w:rPr>
          <w:t xml:space="preserve"> Business Consulting OS.</w:t>
        </w:r>
      </w:ins>
    </w:p>
    <w:p w14:paraId="50779BBC" w14:textId="77777777" w:rsidR="0099797D" w:rsidRPr="0099797D" w:rsidRDefault="0099797D" w:rsidP="0099797D">
      <w:pPr>
        <w:spacing w:before="100" w:beforeAutospacing="1" w:after="100" w:afterAutospacing="1" w:line="240" w:lineRule="auto"/>
        <w:rPr>
          <w:ins w:id="3781" w:author="Admin" w:date="2026-07-06T15:52:00Z" w16du:dateUtc="2026-07-06T08:52:00Z"/>
          <w:rFonts w:ascii="Times New Roman" w:eastAsia="Times New Roman" w:hAnsi="Times New Roman" w:cs="Times New Roman"/>
          <w:sz w:val="24"/>
          <w:szCs w:val="24"/>
        </w:rPr>
      </w:pPr>
      <w:proofErr w:type="spellStart"/>
      <w:ins w:id="3782" w:author="Admin" w:date="2026-07-06T15:52:00Z" w16du:dateUtc="2026-07-06T08:52:00Z">
        <w:r w:rsidRPr="0099797D">
          <w:rPr>
            <w:rFonts w:ascii="Times New Roman" w:eastAsia="Times New Roman" w:hAnsi="Times New Roman" w:cs="Times New Roman"/>
            <w:sz w:val="24"/>
            <w:szCs w:val="24"/>
          </w:rPr>
          <w:t>Nó</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xác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định</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cách</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tổ</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chức</w:t>
        </w:r>
        <w:proofErr w:type="spellEnd"/>
        <w:r w:rsidRPr="0099797D">
          <w:rPr>
            <w:rFonts w:ascii="Times New Roman" w:eastAsia="Times New Roman" w:hAnsi="Times New Roman" w:cs="Times New Roman"/>
            <w:sz w:val="24"/>
            <w:szCs w:val="24"/>
          </w:rPr>
          <w:t xml:space="preserve"> Workspace, </w:t>
        </w:r>
        <w:proofErr w:type="spellStart"/>
        <w:r w:rsidRPr="0099797D">
          <w:rPr>
            <w:rFonts w:ascii="Times New Roman" w:eastAsia="Times New Roman" w:hAnsi="Times New Roman" w:cs="Times New Roman"/>
            <w:sz w:val="24"/>
            <w:szCs w:val="24"/>
          </w:rPr>
          <w:t>các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tầng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kiến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trúc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đối</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tượng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nghiệp</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vụ</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và</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nguyên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tắc</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phát</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triển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làm</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nền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tảng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cho</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toàn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bộ</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các</w:t>
        </w:r>
        <w:proofErr w:type="spellEnd"/>
        <w:r w:rsidRPr="0099797D">
          <w:rPr>
            <w:rFonts w:ascii="Times New Roman" w:eastAsia="Times New Roman" w:hAnsi="Times New Roman" w:cs="Times New Roman"/>
            <w:sz w:val="24"/>
            <w:szCs w:val="24"/>
          </w:rPr>
          <w:t xml:space="preserve"> PRD </w:t>
        </w:r>
        <w:proofErr w:type="spellStart"/>
        <w:r w:rsidRPr="0099797D">
          <w:rPr>
            <w:rFonts w:ascii="Times New Roman" w:eastAsia="Times New Roman" w:hAnsi="Times New Roman" w:cs="Times New Roman"/>
            <w:sz w:val="24"/>
            <w:szCs w:val="24"/>
          </w:rPr>
          <w:t>và</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hoạt</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động</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phát</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triển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sản</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phẩm</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sau</w:t>
        </w:r>
        <w:proofErr w:type="spellEnd"/>
        <w:r w:rsidRPr="0099797D">
          <w:rPr>
            <w:rFonts w:ascii="Times New Roman" w:eastAsia="Times New Roman" w:hAnsi="Times New Roman" w:cs="Times New Roman"/>
            <w:sz w:val="24"/>
            <w:szCs w:val="24"/>
          </w:rPr>
          <w:t xml:space="preserve"> </w:t>
        </w:r>
        <w:proofErr w:type="spellStart"/>
        <w:r w:rsidRPr="0099797D">
          <w:rPr>
            <w:rFonts w:ascii="Times New Roman" w:eastAsia="Times New Roman" w:hAnsi="Times New Roman" w:cs="Times New Roman"/>
            <w:sz w:val="24"/>
            <w:szCs w:val="24"/>
          </w:rPr>
          <w:t>này</w:t>
        </w:r>
        <w:proofErr w:type="spellEnd"/>
        <w:r w:rsidRPr="0099797D">
          <w:rPr>
            <w:rFonts w:ascii="Times New Roman" w:eastAsia="Times New Roman" w:hAnsi="Times New Roman" w:cs="Times New Roman"/>
            <w:sz w:val="24"/>
            <w:szCs w:val="24"/>
          </w:rPr>
          <w:t>.</w:t>
        </w:r>
      </w:ins>
    </w:p>
    <w:p w14:paraId="31E5DC46" w14:textId="41A8E527" w:rsidR="00BF0C90" w:rsidRDefault="00BF0C90" w:rsidP="0099797D">
      <w:pPr>
        <w:spacing w:before="100" w:beforeAutospacing="1" w:after="100" w:afterAutospacing="1" w:line="240" w:lineRule="auto"/>
        <w:outlineLvl w:val="0"/>
        <w:rPr>
          <w:ins w:id="3783" w:author="Admin" w:date="2026-07-06T16:35:00Z" w16du:dateUtc="2026-07-06T09:35:00Z"/>
          <w:rFonts w:ascii="Times New Roman" w:eastAsia="Times New Roman" w:hAnsi="Times New Roman" w:cs="Times New Roman"/>
          <w:sz w:val="24"/>
          <w:szCs w:val="24"/>
        </w:rPr>
      </w:pPr>
    </w:p>
    <w:p w14:paraId="076BD227" w14:textId="77777777" w:rsidR="00BF0C90" w:rsidRDefault="00BF0C90">
      <w:pPr>
        <w:rPr>
          <w:ins w:id="3784" w:author="Admin" w:date="2026-07-06T16:35:00Z" w16du:dateUtc="2026-07-06T09:35:00Z"/>
          <w:rFonts w:ascii="Times New Roman" w:eastAsia="Times New Roman" w:hAnsi="Times New Roman" w:cs="Times New Roman"/>
          <w:sz w:val="24"/>
          <w:szCs w:val="24"/>
        </w:rPr>
      </w:pPr>
      <w:ins w:id="3785" w:author="Admin" w:date="2026-07-06T16:35:00Z" w16du:dateUtc="2026-07-06T09:35:00Z">
        <w:r>
          <w:rPr>
            <w:rFonts w:ascii="Times New Roman" w:eastAsia="Times New Roman" w:hAnsi="Times New Roman" w:cs="Times New Roman"/>
            <w:sz w:val="24"/>
            <w:szCs w:val="24"/>
          </w:rPr>
          <w:br w:type="page"/>
        </w:r>
      </w:ins>
    </w:p>
    <w:p w14:paraId="1B69B747" w14:textId="77777777" w:rsidR="00900D69" w:rsidRPr="0099797D" w:rsidRDefault="00900D69" w:rsidP="0099797D">
      <w:pPr>
        <w:spacing w:before="100" w:beforeAutospacing="1" w:after="100" w:afterAutospacing="1" w:line="240" w:lineRule="auto"/>
        <w:outlineLvl w:val="0"/>
        <w:rPr>
          <w:rFonts w:ascii="Times New Roman" w:eastAsia="Times New Roman" w:hAnsi="Times New Roman" w:cs="Times New Roman"/>
          <w:sz w:val="24"/>
          <w:szCs w:val="24"/>
        </w:rPr>
      </w:pPr>
    </w:p>
    <w:sectPr w:rsidR="00900D69" w:rsidRPr="0099797D" w:rsidSect="00DC234E">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102" style="width:0;height:1.5pt" o:hralign="center" o:bullet="t" o:hrstd="t" o:hr="t" fillcolor="#a0a0a0" stroked="f"/>
    </w:pict>
  </w:numPicBullet>
  <w:numPicBullet w:numPicBulletId="1">
    <w:pict>
      <v:rect id="_x0000_i1103" style="width:0;height:1.5pt" o:hralign="center" o:bullet="t" o:hrstd="t" o:hr="t" fillcolor="#a0a0a0" stroked="f"/>
    </w:pict>
  </w:numPicBullet>
  <w:numPicBullet w:numPicBulletId="2">
    <w:pict>
      <v:rect id="_x0000_i1104" style="width:0;height:1.5pt" o:hralign="center" o:bullet="t" o:hrstd="t" o:hr="t" fillcolor="#a0a0a0" stroked="f"/>
    </w:pict>
  </w:numPicBullet>
  <w:abstractNum w:abstractNumId="0" w15:restartNumberingAfterBreak="0">
    <w:nsid w:val="00946305"/>
    <w:multiLevelType w:val="multilevel"/>
    <w:tmpl w:val="F7CA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97B5E"/>
    <w:multiLevelType w:val="multilevel"/>
    <w:tmpl w:val="0C2C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B4D7F"/>
    <w:multiLevelType w:val="multilevel"/>
    <w:tmpl w:val="78E2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022BE"/>
    <w:multiLevelType w:val="multilevel"/>
    <w:tmpl w:val="2E90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319CE"/>
    <w:multiLevelType w:val="multilevel"/>
    <w:tmpl w:val="4560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A448F6"/>
    <w:multiLevelType w:val="multilevel"/>
    <w:tmpl w:val="74C8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51734"/>
    <w:multiLevelType w:val="multilevel"/>
    <w:tmpl w:val="B504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B11C5E"/>
    <w:multiLevelType w:val="multilevel"/>
    <w:tmpl w:val="F736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93787C"/>
    <w:multiLevelType w:val="multilevel"/>
    <w:tmpl w:val="EFD0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A24957"/>
    <w:multiLevelType w:val="multilevel"/>
    <w:tmpl w:val="80E67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50D74"/>
    <w:multiLevelType w:val="multilevel"/>
    <w:tmpl w:val="773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A7704"/>
    <w:multiLevelType w:val="multilevel"/>
    <w:tmpl w:val="3726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4D3D70"/>
    <w:multiLevelType w:val="multilevel"/>
    <w:tmpl w:val="772E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14DD5"/>
    <w:multiLevelType w:val="multilevel"/>
    <w:tmpl w:val="63007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DD4C69"/>
    <w:multiLevelType w:val="multilevel"/>
    <w:tmpl w:val="4D6E0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713B6"/>
    <w:multiLevelType w:val="multilevel"/>
    <w:tmpl w:val="DA94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A70F2"/>
    <w:multiLevelType w:val="multilevel"/>
    <w:tmpl w:val="7DB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831422"/>
    <w:multiLevelType w:val="multilevel"/>
    <w:tmpl w:val="2EB4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C75E8"/>
    <w:multiLevelType w:val="multilevel"/>
    <w:tmpl w:val="182E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22C0B"/>
    <w:multiLevelType w:val="multilevel"/>
    <w:tmpl w:val="E0968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F5FA6"/>
    <w:multiLevelType w:val="multilevel"/>
    <w:tmpl w:val="428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2F70C0"/>
    <w:multiLevelType w:val="multilevel"/>
    <w:tmpl w:val="958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F44FE"/>
    <w:multiLevelType w:val="multilevel"/>
    <w:tmpl w:val="09B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9811D4"/>
    <w:multiLevelType w:val="multilevel"/>
    <w:tmpl w:val="5C9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F4D3FF5"/>
    <w:multiLevelType w:val="multilevel"/>
    <w:tmpl w:val="DC30B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AE336B"/>
    <w:multiLevelType w:val="multilevel"/>
    <w:tmpl w:val="76F8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E57D3"/>
    <w:multiLevelType w:val="multilevel"/>
    <w:tmpl w:val="FD02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257AE"/>
    <w:multiLevelType w:val="multilevel"/>
    <w:tmpl w:val="09D2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2721C"/>
    <w:multiLevelType w:val="multilevel"/>
    <w:tmpl w:val="B6B6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790E0B"/>
    <w:multiLevelType w:val="multilevel"/>
    <w:tmpl w:val="D8F60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9A6528"/>
    <w:multiLevelType w:val="multilevel"/>
    <w:tmpl w:val="DF0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113C4E"/>
    <w:multiLevelType w:val="multilevel"/>
    <w:tmpl w:val="8DAC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F02645"/>
    <w:multiLevelType w:val="multilevel"/>
    <w:tmpl w:val="CFD0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1F4ED6"/>
    <w:multiLevelType w:val="multilevel"/>
    <w:tmpl w:val="673A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9A1BFA"/>
    <w:multiLevelType w:val="multilevel"/>
    <w:tmpl w:val="F8C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9A3143"/>
    <w:multiLevelType w:val="multilevel"/>
    <w:tmpl w:val="0E484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EF6E69"/>
    <w:multiLevelType w:val="multilevel"/>
    <w:tmpl w:val="DDD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05467F"/>
    <w:multiLevelType w:val="multilevel"/>
    <w:tmpl w:val="7E1C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646E02"/>
    <w:multiLevelType w:val="multilevel"/>
    <w:tmpl w:val="1B6E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802AA2"/>
    <w:multiLevelType w:val="multilevel"/>
    <w:tmpl w:val="7318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FA730E"/>
    <w:multiLevelType w:val="multilevel"/>
    <w:tmpl w:val="61BC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534AA5"/>
    <w:multiLevelType w:val="multilevel"/>
    <w:tmpl w:val="BC4E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973D6A"/>
    <w:multiLevelType w:val="multilevel"/>
    <w:tmpl w:val="A424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B81B43"/>
    <w:multiLevelType w:val="multilevel"/>
    <w:tmpl w:val="049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D50133"/>
    <w:multiLevelType w:val="multilevel"/>
    <w:tmpl w:val="3F42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E00DEE"/>
    <w:multiLevelType w:val="multilevel"/>
    <w:tmpl w:val="2B92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C6053D"/>
    <w:multiLevelType w:val="multilevel"/>
    <w:tmpl w:val="6D4E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A652B"/>
    <w:multiLevelType w:val="multilevel"/>
    <w:tmpl w:val="FD2A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E2166A"/>
    <w:multiLevelType w:val="multilevel"/>
    <w:tmpl w:val="311E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74735D"/>
    <w:multiLevelType w:val="multilevel"/>
    <w:tmpl w:val="09C40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CE5800"/>
    <w:multiLevelType w:val="multilevel"/>
    <w:tmpl w:val="9324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50544E"/>
    <w:multiLevelType w:val="multilevel"/>
    <w:tmpl w:val="DACC5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D431B4"/>
    <w:multiLevelType w:val="multilevel"/>
    <w:tmpl w:val="01C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050734"/>
    <w:multiLevelType w:val="multilevel"/>
    <w:tmpl w:val="EC72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3A5FD1"/>
    <w:multiLevelType w:val="multilevel"/>
    <w:tmpl w:val="532C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8946D3"/>
    <w:multiLevelType w:val="multilevel"/>
    <w:tmpl w:val="856A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8C45CF"/>
    <w:multiLevelType w:val="multilevel"/>
    <w:tmpl w:val="9DE0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D4049B"/>
    <w:multiLevelType w:val="multilevel"/>
    <w:tmpl w:val="A27A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136D30"/>
    <w:multiLevelType w:val="multilevel"/>
    <w:tmpl w:val="45E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5A2C3D"/>
    <w:multiLevelType w:val="multilevel"/>
    <w:tmpl w:val="AA46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FAD56C3"/>
    <w:multiLevelType w:val="multilevel"/>
    <w:tmpl w:val="715A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7E32EA"/>
    <w:multiLevelType w:val="multilevel"/>
    <w:tmpl w:val="15B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102733"/>
    <w:multiLevelType w:val="multilevel"/>
    <w:tmpl w:val="036E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1347936"/>
    <w:multiLevelType w:val="multilevel"/>
    <w:tmpl w:val="AEC6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C4219E"/>
    <w:multiLevelType w:val="multilevel"/>
    <w:tmpl w:val="BFF4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427DBD"/>
    <w:multiLevelType w:val="multilevel"/>
    <w:tmpl w:val="2EACD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4A22CD"/>
    <w:multiLevelType w:val="multilevel"/>
    <w:tmpl w:val="8B2C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C34425"/>
    <w:multiLevelType w:val="multilevel"/>
    <w:tmpl w:val="FC9A2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3647B9C"/>
    <w:multiLevelType w:val="multilevel"/>
    <w:tmpl w:val="E9AE4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A704C9"/>
    <w:multiLevelType w:val="multilevel"/>
    <w:tmpl w:val="89D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4796196"/>
    <w:multiLevelType w:val="multilevel"/>
    <w:tmpl w:val="050A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E6505B"/>
    <w:multiLevelType w:val="multilevel"/>
    <w:tmpl w:val="ED5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5B53BA"/>
    <w:multiLevelType w:val="multilevel"/>
    <w:tmpl w:val="A952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64E3308"/>
    <w:multiLevelType w:val="multilevel"/>
    <w:tmpl w:val="08B6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67C19CD"/>
    <w:multiLevelType w:val="multilevel"/>
    <w:tmpl w:val="2A0A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215D69"/>
    <w:multiLevelType w:val="multilevel"/>
    <w:tmpl w:val="A9E4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7B5AA0"/>
    <w:multiLevelType w:val="multilevel"/>
    <w:tmpl w:val="F5B24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78A0E95"/>
    <w:multiLevelType w:val="multilevel"/>
    <w:tmpl w:val="4F1A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7DC4FC7"/>
    <w:multiLevelType w:val="multilevel"/>
    <w:tmpl w:val="B0B45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8F62657"/>
    <w:multiLevelType w:val="multilevel"/>
    <w:tmpl w:val="027E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9432C2E"/>
    <w:multiLevelType w:val="multilevel"/>
    <w:tmpl w:val="2CB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2D058C"/>
    <w:multiLevelType w:val="multilevel"/>
    <w:tmpl w:val="EA64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C0E5363"/>
    <w:multiLevelType w:val="multilevel"/>
    <w:tmpl w:val="7E16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C06EBA"/>
    <w:multiLevelType w:val="multilevel"/>
    <w:tmpl w:val="60E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11121E"/>
    <w:multiLevelType w:val="multilevel"/>
    <w:tmpl w:val="6784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DDA3A89"/>
    <w:multiLevelType w:val="multilevel"/>
    <w:tmpl w:val="D65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3D04C2"/>
    <w:multiLevelType w:val="multilevel"/>
    <w:tmpl w:val="8C38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6749E5"/>
    <w:multiLevelType w:val="multilevel"/>
    <w:tmpl w:val="41B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9518CC"/>
    <w:multiLevelType w:val="multilevel"/>
    <w:tmpl w:val="FD7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964C64"/>
    <w:multiLevelType w:val="multilevel"/>
    <w:tmpl w:val="B202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55581E"/>
    <w:multiLevelType w:val="multilevel"/>
    <w:tmpl w:val="8C22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662066"/>
    <w:multiLevelType w:val="multilevel"/>
    <w:tmpl w:val="56B8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417809"/>
    <w:multiLevelType w:val="multilevel"/>
    <w:tmpl w:val="60F8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4C3A8F"/>
    <w:multiLevelType w:val="multilevel"/>
    <w:tmpl w:val="63E4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9A4B1B"/>
    <w:multiLevelType w:val="multilevel"/>
    <w:tmpl w:val="2DF8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4B68F0"/>
    <w:multiLevelType w:val="multilevel"/>
    <w:tmpl w:val="1816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4C13F6"/>
    <w:multiLevelType w:val="multilevel"/>
    <w:tmpl w:val="F1A8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4BE1010"/>
    <w:multiLevelType w:val="multilevel"/>
    <w:tmpl w:val="D920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4BE2606"/>
    <w:multiLevelType w:val="multilevel"/>
    <w:tmpl w:val="CB842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5036B03"/>
    <w:multiLevelType w:val="multilevel"/>
    <w:tmpl w:val="528E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5216DE9"/>
    <w:multiLevelType w:val="multilevel"/>
    <w:tmpl w:val="B0D2F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F12189"/>
    <w:multiLevelType w:val="multilevel"/>
    <w:tmpl w:val="60F2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68D77FA"/>
    <w:multiLevelType w:val="multilevel"/>
    <w:tmpl w:val="1B98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7224C15"/>
    <w:multiLevelType w:val="multilevel"/>
    <w:tmpl w:val="256C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75B6C98"/>
    <w:multiLevelType w:val="multilevel"/>
    <w:tmpl w:val="AF166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7A561D2"/>
    <w:multiLevelType w:val="multilevel"/>
    <w:tmpl w:val="E8AE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AA2FED"/>
    <w:multiLevelType w:val="multilevel"/>
    <w:tmpl w:val="AFEA3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0B422D"/>
    <w:multiLevelType w:val="multilevel"/>
    <w:tmpl w:val="0520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59007B"/>
    <w:multiLevelType w:val="multilevel"/>
    <w:tmpl w:val="25848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A11550F"/>
    <w:multiLevelType w:val="multilevel"/>
    <w:tmpl w:val="B21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5805DF"/>
    <w:multiLevelType w:val="multilevel"/>
    <w:tmpl w:val="DF0EA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AF4648C"/>
    <w:multiLevelType w:val="multilevel"/>
    <w:tmpl w:val="3000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5B4B0D"/>
    <w:multiLevelType w:val="multilevel"/>
    <w:tmpl w:val="F022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DE0315"/>
    <w:multiLevelType w:val="hybridMultilevel"/>
    <w:tmpl w:val="E07C975A"/>
    <w:lvl w:ilvl="0" w:tplc="ED50D3DC">
      <w:start w:val="1"/>
      <w:numFmt w:val="bullet"/>
      <w:lvlText w:val=""/>
      <w:lvlPicBulletId w:val="1"/>
      <w:lvlJc w:val="left"/>
      <w:pPr>
        <w:tabs>
          <w:tab w:val="num" w:pos="720"/>
        </w:tabs>
        <w:ind w:left="720" w:hanging="360"/>
      </w:pPr>
      <w:rPr>
        <w:rFonts w:ascii="Symbol" w:hAnsi="Symbol" w:hint="default"/>
      </w:rPr>
    </w:lvl>
    <w:lvl w:ilvl="1" w:tplc="24ECFE64" w:tentative="1">
      <w:start w:val="1"/>
      <w:numFmt w:val="bullet"/>
      <w:lvlText w:val=""/>
      <w:lvlJc w:val="left"/>
      <w:pPr>
        <w:tabs>
          <w:tab w:val="num" w:pos="1440"/>
        </w:tabs>
        <w:ind w:left="1440" w:hanging="360"/>
      </w:pPr>
      <w:rPr>
        <w:rFonts w:ascii="Symbol" w:hAnsi="Symbol" w:hint="default"/>
      </w:rPr>
    </w:lvl>
    <w:lvl w:ilvl="2" w:tplc="0B146538" w:tentative="1">
      <w:start w:val="1"/>
      <w:numFmt w:val="bullet"/>
      <w:lvlText w:val=""/>
      <w:lvlJc w:val="left"/>
      <w:pPr>
        <w:tabs>
          <w:tab w:val="num" w:pos="2160"/>
        </w:tabs>
        <w:ind w:left="2160" w:hanging="360"/>
      </w:pPr>
      <w:rPr>
        <w:rFonts w:ascii="Symbol" w:hAnsi="Symbol" w:hint="default"/>
      </w:rPr>
    </w:lvl>
    <w:lvl w:ilvl="3" w:tplc="79F07BE8" w:tentative="1">
      <w:start w:val="1"/>
      <w:numFmt w:val="bullet"/>
      <w:lvlText w:val=""/>
      <w:lvlJc w:val="left"/>
      <w:pPr>
        <w:tabs>
          <w:tab w:val="num" w:pos="2880"/>
        </w:tabs>
        <w:ind w:left="2880" w:hanging="360"/>
      </w:pPr>
      <w:rPr>
        <w:rFonts w:ascii="Symbol" w:hAnsi="Symbol" w:hint="default"/>
      </w:rPr>
    </w:lvl>
    <w:lvl w:ilvl="4" w:tplc="FBBE6D6A" w:tentative="1">
      <w:start w:val="1"/>
      <w:numFmt w:val="bullet"/>
      <w:lvlText w:val=""/>
      <w:lvlJc w:val="left"/>
      <w:pPr>
        <w:tabs>
          <w:tab w:val="num" w:pos="3600"/>
        </w:tabs>
        <w:ind w:left="3600" w:hanging="360"/>
      </w:pPr>
      <w:rPr>
        <w:rFonts w:ascii="Symbol" w:hAnsi="Symbol" w:hint="default"/>
      </w:rPr>
    </w:lvl>
    <w:lvl w:ilvl="5" w:tplc="DD7A0C2C" w:tentative="1">
      <w:start w:val="1"/>
      <w:numFmt w:val="bullet"/>
      <w:lvlText w:val=""/>
      <w:lvlJc w:val="left"/>
      <w:pPr>
        <w:tabs>
          <w:tab w:val="num" w:pos="4320"/>
        </w:tabs>
        <w:ind w:left="4320" w:hanging="360"/>
      </w:pPr>
      <w:rPr>
        <w:rFonts w:ascii="Symbol" w:hAnsi="Symbol" w:hint="default"/>
      </w:rPr>
    </w:lvl>
    <w:lvl w:ilvl="6" w:tplc="6B7C0AA6" w:tentative="1">
      <w:start w:val="1"/>
      <w:numFmt w:val="bullet"/>
      <w:lvlText w:val=""/>
      <w:lvlJc w:val="left"/>
      <w:pPr>
        <w:tabs>
          <w:tab w:val="num" w:pos="5040"/>
        </w:tabs>
        <w:ind w:left="5040" w:hanging="360"/>
      </w:pPr>
      <w:rPr>
        <w:rFonts w:ascii="Symbol" w:hAnsi="Symbol" w:hint="default"/>
      </w:rPr>
    </w:lvl>
    <w:lvl w:ilvl="7" w:tplc="C2C6CFE6" w:tentative="1">
      <w:start w:val="1"/>
      <w:numFmt w:val="bullet"/>
      <w:lvlText w:val=""/>
      <w:lvlJc w:val="left"/>
      <w:pPr>
        <w:tabs>
          <w:tab w:val="num" w:pos="5760"/>
        </w:tabs>
        <w:ind w:left="5760" w:hanging="360"/>
      </w:pPr>
      <w:rPr>
        <w:rFonts w:ascii="Symbol" w:hAnsi="Symbol" w:hint="default"/>
      </w:rPr>
    </w:lvl>
    <w:lvl w:ilvl="8" w:tplc="49080CF4" w:tentative="1">
      <w:start w:val="1"/>
      <w:numFmt w:val="bullet"/>
      <w:lvlText w:val=""/>
      <w:lvlJc w:val="left"/>
      <w:pPr>
        <w:tabs>
          <w:tab w:val="num" w:pos="6480"/>
        </w:tabs>
        <w:ind w:left="6480" w:hanging="360"/>
      </w:pPr>
      <w:rPr>
        <w:rFonts w:ascii="Symbol" w:hAnsi="Symbol" w:hint="default"/>
      </w:rPr>
    </w:lvl>
  </w:abstractNum>
  <w:abstractNum w:abstractNumId="114" w15:restartNumberingAfterBreak="0">
    <w:nsid w:val="3C137216"/>
    <w:multiLevelType w:val="hybridMultilevel"/>
    <w:tmpl w:val="1DA24BBC"/>
    <w:lvl w:ilvl="0" w:tplc="037E6D78">
      <w:start w:val="1"/>
      <w:numFmt w:val="bullet"/>
      <w:lvlText w:val=""/>
      <w:lvlPicBulletId w:val="2"/>
      <w:lvlJc w:val="left"/>
      <w:pPr>
        <w:tabs>
          <w:tab w:val="num" w:pos="720"/>
        </w:tabs>
        <w:ind w:left="720" w:hanging="360"/>
      </w:pPr>
      <w:rPr>
        <w:rFonts w:ascii="Symbol" w:hAnsi="Symbol" w:hint="default"/>
      </w:rPr>
    </w:lvl>
    <w:lvl w:ilvl="1" w:tplc="2940DD68" w:tentative="1">
      <w:start w:val="1"/>
      <w:numFmt w:val="bullet"/>
      <w:lvlText w:val=""/>
      <w:lvlJc w:val="left"/>
      <w:pPr>
        <w:tabs>
          <w:tab w:val="num" w:pos="1440"/>
        </w:tabs>
        <w:ind w:left="1440" w:hanging="360"/>
      </w:pPr>
      <w:rPr>
        <w:rFonts w:ascii="Symbol" w:hAnsi="Symbol" w:hint="default"/>
      </w:rPr>
    </w:lvl>
    <w:lvl w:ilvl="2" w:tplc="7F58F324" w:tentative="1">
      <w:start w:val="1"/>
      <w:numFmt w:val="bullet"/>
      <w:lvlText w:val=""/>
      <w:lvlJc w:val="left"/>
      <w:pPr>
        <w:tabs>
          <w:tab w:val="num" w:pos="2160"/>
        </w:tabs>
        <w:ind w:left="2160" w:hanging="360"/>
      </w:pPr>
      <w:rPr>
        <w:rFonts w:ascii="Symbol" w:hAnsi="Symbol" w:hint="default"/>
      </w:rPr>
    </w:lvl>
    <w:lvl w:ilvl="3" w:tplc="48E29956" w:tentative="1">
      <w:start w:val="1"/>
      <w:numFmt w:val="bullet"/>
      <w:lvlText w:val=""/>
      <w:lvlJc w:val="left"/>
      <w:pPr>
        <w:tabs>
          <w:tab w:val="num" w:pos="2880"/>
        </w:tabs>
        <w:ind w:left="2880" w:hanging="360"/>
      </w:pPr>
      <w:rPr>
        <w:rFonts w:ascii="Symbol" w:hAnsi="Symbol" w:hint="default"/>
      </w:rPr>
    </w:lvl>
    <w:lvl w:ilvl="4" w:tplc="F7DA2BAE" w:tentative="1">
      <w:start w:val="1"/>
      <w:numFmt w:val="bullet"/>
      <w:lvlText w:val=""/>
      <w:lvlJc w:val="left"/>
      <w:pPr>
        <w:tabs>
          <w:tab w:val="num" w:pos="3600"/>
        </w:tabs>
        <w:ind w:left="3600" w:hanging="360"/>
      </w:pPr>
      <w:rPr>
        <w:rFonts w:ascii="Symbol" w:hAnsi="Symbol" w:hint="default"/>
      </w:rPr>
    </w:lvl>
    <w:lvl w:ilvl="5" w:tplc="181081B4" w:tentative="1">
      <w:start w:val="1"/>
      <w:numFmt w:val="bullet"/>
      <w:lvlText w:val=""/>
      <w:lvlJc w:val="left"/>
      <w:pPr>
        <w:tabs>
          <w:tab w:val="num" w:pos="4320"/>
        </w:tabs>
        <w:ind w:left="4320" w:hanging="360"/>
      </w:pPr>
      <w:rPr>
        <w:rFonts w:ascii="Symbol" w:hAnsi="Symbol" w:hint="default"/>
      </w:rPr>
    </w:lvl>
    <w:lvl w:ilvl="6" w:tplc="5CFE082C" w:tentative="1">
      <w:start w:val="1"/>
      <w:numFmt w:val="bullet"/>
      <w:lvlText w:val=""/>
      <w:lvlJc w:val="left"/>
      <w:pPr>
        <w:tabs>
          <w:tab w:val="num" w:pos="5040"/>
        </w:tabs>
        <w:ind w:left="5040" w:hanging="360"/>
      </w:pPr>
      <w:rPr>
        <w:rFonts w:ascii="Symbol" w:hAnsi="Symbol" w:hint="default"/>
      </w:rPr>
    </w:lvl>
    <w:lvl w:ilvl="7" w:tplc="DE84ECC2" w:tentative="1">
      <w:start w:val="1"/>
      <w:numFmt w:val="bullet"/>
      <w:lvlText w:val=""/>
      <w:lvlJc w:val="left"/>
      <w:pPr>
        <w:tabs>
          <w:tab w:val="num" w:pos="5760"/>
        </w:tabs>
        <w:ind w:left="5760" w:hanging="360"/>
      </w:pPr>
      <w:rPr>
        <w:rFonts w:ascii="Symbol" w:hAnsi="Symbol" w:hint="default"/>
      </w:rPr>
    </w:lvl>
    <w:lvl w:ilvl="8" w:tplc="60C03FBA" w:tentative="1">
      <w:start w:val="1"/>
      <w:numFmt w:val="bullet"/>
      <w:lvlText w:val=""/>
      <w:lvlJc w:val="left"/>
      <w:pPr>
        <w:tabs>
          <w:tab w:val="num" w:pos="6480"/>
        </w:tabs>
        <w:ind w:left="6480" w:hanging="360"/>
      </w:pPr>
      <w:rPr>
        <w:rFonts w:ascii="Symbol" w:hAnsi="Symbol" w:hint="default"/>
      </w:rPr>
    </w:lvl>
  </w:abstractNum>
  <w:abstractNum w:abstractNumId="115" w15:restartNumberingAfterBreak="0">
    <w:nsid w:val="3CDE4D93"/>
    <w:multiLevelType w:val="multilevel"/>
    <w:tmpl w:val="6782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FD669C"/>
    <w:multiLevelType w:val="multilevel"/>
    <w:tmpl w:val="8EC8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192A32"/>
    <w:multiLevelType w:val="multilevel"/>
    <w:tmpl w:val="072A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784BA6"/>
    <w:multiLevelType w:val="multilevel"/>
    <w:tmpl w:val="A5FC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DA6D2A"/>
    <w:multiLevelType w:val="multilevel"/>
    <w:tmpl w:val="6D06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F5A30DC"/>
    <w:multiLevelType w:val="multilevel"/>
    <w:tmpl w:val="4F5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C41475"/>
    <w:multiLevelType w:val="multilevel"/>
    <w:tmpl w:val="DFE2A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CC2454"/>
    <w:multiLevelType w:val="multilevel"/>
    <w:tmpl w:val="CF3C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0F4206"/>
    <w:multiLevelType w:val="multilevel"/>
    <w:tmpl w:val="3B62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B81216"/>
    <w:multiLevelType w:val="multilevel"/>
    <w:tmpl w:val="2920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564044"/>
    <w:multiLevelType w:val="multilevel"/>
    <w:tmpl w:val="6B46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616B24"/>
    <w:multiLevelType w:val="multilevel"/>
    <w:tmpl w:val="08BC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1661722"/>
    <w:multiLevelType w:val="multilevel"/>
    <w:tmpl w:val="43AEC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727FCF"/>
    <w:multiLevelType w:val="multilevel"/>
    <w:tmpl w:val="1F8C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530CAC"/>
    <w:multiLevelType w:val="multilevel"/>
    <w:tmpl w:val="8632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CB75DC"/>
    <w:multiLevelType w:val="multilevel"/>
    <w:tmpl w:val="7A74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43F621B"/>
    <w:multiLevelType w:val="multilevel"/>
    <w:tmpl w:val="F0241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4D154CF"/>
    <w:multiLevelType w:val="multilevel"/>
    <w:tmpl w:val="7E06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0A4E20"/>
    <w:multiLevelType w:val="multilevel"/>
    <w:tmpl w:val="D9F0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6102782"/>
    <w:multiLevelType w:val="multilevel"/>
    <w:tmpl w:val="C658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A72D05"/>
    <w:multiLevelType w:val="multilevel"/>
    <w:tmpl w:val="CE3A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700175A"/>
    <w:multiLevelType w:val="multilevel"/>
    <w:tmpl w:val="0C10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77065B2"/>
    <w:multiLevelType w:val="multilevel"/>
    <w:tmpl w:val="7900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778072B"/>
    <w:multiLevelType w:val="multilevel"/>
    <w:tmpl w:val="736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8151387"/>
    <w:multiLevelType w:val="multilevel"/>
    <w:tmpl w:val="B14C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7A2125"/>
    <w:multiLevelType w:val="multilevel"/>
    <w:tmpl w:val="915C0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8FF2370"/>
    <w:multiLevelType w:val="multilevel"/>
    <w:tmpl w:val="5A08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365E59"/>
    <w:multiLevelType w:val="multilevel"/>
    <w:tmpl w:val="6F14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FE2D61"/>
    <w:multiLevelType w:val="multilevel"/>
    <w:tmpl w:val="362E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B9150EF"/>
    <w:multiLevelType w:val="multilevel"/>
    <w:tmpl w:val="368CF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C8A7E93"/>
    <w:multiLevelType w:val="multilevel"/>
    <w:tmpl w:val="5404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C8D008A"/>
    <w:multiLevelType w:val="multilevel"/>
    <w:tmpl w:val="AE80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D196CE4"/>
    <w:multiLevelType w:val="multilevel"/>
    <w:tmpl w:val="72AA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D2B2213"/>
    <w:multiLevelType w:val="multilevel"/>
    <w:tmpl w:val="E04A1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D6E2FB1"/>
    <w:multiLevelType w:val="multilevel"/>
    <w:tmpl w:val="AD18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782E13"/>
    <w:multiLevelType w:val="multilevel"/>
    <w:tmpl w:val="BC02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A50277"/>
    <w:multiLevelType w:val="multilevel"/>
    <w:tmpl w:val="7400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DAB5460"/>
    <w:multiLevelType w:val="multilevel"/>
    <w:tmpl w:val="6050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D465FE"/>
    <w:multiLevelType w:val="multilevel"/>
    <w:tmpl w:val="221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035D45"/>
    <w:multiLevelType w:val="multilevel"/>
    <w:tmpl w:val="B620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F7513EC"/>
    <w:multiLevelType w:val="multilevel"/>
    <w:tmpl w:val="EFF6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FF955A2"/>
    <w:multiLevelType w:val="multilevel"/>
    <w:tmpl w:val="055E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0021BFC"/>
    <w:multiLevelType w:val="multilevel"/>
    <w:tmpl w:val="96A8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17A0E06"/>
    <w:multiLevelType w:val="multilevel"/>
    <w:tmpl w:val="819E2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C40C1A"/>
    <w:multiLevelType w:val="multilevel"/>
    <w:tmpl w:val="DB5A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20C57B2"/>
    <w:multiLevelType w:val="multilevel"/>
    <w:tmpl w:val="3B686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5D0577"/>
    <w:multiLevelType w:val="multilevel"/>
    <w:tmpl w:val="A03E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2AD6ACC"/>
    <w:multiLevelType w:val="multilevel"/>
    <w:tmpl w:val="D2F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4E27ED"/>
    <w:multiLevelType w:val="multilevel"/>
    <w:tmpl w:val="B434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6E6B3F"/>
    <w:multiLevelType w:val="multilevel"/>
    <w:tmpl w:val="5948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843B7A"/>
    <w:multiLevelType w:val="multilevel"/>
    <w:tmpl w:val="0EF8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BC091F"/>
    <w:multiLevelType w:val="multilevel"/>
    <w:tmpl w:val="4BAC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3EB2C78"/>
    <w:multiLevelType w:val="multilevel"/>
    <w:tmpl w:val="4E80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4200918"/>
    <w:multiLevelType w:val="multilevel"/>
    <w:tmpl w:val="0D608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4A175F2"/>
    <w:multiLevelType w:val="multilevel"/>
    <w:tmpl w:val="0752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4C01DC1"/>
    <w:multiLevelType w:val="multilevel"/>
    <w:tmpl w:val="7ABE6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52A73B9"/>
    <w:multiLevelType w:val="multilevel"/>
    <w:tmpl w:val="A3CC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76A425B"/>
    <w:multiLevelType w:val="multilevel"/>
    <w:tmpl w:val="B5B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8197185"/>
    <w:multiLevelType w:val="multilevel"/>
    <w:tmpl w:val="7FE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84B082E"/>
    <w:multiLevelType w:val="multilevel"/>
    <w:tmpl w:val="12104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084CF4"/>
    <w:multiLevelType w:val="multilevel"/>
    <w:tmpl w:val="C114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90E450D"/>
    <w:multiLevelType w:val="multilevel"/>
    <w:tmpl w:val="7328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ABA4CCF"/>
    <w:multiLevelType w:val="multilevel"/>
    <w:tmpl w:val="BB9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AD019F7"/>
    <w:multiLevelType w:val="multilevel"/>
    <w:tmpl w:val="8AEC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B2F6AEA"/>
    <w:multiLevelType w:val="multilevel"/>
    <w:tmpl w:val="9E8E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B4E0C04"/>
    <w:multiLevelType w:val="multilevel"/>
    <w:tmpl w:val="4688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B7674C6"/>
    <w:multiLevelType w:val="multilevel"/>
    <w:tmpl w:val="62E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CBC528D"/>
    <w:multiLevelType w:val="multilevel"/>
    <w:tmpl w:val="777C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CC529A5"/>
    <w:multiLevelType w:val="multilevel"/>
    <w:tmpl w:val="C8E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DFD6ACD"/>
    <w:multiLevelType w:val="multilevel"/>
    <w:tmpl w:val="F926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E000153"/>
    <w:multiLevelType w:val="multilevel"/>
    <w:tmpl w:val="121AC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E0F2091"/>
    <w:multiLevelType w:val="multilevel"/>
    <w:tmpl w:val="4224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D50639"/>
    <w:multiLevelType w:val="multilevel"/>
    <w:tmpl w:val="D3A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1108FD"/>
    <w:multiLevelType w:val="multilevel"/>
    <w:tmpl w:val="26A6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9C5ED1"/>
    <w:multiLevelType w:val="multilevel"/>
    <w:tmpl w:val="8B46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30B633A"/>
    <w:multiLevelType w:val="multilevel"/>
    <w:tmpl w:val="0CA2E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3A50FEC"/>
    <w:multiLevelType w:val="multilevel"/>
    <w:tmpl w:val="0412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206D00"/>
    <w:multiLevelType w:val="multilevel"/>
    <w:tmpl w:val="DCAC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43C2970"/>
    <w:multiLevelType w:val="multilevel"/>
    <w:tmpl w:val="CD12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4DF0E2E"/>
    <w:multiLevelType w:val="multilevel"/>
    <w:tmpl w:val="61E8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26322D"/>
    <w:multiLevelType w:val="multilevel"/>
    <w:tmpl w:val="698C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5D61E5C"/>
    <w:multiLevelType w:val="multilevel"/>
    <w:tmpl w:val="F00E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011098"/>
    <w:multiLevelType w:val="multilevel"/>
    <w:tmpl w:val="B61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742139B"/>
    <w:multiLevelType w:val="multilevel"/>
    <w:tmpl w:val="9DAA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631EC4"/>
    <w:multiLevelType w:val="multilevel"/>
    <w:tmpl w:val="19123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68610FC6"/>
    <w:multiLevelType w:val="multilevel"/>
    <w:tmpl w:val="B35A0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9193B8C"/>
    <w:multiLevelType w:val="multilevel"/>
    <w:tmpl w:val="6226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9344596"/>
    <w:multiLevelType w:val="multilevel"/>
    <w:tmpl w:val="8C9CD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BA743DC"/>
    <w:multiLevelType w:val="multilevel"/>
    <w:tmpl w:val="4466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BE4663E"/>
    <w:multiLevelType w:val="multilevel"/>
    <w:tmpl w:val="4B18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E90E01"/>
    <w:multiLevelType w:val="multilevel"/>
    <w:tmpl w:val="F02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C1359AD"/>
    <w:multiLevelType w:val="multilevel"/>
    <w:tmpl w:val="2160A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2220F9"/>
    <w:multiLevelType w:val="multilevel"/>
    <w:tmpl w:val="6D8AD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C890A7A"/>
    <w:multiLevelType w:val="multilevel"/>
    <w:tmpl w:val="3EC0C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D274AB"/>
    <w:multiLevelType w:val="multilevel"/>
    <w:tmpl w:val="117E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D1B0209"/>
    <w:multiLevelType w:val="multilevel"/>
    <w:tmpl w:val="A06E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8D14BE"/>
    <w:multiLevelType w:val="multilevel"/>
    <w:tmpl w:val="BE56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DAD4F86"/>
    <w:multiLevelType w:val="multilevel"/>
    <w:tmpl w:val="07D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E2A090F"/>
    <w:multiLevelType w:val="multilevel"/>
    <w:tmpl w:val="85101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EA74B48"/>
    <w:multiLevelType w:val="multilevel"/>
    <w:tmpl w:val="A3961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ECC5E80"/>
    <w:multiLevelType w:val="multilevel"/>
    <w:tmpl w:val="1A3E3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EDB09D3"/>
    <w:multiLevelType w:val="multilevel"/>
    <w:tmpl w:val="3C92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EA4499"/>
    <w:multiLevelType w:val="multilevel"/>
    <w:tmpl w:val="C730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F142C5E"/>
    <w:multiLevelType w:val="multilevel"/>
    <w:tmpl w:val="C016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F35125B"/>
    <w:multiLevelType w:val="multilevel"/>
    <w:tmpl w:val="E088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40350E"/>
    <w:multiLevelType w:val="multilevel"/>
    <w:tmpl w:val="3116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EB5873"/>
    <w:multiLevelType w:val="multilevel"/>
    <w:tmpl w:val="D4568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7D342F"/>
    <w:multiLevelType w:val="multilevel"/>
    <w:tmpl w:val="6D36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E561A1"/>
    <w:multiLevelType w:val="multilevel"/>
    <w:tmpl w:val="491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FA6332"/>
    <w:multiLevelType w:val="multilevel"/>
    <w:tmpl w:val="A6A0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23F1E80"/>
    <w:multiLevelType w:val="multilevel"/>
    <w:tmpl w:val="76A0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25C1541"/>
    <w:multiLevelType w:val="multilevel"/>
    <w:tmpl w:val="214E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D11381"/>
    <w:multiLevelType w:val="multilevel"/>
    <w:tmpl w:val="CAC0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FB252D"/>
    <w:multiLevelType w:val="multilevel"/>
    <w:tmpl w:val="B5D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9D0A9A"/>
    <w:multiLevelType w:val="multilevel"/>
    <w:tmpl w:val="CBE0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754DD4"/>
    <w:multiLevelType w:val="multilevel"/>
    <w:tmpl w:val="1BD87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184F66"/>
    <w:multiLevelType w:val="multilevel"/>
    <w:tmpl w:val="7A8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6305321"/>
    <w:multiLevelType w:val="multilevel"/>
    <w:tmpl w:val="D8BA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658567F"/>
    <w:multiLevelType w:val="multilevel"/>
    <w:tmpl w:val="33C4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7526A2"/>
    <w:multiLevelType w:val="multilevel"/>
    <w:tmpl w:val="8872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8D4119"/>
    <w:multiLevelType w:val="multilevel"/>
    <w:tmpl w:val="27C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6C36E98"/>
    <w:multiLevelType w:val="multilevel"/>
    <w:tmpl w:val="1AB2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8030E9"/>
    <w:multiLevelType w:val="multilevel"/>
    <w:tmpl w:val="48345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8C7606"/>
    <w:multiLevelType w:val="hybridMultilevel"/>
    <w:tmpl w:val="06006FF0"/>
    <w:lvl w:ilvl="0" w:tplc="B2BEC04C">
      <w:start w:val="1"/>
      <w:numFmt w:val="bullet"/>
      <w:lvlText w:val=""/>
      <w:lvlPicBulletId w:val="0"/>
      <w:lvlJc w:val="left"/>
      <w:pPr>
        <w:tabs>
          <w:tab w:val="num" w:pos="720"/>
        </w:tabs>
        <w:ind w:left="720" w:hanging="360"/>
      </w:pPr>
      <w:rPr>
        <w:rFonts w:ascii="Symbol" w:hAnsi="Symbol" w:hint="default"/>
      </w:rPr>
    </w:lvl>
    <w:lvl w:ilvl="1" w:tplc="BBD439A2" w:tentative="1">
      <w:start w:val="1"/>
      <w:numFmt w:val="bullet"/>
      <w:lvlText w:val=""/>
      <w:lvlJc w:val="left"/>
      <w:pPr>
        <w:tabs>
          <w:tab w:val="num" w:pos="1440"/>
        </w:tabs>
        <w:ind w:left="1440" w:hanging="360"/>
      </w:pPr>
      <w:rPr>
        <w:rFonts w:ascii="Symbol" w:hAnsi="Symbol" w:hint="default"/>
      </w:rPr>
    </w:lvl>
    <w:lvl w:ilvl="2" w:tplc="48E278EE" w:tentative="1">
      <w:start w:val="1"/>
      <w:numFmt w:val="bullet"/>
      <w:lvlText w:val=""/>
      <w:lvlJc w:val="left"/>
      <w:pPr>
        <w:tabs>
          <w:tab w:val="num" w:pos="2160"/>
        </w:tabs>
        <w:ind w:left="2160" w:hanging="360"/>
      </w:pPr>
      <w:rPr>
        <w:rFonts w:ascii="Symbol" w:hAnsi="Symbol" w:hint="default"/>
      </w:rPr>
    </w:lvl>
    <w:lvl w:ilvl="3" w:tplc="E7D45ECE" w:tentative="1">
      <w:start w:val="1"/>
      <w:numFmt w:val="bullet"/>
      <w:lvlText w:val=""/>
      <w:lvlJc w:val="left"/>
      <w:pPr>
        <w:tabs>
          <w:tab w:val="num" w:pos="2880"/>
        </w:tabs>
        <w:ind w:left="2880" w:hanging="360"/>
      </w:pPr>
      <w:rPr>
        <w:rFonts w:ascii="Symbol" w:hAnsi="Symbol" w:hint="default"/>
      </w:rPr>
    </w:lvl>
    <w:lvl w:ilvl="4" w:tplc="8962FB0E" w:tentative="1">
      <w:start w:val="1"/>
      <w:numFmt w:val="bullet"/>
      <w:lvlText w:val=""/>
      <w:lvlJc w:val="left"/>
      <w:pPr>
        <w:tabs>
          <w:tab w:val="num" w:pos="3600"/>
        </w:tabs>
        <w:ind w:left="3600" w:hanging="360"/>
      </w:pPr>
      <w:rPr>
        <w:rFonts w:ascii="Symbol" w:hAnsi="Symbol" w:hint="default"/>
      </w:rPr>
    </w:lvl>
    <w:lvl w:ilvl="5" w:tplc="F7E0D9D0" w:tentative="1">
      <w:start w:val="1"/>
      <w:numFmt w:val="bullet"/>
      <w:lvlText w:val=""/>
      <w:lvlJc w:val="left"/>
      <w:pPr>
        <w:tabs>
          <w:tab w:val="num" w:pos="4320"/>
        </w:tabs>
        <w:ind w:left="4320" w:hanging="360"/>
      </w:pPr>
      <w:rPr>
        <w:rFonts w:ascii="Symbol" w:hAnsi="Symbol" w:hint="default"/>
      </w:rPr>
    </w:lvl>
    <w:lvl w:ilvl="6" w:tplc="C0645B02" w:tentative="1">
      <w:start w:val="1"/>
      <w:numFmt w:val="bullet"/>
      <w:lvlText w:val=""/>
      <w:lvlJc w:val="left"/>
      <w:pPr>
        <w:tabs>
          <w:tab w:val="num" w:pos="5040"/>
        </w:tabs>
        <w:ind w:left="5040" w:hanging="360"/>
      </w:pPr>
      <w:rPr>
        <w:rFonts w:ascii="Symbol" w:hAnsi="Symbol" w:hint="default"/>
      </w:rPr>
    </w:lvl>
    <w:lvl w:ilvl="7" w:tplc="D9DEC81C" w:tentative="1">
      <w:start w:val="1"/>
      <w:numFmt w:val="bullet"/>
      <w:lvlText w:val=""/>
      <w:lvlJc w:val="left"/>
      <w:pPr>
        <w:tabs>
          <w:tab w:val="num" w:pos="5760"/>
        </w:tabs>
        <w:ind w:left="5760" w:hanging="360"/>
      </w:pPr>
      <w:rPr>
        <w:rFonts w:ascii="Symbol" w:hAnsi="Symbol" w:hint="default"/>
      </w:rPr>
    </w:lvl>
    <w:lvl w:ilvl="8" w:tplc="53961DCA" w:tentative="1">
      <w:start w:val="1"/>
      <w:numFmt w:val="bullet"/>
      <w:lvlText w:val=""/>
      <w:lvlJc w:val="left"/>
      <w:pPr>
        <w:tabs>
          <w:tab w:val="num" w:pos="6480"/>
        </w:tabs>
        <w:ind w:left="6480" w:hanging="360"/>
      </w:pPr>
      <w:rPr>
        <w:rFonts w:ascii="Symbol" w:hAnsi="Symbol" w:hint="default"/>
      </w:rPr>
    </w:lvl>
  </w:abstractNum>
  <w:abstractNum w:abstractNumId="239" w15:restartNumberingAfterBreak="0">
    <w:nsid w:val="78F056C0"/>
    <w:multiLevelType w:val="multilevel"/>
    <w:tmpl w:val="830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9870845"/>
    <w:multiLevelType w:val="multilevel"/>
    <w:tmpl w:val="E3AA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A111EF2"/>
    <w:multiLevelType w:val="multilevel"/>
    <w:tmpl w:val="C15C7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A560360"/>
    <w:multiLevelType w:val="multilevel"/>
    <w:tmpl w:val="3158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AE462BA"/>
    <w:multiLevelType w:val="multilevel"/>
    <w:tmpl w:val="70805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B734D44"/>
    <w:multiLevelType w:val="multilevel"/>
    <w:tmpl w:val="E6BA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BB949AA"/>
    <w:multiLevelType w:val="multilevel"/>
    <w:tmpl w:val="85A69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EB4647"/>
    <w:multiLevelType w:val="multilevel"/>
    <w:tmpl w:val="A33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C0530A9"/>
    <w:multiLevelType w:val="multilevel"/>
    <w:tmpl w:val="00BE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CD25222"/>
    <w:multiLevelType w:val="multilevel"/>
    <w:tmpl w:val="593C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DCA0648"/>
    <w:multiLevelType w:val="multilevel"/>
    <w:tmpl w:val="2AF8D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7E89271E"/>
    <w:multiLevelType w:val="multilevel"/>
    <w:tmpl w:val="D760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F425567"/>
    <w:multiLevelType w:val="multilevel"/>
    <w:tmpl w:val="2674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7F646864"/>
    <w:multiLevelType w:val="multilevel"/>
    <w:tmpl w:val="FF7E3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F7C0AA8"/>
    <w:multiLevelType w:val="multilevel"/>
    <w:tmpl w:val="1F86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F843F3D"/>
    <w:multiLevelType w:val="multilevel"/>
    <w:tmpl w:val="6E5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D43AAA"/>
    <w:multiLevelType w:val="multilevel"/>
    <w:tmpl w:val="AF28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210665">
    <w:abstractNumId w:val="119"/>
  </w:num>
  <w:num w:numId="2" w16cid:durableId="601572991">
    <w:abstractNumId w:val="0"/>
  </w:num>
  <w:num w:numId="3" w16cid:durableId="1184516247">
    <w:abstractNumId w:val="137"/>
  </w:num>
  <w:num w:numId="4" w16cid:durableId="627974928">
    <w:abstractNumId w:val="4"/>
  </w:num>
  <w:num w:numId="5" w16cid:durableId="611015943">
    <w:abstractNumId w:val="48"/>
  </w:num>
  <w:num w:numId="6" w16cid:durableId="931477071">
    <w:abstractNumId w:val="62"/>
  </w:num>
  <w:num w:numId="7" w16cid:durableId="228660278">
    <w:abstractNumId w:val="100"/>
  </w:num>
  <w:num w:numId="8" w16cid:durableId="1444106924">
    <w:abstractNumId w:val="23"/>
  </w:num>
  <w:num w:numId="9" w16cid:durableId="1836188023">
    <w:abstractNumId w:val="189"/>
  </w:num>
  <w:num w:numId="10" w16cid:durableId="1876306069">
    <w:abstractNumId w:val="97"/>
  </w:num>
  <w:num w:numId="11" w16cid:durableId="388919095">
    <w:abstractNumId w:val="65"/>
  </w:num>
  <w:num w:numId="12" w16cid:durableId="318581366">
    <w:abstractNumId w:val="130"/>
  </w:num>
  <w:num w:numId="13" w16cid:durableId="136919955">
    <w:abstractNumId w:val="73"/>
  </w:num>
  <w:num w:numId="14" w16cid:durableId="429619217">
    <w:abstractNumId w:val="68"/>
  </w:num>
  <w:num w:numId="15" w16cid:durableId="1105273796">
    <w:abstractNumId w:val="251"/>
  </w:num>
  <w:num w:numId="16" w16cid:durableId="577791146">
    <w:abstractNumId w:val="139"/>
  </w:num>
  <w:num w:numId="17" w16cid:durableId="168176918">
    <w:abstractNumId w:val="82"/>
  </w:num>
  <w:num w:numId="18" w16cid:durableId="869221691">
    <w:abstractNumId w:val="164"/>
  </w:num>
  <w:num w:numId="19" w16cid:durableId="327296015">
    <w:abstractNumId w:val="26"/>
  </w:num>
  <w:num w:numId="20" w16cid:durableId="413015180">
    <w:abstractNumId w:val="7"/>
  </w:num>
  <w:num w:numId="21" w16cid:durableId="1399981657">
    <w:abstractNumId w:val="162"/>
  </w:num>
  <w:num w:numId="22" w16cid:durableId="1606309084">
    <w:abstractNumId w:val="134"/>
  </w:num>
  <w:num w:numId="23" w16cid:durableId="1426001792">
    <w:abstractNumId w:val="140"/>
  </w:num>
  <w:num w:numId="24" w16cid:durableId="259336877">
    <w:abstractNumId w:val="167"/>
  </w:num>
  <w:num w:numId="25" w16cid:durableId="920722215">
    <w:abstractNumId w:val="242"/>
  </w:num>
  <w:num w:numId="26" w16cid:durableId="2064596604">
    <w:abstractNumId w:val="170"/>
  </w:num>
  <w:num w:numId="27" w16cid:durableId="482433694">
    <w:abstractNumId w:val="208"/>
  </w:num>
  <w:num w:numId="28" w16cid:durableId="108866376">
    <w:abstractNumId w:val="234"/>
  </w:num>
  <w:num w:numId="29" w16cid:durableId="2094862271">
    <w:abstractNumId w:val="86"/>
  </w:num>
  <w:num w:numId="30" w16cid:durableId="1461454625">
    <w:abstractNumId w:val="165"/>
  </w:num>
  <w:num w:numId="31" w16cid:durableId="920144174">
    <w:abstractNumId w:val="91"/>
  </w:num>
  <w:num w:numId="32" w16cid:durableId="32657247">
    <w:abstractNumId w:val="64"/>
  </w:num>
  <w:num w:numId="33" w16cid:durableId="525366994">
    <w:abstractNumId w:val="105"/>
  </w:num>
  <w:num w:numId="34" w16cid:durableId="1332609397">
    <w:abstractNumId w:val="56"/>
  </w:num>
  <w:num w:numId="35" w16cid:durableId="334500833">
    <w:abstractNumId w:val="126"/>
  </w:num>
  <w:num w:numId="36" w16cid:durableId="1248269257">
    <w:abstractNumId w:val="155"/>
  </w:num>
  <w:num w:numId="37" w16cid:durableId="1085222149">
    <w:abstractNumId w:val="104"/>
  </w:num>
  <w:num w:numId="38" w16cid:durableId="565185503">
    <w:abstractNumId w:val="145"/>
  </w:num>
  <w:num w:numId="39" w16cid:durableId="201553193">
    <w:abstractNumId w:val="85"/>
  </w:num>
  <w:num w:numId="40" w16cid:durableId="517234696">
    <w:abstractNumId w:val="232"/>
  </w:num>
  <w:num w:numId="41" w16cid:durableId="233900682">
    <w:abstractNumId w:val="171"/>
  </w:num>
  <w:num w:numId="42" w16cid:durableId="376126460">
    <w:abstractNumId w:val="252"/>
  </w:num>
  <w:num w:numId="43" w16cid:durableId="1080716084">
    <w:abstractNumId w:val="223"/>
  </w:num>
  <w:num w:numId="44" w16cid:durableId="2126272052">
    <w:abstractNumId w:val="219"/>
  </w:num>
  <w:num w:numId="45" w16cid:durableId="1099792134">
    <w:abstractNumId w:val="192"/>
  </w:num>
  <w:num w:numId="46" w16cid:durableId="1377503761">
    <w:abstractNumId w:val="143"/>
  </w:num>
  <w:num w:numId="47" w16cid:durableId="290940773">
    <w:abstractNumId w:val="149"/>
  </w:num>
  <w:num w:numId="48" w16cid:durableId="1343244935">
    <w:abstractNumId w:val="173"/>
  </w:num>
  <w:num w:numId="49" w16cid:durableId="1446193895">
    <w:abstractNumId w:val="227"/>
  </w:num>
  <w:num w:numId="50" w16cid:durableId="1100250209">
    <w:abstractNumId w:val="34"/>
  </w:num>
  <w:num w:numId="51" w16cid:durableId="152259943">
    <w:abstractNumId w:val="84"/>
  </w:num>
  <w:num w:numId="52" w16cid:durableId="912084294">
    <w:abstractNumId w:val="116"/>
  </w:num>
  <w:num w:numId="53" w16cid:durableId="1183468953">
    <w:abstractNumId w:val="110"/>
  </w:num>
  <w:num w:numId="54" w16cid:durableId="1726905586">
    <w:abstractNumId w:val="60"/>
  </w:num>
  <w:num w:numId="55" w16cid:durableId="171800177">
    <w:abstractNumId w:val="125"/>
  </w:num>
  <w:num w:numId="56" w16cid:durableId="1251161886">
    <w:abstractNumId w:val="41"/>
  </w:num>
  <w:num w:numId="57" w16cid:durableId="1117142295">
    <w:abstractNumId w:val="122"/>
  </w:num>
  <w:num w:numId="58" w16cid:durableId="590630161">
    <w:abstractNumId w:val="178"/>
  </w:num>
  <w:num w:numId="59" w16cid:durableId="467476512">
    <w:abstractNumId w:val="147"/>
  </w:num>
  <w:num w:numId="60" w16cid:durableId="440106785">
    <w:abstractNumId w:val="31"/>
  </w:num>
  <w:num w:numId="61" w16cid:durableId="2097242176">
    <w:abstractNumId w:val="233"/>
  </w:num>
  <w:num w:numId="62" w16cid:durableId="1022438394">
    <w:abstractNumId w:val="163"/>
  </w:num>
  <w:num w:numId="63" w16cid:durableId="1081946806">
    <w:abstractNumId w:val="150"/>
  </w:num>
  <w:num w:numId="64" w16cid:durableId="2011366858">
    <w:abstractNumId w:val="77"/>
  </w:num>
  <w:num w:numId="65" w16cid:durableId="180632232">
    <w:abstractNumId w:val="120"/>
  </w:num>
  <w:num w:numId="66" w16cid:durableId="425001993">
    <w:abstractNumId w:val="209"/>
  </w:num>
  <w:num w:numId="67" w16cid:durableId="1387290392">
    <w:abstractNumId w:val="6"/>
  </w:num>
  <w:num w:numId="68" w16cid:durableId="1604798823">
    <w:abstractNumId w:val="220"/>
  </w:num>
  <w:num w:numId="69" w16cid:durableId="106776104">
    <w:abstractNumId w:val="99"/>
  </w:num>
  <w:num w:numId="70" w16cid:durableId="1316298261">
    <w:abstractNumId w:val="57"/>
  </w:num>
  <w:num w:numId="71" w16cid:durableId="1570578613">
    <w:abstractNumId w:val="98"/>
  </w:num>
  <w:num w:numId="72" w16cid:durableId="404181847">
    <w:abstractNumId w:val="16"/>
  </w:num>
  <w:num w:numId="73" w16cid:durableId="1287657032">
    <w:abstractNumId w:val="218"/>
  </w:num>
  <w:num w:numId="74" w16cid:durableId="1205023481">
    <w:abstractNumId w:val="19"/>
  </w:num>
  <w:num w:numId="75" w16cid:durableId="1045956867">
    <w:abstractNumId w:val="87"/>
  </w:num>
  <w:num w:numId="76" w16cid:durableId="785734286">
    <w:abstractNumId w:val="9"/>
  </w:num>
  <w:num w:numId="77" w16cid:durableId="1265260488">
    <w:abstractNumId w:val="111"/>
  </w:num>
  <w:num w:numId="78" w16cid:durableId="774518315">
    <w:abstractNumId w:val="42"/>
  </w:num>
  <w:num w:numId="79" w16cid:durableId="1935282698">
    <w:abstractNumId w:val="176"/>
  </w:num>
  <w:num w:numId="80" w16cid:durableId="631521058">
    <w:abstractNumId w:val="107"/>
  </w:num>
  <w:num w:numId="81" w16cid:durableId="102652456">
    <w:abstractNumId w:val="146"/>
  </w:num>
  <w:num w:numId="82" w16cid:durableId="1740126849">
    <w:abstractNumId w:val="10"/>
  </w:num>
  <w:num w:numId="83" w16cid:durableId="935013657">
    <w:abstractNumId w:val="46"/>
  </w:num>
  <w:num w:numId="84" w16cid:durableId="2043243173">
    <w:abstractNumId w:val="168"/>
  </w:num>
  <w:num w:numId="85" w16cid:durableId="1126050149">
    <w:abstractNumId w:val="32"/>
  </w:num>
  <w:num w:numId="86" w16cid:durableId="2131776885">
    <w:abstractNumId w:val="157"/>
  </w:num>
  <w:num w:numId="87" w16cid:durableId="1139878100">
    <w:abstractNumId w:val="79"/>
  </w:num>
  <w:num w:numId="88" w16cid:durableId="1600211411">
    <w:abstractNumId w:val="250"/>
  </w:num>
  <w:num w:numId="89" w16cid:durableId="1946812633">
    <w:abstractNumId w:val="224"/>
  </w:num>
  <w:num w:numId="90" w16cid:durableId="460274082">
    <w:abstractNumId w:val="76"/>
  </w:num>
  <w:num w:numId="91" w16cid:durableId="1485900343">
    <w:abstractNumId w:val="123"/>
  </w:num>
  <w:num w:numId="92" w16cid:durableId="1266384611">
    <w:abstractNumId w:val="53"/>
  </w:num>
  <w:num w:numId="93" w16cid:durableId="623656937">
    <w:abstractNumId w:val="70"/>
  </w:num>
  <w:num w:numId="94" w16cid:durableId="1115245895">
    <w:abstractNumId w:val="28"/>
  </w:num>
  <w:num w:numId="95" w16cid:durableId="322592270">
    <w:abstractNumId w:val="169"/>
  </w:num>
  <w:num w:numId="96" w16cid:durableId="1938247959">
    <w:abstractNumId w:val="247"/>
  </w:num>
  <w:num w:numId="97" w16cid:durableId="1898589292">
    <w:abstractNumId w:val="47"/>
  </w:num>
  <w:num w:numId="98" w16cid:durableId="1132212894">
    <w:abstractNumId w:val="213"/>
  </w:num>
  <w:num w:numId="99" w16cid:durableId="643312915">
    <w:abstractNumId w:val="14"/>
  </w:num>
  <w:num w:numId="100" w16cid:durableId="1460536931">
    <w:abstractNumId w:val="248"/>
  </w:num>
  <w:num w:numId="101" w16cid:durableId="1348097371">
    <w:abstractNumId w:val="124"/>
  </w:num>
  <w:num w:numId="102" w16cid:durableId="998463826">
    <w:abstractNumId w:val="180"/>
  </w:num>
  <w:num w:numId="103" w16cid:durableId="2076002821">
    <w:abstractNumId w:val="236"/>
  </w:num>
  <w:num w:numId="104" w16cid:durableId="943079832">
    <w:abstractNumId w:val="215"/>
  </w:num>
  <w:num w:numId="105" w16cid:durableId="2128506604">
    <w:abstractNumId w:val="75"/>
  </w:num>
  <w:num w:numId="106" w16cid:durableId="179052329">
    <w:abstractNumId w:val="80"/>
  </w:num>
  <w:num w:numId="107" w16cid:durableId="515923709">
    <w:abstractNumId w:val="49"/>
  </w:num>
  <w:num w:numId="108" w16cid:durableId="371612649">
    <w:abstractNumId w:val="172"/>
  </w:num>
  <w:num w:numId="109" w16cid:durableId="781997658">
    <w:abstractNumId w:val="161"/>
  </w:num>
  <w:num w:numId="110" w16cid:durableId="1894778740">
    <w:abstractNumId w:val="240"/>
  </w:num>
  <w:num w:numId="111" w16cid:durableId="954824003">
    <w:abstractNumId w:val="51"/>
  </w:num>
  <w:num w:numId="112" w16cid:durableId="2095737132">
    <w:abstractNumId w:val="156"/>
  </w:num>
  <w:num w:numId="113" w16cid:durableId="578056881">
    <w:abstractNumId w:val="5"/>
  </w:num>
  <w:num w:numId="114" w16cid:durableId="1315992246">
    <w:abstractNumId w:val="196"/>
  </w:num>
  <w:num w:numId="115" w16cid:durableId="1559322391">
    <w:abstractNumId w:val="2"/>
  </w:num>
  <w:num w:numId="116" w16cid:durableId="509372703">
    <w:abstractNumId w:val="158"/>
  </w:num>
  <w:num w:numId="117" w16cid:durableId="2014649902">
    <w:abstractNumId w:val="69"/>
  </w:num>
  <w:num w:numId="118" w16cid:durableId="524637563">
    <w:abstractNumId w:val="229"/>
  </w:num>
  <w:num w:numId="119" w16cid:durableId="1809858225">
    <w:abstractNumId w:val="83"/>
  </w:num>
  <w:num w:numId="120" w16cid:durableId="1791165968">
    <w:abstractNumId w:val="177"/>
  </w:num>
  <w:num w:numId="121" w16cid:durableId="61490049">
    <w:abstractNumId w:val="94"/>
  </w:num>
  <w:num w:numId="122" w16cid:durableId="96216961">
    <w:abstractNumId w:val="190"/>
  </w:num>
  <w:num w:numId="123" w16cid:durableId="1518078445">
    <w:abstractNumId w:val="152"/>
  </w:num>
  <w:num w:numId="124" w16cid:durableId="22219154">
    <w:abstractNumId w:val="246"/>
  </w:num>
  <w:num w:numId="125" w16cid:durableId="1641496098">
    <w:abstractNumId w:val="193"/>
  </w:num>
  <w:num w:numId="126" w16cid:durableId="97722266">
    <w:abstractNumId w:val="184"/>
  </w:num>
  <w:num w:numId="127" w16cid:durableId="177740839">
    <w:abstractNumId w:val="55"/>
  </w:num>
  <w:num w:numId="128" w16cid:durableId="1010794231">
    <w:abstractNumId w:val="15"/>
  </w:num>
  <w:num w:numId="129" w16cid:durableId="1209882373">
    <w:abstractNumId w:val="12"/>
  </w:num>
  <w:num w:numId="130" w16cid:durableId="1321882122">
    <w:abstractNumId w:val="96"/>
  </w:num>
  <w:num w:numId="131" w16cid:durableId="325861188">
    <w:abstractNumId w:val="30"/>
  </w:num>
  <w:num w:numId="132" w16cid:durableId="2025471575">
    <w:abstractNumId w:val="191"/>
  </w:num>
  <w:num w:numId="133" w16cid:durableId="1451826178">
    <w:abstractNumId w:val="135"/>
  </w:num>
  <w:num w:numId="134" w16cid:durableId="1817717794">
    <w:abstractNumId w:val="90"/>
  </w:num>
  <w:num w:numId="135" w16cid:durableId="682634401">
    <w:abstractNumId w:val="160"/>
  </w:num>
  <w:num w:numId="136" w16cid:durableId="59209042">
    <w:abstractNumId w:val="182"/>
  </w:num>
  <w:num w:numId="137" w16cid:durableId="1030451501">
    <w:abstractNumId w:val="36"/>
  </w:num>
  <w:num w:numId="138" w16cid:durableId="46533821">
    <w:abstractNumId w:val="174"/>
  </w:num>
  <w:num w:numId="139" w16cid:durableId="1384409388">
    <w:abstractNumId w:val="204"/>
  </w:num>
  <w:num w:numId="140" w16cid:durableId="1749692787">
    <w:abstractNumId w:val="37"/>
  </w:num>
  <w:num w:numId="141" w16cid:durableId="2026784268">
    <w:abstractNumId w:val="103"/>
  </w:num>
  <w:num w:numId="142" w16cid:durableId="1836144443">
    <w:abstractNumId w:val="221"/>
  </w:num>
  <w:num w:numId="143" w16cid:durableId="325744204">
    <w:abstractNumId w:val="93"/>
  </w:num>
  <w:num w:numId="144" w16cid:durableId="1349141783">
    <w:abstractNumId w:val="38"/>
  </w:num>
  <w:num w:numId="145" w16cid:durableId="771707814">
    <w:abstractNumId w:val="74"/>
  </w:num>
  <w:num w:numId="146" w16cid:durableId="692879168">
    <w:abstractNumId w:val="115"/>
  </w:num>
  <w:num w:numId="147" w16cid:durableId="1588884234">
    <w:abstractNumId w:val="249"/>
  </w:num>
  <w:num w:numId="148" w16cid:durableId="1286043953">
    <w:abstractNumId w:val="21"/>
  </w:num>
  <w:num w:numId="149" w16cid:durableId="1971281061">
    <w:abstractNumId w:val="106"/>
  </w:num>
  <w:num w:numId="150" w16cid:durableId="1500197870">
    <w:abstractNumId w:val="239"/>
  </w:num>
  <w:num w:numId="151" w16cid:durableId="2113549268">
    <w:abstractNumId w:val="231"/>
  </w:num>
  <w:num w:numId="152" w16cid:durableId="2099985938">
    <w:abstractNumId w:val="13"/>
  </w:num>
  <w:num w:numId="153" w16cid:durableId="788284394">
    <w:abstractNumId w:val="245"/>
  </w:num>
  <w:num w:numId="154" w16cid:durableId="1670405652">
    <w:abstractNumId w:val="67"/>
  </w:num>
  <w:num w:numId="155" w16cid:durableId="884409762">
    <w:abstractNumId w:val="183"/>
  </w:num>
  <w:num w:numId="156" w16cid:durableId="1066342925">
    <w:abstractNumId w:val="142"/>
  </w:num>
  <w:num w:numId="157" w16cid:durableId="972365179">
    <w:abstractNumId w:val="54"/>
  </w:num>
  <w:num w:numId="158" w16cid:durableId="970745305">
    <w:abstractNumId w:val="127"/>
  </w:num>
  <w:num w:numId="159" w16cid:durableId="1791977479">
    <w:abstractNumId w:val="3"/>
  </w:num>
  <w:num w:numId="160" w16cid:durableId="688988481">
    <w:abstractNumId w:val="43"/>
  </w:num>
  <w:num w:numId="161" w16cid:durableId="1391537447">
    <w:abstractNumId w:val="253"/>
  </w:num>
  <w:num w:numId="162" w16cid:durableId="2114475323">
    <w:abstractNumId w:val="212"/>
  </w:num>
  <w:num w:numId="163" w16cid:durableId="1462112072">
    <w:abstractNumId w:val="101"/>
  </w:num>
  <w:num w:numId="164" w16cid:durableId="57944650">
    <w:abstractNumId w:val="230"/>
  </w:num>
  <w:num w:numId="165" w16cid:durableId="919633625">
    <w:abstractNumId w:val="121"/>
  </w:num>
  <w:num w:numId="166" w16cid:durableId="1261837382">
    <w:abstractNumId w:val="52"/>
  </w:num>
  <w:num w:numId="167" w16cid:durableId="1027874043">
    <w:abstractNumId w:val="188"/>
  </w:num>
  <w:num w:numId="168" w16cid:durableId="1415318378">
    <w:abstractNumId w:val="214"/>
  </w:num>
  <w:num w:numId="169" w16cid:durableId="1635061599">
    <w:abstractNumId w:val="22"/>
  </w:num>
  <w:num w:numId="170" w16cid:durableId="1691757060">
    <w:abstractNumId w:val="197"/>
  </w:num>
  <w:num w:numId="171" w16cid:durableId="907306369">
    <w:abstractNumId w:val="8"/>
  </w:num>
  <w:num w:numId="172" w16cid:durableId="2012486368">
    <w:abstractNumId w:val="185"/>
  </w:num>
  <w:num w:numId="173" w16cid:durableId="830607423">
    <w:abstractNumId w:val="81"/>
  </w:num>
  <w:num w:numId="174" w16cid:durableId="57437577">
    <w:abstractNumId w:val="1"/>
  </w:num>
  <w:num w:numId="175" w16cid:durableId="919824435">
    <w:abstractNumId w:val="35"/>
  </w:num>
  <w:num w:numId="176" w16cid:durableId="401947602">
    <w:abstractNumId w:val="89"/>
  </w:num>
  <w:num w:numId="177" w16cid:durableId="890267201">
    <w:abstractNumId w:val="244"/>
  </w:num>
  <w:num w:numId="178" w16cid:durableId="297493521">
    <w:abstractNumId w:val="29"/>
  </w:num>
  <w:num w:numId="179" w16cid:durableId="1629555591">
    <w:abstractNumId w:val="108"/>
  </w:num>
  <w:num w:numId="180" w16cid:durableId="335576624">
    <w:abstractNumId w:val="179"/>
  </w:num>
  <w:num w:numId="181" w16cid:durableId="357122764">
    <w:abstractNumId w:val="118"/>
  </w:num>
  <w:num w:numId="182" w16cid:durableId="1870297331">
    <w:abstractNumId w:val="131"/>
  </w:num>
  <w:num w:numId="183" w16cid:durableId="369762305">
    <w:abstractNumId w:val="138"/>
  </w:num>
  <w:num w:numId="184" w16cid:durableId="984359888">
    <w:abstractNumId w:val="243"/>
  </w:num>
  <w:num w:numId="185" w16cid:durableId="926695502">
    <w:abstractNumId w:val="194"/>
  </w:num>
  <w:num w:numId="186" w16cid:durableId="856693078">
    <w:abstractNumId w:val="132"/>
  </w:num>
  <w:num w:numId="187" w16cid:durableId="643507120">
    <w:abstractNumId w:val="102"/>
  </w:num>
  <w:num w:numId="188" w16cid:durableId="2122065935">
    <w:abstractNumId w:val="133"/>
  </w:num>
  <w:num w:numId="189" w16cid:durableId="1286237114">
    <w:abstractNumId w:val="39"/>
  </w:num>
  <w:num w:numId="190" w16cid:durableId="828331172">
    <w:abstractNumId w:val="72"/>
  </w:num>
  <w:num w:numId="191" w16cid:durableId="656685193">
    <w:abstractNumId w:val="166"/>
  </w:num>
  <w:num w:numId="192" w16cid:durableId="2012445029">
    <w:abstractNumId w:val="66"/>
  </w:num>
  <w:num w:numId="193" w16cid:durableId="1861552666">
    <w:abstractNumId w:val="237"/>
  </w:num>
  <w:num w:numId="194" w16cid:durableId="1823620436">
    <w:abstractNumId w:val="235"/>
  </w:num>
  <w:num w:numId="195" w16cid:durableId="627324114">
    <w:abstractNumId w:val="18"/>
  </w:num>
  <w:num w:numId="196" w16cid:durableId="1340815223">
    <w:abstractNumId w:val="63"/>
  </w:num>
  <w:num w:numId="197" w16cid:durableId="95178281">
    <w:abstractNumId w:val="40"/>
  </w:num>
  <w:num w:numId="198" w16cid:durableId="1198275600">
    <w:abstractNumId w:val="151"/>
  </w:num>
  <w:num w:numId="199" w16cid:durableId="183373291">
    <w:abstractNumId w:val="226"/>
  </w:num>
  <w:num w:numId="200" w16cid:durableId="317148571">
    <w:abstractNumId w:val="33"/>
  </w:num>
  <w:num w:numId="201" w16cid:durableId="578096394">
    <w:abstractNumId w:val="222"/>
  </w:num>
  <w:num w:numId="202" w16cid:durableId="549924727">
    <w:abstractNumId w:val="207"/>
  </w:num>
  <w:num w:numId="203" w16cid:durableId="125049860">
    <w:abstractNumId w:val="92"/>
  </w:num>
  <w:num w:numId="204" w16cid:durableId="962006703">
    <w:abstractNumId w:val="71"/>
  </w:num>
  <w:num w:numId="205" w16cid:durableId="1494682930">
    <w:abstractNumId w:val="148"/>
  </w:num>
  <w:num w:numId="206" w16cid:durableId="1650671032">
    <w:abstractNumId w:val="210"/>
  </w:num>
  <w:num w:numId="207" w16cid:durableId="1177503187">
    <w:abstractNumId w:val="200"/>
  </w:num>
  <w:num w:numId="208" w16cid:durableId="1709333673">
    <w:abstractNumId w:val="241"/>
  </w:num>
  <w:num w:numId="209" w16cid:durableId="926353400">
    <w:abstractNumId w:val="25"/>
  </w:num>
  <w:num w:numId="210" w16cid:durableId="6098491">
    <w:abstractNumId w:val="216"/>
  </w:num>
  <w:num w:numId="211" w16cid:durableId="978539027">
    <w:abstractNumId w:val="58"/>
  </w:num>
  <w:num w:numId="212" w16cid:durableId="155263704">
    <w:abstractNumId w:val="201"/>
  </w:num>
  <w:num w:numId="213" w16cid:durableId="1747341669">
    <w:abstractNumId w:val="255"/>
  </w:num>
  <w:num w:numId="214" w16cid:durableId="1785228399">
    <w:abstractNumId w:val="187"/>
  </w:num>
  <w:num w:numId="215" w16cid:durableId="340158523">
    <w:abstractNumId w:val="61"/>
  </w:num>
  <w:num w:numId="216" w16cid:durableId="533931572">
    <w:abstractNumId w:val="206"/>
  </w:num>
  <w:num w:numId="217" w16cid:durableId="2085954218">
    <w:abstractNumId w:val="175"/>
  </w:num>
  <w:num w:numId="218" w16cid:durableId="646282085">
    <w:abstractNumId w:val="24"/>
  </w:num>
  <w:num w:numId="219" w16cid:durableId="1787656291">
    <w:abstractNumId w:val="95"/>
  </w:num>
  <w:num w:numId="220" w16cid:durableId="1445463015">
    <w:abstractNumId w:val="129"/>
  </w:num>
  <w:num w:numId="221" w16cid:durableId="311449071">
    <w:abstractNumId w:val="186"/>
  </w:num>
  <w:num w:numId="222" w16cid:durableId="847256063">
    <w:abstractNumId w:val="199"/>
  </w:num>
  <w:num w:numId="223" w16cid:durableId="2034724610">
    <w:abstractNumId w:val="17"/>
  </w:num>
  <w:num w:numId="224" w16cid:durableId="1090391766">
    <w:abstractNumId w:val="228"/>
  </w:num>
  <w:num w:numId="225" w16cid:durableId="730661248">
    <w:abstractNumId w:val="144"/>
  </w:num>
  <w:num w:numId="226" w16cid:durableId="1495101412">
    <w:abstractNumId w:val="128"/>
  </w:num>
  <w:num w:numId="227" w16cid:durableId="1079133616">
    <w:abstractNumId w:val="117"/>
  </w:num>
  <w:num w:numId="228" w16cid:durableId="929503607">
    <w:abstractNumId w:val="78"/>
  </w:num>
  <w:num w:numId="229" w16cid:durableId="730615892">
    <w:abstractNumId w:val="88"/>
  </w:num>
  <w:num w:numId="230" w16cid:durableId="1428892632">
    <w:abstractNumId w:val="11"/>
  </w:num>
  <w:num w:numId="231" w16cid:durableId="12195793">
    <w:abstractNumId w:val="50"/>
  </w:num>
  <w:num w:numId="232" w16cid:durableId="590744915">
    <w:abstractNumId w:val="202"/>
  </w:num>
  <w:num w:numId="233" w16cid:durableId="504442166">
    <w:abstractNumId w:val="153"/>
  </w:num>
  <w:num w:numId="234" w16cid:durableId="589851395">
    <w:abstractNumId w:val="238"/>
  </w:num>
  <w:num w:numId="235" w16cid:durableId="368189728">
    <w:abstractNumId w:val="113"/>
  </w:num>
  <w:num w:numId="236" w16cid:durableId="629440403">
    <w:abstractNumId w:val="114"/>
  </w:num>
  <w:num w:numId="237" w16cid:durableId="1424494305">
    <w:abstractNumId w:val="211"/>
  </w:num>
  <w:num w:numId="238" w16cid:durableId="2027517466">
    <w:abstractNumId w:val="27"/>
  </w:num>
  <w:num w:numId="239" w16cid:durableId="327252492">
    <w:abstractNumId w:val="59"/>
  </w:num>
  <w:num w:numId="240" w16cid:durableId="1508325639">
    <w:abstractNumId w:val="203"/>
  </w:num>
  <w:num w:numId="241" w16cid:durableId="401222934">
    <w:abstractNumId w:val="20"/>
  </w:num>
  <w:num w:numId="242" w16cid:durableId="772239533">
    <w:abstractNumId w:val="141"/>
  </w:num>
  <w:num w:numId="243" w16cid:durableId="1929803440">
    <w:abstractNumId w:val="217"/>
  </w:num>
  <w:num w:numId="244" w16cid:durableId="256252268">
    <w:abstractNumId w:val="254"/>
  </w:num>
  <w:num w:numId="245" w16cid:durableId="1719746936">
    <w:abstractNumId w:val="225"/>
  </w:num>
  <w:num w:numId="246" w16cid:durableId="48849483">
    <w:abstractNumId w:val="154"/>
  </w:num>
  <w:num w:numId="247" w16cid:durableId="2096972643">
    <w:abstractNumId w:val="181"/>
  </w:num>
  <w:num w:numId="248" w16cid:durableId="1419332380">
    <w:abstractNumId w:val="198"/>
  </w:num>
  <w:num w:numId="249" w16cid:durableId="1536851632">
    <w:abstractNumId w:val="195"/>
  </w:num>
  <w:num w:numId="250" w16cid:durableId="1303387780">
    <w:abstractNumId w:val="205"/>
  </w:num>
  <w:num w:numId="251" w16cid:durableId="1037971841">
    <w:abstractNumId w:val="159"/>
  </w:num>
  <w:num w:numId="252" w16cid:durableId="99297372">
    <w:abstractNumId w:val="109"/>
  </w:num>
  <w:num w:numId="253" w16cid:durableId="416025974">
    <w:abstractNumId w:val="45"/>
  </w:num>
  <w:num w:numId="254" w16cid:durableId="1723022234">
    <w:abstractNumId w:val="44"/>
  </w:num>
  <w:num w:numId="255" w16cid:durableId="1996107680">
    <w:abstractNumId w:val="136"/>
  </w:num>
  <w:num w:numId="256" w16cid:durableId="666908785">
    <w:abstractNumId w:val="112"/>
  </w:num>
  <w:numIdMacAtCleanup w:val="22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AEE"/>
    <w:rsid w:val="00051424"/>
    <w:rsid w:val="00055029"/>
    <w:rsid w:val="000F5DD1"/>
    <w:rsid w:val="00100486"/>
    <w:rsid w:val="001968E2"/>
    <w:rsid w:val="001C0011"/>
    <w:rsid w:val="001C4A0C"/>
    <w:rsid w:val="002205A1"/>
    <w:rsid w:val="00233D5E"/>
    <w:rsid w:val="002632E6"/>
    <w:rsid w:val="002B7E3D"/>
    <w:rsid w:val="00315C06"/>
    <w:rsid w:val="003E0ECC"/>
    <w:rsid w:val="00415666"/>
    <w:rsid w:val="004F151A"/>
    <w:rsid w:val="00523E87"/>
    <w:rsid w:val="005E1083"/>
    <w:rsid w:val="005E3195"/>
    <w:rsid w:val="006D2961"/>
    <w:rsid w:val="00810AEE"/>
    <w:rsid w:val="00831EF5"/>
    <w:rsid w:val="0086687E"/>
    <w:rsid w:val="00884813"/>
    <w:rsid w:val="008A70B5"/>
    <w:rsid w:val="008B65D8"/>
    <w:rsid w:val="008C462B"/>
    <w:rsid w:val="008E1076"/>
    <w:rsid w:val="00900D69"/>
    <w:rsid w:val="0099797D"/>
    <w:rsid w:val="00AE5E46"/>
    <w:rsid w:val="00B722C5"/>
    <w:rsid w:val="00BA5589"/>
    <w:rsid w:val="00BF0C90"/>
    <w:rsid w:val="00C27D16"/>
    <w:rsid w:val="00C855B0"/>
    <w:rsid w:val="00CA470A"/>
    <w:rsid w:val="00CE3FF6"/>
    <w:rsid w:val="00D2443D"/>
    <w:rsid w:val="00D64D48"/>
    <w:rsid w:val="00DC234E"/>
    <w:rsid w:val="00E32F10"/>
    <w:rsid w:val="00E67233"/>
    <w:rsid w:val="00E95E93"/>
    <w:rsid w:val="00EC1B98"/>
    <w:rsid w:val="00F54A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549C6"/>
  <w15:chartTrackingRefBased/>
  <w15:docId w15:val="{7D604447-EA73-41D4-9974-DF736DC18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AE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10AE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10AE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10AE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10AE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10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0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0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0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0AE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10AE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10AE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10AE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10AE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10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0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0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0AEE"/>
    <w:rPr>
      <w:rFonts w:eastAsiaTheme="majorEastAsia" w:cstheme="majorBidi"/>
      <w:color w:val="272727" w:themeColor="text1" w:themeTint="D8"/>
    </w:rPr>
  </w:style>
  <w:style w:type="paragraph" w:styleId="Title">
    <w:name w:val="Title"/>
    <w:basedOn w:val="Normal"/>
    <w:next w:val="Normal"/>
    <w:link w:val="TitleChar"/>
    <w:uiPriority w:val="10"/>
    <w:qFormat/>
    <w:rsid w:val="00810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0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0AE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0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0A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10AEE"/>
    <w:rPr>
      <w:i/>
      <w:iCs/>
      <w:color w:val="404040" w:themeColor="text1" w:themeTint="BF"/>
    </w:rPr>
  </w:style>
  <w:style w:type="paragraph" w:styleId="ListParagraph">
    <w:name w:val="List Paragraph"/>
    <w:basedOn w:val="Normal"/>
    <w:uiPriority w:val="34"/>
    <w:qFormat/>
    <w:rsid w:val="00810AEE"/>
    <w:pPr>
      <w:ind w:left="720"/>
      <w:contextualSpacing/>
    </w:pPr>
  </w:style>
  <w:style w:type="character" w:styleId="IntenseEmphasis">
    <w:name w:val="Intense Emphasis"/>
    <w:basedOn w:val="DefaultParagraphFont"/>
    <w:uiPriority w:val="21"/>
    <w:qFormat/>
    <w:rsid w:val="00810AEE"/>
    <w:rPr>
      <w:i/>
      <w:iCs/>
      <w:color w:val="365F91" w:themeColor="accent1" w:themeShade="BF"/>
    </w:rPr>
  </w:style>
  <w:style w:type="paragraph" w:styleId="IntenseQuote">
    <w:name w:val="Intense Quote"/>
    <w:basedOn w:val="Normal"/>
    <w:next w:val="Normal"/>
    <w:link w:val="IntenseQuoteChar"/>
    <w:uiPriority w:val="30"/>
    <w:qFormat/>
    <w:rsid w:val="00810A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10AEE"/>
    <w:rPr>
      <w:i/>
      <w:iCs/>
      <w:color w:val="365F91" w:themeColor="accent1" w:themeShade="BF"/>
    </w:rPr>
  </w:style>
  <w:style w:type="character" w:styleId="IntenseReference">
    <w:name w:val="Intense Reference"/>
    <w:basedOn w:val="DefaultParagraphFont"/>
    <w:uiPriority w:val="32"/>
    <w:qFormat/>
    <w:rsid w:val="00810AEE"/>
    <w:rPr>
      <w:b/>
      <w:bCs/>
      <w:smallCaps/>
      <w:color w:val="365F91" w:themeColor="accent1" w:themeShade="BF"/>
      <w:spacing w:val="5"/>
    </w:rPr>
  </w:style>
  <w:style w:type="paragraph" w:styleId="NoSpacing">
    <w:name w:val="No Spacing"/>
    <w:link w:val="NoSpacingChar"/>
    <w:uiPriority w:val="1"/>
    <w:qFormat/>
    <w:rsid w:val="00DC234E"/>
    <w:pPr>
      <w:spacing w:after="0" w:line="240" w:lineRule="auto"/>
    </w:pPr>
    <w:rPr>
      <w:rFonts w:eastAsiaTheme="minorEastAsia"/>
    </w:rPr>
  </w:style>
  <w:style w:type="character" w:customStyle="1" w:styleId="NoSpacingChar">
    <w:name w:val="No Spacing Char"/>
    <w:basedOn w:val="DefaultParagraphFont"/>
    <w:link w:val="NoSpacing"/>
    <w:uiPriority w:val="1"/>
    <w:rsid w:val="00DC234E"/>
    <w:rPr>
      <w:rFonts w:eastAsiaTheme="minorEastAsia"/>
    </w:rPr>
  </w:style>
  <w:style w:type="paragraph" w:customStyle="1" w:styleId="pdq2pgselectionanchorcontainer">
    <w:name w:val="pdq2pg_selectionanchorcontainer"/>
    <w:basedOn w:val="Normal"/>
    <w:rsid w:val="00E67233"/>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EC1B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microsoft.com/office/2011/relationships/people" Target="people.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Business Consulting Framework &amp; Operating System</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3ACF99-3A7B-433B-803B-74BDFA2D24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777</TotalTime>
  <Pages>189</Pages>
  <Words>21665</Words>
  <Characters>123491</Characters>
  <Application>Microsoft Office Word</Application>
  <DocSecurity>0</DocSecurity>
  <Lines>1029</Lines>
  <Paragraphs>289</Paragraphs>
  <ScaleCrop>false</ScaleCrop>
  <HeadingPairs>
    <vt:vector size="2" baseType="variant">
      <vt:variant>
        <vt:lpstr>Title</vt:lpstr>
      </vt:variant>
      <vt:variant>
        <vt:i4>1</vt:i4>
      </vt:variant>
    </vt:vector>
  </HeadingPairs>
  <TitlesOfParts>
    <vt:vector size="1" baseType="lpstr">
      <vt:lpstr>THUCHOCVN HANDBOOK</vt:lpstr>
    </vt:vector>
  </TitlesOfParts>
  <Company/>
  <LinksUpToDate>false</LinksUpToDate>
  <CharactersWithSpaces>144867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THUCHOCVN HANDBOOK</dc:title>
  <dc:subject>Tài liệu nền tảng dành cho đội ngũ THUCHOCVN</dc:subject>
  <dc:creator>Admin</dc:creator>
  <cp:keywords/>
  <dc:description/>
  <cp:lastModifiedBy>Admin</cp:lastModifiedBy>
  <cp:revision>19</cp:revision>
  <dcterms:created xsi:type="dcterms:W3CDTF">2026-07-05T10:55:00Z</dcterms:created>
  <dcterms:modified xsi:type="dcterms:W3CDTF">2026-07-06T09:40:00Z</dcterms:modified>
  <cp:category>Published2026</cp:category>
</cp:coreProperties>
</file>